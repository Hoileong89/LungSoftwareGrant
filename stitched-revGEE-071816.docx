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D8A07F" w14:textId="77777777" w:rsidR="00E61F9D" w:rsidRDefault="005C64D6">
      <w:pPr>
        <w:spacing w:before="75" w:after="0" w:line="240" w:lineRule="auto"/>
        <w:ind w:left="622" w:right="-20"/>
        <w:rPr>
          <w:rFonts w:ascii="Georgia" w:eastAsia="Georgia" w:hAnsi="Georgia" w:cs="Georgia"/>
          <w:sz w:val="25"/>
          <w:szCs w:val="25"/>
        </w:rPr>
      </w:pPr>
      <w:r>
        <w:rPr>
          <w:rFonts w:ascii="Georgia" w:eastAsia="Georgia" w:hAnsi="Georgia" w:cs="Georgia"/>
          <w:b/>
          <w:bCs/>
          <w:sz w:val="25"/>
          <w:szCs w:val="25"/>
        </w:rPr>
        <w:t>ITK-Lung:</w:t>
      </w:r>
      <w:r>
        <w:rPr>
          <w:rFonts w:ascii="Georgia" w:eastAsia="Georgia" w:hAnsi="Georgia" w:cs="Georgia"/>
          <w:b/>
          <w:bCs/>
          <w:spacing w:val="50"/>
          <w:sz w:val="25"/>
          <w:szCs w:val="25"/>
        </w:rPr>
        <w:t xml:space="preserve"> </w:t>
      </w:r>
      <w:r>
        <w:rPr>
          <w:rFonts w:ascii="Georgia" w:eastAsia="Georgia" w:hAnsi="Georgia" w:cs="Georgia"/>
          <w:b/>
          <w:bCs/>
          <w:sz w:val="25"/>
          <w:szCs w:val="25"/>
        </w:rPr>
        <w:t>A</w:t>
      </w:r>
      <w:r>
        <w:rPr>
          <w:rFonts w:ascii="Georgia" w:eastAsia="Georgia" w:hAnsi="Georgia" w:cs="Georgia"/>
          <w:b/>
          <w:bCs/>
          <w:spacing w:val="6"/>
          <w:sz w:val="25"/>
          <w:szCs w:val="25"/>
        </w:rPr>
        <w:t xml:space="preserve"> </w:t>
      </w:r>
      <w:r>
        <w:rPr>
          <w:rFonts w:ascii="Georgia" w:eastAsia="Georgia" w:hAnsi="Georgia" w:cs="Georgia"/>
          <w:b/>
          <w:bCs/>
          <w:sz w:val="25"/>
          <w:szCs w:val="25"/>
        </w:rPr>
        <w:t>Software</w:t>
      </w:r>
      <w:r>
        <w:rPr>
          <w:rFonts w:ascii="Georgia" w:eastAsia="Georgia" w:hAnsi="Georgia" w:cs="Georgia"/>
          <w:b/>
          <w:bCs/>
          <w:spacing w:val="25"/>
          <w:sz w:val="25"/>
          <w:szCs w:val="25"/>
        </w:rPr>
        <w:t xml:space="preserve"> </w:t>
      </w:r>
      <w:r>
        <w:rPr>
          <w:rFonts w:ascii="Georgia" w:eastAsia="Georgia" w:hAnsi="Georgia" w:cs="Georgia"/>
          <w:b/>
          <w:bCs/>
          <w:sz w:val="25"/>
          <w:szCs w:val="25"/>
        </w:rPr>
        <w:t>Framework</w:t>
      </w:r>
      <w:r>
        <w:rPr>
          <w:rFonts w:ascii="Georgia" w:eastAsia="Georgia" w:hAnsi="Georgia" w:cs="Georgia"/>
          <w:b/>
          <w:bCs/>
          <w:spacing w:val="32"/>
          <w:sz w:val="25"/>
          <w:szCs w:val="25"/>
        </w:rPr>
        <w:t xml:space="preserve"> </w:t>
      </w:r>
      <w:r>
        <w:rPr>
          <w:rFonts w:ascii="Georgia" w:eastAsia="Georgia" w:hAnsi="Georgia" w:cs="Georgia"/>
          <w:b/>
          <w:bCs/>
          <w:sz w:val="25"/>
          <w:szCs w:val="25"/>
        </w:rPr>
        <w:t>for</w:t>
      </w:r>
      <w:r>
        <w:rPr>
          <w:rFonts w:ascii="Georgia" w:eastAsia="Georgia" w:hAnsi="Georgia" w:cs="Georgia"/>
          <w:b/>
          <w:bCs/>
          <w:spacing w:val="10"/>
          <w:sz w:val="25"/>
          <w:szCs w:val="25"/>
        </w:rPr>
        <w:t xml:space="preserve"> </w:t>
      </w:r>
      <w:r>
        <w:rPr>
          <w:rFonts w:ascii="Georgia" w:eastAsia="Georgia" w:hAnsi="Georgia" w:cs="Georgia"/>
          <w:b/>
          <w:bCs/>
          <w:sz w:val="25"/>
          <w:szCs w:val="25"/>
        </w:rPr>
        <w:t>Lung</w:t>
      </w:r>
      <w:r>
        <w:rPr>
          <w:rFonts w:ascii="Georgia" w:eastAsia="Georgia" w:hAnsi="Georgia" w:cs="Georgia"/>
          <w:b/>
          <w:bCs/>
          <w:spacing w:val="15"/>
          <w:sz w:val="25"/>
          <w:szCs w:val="25"/>
        </w:rPr>
        <w:t xml:space="preserve"> </w:t>
      </w:r>
      <w:r>
        <w:rPr>
          <w:rFonts w:ascii="Georgia" w:eastAsia="Georgia" w:hAnsi="Georgia" w:cs="Georgia"/>
          <w:b/>
          <w:bCs/>
          <w:sz w:val="25"/>
          <w:szCs w:val="25"/>
        </w:rPr>
        <w:t>Image</w:t>
      </w:r>
      <w:r>
        <w:rPr>
          <w:rFonts w:ascii="Georgia" w:eastAsia="Georgia" w:hAnsi="Georgia" w:cs="Georgia"/>
          <w:b/>
          <w:bCs/>
          <w:spacing w:val="18"/>
          <w:sz w:val="25"/>
          <w:szCs w:val="25"/>
        </w:rPr>
        <w:t xml:space="preserve"> </w:t>
      </w:r>
      <w:r>
        <w:rPr>
          <w:rFonts w:ascii="Georgia" w:eastAsia="Georgia" w:hAnsi="Georgia" w:cs="Georgia"/>
          <w:b/>
          <w:bCs/>
          <w:sz w:val="25"/>
          <w:szCs w:val="25"/>
        </w:rPr>
        <w:t>Processing</w:t>
      </w:r>
      <w:r>
        <w:rPr>
          <w:rFonts w:ascii="Georgia" w:eastAsia="Georgia" w:hAnsi="Georgia" w:cs="Georgia"/>
          <w:b/>
          <w:bCs/>
          <w:spacing w:val="30"/>
          <w:sz w:val="25"/>
          <w:szCs w:val="25"/>
        </w:rPr>
        <w:t xml:space="preserve"> </w:t>
      </w:r>
      <w:r>
        <w:rPr>
          <w:rFonts w:ascii="Georgia" w:eastAsia="Georgia" w:hAnsi="Georgia" w:cs="Georgia"/>
          <w:b/>
          <w:bCs/>
          <w:sz w:val="25"/>
          <w:szCs w:val="25"/>
        </w:rPr>
        <w:t>and</w:t>
      </w:r>
      <w:r>
        <w:rPr>
          <w:rFonts w:ascii="Georgia" w:eastAsia="Georgia" w:hAnsi="Georgia" w:cs="Georgia"/>
          <w:b/>
          <w:bCs/>
          <w:spacing w:val="12"/>
          <w:sz w:val="25"/>
          <w:szCs w:val="25"/>
        </w:rPr>
        <w:t xml:space="preserve"> </w:t>
      </w:r>
      <w:r>
        <w:rPr>
          <w:rFonts w:ascii="Georgia" w:eastAsia="Georgia" w:hAnsi="Georgia" w:cs="Georgia"/>
          <w:b/>
          <w:bCs/>
          <w:w w:val="102"/>
          <w:sz w:val="25"/>
          <w:szCs w:val="25"/>
        </w:rPr>
        <w:t>Analysis</w:t>
      </w:r>
    </w:p>
    <w:p w14:paraId="7491EF17" w14:textId="77777777" w:rsidR="00E61F9D" w:rsidRDefault="00E61F9D">
      <w:pPr>
        <w:spacing w:before="5" w:after="0" w:line="140" w:lineRule="exact"/>
        <w:rPr>
          <w:sz w:val="14"/>
          <w:szCs w:val="14"/>
        </w:rPr>
      </w:pPr>
    </w:p>
    <w:p w14:paraId="1D8E4616" w14:textId="77777777" w:rsidR="00E61F9D" w:rsidRDefault="00E61F9D">
      <w:pPr>
        <w:spacing w:after="0" w:line="200" w:lineRule="exact"/>
        <w:rPr>
          <w:sz w:val="20"/>
          <w:szCs w:val="20"/>
        </w:rPr>
      </w:pPr>
    </w:p>
    <w:p w14:paraId="76236FDD" w14:textId="77777777" w:rsidR="00E61F9D" w:rsidRDefault="005C64D6">
      <w:pPr>
        <w:spacing w:after="0" w:line="240" w:lineRule="auto"/>
        <w:ind w:left="160" w:right="8846"/>
        <w:jc w:val="both"/>
        <w:rPr>
          <w:rFonts w:ascii="Georgia" w:eastAsia="Georgia" w:hAnsi="Georgia" w:cs="Georgia"/>
          <w:sz w:val="25"/>
          <w:szCs w:val="25"/>
        </w:rPr>
      </w:pPr>
      <w:r>
        <w:rPr>
          <w:rFonts w:ascii="Georgia" w:eastAsia="Georgia" w:hAnsi="Georgia" w:cs="Georgia"/>
          <w:b/>
          <w:bCs/>
          <w:sz w:val="25"/>
          <w:szCs w:val="25"/>
        </w:rPr>
        <w:t>2</w:t>
      </w:r>
      <w:r>
        <w:rPr>
          <w:rFonts w:ascii="Georgia" w:eastAsia="Georgia" w:hAnsi="Georgia" w:cs="Georgia"/>
          <w:b/>
          <w:bCs/>
          <w:spacing w:val="5"/>
          <w:sz w:val="25"/>
          <w:szCs w:val="25"/>
        </w:rPr>
        <w:t xml:space="preserve"> </w:t>
      </w:r>
      <w:r>
        <w:rPr>
          <w:rFonts w:ascii="Georgia" w:eastAsia="Georgia" w:hAnsi="Georgia" w:cs="Georgia"/>
          <w:b/>
          <w:bCs/>
          <w:sz w:val="25"/>
          <w:szCs w:val="25"/>
        </w:rPr>
        <w:t>Specific</w:t>
      </w:r>
      <w:r>
        <w:rPr>
          <w:rFonts w:ascii="Georgia" w:eastAsia="Georgia" w:hAnsi="Georgia" w:cs="Georgia"/>
          <w:b/>
          <w:bCs/>
          <w:spacing w:val="22"/>
          <w:sz w:val="25"/>
          <w:szCs w:val="25"/>
        </w:rPr>
        <w:t xml:space="preserve"> </w:t>
      </w:r>
      <w:r>
        <w:rPr>
          <w:rFonts w:ascii="Georgia" w:eastAsia="Georgia" w:hAnsi="Georgia" w:cs="Georgia"/>
          <w:b/>
          <w:bCs/>
          <w:w w:val="102"/>
          <w:sz w:val="25"/>
          <w:szCs w:val="25"/>
        </w:rPr>
        <w:t>Aims</w:t>
      </w:r>
    </w:p>
    <w:p w14:paraId="48876221" w14:textId="7745FC9D" w:rsidR="00E61F9D" w:rsidRDefault="005C64D6">
      <w:pPr>
        <w:spacing w:before="80" w:after="0" w:line="277" w:lineRule="auto"/>
        <w:ind w:left="120" w:right="53"/>
        <w:jc w:val="both"/>
        <w:rPr>
          <w:rFonts w:ascii="Georgia" w:eastAsia="Georgia" w:hAnsi="Georgia" w:cs="Georgia"/>
          <w:sz w:val="19"/>
          <w:szCs w:val="19"/>
        </w:rPr>
      </w:pPr>
      <w:r>
        <w:rPr>
          <w:rFonts w:ascii="Georgia" w:eastAsia="Georgia" w:hAnsi="Georgia" w:cs="Georgia"/>
          <w:sz w:val="19"/>
          <w:szCs w:val="19"/>
        </w:rPr>
        <w:t>One</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most</w:t>
      </w:r>
      <w:r>
        <w:rPr>
          <w:rFonts w:ascii="Georgia" w:eastAsia="Georgia" w:hAnsi="Georgia" w:cs="Georgia"/>
          <w:spacing w:val="23"/>
          <w:sz w:val="19"/>
          <w:szCs w:val="19"/>
        </w:rPr>
        <w:t xml:space="preserve"> </w:t>
      </w:r>
      <w:r>
        <w:rPr>
          <w:rFonts w:ascii="Georgia" w:eastAsia="Georgia" w:hAnsi="Georgia" w:cs="Georgia"/>
          <w:sz w:val="19"/>
          <w:szCs w:val="19"/>
        </w:rPr>
        <w:t>significant</w:t>
      </w:r>
      <w:r>
        <w:rPr>
          <w:rFonts w:ascii="Georgia" w:eastAsia="Georgia" w:hAnsi="Georgia" w:cs="Georgia"/>
          <w:spacing w:val="33"/>
          <w:sz w:val="19"/>
          <w:szCs w:val="19"/>
        </w:rPr>
        <w:t xml:space="preserve"> </w:t>
      </w:r>
      <w:r>
        <w:rPr>
          <w:rFonts w:ascii="Georgia" w:eastAsia="Georgia" w:hAnsi="Georgia" w:cs="Georgia"/>
          <w:sz w:val="19"/>
          <w:szCs w:val="19"/>
        </w:rPr>
        <w:t>hurdles</w:t>
      </w:r>
      <w:r>
        <w:rPr>
          <w:rFonts w:ascii="Georgia" w:eastAsia="Georgia" w:hAnsi="Georgia" w:cs="Georgia"/>
          <w:spacing w:val="28"/>
          <w:sz w:val="19"/>
          <w:szCs w:val="19"/>
        </w:rPr>
        <w:t xml:space="preserve"> </w:t>
      </w:r>
      <w:ins w:id="0" w:author="James Gee" w:date="2016-07-19T10:28:00Z">
        <w:r w:rsidR="004F6408">
          <w:rPr>
            <w:rFonts w:ascii="Georgia" w:eastAsia="Georgia" w:hAnsi="Georgia" w:cs="Georgia"/>
            <w:spacing w:val="28"/>
            <w:sz w:val="19"/>
            <w:szCs w:val="19"/>
          </w:rPr>
          <w:t xml:space="preserve">to leveraging imaging innovations </w:t>
        </w:r>
      </w:ins>
      <w:r>
        <w:rPr>
          <w:rFonts w:ascii="Georgia" w:eastAsia="Georgia" w:hAnsi="Georgia" w:cs="Georgia"/>
          <w:sz w:val="19"/>
          <w:szCs w:val="19"/>
        </w:rPr>
        <w:t>in</w:t>
      </w:r>
      <w:r>
        <w:rPr>
          <w:rFonts w:ascii="Georgia" w:eastAsia="Georgia" w:hAnsi="Georgia" w:cs="Georgia"/>
          <w:spacing w:val="20"/>
          <w:sz w:val="19"/>
          <w:szCs w:val="19"/>
        </w:rPr>
        <w:t xml:space="preserve"> </w:t>
      </w:r>
      <w:r>
        <w:rPr>
          <w:rFonts w:ascii="Georgia" w:eastAsia="Georgia" w:hAnsi="Georgia" w:cs="Georgia"/>
          <w:sz w:val="19"/>
          <w:szCs w:val="19"/>
        </w:rPr>
        <w:t>adopting</w:t>
      </w:r>
      <w:r>
        <w:rPr>
          <w:rFonts w:ascii="Georgia" w:eastAsia="Georgia" w:hAnsi="Georgia" w:cs="Georgia"/>
          <w:spacing w:val="30"/>
          <w:sz w:val="19"/>
          <w:szCs w:val="19"/>
        </w:rPr>
        <w:t xml:space="preserve"> </w:t>
      </w:r>
      <w:r>
        <w:rPr>
          <w:rFonts w:ascii="Georgia" w:eastAsia="Georgia" w:hAnsi="Georgia" w:cs="Georgia"/>
          <w:sz w:val="19"/>
          <w:szCs w:val="19"/>
        </w:rPr>
        <w:t>more</w:t>
      </w:r>
      <w:r>
        <w:rPr>
          <w:rFonts w:ascii="Georgia" w:eastAsia="Georgia" w:hAnsi="Georgia" w:cs="Georgia"/>
          <w:spacing w:val="24"/>
          <w:sz w:val="19"/>
          <w:szCs w:val="19"/>
        </w:rPr>
        <w:t xml:space="preserve"> </w:t>
      </w:r>
      <w:r>
        <w:rPr>
          <w:rFonts w:ascii="Georgia" w:eastAsia="Georgia" w:hAnsi="Georgia" w:cs="Georgia"/>
          <w:sz w:val="19"/>
          <w:szCs w:val="19"/>
        </w:rPr>
        <w:t>quantitative</w:t>
      </w:r>
      <w:r>
        <w:rPr>
          <w:rFonts w:ascii="Georgia" w:eastAsia="Georgia" w:hAnsi="Georgia" w:cs="Georgia"/>
          <w:spacing w:val="35"/>
          <w:sz w:val="19"/>
          <w:szCs w:val="19"/>
        </w:rPr>
        <w:t xml:space="preserve"> </w:t>
      </w:r>
      <w:r>
        <w:rPr>
          <w:rFonts w:ascii="Georgia" w:eastAsia="Georgia" w:hAnsi="Georgia" w:cs="Georgia"/>
          <w:sz w:val="19"/>
          <w:szCs w:val="19"/>
        </w:rPr>
        <w:t>clinical</w:t>
      </w:r>
      <w:r>
        <w:rPr>
          <w:rFonts w:ascii="Georgia" w:eastAsia="Georgia" w:hAnsi="Georgia" w:cs="Georgia"/>
          <w:spacing w:val="27"/>
          <w:sz w:val="19"/>
          <w:szCs w:val="19"/>
        </w:rPr>
        <w:t xml:space="preserve"> </w:t>
      </w:r>
      <w:r>
        <w:rPr>
          <w:rFonts w:ascii="Georgia" w:eastAsia="Georgia" w:hAnsi="Georgia" w:cs="Georgia"/>
          <w:sz w:val="19"/>
          <w:szCs w:val="19"/>
        </w:rPr>
        <w:t>practices</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sz w:val="19"/>
          <w:szCs w:val="19"/>
        </w:rPr>
        <w:t>exploring</w:t>
      </w:r>
      <w:r>
        <w:rPr>
          <w:rFonts w:ascii="Georgia" w:eastAsia="Georgia" w:hAnsi="Georgia" w:cs="Georgia"/>
          <w:spacing w:val="31"/>
          <w:sz w:val="19"/>
          <w:szCs w:val="19"/>
        </w:rPr>
        <w:t xml:space="preserve"> </w:t>
      </w:r>
      <w:r>
        <w:rPr>
          <w:rFonts w:ascii="Georgia" w:eastAsia="Georgia" w:hAnsi="Georgia" w:cs="Georgia"/>
          <w:sz w:val="19"/>
          <w:szCs w:val="19"/>
        </w:rPr>
        <w:t>additional</w:t>
      </w:r>
      <w:r>
        <w:rPr>
          <w:rFonts w:ascii="Georgia" w:eastAsia="Georgia" w:hAnsi="Georgia" w:cs="Georgia"/>
          <w:spacing w:val="32"/>
          <w:sz w:val="19"/>
          <w:szCs w:val="19"/>
        </w:rPr>
        <w:t xml:space="preserve"> </w:t>
      </w:r>
      <w:r>
        <w:rPr>
          <w:rFonts w:ascii="Georgia" w:eastAsia="Georgia" w:hAnsi="Georgia" w:cs="Georgia"/>
          <w:sz w:val="19"/>
          <w:szCs w:val="19"/>
        </w:rPr>
        <w:t>novel</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research </w:t>
      </w:r>
      <w:r>
        <w:rPr>
          <w:rFonts w:ascii="Georgia" w:eastAsia="Georgia" w:hAnsi="Georgia" w:cs="Georgia"/>
          <w:sz w:val="19"/>
          <w:szCs w:val="19"/>
        </w:rPr>
        <w:t>pathways</w:t>
      </w:r>
      <w:r>
        <w:rPr>
          <w:rFonts w:ascii="Georgia" w:eastAsia="Georgia" w:hAnsi="Georgia" w:cs="Georgia"/>
          <w:spacing w:val="33"/>
          <w:sz w:val="19"/>
          <w:szCs w:val="19"/>
        </w:rPr>
        <w:t xml:space="preserve"> </w:t>
      </w:r>
      <w:r>
        <w:rPr>
          <w:rFonts w:ascii="Georgia" w:eastAsia="Georgia" w:hAnsi="Georgia" w:cs="Georgia"/>
          <w:sz w:val="19"/>
          <w:szCs w:val="19"/>
        </w:rPr>
        <w:t>is</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availability</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accurate,</w:t>
      </w:r>
      <w:r>
        <w:rPr>
          <w:rFonts w:ascii="Georgia" w:eastAsia="Georgia" w:hAnsi="Georgia" w:cs="Georgia"/>
          <w:spacing w:val="35"/>
          <w:sz w:val="19"/>
          <w:szCs w:val="19"/>
        </w:rPr>
        <w:t xml:space="preserve"> </w:t>
      </w:r>
      <w:r>
        <w:rPr>
          <w:rFonts w:ascii="Georgia" w:eastAsia="Georgia" w:hAnsi="Georgia" w:cs="Georgia"/>
          <w:sz w:val="19"/>
          <w:szCs w:val="19"/>
        </w:rPr>
        <w:t>robust,</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easy-to-use</w:t>
      </w:r>
      <w:r>
        <w:rPr>
          <w:rFonts w:ascii="Georgia" w:eastAsia="Georgia" w:hAnsi="Georgia" w:cs="Georgia"/>
          <w:spacing w:val="36"/>
          <w:sz w:val="19"/>
          <w:szCs w:val="19"/>
        </w:rPr>
        <w:t xml:space="preserve"> </w:t>
      </w:r>
      <w:r>
        <w:rPr>
          <w:rFonts w:ascii="Georgia" w:eastAsia="Georgia" w:hAnsi="Georgia" w:cs="Georgia"/>
          <w:sz w:val="19"/>
          <w:szCs w:val="19"/>
        </w:rPr>
        <w:t>image</w:t>
      </w:r>
      <w:r>
        <w:rPr>
          <w:rFonts w:ascii="Georgia" w:eastAsia="Georgia" w:hAnsi="Georgia" w:cs="Georgia"/>
          <w:spacing w:val="27"/>
          <w:sz w:val="19"/>
          <w:szCs w:val="19"/>
        </w:rPr>
        <w:t xml:space="preserve"> </w:t>
      </w:r>
      <w:r>
        <w:rPr>
          <w:rFonts w:ascii="Georgia" w:eastAsia="Georgia" w:hAnsi="Georgia" w:cs="Georgia"/>
          <w:sz w:val="19"/>
          <w:szCs w:val="19"/>
        </w:rPr>
        <w:t>analysis</w:t>
      </w:r>
      <w:r>
        <w:rPr>
          <w:rFonts w:ascii="Georgia" w:eastAsia="Georgia" w:hAnsi="Georgia" w:cs="Georgia"/>
          <w:spacing w:val="30"/>
          <w:sz w:val="19"/>
          <w:szCs w:val="19"/>
        </w:rPr>
        <w:t xml:space="preserve"> </w:t>
      </w:r>
      <w:r>
        <w:rPr>
          <w:rFonts w:ascii="Georgia" w:eastAsia="Georgia" w:hAnsi="Georgia" w:cs="Georgia"/>
          <w:sz w:val="19"/>
          <w:szCs w:val="19"/>
        </w:rPr>
        <w:t xml:space="preserve">tools. </w:t>
      </w:r>
      <w:r>
        <w:rPr>
          <w:rFonts w:ascii="Georgia" w:eastAsia="Georgia" w:hAnsi="Georgia" w:cs="Georgia"/>
          <w:spacing w:val="26"/>
          <w:sz w:val="19"/>
          <w:szCs w:val="19"/>
        </w:rPr>
        <w:t xml:space="preserve"> </w:t>
      </w:r>
      <w:r>
        <w:rPr>
          <w:rFonts w:ascii="Georgia" w:eastAsia="Georgia" w:hAnsi="Georgia" w:cs="Georgia"/>
          <w:sz w:val="19"/>
          <w:szCs w:val="19"/>
        </w:rPr>
        <w:t>Historically,</w:t>
      </w:r>
      <w:r>
        <w:rPr>
          <w:rFonts w:ascii="Georgia" w:eastAsia="Georgia" w:hAnsi="Georgia" w:cs="Georgia"/>
          <w:spacing w:val="41"/>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research</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clinical </w:t>
      </w:r>
      <w:r>
        <w:rPr>
          <w:rFonts w:ascii="Georgia" w:eastAsia="Georgia" w:hAnsi="Georgia" w:cs="Georgia"/>
          <w:sz w:val="19"/>
          <w:szCs w:val="19"/>
        </w:rPr>
        <w:t>communities</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their</w:t>
      </w:r>
      <w:r>
        <w:rPr>
          <w:rFonts w:ascii="Georgia" w:eastAsia="Georgia" w:hAnsi="Georgia" w:cs="Georgia"/>
          <w:spacing w:val="15"/>
          <w:sz w:val="19"/>
          <w:szCs w:val="19"/>
        </w:rPr>
        <w:t xml:space="preserve"> </w:t>
      </w:r>
      <w:r>
        <w:rPr>
          <w:rFonts w:ascii="Georgia" w:eastAsia="Georgia" w:hAnsi="Georgia" w:cs="Georgia"/>
          <w:sz w:val="19"/>
          <w:szCs w:val="19"/>
        </w:rPr>
        <w:t>overlap)</w:t>
      </w:r>
      <w:r>
        <w:rPr>
          <w:rFonts w:ascii="Georgia" w:eastAsia="Georgia" w:hAnsi="Georgia" w:cs="Georgia"/>
          <w:spacing w:val="21"/>
          <w:sz w:val="19"/>
          <w:szCs w:val="19"/>
        </w:rPr>
        <w:t xml:space="preserve"> </w:t>
      </w:r>
      <w:r>
        <w:rPr>
          <w:rFonts w:ascii="Georgia" w:eastAsia="Georgia" w:hAnsi="Georgia" w:cs="Georgia"/>
          <w:sz w:val="19"/>
          <w:szCs w:val="19"/>
        </w:rPr>
        <w:t>have</w:t>
      </w:r>
      <w:r>
        <w:rPr>
          <w:rFonts w:ascii="Georgia" w:eastAsia="Georgia" w:hAnsi="Georgia" w:cs="Georgia"/>
          <w:spacing w:val="15"/>
          <w:sz w:val="19"/>
          <w:szCs w:val="19"/>
        </w:rPr>
        <w:t xml:space="preserve"> </w:t>
      </w:r>
      <w:r>
        <w:rPr>
          <w:rFonts w:ascii="Georgia" w:eastAsia="Georgia" w:hAnsi="Georgia" w:cs="Georgia"/>
          <w:sz w:val="19"/>
          <w:szCs w:val="19"/>
        </w:rPr>
        <w:t>significantly</w:t>
      </w:r>
      <w:r>
        <w:rPr>
          <w:rFonts w:ascii="Georgia" w:eastAsia="Georgia" w:hAnsi="Georgia" w:cs="Georgia"/>
          <w:spacing w:val="28"/>
          <w:sz w:val="19"/>
          <w:szCs w:val="19"/>
        </w:rPr>
        <w:t xml:space="preserve"> </w:t>
      </w:r>
      <w:r>
        <w:rPr>
          <w:rFonts w:ascii="Georgia" w:eastAsia="Georgia" w:hAnsi="Georgia" w:cs="Georgia"/>
          <w:sz w:val="19"/>
          <w:szCs w:val="19"/>
        </w:rPr>
        <w:t>benefited</w:t>
      </w:r>
      <w:r>
        <w:rPr>
          <w:rFonts w:ascii="Georgia" w:eastAsia="Georgia" w:hAnsi="Georgia" w:cs="Georgia"/>
          <w:spacing w:val="23"/>
          <w:sz w:val="19"/>
          <w:szCs w:val="19"/>
        </w:rPr>
        <w:t xml:space="preserve"> </w:t>
      </w:r>
      <w:r>
        <w:rPr>
          <w:rFonts w:ascii="Georgia" w:eastAsia="Georgia" w:hAnsi="Georgia" w:cs="Georgia"/>
          <w:sz w:val="19"/>
          <w:szCs w:val="19"/>
        </w:rPr>
        <w:t>from</w:t>
      </w:r>
      <w:r>
        <w:rPr>
          <w:rFonts w:ascii="Georgia" w:eastAsia="Georgia" w:hAnsi="Georgia" w:cs="Georgia"/>
          <w:spacing w:val="15"/>
          <w:sz w:val="19"/>
          <w:szCs w:val="19"/>
        </w:rPr>
        <w:t xml:space="preserve"> </w:t>
      </w:r>
      <w:r>
        <w:rPr>
          <w:rFonts w:ascii="Georgia" w:eastAsia="Georgia" w:hAnsi="Georgia" w:cs="Georgia"/>
          <w:sz w:val="19"/>
          <w:szCs w:val="19"/>
        </w:rPr>
        <w:t>computational</w:t>
      </w:r>
      <w:r>
        <w:rPr>
          <w:rFonts w:ascii="Georgia" w:eastAsia="Georgia" w:hAnsi="Georgia" w:cs="Georgia"/>
          <w:spacing w:val="31"/>
          <w:sz w:val="19"/>
          <w:szCs w:val="19"/>
        </w:rPr>
        <w:t xml:space="preserve"> </w:t>
      </w:r>
      <w:r>
        <w:rPr>
          <w:rFonts w:ascii="Georgia" w:eastAsia="Georgia" w:hAnsi="Georgia" w:cs="Georgia"/>
          <w:sz w:val="19"/>
          <w:szCs w:val="19"/>
        </w:rPr>
        <w:t>image</w:t>
      </w:r>
      <w:r>
        <w:rPr>
          <w:rFonts w:ascii="Georgia" w:eastAsia="Georgia" w:hAnsi="Georgia" w:cs="Georgia"/>
          <w:spacing w:val="17"/>
          <w:sz w:val="19"/>
          <w:szCs w:val="19"/>
        </w:rPr>
        <w:t xml:space="preserve"> </w:t>
      </w:r>
      <w:r>
        <w:rPr>
          <w:rFonts w:ascii="Georgia" w:eastAsia="Georgia" w:hAnsi="Georgia" w:cs="Georgia"/>
          <w:sz w:val="19"/>
          <w:szCs w:val="19"/>
        </w:rPr>
        <w:t>analysis</w:t>
      </w:r>
      <w:r>
        <w:rPr>
          <w:rFonts w:ascii="Georgia" w:eastAsia="Georgia" w:hAnsi="Georgia" w:cs="Georgia"/>
          <w:spacing w:val="20"/>
          <w:sz w:val="19"/>
          <w:szCs w:val="19"/>
        </w:rPr>
        <w:t xml:space="preserve"> </w:t>
      </w:r>
      <w:r>
        <w:rPr>
          <w:rFonts w:ascii="Georgia" w:eastAsia="Georgia" w:hAnsi="Georgia" w:cs="Georgia"/>
          <w:sz w:val="19"/>
          <w:szCs w:val="19"/>
        </w:rPr>
        <w:t>packages,</w:t>
      </w:r>
      <w:r>
        <w:rPr>
          <w:rFonts w:ascii="Georgia" w:eastAsia="Georgia" w:hAnsi="Georgia" w:cs="Georgia"/>
          <w:spacing w:val="25"/>
          <w:sz w:val="19"/>
          <w:szCs w:val="19"/>
        </w:rPr>
        <w:t xml:space="preserve"> </w:t>
      </w:r>
      <w:r>
        <w:rPr>
          <w:rFonts w:ascii="Georgia" w:eastAsia="Georgia" w:hAnsi="Georgia" w:cs="Georgia"/>
          <w:sz w:val="19"/>
          <w:szCs w:val="19"/>
        </w:rPr>
        <w:t>particularly</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those </w:t>
      </w:r>
      <w:proofErr w:type="spellStart"/>
      <w:r>
        <w:rPr>
          <w:rFonts w:ascii="Georgia" w:eastAsia="Georgia" w:hAnsi="Georgia" w:cs="Georgia"/>
          <w:sz w:val="19"/>
          <w:szCs w:val="19"/>
        </w:rPr>
        <w:t>softwares</w:t>
      </w:r>
      <w:proofErr w:type="spellEnd"/>
      <w:r>
        <w:rPr>
          <w:rFonts w:ascii="Georgia" w:eastAsia="Georgia" w:hAnsi="Georgia" w:cs="Georgia"/>
          <w:spacing w:val="16"/>
          <w:sz w:val="19"/>
          <w:szCs w:val="19"/>
        </w:rPr>
        <w:t xml:space="preserve"> </w:t>
      </w:r>
      <w:proofErr w:type="gramStart"/>
      <w:r>
        <w:rPr>
          <w:rFonts w:ascii="Georgia" w:eastAsia="Georgia" w:hAnsi="Georgia" w:cs="Georgia"/>
          <w:sz w:val="19"/>
          <w:szCs w:val="19"/>
        </w:rPr>
        <w:t>which</w:t>
      </w:r>
      <w:proofErr w:type="gramEnd"/>
      <w:r>
        <w:rPr>
          <w:rFonts w:ascii="Georgia" w:eastAsia="Georgia" w:hAnsi="Georgia" w:cs="Georgia"/>
          <w:spacing w:val="10"/>
          <w:sz w:val="19"/>
          <w:szCs w:val="19"/>
        </w:rPr>
        <w:t xml:space="preserve"> </w:t>
      </w:r>
      <w:r>
        <w:rPr>
          <w:rFonts w:ascii="Georgia" w:eastAsia="Georgia" w:hAnsi="Georgia" w:cs="Georgia"/>
          <w:sz w:val="19"/>
          <w:szCs w:val="19"/>
        </w:rPr>
        <w:t>have</w:t>
      </w:r>
      <w:r>
        <w:rPr>
          <w:rFonts w:ascii="Georgia" w:eastAsia="Georgia" w:hAnsi="Georgia" w:cs="Georgia"/>
          <w:spacing w:val="8"/>
          <w:sz w:val="19"/>
          <w:szCs w:val="19"/>
        </w:rPr>
        <w:t xml:space="preserve"> </w:t>
      </w:r>
      <w:r>
        <w:rPr>
          <w:rFonts w:ascii="Georgia" w:eastAsia="Georgia" w:hAnsi="Georgia" w:cs="Georgia"/>
          <w:sz w:val="19"/>
          <w:szCs w:val="19"/>
        </w:rPr>
        <w:t>been</w:t>
      </w:r>
      <w:r>
        <w:rPr>
          <w:rFonts w:ascii="Georgia" w:eastAsia="Georgia" w:hAnsi="Georgia" w:cs="Georgia"/>
          <w:spacing w:val="8"/>
          <w:sz w:val="19"/>
          <w:szCs w:val="19"/>
        </w:rPr>
        <w:t xml:space="preserve"> </w:t>
      </w:r>
      <w:r>
        <w:rPr>
          <w:rFonts w:ascii="Georgia" w:eastAsia="Georgia" w:hAnsi="Georgia" w:cs="Georgia"/>
          <w:sz w:val="19"/>
          <w:szCs w:val="19"/>
        </w:rPr>
        <w:t>tailored</w:t>
      </w:r>
      <w:r>
        <w:rPr>
          <w:rFonts w:ascii="Georgia" w:eastAsia="Georgia" w:hAnsi="Georgia" w:cs="Georgia"/>
          <w:spacing w:val="13"/>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specific</w:t>
      </w:r>
      <w:r>
        <w:rPr>
          <w:rFonts w:ascii="Georgia" w:eastAsia="Georgia" w:hAnsi="Georgia" w:cs="Georgia"/>
          <w:spacing w:val="13"/>
          <w:sz w:val="19"/>
          <w:szCs w:val="19"/>
        </w:rPr>
        <w:t xml:space="preserve"> </w:t>
      </w:r>
      <w:r>
        <w:rPr>
          <w:rFonts w:ascii="Georgia" w:eastAsia="Georgia" w:hAnsi="Georgia" w:cs="Georgia"/>
          <w:sz w:val="19"/>
          <w:szCs w:val="19"/>
        </w:rPr>
        <w:t>application</w:t>
      </w:r>
      <w:r>
        <w:rPr>
          <w:rFonts w:ascii="Georgia" w:eastAsia="Georgia" w:hAnsi="Georgia" w:cs="Georgia"/>
          <w:spacing w:val="19"/>
          <w:sz w:val="19"/>
          <w:szCs w:val="19"/>
        </w:rPr>
        <w:t xml:space="preserve"> </w:t>
      </w:r>
      <w:r>
        <w:rPr>
          <w:rFonts w:ascii="Georgia" w:eastAsia="Georgia" w:hAnsi="Georgia" w:cs="Georgia"/>
          <w:sz w:val="19"/>
          <w:szCs w:val="19"/>
        </w:rPr>
        <w:t>domains.</w:t>
      </w:r>
      <w:r>
        <w:rPr>
          <w:rFonts w:ascii="Georgia" w:eastAsia="Georgia" w:hAnsi="Georgia" w:cs="Georgia"/>
          <w:spacing w:val="32"/>
          <w:sz w:val="19"/>
          <w:szCs w:val="19"/>
        </w:rPr>
        <w:t xml:space="preserve"> </w:t>
      </w:r>
      <w:r>
        <w:rPr>
          <w:rFonts w:ascii="Georgia" w:eastAsia="Georgia" w:hAnsi="Georgia" w:cs="Georgia"/>
          <w:sz w:val="19"/>
          <w:szCs w:val="19"/>
        </w:rPr>
        <w:t>Although</w:t>
      </w:r>
      <w:r>
        <w:rPr>
          <w:rFonts w:ascii="Georgia" w:eastAsia="Georgia" w:hAnsi="Georgia" w:cs="Georgia"/>
          <w:spacing w:val="16"/>
          <w:sz w:val="19"/>
          <w:szCs w:val="19"/>
        </w:rPr>
        <w:t xml:space="preserve"> </w:t>
      </w:r>
      <w:r>
        <w:rPr>
          <w:rFonts w:ascii="Georgia" w:eastAsia="Georgia" w:hAnsi="Georgia" w:cs="Georgia"/>
          <w:sz w:val="19"/>
          <w:szCs w:val="19"/>
        </w:rPr>
        <w:t>several</w:t>
      </w:r>
      <w:r>
        <w:rPr>
          <w:rFonts w:ascii="Georgia" w:eastAsia="Georgia" w:hAnsi="Georgia" w:cs="Georgia"/>
          <w:spacing w:val="12"/>
          <w:sz w:val="19"/>
          <w:szCs w:val="19"/>
        </w:rPr>
        <w:t xml:space="preserve"> </w:t>
      </w:r>
      <w:r>
        <w:rPr>
          <w:rFonts w:ascii="Georgia" w:eastAsia="Georgia" w:hAnsi="Georgia" w:cs="Georgia"/>
          <w:sz w:val="19"/>
          <w:szCs w:val="19"/>
        </w:rPr>
        <w:t>such</w:t>
      </w:r>
      <w:r>
        <w:rPr>
          <w:rFonts w:ascii="Georgia" w:eastAsia="Georgia" w:hAnsi="Georgia" w:cs="Georgia"/>
          <w:spacing w:val="8"/>
          <w:sz w:val="19"/>
          <w:szCs w:val="19"/>
        </w:rPr>
        <w:t xml:space="preserve"> </w:t>
      </w:r>
      <w:r>
        <w:rPr>
          <w:rFonts w:ascii="Georgia" w:eastAsia="Georgia" w:hAnsi="Georgia" w:cs="Georgia"/>
          <w:sz w:val="19"/>
          <w:szCs w:val="19"/>
        </w:rPr>
        <w:t>established</w:t>
      </w:r>
      <w:r>
        <w:rPr>
          <w:rFonts w:ascii="Georgia" w:eastAsia="Georgia" w:hAnsi="Georgia" w:cs="Georgia"/>
          <w:spacing w:val="19"/>
          <w:sz w:val="19"/>
          <w:szCs w:val="19"/>
        </w:rPr>
        <w:t xml:space="preserve"> </w:t>
      </w:r>
      <w:r>
        <w:rPr>
          <w:rFonts w:ascii="Georgia" w:eastAsia="Georgia" w:hAnsi="Georgia" w:cs="Georgia"/>
          <w:sz w:val="19"/>
          <w:szCs w:val="19"/>
        </w:rPr>
        <w:t>packages</w:t>
      </w:r>
      <w:r>
        <w:rPr>
          <w:rFonts w:ascii="Georgia" w:eastAsia="Georgia" w:hAnsi="Georgia" w:cs="Georgia"/>
          <w:spacing w:val="15"/>
          <w:sz w:val="19"/>
          <w:szCs w:val="19"/>
        </w:rPr>
        <w:t xml:space="preserve"> </w:t>
      </w:r>
      <w:r>
        <w:rPr>
          <w:rFonts w:ascii="Georgia" w:eastAsia="Georgia" w:hAnsi="Georgia" w:cs="Georgia"/>
          <w:sz w:val="19"/>
          <w:szCs w:val="19"/>
        </w:rPr>
        <w:t>exist</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proofErr w:type="spellStart"/>
      <w:r>
        <w:rPr>
          <w:rFonts w:ascii="Georgia" w:eastAsia="Georgia" w:hAnsi="Georgia" w:cs="Georgia"/>
          <w:w w:val="102"/>
          <w:sz w:val="19"/>
          <w:szCs w:val="19"/>
        </w:rPr>
        <w:t>neu</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roimaging</w:t>
      </w:r>
      <w:proofErr w:type="spellEnd"/>
      <w:r>
        <w:rPr>
          <w:rFonts w:ascii="Georgia" w:eastAsia="Georgia" w:hAnsi="Georgia" w:cs="Georgia"/>
          <w:spacing w:val="18"/>
          <w:sz w:val="19"/>
          <w:szCs w:val="19"/>
        </w:rPr>
        <w:t xml:space="preserve"> </w:t>
      </w:r>
      <w:r>
        <w:rPr>
          <w:rFonts w:ascii="Georgia" w:eastAsia="Georgia" w:hAnsi="Georgia" w:cs="Georgia"/>
          <w:sz w:val="19"/>
          <w:szCs w:val="19"/>
        </w:rPr>
        <w:t>research</w:t>
      </w:r>
      <w:r>
        <w:rPr>
          <w:rFonts w:ascii="Georgia" w:eastAsia="Georgia" w:hAnsi="Georgia" w:cs="Georgia"/>
          <w:spacing w:val="15"/>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r>
        <w:rPr>
          <w:rFonts w:ascii="Georgia" w:eastAsia="Georgia" w:hAnsi="Georgia" w:cs="Georgia"/>
          <w:sz w:val="19"/>
          <w:szCs w:val="19"/>
        </w:rPr>
        <w:t>FSL,</w:t>
      </w:r>
      <w:r>
        <w:rPr>
          <w:rFonts w:ascii="Georgia" w:eastAsia="Georgia" w:hAnsi="Georgia" w:cs="Georgia"/>
          <w:spacing w:val="9"/>
          <w:sz w:val="19"/>
          <w:szCs w:val="19"/>
        </w:rPr>
        <w:t xml:space="preserve"> </w:t>
      </w:r>
      <w:proofErr w:type="spellStart"/>
      <w:r>
        <w:rPr>
          <w:rFonts w:ascii="Georgia" w:eastAsia="Georgia" w:hAnsi="Georgia" w:cs="Georgia"/>
          <w:sz w:val="19"/>
          <w:szCs w:val="19"/>
        </w:rPr>
        <w:t>FreeSurfer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AFNI,</w:t>
      </w:r>
      <w:r>
        <w:rPr>
          <w:rFonts w:ascii="Georgia" w:eastAsia="Georgia" w:hAnsi="Georgia" w:cs="Georgia"/>
          <w:spacing w:val="11"/>
          <w:sz w:val="19"/>
          <w:szCs w:val="19"/>
        </w:rPr>
        <w:t xml:space="preserve"> </w:t>
      </w:r>
      <w:r>
        <w:rPr>
          <w:rFonts w:ascii="Georgia" w:eastAsia="Georgia" w:hAnsi="Georgia" w:cs="Georgia"/>
          <w:sz w:val="19"/>
          <w:szCs w:val="19"/>
        </w:rPr>
        <w:t>SPM),</w:t>
      </w:r>
      <w:r>
        <w:rPr>
          <w:rFonts w:ascii="Georgia" w:eastAsia="Georgia" w:hAnsi="Georgia" w:cs="Georgia"/>
          <w:spacing w:val="11"/>
          <w:sz w:val="19"/>
          <w:szCs w:val="19"/>
        </w:rPr>
        <w:t xml:space="preserve"> </w:t>
      </w:r>
      <w:r>
        <w:rPr>
          <w:rFonts w:ascii="Georgia" w:eastAsia="Georgia" w:hAnsi="Georgia" w:cs="Georgia"/>
          <w:i/>
          <w:sz w:val="19"/>
          <w:szCs w:val="19"/>
        </w:rPr>
        <w:t xml:space="preserve">no such </w:t>
      </w:r>
      <w:ins w:id="1" w:author="James Gee" w:date="2016-07-19T10:29:00Z">
        <w:r w:rsidR="004F6408">
          <w:rPr>
            <w:rFonts w:ascii="Georgia" w:eastAsia="Georgia" w:hAnsi="Georgia" w:cs="Georgia"/>
            <w:i/>
            <w:sz w:val="19"/>
            <w:szCs w:val="19"/>
          </w:rPr>
          <w:t xml:space="preserve">general </w:t>
        </w:r>
      </w:ins>
      <w:r>
        <w:rPr>
          <w:rFonts w:ascii="Georgia" w:eastAsia="Georgia" w:hAnsi="Georgia" w:cs="Georgia"/>
          <w:i/>
          <w:sz w:val="19"/>
          <w:szCs w:val="19"/>
        </w:rPr>
        <w:t>package exists for pulmonary imaging analysis.</w:t>
      </w:r>
      <w:r>
        <w:rPr>
          <w:rFonts w:ascii="Georgia" w:eastAsia="Georgia" w:hAnsi="Georgia" w:cs="Georgia"/>
          <w:i/>
          <w:spacing w:val="18"/>
          <w:sz w:val="19"/>
          <w:szCs w:val="19"/>
        </w:rPr>
        <w:t xml:space="preserve"> </w:t>
      </w:r>
      <w:r>
        <w:rPr>
          <w:rFonts w:ascii="Georgia" w:eastAsia="Georgia" w:hAnsi="Georgia" w:cs="Georgia"/>
          <w:i/>
          <w:sz w:val="19"/>
          <w:szCs w:val="19"/>
        </w:rPr>
        <w:t>The primary goal</w:t>
      </w:r>
      <w:r>
        <w:rPr>
          <w:rFonts w:ascii="Georgia" w:eastAsia="Georgia" w:hAnsi="Georgia" w:cs="Georgia"/>
          <w:i/>
          <w:spacing w:val="3"/>
          <w:sz w:val="19"/>
          <w:szCs w:val="19"/>
        </w:rPr>
        <w:t xml:space="preserve"> </w:t>
      </w:r>
      <w:r>
        <w:rPr>
          <w:rFonts w:ascii="Georgia" w:eastAsia="Georgia" w:hAnsi="Georgia" w:cs="Georgia"/>
          <w:i/>
          <w:sz w:val="19"/>
          <w:szCs w:val="19"/>
        </w:rPr>
        <w:t>of</w:t>
      </w:r>
      <w:r>
        <w:rPr>
          <w:rFonts w:ascii="Georgia" w:eastAsia="Georgia" w:hAnsi="Georgia" w:cs="Georgia"/>
          <w:i/>
          <w:spacing w:val="3"/>
          <w:sz w:val="19"/>
          <w:szCs w:val="19"/>
        </w:rPr>
        <w:t xml:space="preserve"> </w:t>
      </w:r>
      <w:r>
        <w:rPr>
          <w:rFonts w:ascii="Georgia" w:eastAsia="Georgia" w:hAnsi="Georgia" w:cs="Georgia"/>
          <w:i/>
          <w:sz w:val="19"/>
          <w:szCs w:val="19"/>
        </w:rPr>
        <w:t>this</w:t>
      </w:r>
      <w:r>
        <w:rPr>
          <w:rFonts w:ascii="Georgia" w:eastAsia="Georgia" w:hAnsi="Georgia" w:cs="Georgia"/>
          <w:i/>
          <w:spacing w:val="3"/>
          <w:sz w:val="19"/>
          <w:szCs w:val="19"/>
        </w:rPr>
        <w:t xml:space="preserve"> </w:t>
      </w:r>
      <w:r>
        <w:rPr>
          <w:rFonts w:ascii="Georgia" w:eastAsia="Georgia" w:hAnsi="Georgia" w:cs="Georgia"/>
          <w:i/>
          <w:sz w:val="19"/>
          <w:szCs w:val="19"/>
        </w:rPr>
        <w:t>project</w:t>
      </w:r>
      <w:r>
        <w:rPr>
          <w:rFonts w:ascii="Georgia" w:eastAsia="Georgia" w:hAnsi="Georgia" w:cs="Georgia"/>
          <w:i/>
          <w:spacing w:val="3"/>
          <w:sz w:val="19"/>
          <w:szCs w:val="19"/>
        </w:rPr>
        <w:t xml:space="preserve"> </w:t>
      </w:r>
      <w:r>
        <w:rPr>
          <w:rFonts w:ascii="Georgia" w:eastAsia="Georgia" w:hAnsi="Georgia" w:cs="Georgia"/>
          <w:i/>
          <w:sz w:val="19"/>
          <w:szCs w:val="19"/>
        </w:rPr>
        <w:t>is</w:t>
      </w:r>
      <w:r>
        <w:rPr>
          <w:rFonts w:ascii="Georgia" w:eastAsia="Georgia" w:hAnsi="Georgia" w:cs="Georgia"/>
          <w:i/>
          <w:spacing w:val="3"/>
          <w:sz w:val="19"/>
          <w:szCs w:val="19"/>
        </w:rPr>
        <w:t xml:space="preserve"> </w:t>
      </w:r>
      <w:r>
        <w:rPr>
          <w:rFonts w:ascii="Georgia" w:eastAsia="Georgia" w:hAnsi="Georgia" w:cs="Georgia"/>
          <w:i/>
          <w:sz w:val="19"/>
          <w:szCs w:val="19"/>
        </w:rPr>
        <w:t>to</w:t>
      </w:r>
      <w:r>
        <w:rPr>
          <w:rFonts w:ascii="Georgia" w:eastAsia="Georgia" w:hAnsi="Georgia" w:cs="Georgia"/>
          <w:i/>
          <w:spacing w:val="3"/>
          <w:sz w:val="19"/>
          <w:szCs w:val="19"/>
        </w:rPr>
        <w:t xml:space="preserve"> </w:t>
      </w:r>
      <w:r>
        <w:rPr>
          <w:rFonts w:ascii="Georgia" w:eastAsia="Georgia" w:hAnsi="Georgia" w:cs="Georgia"/>
          <w:i/>
          <w:sz w:val="19"/>
          <w:szCs w:val="19"/>
        </w:rPr>
        <w:t>develop</w:t>
      </w:r>
      <w:r>
        <w:rPr>
          <w:rFonts w:ascii="Georgia" w:eastAsia="Georgia" w:hAnsi="Georgia" w:cs="Georgia"/>
          <w:i/>
          <w:spacing w:val="3"/>
          <w:sz w:val="19"/>
          <w:szCs w:val="19"/>
        </w:rPr>
        <w:t xml:space="preserve"> </w:t>
      </w:r>
      <w:r>
        <w:rPr>
          <w:rFonts w:ascii="Georgia" w:eastAsia="Georgia" w:hAnsi="Georgia" w:cs="Georgia"/>
          <w:i/>
          <w:sz w:val="19"/>
          <w:szCs w:val="19"/>
        </w:rPr>
        <w:t>a</w:t>
      </w:r>
      <w:r>
        <w:rPr>
          <w:rFonts w:ascii="Georgia" w:eastAsia="Georgia" w:hAnsi="Georgia" w:cs="Georgia"/>
          <w:i/>
          <w:spacing w:val="3"/>
          <w:sz w:val="19"/>
          <w:szCs w:val="19"/>
        </w:rPr>
        <w:t xml:space="preserve"> </w:t>
      </w:r>
      <w:r>
        <w:rPr>
          <w:rFonts w:ascii="Georgia" w:eastAsia="Georgia" w:hAnsi="Georgia" w:cs="Georgia"/>
          <w:i/>
          <w:sz w:val="19"/>
          <w:szCs w:val="19"/>
        </w:rPr>
        <w:t>robust,</w:t>
      </w:r>
      <w:r>
        <w:rPr>
          <w:rFonts w:ascii="Georgia" w:eastAsia="Georgia" w:hAnsi="Georgia" w:cs="Georgia"/>
          <w:i/>
          <w:spacing w:val="4"/>
          <w:sz w:val="19"/>
          <w:szCs w:val="19"/>
        </w:rPr>
        <w:t xml:space="preserve"> </w:t>
      </w:r>
      <w:r>
        <w:rPr>
          <w:rFonts w:ascii="Georgia" w:eastAsia="Georgia" w:hAnsi="Georgia" w:cs="Georgia"/>
          <w:i/>
          <w:sz w:val="19"/>
          <w:szCs w:val="19"/>
        </w:rPr>
        <w:t>open-source</w:t>
      </w:r>
      <w:r>
        <w:rPr>
          <w:rFonts w:ascii="Georgia" w:eastAsia="Georgia" w:hAnsi="Georgia" w:cs="Georgia"/>
          <w:i/>
          <w:spacing w:val="3"/>
          <w:sz w:val="19"/>
          <w:szCs w:val="19"/>
        </w:rPr>
        <w:t xml:space="preserve"> </w:t>
      </w:r>
      <w:r>
        <w:rPr>
          <w:rFonts w:ascii="Georgia" w:eastAsia="Georgia" w:hAnsi="Georgia" w:cs="Georgia"/>
          <w:i/>
          <w:sz w:val="19"/>
          <w:szCs w:val="19"/>
        </w:rPr>
        <w:t>image</w:t>
      </w:r>
      <w:r>
        <w:rPr>
          <w:rFonts w:ascii="Georgia" w:eastAsia="Georgia" w:hAnsi="Georgia" w:cs="Georgia"/>
          <w:i/>
          <w:spacing w:val="3"/>
          <w:sz w:val="19"/>
          <w:szCs w:val="19"/>
        </w:rPr>
        <w:t xml:space="preserve"> </w:t>
      </w:r>
      <w:r>
        <w:rPr>
          <w:rFonts w:ascii="Georgia" w:eastAsia="Georgia" w:hAnsi="Georgia" w:cs="Georgia"/>
          <w:i/>
          <w:sz w:val="19"/>
          <w:szCs w:val="19"/>
        </w:rPr>
        <w:t>analysis</w:t>
      </w:r>
      <w:r>
        <w:rPr>
          <w:rFonts w:ascii="Georgia" w:eastAsia="Georgia" w:hAnsi="Georgia" w:cs="Georgia"/>
          <w:i/>
          <w:spacing w:val="3"/>
          <w:sz w:val="19"/>
          <w:szCs w:val="19"/>
        </w:rPr>
        <w:t xml:space="preserve"> </w:t>
      </w:r>
      <w:r>
        <w:rPr>
          <w:rFonts w:ascii="Georgia" w:eastAsia="Georgia" w:hAnsi="Georgia" w:cs="Georgia"/>
          <w:i/>
          <w:sz w:val="19"/>
          <w:szCs w:val="19"/>
        </w:rPr>
        <w:t>toolkit</w:t>
      </w:r>
      <w:r>
        <w:rPr>
          <w:rFonts w:ascii="Georgia" w:eastAsia="Georgia" w:hAnsi="Georgia" w:cs="Georgia"/>
          <w:i/>
          <w:spacing w:val="3"/>
          <w:sz w:val="19"/>
          <w:szCs w:val="19"/>
        </w:rPr>
        <w:t xml:space="preserve"> </w:t>
      </w:r>
      <w:r>
        <w:rPr>
          <w:rFonts w:ascii="Georgia" w:eastAsia="Georgia" w:hAnsi="Georgia" w:cs="Georgia"/>
          <w:i/>
          <w:sz w:val="19"/>
          <w:szCs w:val="19"/>
        </w:rPr>
        <w:t>and</w:t>
      </w:r>
      <w:r>
        <w:rPr>
          <w:rFonts w:ascii="Georgia" w:eastAsia="Georgia" w:hAnsi="Georgia" w:cs="Georgia"/>
          <w:i/>
          <w:spacing w:val="3"/>
          <w:sz w:val="19"/>
          <w:szCs w:val="19"/>
        </w:rPr>
        <w:t xml:space="preserve"> </w:t>
      </w:r>
      <w:r>
        <w:rPr>
          <w:rFonts w:ascii="Georgia" w:eastAsia="Georgia" w:hAnsi="Georgia" w:cs="Georgia"/>
          <w:i/>
          <w:sz w:val="19"/>
          <w:szCs w:val="19"/>
        </w:rPr>
        <w:t>dissemination</w:t>
      </w:r>
      <w:r>
        <w:rPr>
          <w:rFonts w:ascii="Georgia" w:eastAsia="Georgia" w:hAnsi="Georgia" w:cs="Georgia"/>
          <w:i/>
          <w:spacing w:val="3"/>
          <w:sz w:val="19"/>
          <w:szCs w:val="19"/>
        </w:rPr>
        <w:t xml:space="preserve"> </w:t>
      </w:r>
      <w:r>
        <w:rPr>
          <w:rFonts w:ascii="Georgia" w:eastAsia="Georgia" w:hAnsi="Georgia" w:cs="Georgia"/>
          <w:i/>
          <w:sz w:val="19"/>
          <w:szCs w:val="19"/>
        </w:rPr>
        <w:t>platform</w:t>
      </w:r>
      <w:r>
        <w:rPr>
          <w:rFonts w:ascii="Georgia" w:eastAsia="Georgia" w:hAnsi="Georgia" w:cs="Georgia"/>
          <w:i/>
          <w:spacing w:val="3"/>
          <w:sz w:val="19"/>
          <w:szCs w:val="19"/>
        </w:rPr>
        <w:t xml:space="preserve"> </w:t>
      </w:r>
      <w:r>
        <w:rPr>
          <w:rFonts w:ascii="Georgia" w:eastAsia="Georgia" w:hAnsi="Georgia" w:cs="Georgia"/>
          <w:i/>
          <w:sz w:val="19"/>
          <w:szCs w:val="19"/>
        </w:rPr>
        <w:t>specifically</w:t>
      </w:r>
      <w:r>
        <w:rPr>
          <w:rFonts w:ascii="Georgia" w:eastAsia="Georgia" w:hAnsi="Georgia" w:cs="Georgia"/>
          <w:i/>
          <w:spacing w:val="3"/>
          <w:sz w:val="19"/>
          <w:szCs w:val="19"/>
        </w:rPr>
        <w:t xml:space="preserve"> </w:t>
      </w:r>
      <w:r>
        <w:rPr>
          <w:rFonts w:ascii="Georgia" w:eastAsia="Georgia" w:hAnsi="Georgia" w:cs="Georgia"/>
          <w:i/>
          <w:sz w:val="19"/>
          <w:szCs w:val="19"/>
        </w:rPr>
        <w:t>targeted at</w:t>
      </w:r>
      <w:r>
        <w:rPr>
          <w:rFonts w:ascii="Georgia" w:eastAsia="Georgia" w:hAnsi="Georgia" w:cs="Georgia"/>
          <w:i/>
          <w:spacing w:val="4"/>
          <w:sz w:val="19"/>
          <w:szCs w:val="19"/>
        </w:rPr>
        <w:t xml:space="preserve"> </w:t>
      </w:r>
      <w:r>
        <w:rPr>
          <w:rFonts w:ascii="Georgia" w:eastAsia="Georgia" w:hAnsi="Georgia" w:cs="Georgia"/>
          <w:i/>
          <w:sz w:val="19"/>
          <w:szCs w:val="19"/>
        </w:rPr>
        <w:t>the</w:t>
      </w:r>
      <w:r>
        <w:rPr>
          <w:rFonts w:ascii="Georgia" w:eastAsia="Georgia" w:hAnsi="Georgia" w:cs="Georgia"/>
          <w:i/>
          <w:spacing w:val="4"/>
          <w:sz w:val="19"/>
          <w:szCs w:val="19"/>
        </w:rPr>
        <w:t xml:space="preserve"> </w:t>
      </w:r>
      <w:r>
        <w:rPr>
          <w:rFonts w:ascii="Georgia" w:eastAsia="Georgia" w:hAnsi="Georgia" w:cs="Georgia"/>
          <w:i/>
          <w:sz w:val="19"/>
          <w:szCs w:val="19"/>
        </w:rPr>
        <w:t>pulmonary</w:t>
      </w:r>
      <w:r>
        <w:rPr>
          <w:rFonts w:ascii="Georgia" w:eastAsia="Georgia" w:hAnsi="Georgia" w:cs="Georgia"/>
          <w:i/>
          <w:spacing w:val="4"/>
          <w:sz w:val="19"/>
          <w:szCs w:val="19"/>
        </w:rPr>
        <w:t xml:space="preserve"> </w:t>
      </w:r>
      <w:r>
        <w:rPr>
          <w:rFonts w:ascii="Georgia" w:eastAsia="Georgia" w:hAnsi="Georgia" w:cs="Georgia"/>
          <w:i/>
          <w:sz w:val="19"/>
          <w:szCs w:val="19"/>
        </w:rPr>
        <w:t>research</w:t>
      </w:r>
      <w:r>
        <w:rPr>
          <w:rFonts w:ascii="Georgia" w:eastAsia="Georgia" w:hAnsi="Georgia" w:cs="Georgia"/>
          <w:i/>
          <w:spacing w:val="4"/>
          <w:sz w:val="19"/>
          <w:szCs w:val="19"/>
        </w:rPr>
        <w:t xml:space="preserve"> </w:t>
      </w:r>
      <w:r>
        <w:rPr>
          <w:rFonts w:ascii="Georgia" w:eastAsia="Georgia" w:hAnsi="Georgia" w:cs="Georgia"/>
          <w:i/>
          <w:sz w:val="19"/>
          <w:szCs w:val="19"/>
        </w:rPr>
        <w:t>community.</w:t>
      </w:r>
      <w:r>
        <w:rPr>
          <w:rFonts w:ascii="Georgia" w:eastAsia="Georgia" w:hAnsi="Georgia" w:cs="Georgia"/>
          <w:i/>
          <w:spacing w:val="27"/>
          <w:sz w:val="19"/>
          <w:szCs w:val="19"/>
        </w:rPr>
        <w:t xml:space="preserve"> </w:t>
      </w:r>
      <w:r>
        <w:rPr>
          <w:rFonts w:ascii="Georgia" w:eastAsia="Georgia" w:hAnsi="Georgia" w:cs="Georgia"/>
          <w:i/>
          <w:color w:val="FF0000"/>
          <w:sz w:val="19"/>
          <w:szCs w:val="19"/>
        </w:rPr>
        <w:t>Given</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the</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signif</w:t>
      </w:r>
      <w:ins w:id="2" w:author="James Gee" w:date="2016-07-19T10:30:00Z">
        <w:r w:rsidR="009B6FDF">
          <w:rPr>
            <w:rFonts w:ascii="Georgia" w:eastAsia="Georgia" w:hAnsi="Georgia" w:cs="Georgia"/>
            <w:i/>
            <w:color w:val="FF0000"/>
            <w:sz w:val="19"/>
            <w:szCs w:val="19"/>
          </w:rPr>
          <w:t>i</w:t>
        </w:r>
      </w:ins>
      <w:r>
        <w:rPr>
          <w:rFonts w:ascii="Georgia" w:eastAsia="Georgia" w:hAnsi="Georgia" w:cs="Georgia"/>
          <w:i/>
          <w:color w:val="FF0000"/>
          <w:sz w:val="19"/>
          <w:szCs w:val="19"/>
        </w:rPr>
        <w:t>cant</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efforts</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to</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make</w:t>
      </w:r>
      <w:r>
        <w:rPr>
          <w:rFonts w:ascii="Georgia" w:eastAsia="Georgia" w:hAnsi="Georgia" w:cs="Georgia"/>
          <w:i/>
          <w:color w:val="FF0000"/>
          <w:spacing w:val="4"/>
          <w:sz w:val="19"/>
          <w:szCs w:val="19"/>
        </w:rPr>
        <w:t xml:space="preserve"> </w:t>
      </w:r>
      <w:proofErr w:type="gramStart"/>
      <w:r>
        <w:rPr>
          <w:rFonts w:ascii="Georgia" w:eastAsia="Georgia" w:hAnsi="Georgia" w:cs="Georgia"/>
          <w:i/>
          <w:color w:val="FF0000"/>
          <w:sz w:val="19"/>
          <w:szCs w:val="19"/>
        </w:rPr>
        <w:t>lung</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imaging</w:t>
      </w:r>
      <w:proofErr w:type="gramEnd"/>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datasets</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publicly</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available</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(such</w:t>
      </w:r>
      <w:r>
        <w:rPr>
          <w:rFonts w:ascii="Georgia" w:eastAsia="Georgia" w:hAnsi="Georgia" w:cs="Georgia"/>
          <w:i/>
          <w:color w:val="FF0000"/>
          <w:spacing w:val="4"/>
          <w:sz w:val="19"/>
          <w:szCs w:val="19"/>
        </w:rPr>
        <w:t xml:space="preserve"> </w:t>
      </w:r>
      <w:r>
        <w:rPr>
          <w:rFonts w:ascii="Georgia" w:eastAsia="Georgia" w:hAnsi="Georgia" w:cs="Georgia"/>
          <w:i/>
          <w:color w:val="FF0000"/>
          <w:sz w:val="19"/>
          <w:szCs w:val="19"/>
        </w:rPr>
        <w:t xml:space="preserve">as </w:t>
      </w:r>
      <w:commentRangeStart w:id="3"/>
      <w:r>
        <w:rPr>
          <w:rFonts w:ascii="Georgia" w:eastAsia="Georgia" w:hAnsi="Georgia" w:cs="Georgia"/>
          <w:i/>
          <w:color w:val="FF0000"/>
          <w:sz w:val="19"/>
          <w:szCs w:val="19"/>
        </w:rPr>
        <w:t>LIDC and RIDER</w:t>
      </w:r>
      <w:commentRangeEnd w:id="3"/>
      <w:r w:rsidR="009B6FDF">
        <w:rPr>
          <w:rStyle w:val="CommentReference"/>
        </w:rPr>
        <w:commentReference w:id="3"/>
      </w:r>
      <w:r>
        <w:rPr>
          <w:rFonts w:ascii="Georgia" w:eastAsia="Georgia" w:hAnsi="Georgia" w:cs="Georgia"/>
          <w:i/>
          <w:color w:val="FF0000"/>
          <w:sz w:val="19"/>
          <w:szCs w:val="19"/>
        </w:rPr>
        <w:t>), this contribution</w:t>
      </w:r>
      <w:r>
        <w:rPr>
          <w:rFonts w:ascii="Georgia" w:eastAsia="Georgia" w:hAnsi="Georgia" w:cs="Georgia"/>
          <w:i/>
          <w:color w:val="FF0000"/>
          <w:spacing w:val="1"/>
          <w:sz w:val="19"/>
          <w:szCs w:val="19"/>
        </w:rPr>
        <w:t xml:space="preserve"> </w:t>
      </w:r>
      <w:r>
        <w:rPr>
          <w:rFonts w:ascii="Georgia" w:eastAsia="Georgia" w:hAnsi="Georgia" w:cs="Georgia"/>
          <w:i/>
          <w:color w:val="FF0000"/>
          <w:sz w:val="19"/>
          <w:szCs w:val="19"/>
        </w:rPr>
        <w:t>would be innovative as it</w:t>
      </w:r>
      <w:r>
        <w:rPr>
          <w:rFonts w:ascii="Georgia" w:eastAsia="Georgia" w:hAnsi="Georgia" w:cs="Georgia"/>
          <w:i/>
          <w:color w:val="FF0000"/>
          <w:spacing w:val="1"/>
          <w:sz w:val="19"/>
          <w:szCs w:val="19"/>
        </w:rPr>
        <w:t xml:space="preserve"> </w:t>
      </w:r>
      <w:r>
        <w:rPr>
          <w:rFonts w:ascii="Georgia" w:eastAsia="Georgia" w:hAnsi="Georgia" w:cs="Georgia"/>
          <w:i/>
          <w:color w:val="FF0000"/>
          <w:sz w:val="19"/>
          <w:szCs w:val="19"/>
        </w:rPr>
        <w:t xml:space="preserve">would meet </w:t>
      </w:r>
      <w:del w:id="4" w:author="James Gee" w:date="2016-07-19T10:30:00Z">
        <w:r w:rsidDel="009B6FDF">
          <w:rPr>
            <w:rFonts w:ascii="Georgia" w:eastAsia="Georgia" w:hAnsi="Georgia" w:cs="Georgia"/>
            <w:i/>
            <w:color w:val="FF0000"/>
            <w:sz w:val="19"/>
            <w:szCs w:val="19"/>
          </w:rPr>
          <w:delText>an obvious</w:delText>
        </w:r>
      </w:del>
      <w:ins w:id="5" w:author="James Gee" w:date="2016-07-19T10:30:00Z">
        <w:r w:rsidR="009B6FDF">
          <w:rPr>
            <w:rFonts w:ascii="Georgia" w:eastAsia="Georgia" w:hAnsi="Georgia" w:cs="Georgia"/>
            <w:i/>
            <w:color w:val="FF0000"/>
            <w:sz w:val="19"/>
            <w:szCs w:val="19"/>
          </w:rPr>
          <w:t>a critical</w:t>
        </w:r>
      </w:ins>
      <w:r>
        <w:rPr>
          <w:rFonts w:ascii="Georgia" w:eastAsia="Georgia" w:hAnsi="Georgia" w:cs="Georgia"/>
          <w:i/>
          <w:color w:val="FF0000"/>
          <w:sz w:val="19"/>
          <w:szCs w:val="19"/>
        </w:rPr>
        <w:t xml:space="preserve"> need</w:t>
      </w:r>
      <w:r>
        <w:rPr>
          <w:rFonts w:ascii="Georgia" w:eastAsia="Georgia" w:hAnsi="Georgia" w:cs="Georgia"/>
          <w:i/>
          <w:color w:val="FF0000"/>
          <w:spacing w:val="1"/>
          <w:sz w:val="19"/>
          <w:szCs w:val="19"/>
        </w:rPr>
        <w:t xml:space="preserve"> </w:t>
      </w:r>
      <w:r>
        <w:rPr>
          <w:rFonts w:ascii="Georgia" w:eastAsia="Georgia" w:hAnsi="Georgia" w:cs="Georgia"/>
          <w:i/>
          <w:color w:val="FF0000"/>
          <w:sz w:val="19"/>
          <w:szCs w:val="19"/>
        </w:rPr>
        <w:t>through a first-of-its-kind software package for multi-modality lung image analysis.</w:t>
      </w:r>
    </w:p>
    <w:p w14:paraId="0CCC54BF" w14:textId="77777777" w:rsidR="00E61F9D" w:rsidRDefault="005C64D6">
      <w:pPr>
        <w:spacing w:before="60" w:after="0" w:line="277" w:lineRule="auto"/>
        <w:ind w:left="113" w:right="52" w:firstLine="1"/>
        <w:jc w:val="both"/>
        <w:rPr>
          <w:rFonts w:ascii="Georgia" w:eastAsia="Georgia" w:hAnsi="Georgia" w:cs="Georgia"/>
          <w:sz w:val="19"/>
          <w:szCs w:val="19"/>
        </w:rPr>
      </w:pPr>
      <w:r>
        <w:rPr>
          <w:rFonts w:ascii="Georgia" w:eastAsia="Georgia" w:hAnsi="Georgia" w:cs="Georgia"/>
          <w:sz w:val="19"/>
          <w:szCs w:val="19"/>
        </w:rPr>
        <w:t>Although</w:t>
      </w:r>
      <w:r>
        <w:rPr>
          <w:rFonts w:ascii="Georgia" w:eastAsia="Georgia" w:hAnsi="Georgia" w:cs="Georgia"/>
          <w:spacing w:val="29"/>
          <w:sz w:val="19"/>
          <w:szCs w:val="19"/>
        </w:rPr>
        <w:t xml:space="preserve"> </w:t>
      </w:r>
      <w:r>
        <w:rPr>
          <w:rFonts w:ascii="Georgia" w:eastAsia="Georgia" w:hAnsi="Georgia" w:cs="Georgia"/>
          <w:sz w:val="19"/>
          <w:szCs w:val="19"/>
        </w:rPr>
        <w:t>methodological</w:t>
      </w:r>
      <w:r>
        <w:rPr>
          <w:rFonts w:ascii="Georgia" w:eastAsia="Georgia" w:hAnsi="Georgia" w:cs="Georgia"/>
          <w:spacing w:val="39"/>
          <w:sz w:val="19"/>
          <w:szCs w:val="19"/>
        </w:rPr>
        <w:t xml:space="preserve"> </w:t>
      </w:r>
      <w:r>
        <w:rPr>
          <w:rFonts w:ascii="Georgia" w:eastAsia="Georgia" w:hAnsi="Georgia" w:cs="Georgia"/>
          <w:sz w:val="19"/>
          <w:szCs w:val="19"/>
        </w:rPr>
        <w:t>research</w:t>
      </w:r>
      <w:r>
        <w:rPr>
          <w:rFonts w:ascii="Georgia" w:eastAsia="Georgia" w:hAnsi="Georgia" w:cs="Georgia"/>
          <w:spacing w:val="27"/>
          <w:sz w:val="19"/>
          <w:szCs w:val="19"/>
        </w:rPr>
        <w:t xml:space="preserve"> </w:t>
      </w:r>
      <w:r>
        <w:rPr>
          <w:rFonts w:ascii="Georgia" w:eastAsia="Georgia" w:hAnsi="Georgia" w:cs="Georgia"/>
          <w:sz w:val="19"/>
          <w:szCs w:val="19"/>
        </w:rPr>
        <w:t>is</w:t>
      </w:r>
      <w:r>
        <w:rPr>
          <w:rFonts w:ascii="Georgia" w:eastAsia="Georgia" w:hAnsi="Georgia" w:cs="Georgia"/>
          <w:spacing w:val="16"/>
          <w:sz w:val="19"/>
          <w:szCs w:val="19"/>
        </w:rPr>
        <w:t xml:space="preserve"> </w:t>
      </w:r>
      <w:r>
        <w:rPr>
          <w:rFonts w:ascii="Georgia" w:eastAsia="Georgia" w:hAnsi="Georgia" w:cs="Georgia"/>
          <w:sz w:val="19"/>
          <w:szCs w:val="19"/>
        </w:rPr>
        <w:t>continually</w:t>
      </w:r>
      <w:r>
        <w:rPr>
          <w:rFonts w:ascii="Georgia" w:eastAsia="Georgia" w:hAnsi="Georgia" w:cs="Georgia"/>
          <w:spacing w:val="32"/>
          <w:sz w:val="19"/>
          <w:szCs w:val="19"/>
        </w:rPr>
        <w:t xml:space="preserve"> </w:t>
      </w:r>
      <w:r>
        <w:rPr>
          <w:rFonts w:ascii="Georgia" w:eastAsia="Georgia" w:hAnsi="Georgia" w:cs="Georgia"/>
          <w:sz w:val="19"/>
          <w:szCs w:val="19"/>
        </w:rPr>
        <w:t>being</w:t>
      </w:r>
      <w:r>
        <w:rPr>
          <w:rFonts w:ascii="Georgia" w:eastAsia="Georgia" w:hAnsi="Georgia" w:cs="Georgia"/>
          <w:spacing w:val="22"/>
          <w:sz w:val="19"/>
          <w:szCs w:val="19"/>
        </w:rPr>
        <w:t xml:space="preserve"> </w:t>
      </w:r>
      <w:r>
        <w:rPr>
          <w:rFonts w:ascii="Georgia" w:eastAsia="Georgia" w:hAnsi="Georgia" w:cs="Georgia"/>
          <w:sz w:val="19"/>
          <w:szCs w:val="19"/>
        </w:rPr>
        <w:t>presented</w:t>
      </w:r>
      <w:r>
        <w:rPr>
          <w:rFonts w:ascii="Georgia" w:eastAsia="Georgia" w:hAnsi="Georgia" w:cs="Georgia"/>
          <w:spacing w:val="30"/>
          <w:sz w:val="19"/>
          <w:szCs w:val="19"/>
        </w:rPr>
        <w:t xml:space="preserve"> </w:t>
      </w:r>
      <w:r>
        <w:rPr>
          <w:rFonts w:ascii="Georgia" w:eastAsia="Georgia" w:hAnsi="Georgia" w:cs="Georgia"/>
          <w:sz w:val="19"/>
          <w:szCs w:val="19"/>
        </w:rPr>
        <w:t>at</w:t>
      </w:r>
      <w:r>
        <w:rPr>
          <w:rFonts w:ascii="Georgia" w:eastAsia="Georgia" w:hAnsi="Georgia" w:cs="Georgia"/>
          <w:spacing w:val="16"/>
          <w:sz w:val="19"/>
          <w:szCs w:val="19"/>
        </w:rPr>
        <w:t xml:space="preserve"> </w:t>
      </w:r>
      <w:r>
        <w:rPr>
          <w:rFonts w:ascii="Georgia" w:eastAsia="Georgia" w:hAnsi="Georgia" w:cs="Georgia"/>
          <w:sz w:val="19"/>
          <w:szCs w:val="19"/>
        </w:rPr>
        <w:t>conferences</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published</w:t>
      </w:r>
      <w:r>
        <w:rPr>
          <w:rFonts w:ascii="Georgia" w:eastAsia="Georgia" w:hAnsi="Georgia" w:cs="Georgia"/>
          <w:spacing w:val="30"/>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various</w:t>
      </w:r>
      <w:r>
        <w:rPr>
          <w:rFonts w:ascii="Georgia" w:eastAsia="Georgia" w:hAnsi="Georgia" w:cs="Georgia"/>
          <w:spacing w:val="25"/>
          <w:sz w:val="19"/>
          <w:szCs w:val="19"/>
        </w:rPr>
        <w:t xml:space="preserve"> </w:t>
      </w:r>
      <w:r>
        <w:rPr>
          <w:rFonts w:ascii="Georgia" w:eastAsia="Georgia" w:hAnsi="Georgia" w:cs="Georgia"/>
          <w:sz w:val="19"/>
          <w:szCs w:val="19"/>
        </w:rPr>
        <w:t>venues,</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proofErr w:type="spellStart"/>
      <w:r>
        <w:rPr>
          <w:rFonts w:ascii="Georgia" w:eastAsia="Georgia" w:hAnsi="Georgia" w:cs="Georgia"/>
          <w:w w:val="102"/>
          <w:sz w:val="19"/>
          <w:szCs w:val="19"/>
        </w:rPr>
        <w:t>unfor</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tunate</w:t>
      </w:r>
      <w:proofErr w:type="spellEnd"/>
      <w:r>
        <w:rPr>
          <w:rFonts w:ascii="Georgia" w:eastAsia="Georgia" w:hAnsi="Georgia" w:cs="Georgia"/>
          <w:spacing w:val="17"/>
          <w:sz w:val="19"/>
          <w:szCs w:val="19"/>
        </w:rPr>
        <w:t xml:space="preserve"> </w:t>
      </w:r>
      <w:r>
        <w:rPr>
          <w:rFonts w:ascii="Georgia" w:eastAsia="Georgia" w:hAnsi="Georgia" w:cs="Georgia"/>
          <w:sz w:val="19"/>
          <w:szCs w:val="19"/>
        </w:rPr>
        <w:t>reality</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9"/>
          <w:sz w:val="19"/>
          <w:szCs w:val="19"/>
        </w:rPr>
        <w:t xml:space="preserve"> </w:t>
      </w:r>
      <w:r>
        <w:rPr>
          <w:rFonts w:ascii="Georgia" w:eastAsia="Georgia" w:hAnsi="Georgia" w:cs="Georgia"/>
          <w:sz w:val="19"/>
          <w:szCs w:val="19"/>
        </w:rPr>
        <w:t>that</w:t>
      </w:r>
      <w:r>
        <w:rPr>
          <w:rFonts w:ascii="Georgia" w:eastAsia="Georgia" w:hAnsi="Georgia" w:cs="Georgia"/>
          <w:spacing w:val="13"/>
          <w:sz w:val="19"/>
          <w:szCs w:val="19"/>
        </w:rPr>
        <w:t xml:space="preserve"> </w:t>
      </w:r>
      <w:r>
        <w:rPr>
          <w:rFonts w:ascii="Georgia" w:eastAsia="Georgia" w:hAnsi="Georgia" w:cs="Georgia"/>
          <w:sz w:val="19"/>
          <w:szCs w:val="19"/>
        </w:rPr>
        <w:t>much</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this</w:t>
      </w:r>
      <w:r>
        <w:rPr>
          <w:rFonts w:ascii="Georgia" w:eastAsia="Georgia" w:hAnsi="Georgia" w:cs="Georgia"/>
          <w:spacing w:val="12"/>
          <w:sz w:val="19"/>
          <w:szCs w:val="19"/>
        </w:rPr>
        <w:t xml:space="preserve"> </w:t>
      </w:r>
      <w:r>
        <w:rPr>
          <w:rFonts w:ascii="Georgia" w:eastAsia="Georgia" w:hAnsi="Georgia" w:cs="Georgia"/>
          <w:sz w:val="19"/>
          <w:szCs w:val="19"/>
        </w:rPr>
        <w:t>work</w:t>
      </w:r>
      <w:r>
        <w:rPr>
          <w:rFonts w:ascii="Georgia" w:eastAsia="Georgia" w:hAnsi="Georgia" w:cs="Georgia"/>
          <w:spacing w:val="14"/>
          <w:sz w:val="19"/>
          <w:szCs w:val="19"/>
        </w:rPr>
        <w:t xml:space="preserve"> </w:t>
      </w:r>
      <w:r>
        <w:rPr>
          <w:rFonts w:ascii="Georgia" w:eastAsia="Georgia" w:hAnsi="Georgia" w:cs="Georgia"/>
          <w:sz w:val="19"/>
          <w:szCs w:val="19"/>
        </w:rPr>
        <w:t>exists</w:t>
      </w:r>
      <w:r>
        <w:rPr>
          <w:rFonts w:ascii="Georgia" w:eastAsia="Georgia" w:hAnsi="Georgia" w:cs="Georgia"/>
          <w:spacing w:val="15"/>
          <w:sz w:val="19"/>
          <w:szCs w:val="19"/>
        </w:rPr>
        <w:t xml:space="preserve"> </w:t>
      </w:r>
      <w:r>
        <w:rPr>
          <w:rFonts w:ascii="Georgia" w:eastAsia="Georgia" w:hAnsi="Georgia" w:cs="Georgia"/>
          <w:sz w:val="19"/>
          <w:szCs w:val="19"/>
        </w:rPr>
        <w:t>strictly</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1"/>
          <w:sz w:val="19"/>
          <w:szCs w:val="19"/>
        </w:rPr>
        <w:t xml:space="preserve"> </w:t>
      </w:r>
      <w:r>
        <w:rPr>
          <w:rFonts w:ascii="Georgia" w:eastAsia="Georgia" w:hAnsi="Georgia" w:cs="Georgia"/>
          <w:sz w:val="19"/>
          <w:szCs w:val="19"/>
        </w:rPr>
        <w:t>“advertisement”</w:t>
      </w:r>
      <w:r>
        <w:rPr>
          <w:rFonts w:ascii="Georgia" w:eastAsia="Georgia" w:hAnsi="Georgia" w:cs="Georgia"/>
          <w:spacing w:val="33"/>
          <w:sz w:val="19"/>
          <w:szCs w:val="19"/>
        </w:rPr>
        <w:t xml:space="preserve"> </w:t>
      </w:r>
      <w:r>
        <w:rPr>
          <w:rFonts w:ascii="Georgia" w:eastAsia="Georgia" w:hAnsi="Georgia" w:cs="Georgia"/>
          <w:sz w:val="19"/>
          <w:szCs w:val="19"/>
        </w:rPr>
        <w:t>form.</w:t>
      </w:r>
      <w:r>
        <w:rPr>
          <w:rFonts w:ascii="Georgia" w:eastAsia="Georgia" w:hAnsi="Georgia" w:cs="Georgia"/>
          <w:spacing w:val="41"/>
          <w:sz w:val="19"/>
          <w:szCs w:val="19"/>
        </w:rPr>
        <w:t xml:space="preserve"> </w:t>
      </w:r>
      <w:r>
        <w:rPr>
          <w:rFonts w:ascii="Georgia" w:eastAsia="Georgia" w:hAnsi="Georgia" w:cs="Georgia"/>
          <w:sz w:val="19"/>
          <w:szCs w:val="19"/>
        </w:rPr>
        <w:t>Oftentimes</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underlying</w:t>
      </w:r>
      <w:r>
        <w:rPr>
          <w:rFonts w:ascii="Georgia" w:eastAsia="Georgia" w:hAnsi="Georgia" w:cs="Georgia"/>
          <w:spacing w:val="24"/>
          <w:sz w:val="19"/>
          <w:szCs w:val="19"/>
        </w:rPr>
        <w:t xml:space="preserve"> </w:t>
      </w:r>
      <w:r>
        <w:rPr>
          <w:rFonts w:ascii="Georgia" w:eastAsia="Georgia" w:hAnsi="Georgia" w:cs="Georgia"/>
          <w:sz w:val="19"/>
          <w:szCs w:val="19"/>
        </w:rPr>
        <w:t>code</w:t>
      </w:r>
      <w:r>
        <w:rPr>
          <w:rFonts w:ascii="Georgia" w:eastAsia="Georgia" w:hAnsi="Georgia" w:cs="Georgia"/>
          <w:spacing w:val="14"/>
          <w:sz w:val="19"/>
          <w:szCs w:val="19"/>
        </w:rPr>
        <w:t xml:space="preserve"> </w:t>
      </w:r>
      <w:r>
        <w:rPr>
          <w:rFonts w:ascii="Georgia" w:eastAsia="Georgia" w:hAnsi="Georgia" w:cs="Georgia"/>
          <w:sz w:val="19"/>
          <w:szCs w:val="19"/>
        </w:rPr>
        <w:t>is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unavailable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other</w:t>
      </w:r>
      <w:r>
        <w:rPr>
          <w:rFonts w:ascii="Georgia" w:eastAsia="Georgia" w:hAnsi="Georgia" w:cs="Georgia"/>
          <w:spacing w:val="11"/>
          <w:sz w:val="19"/>
          <w:szCs w:val="19"/>
        </w:rPr>
        <w:t xml:space="preserve"> </w:t>
      </w:r>
      <w:r>
        <w:rPr>
          <w:rFonts w:ascii="Georgia" w:eastAsia="Georgia" w:hAnsi="Georgia" w:cs="Georgia"/>
          <w:sz w:val="19"/>
          <w:szCs w:val="19"/>
        </w:rPr>
        <w:t>researchers</w:t>
      </w:r>
      <w:r>
        <w:rPr>
          <w:rFonts w:ascii="Georgia" w:eastAsia="Georgia" w:hAnsi="Georgia" w:cs="Georgia"/>
          <w:spacing w:val="21"/>
          <w:sz w:val="19"/>
          <w:szCs w:val="19"/>
        </w:rPr>
        <w:t xml:space="preserve"> </w:t>
      </w:r>
      <w:r>
        <w:rPr>
          <w:rFonts w:ascii="Georgia" w:eastAsia="Georgia" w:hAnsi="Georgia" w:cs="Georgia"/>
          <w:sz w:val="19"/>
          <w:szCs w:val="19"/>
        </w:rPr>
        <w:t>or</w:t>
      </w:r>
      <w:r>
        <w:rPr>
          <w:rFonts w:ascii="Georgia" w:eastAsia="Georgia" w:hAnsi="Georgia" w:cs="Georgia"/>
          <w:spacing w:val="6"/>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implemented</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limited</w:t>
      </w:r>
      <w:r>
        <w:rPr>
          <w:rFonts w:ascii="Georgia" w:eastAsia="Georgia" w:hAnsi="Georgia" w:cs="Georgia"/>
          <w:spacing w:val="14"/>
          <w:sz w:val="19"/>
          <w:szCs w:val="19"/>
        </w:rPr>
        <w:t xml:space="preserve"> </w:t>
      </w:r>
      <w:r>
        <w:rPr>
          <w:rFonts w:ascii="Georgia" w:eastAsia="Georgia" w:hAnsi="Georgia" w:cs="Georgia"/>
          <w:sz w:val="19"/>
          <w:szCs w:val="19"/>
        </w:rPr>
        <w:t>manner</w:t>
      </w:r>
      <w:r>
        <w:rPr>
          <w:rFonts w:ascii="Georgia" w:eastAsia="Georgia" w:hAnsi="Georgia" w:cs="Georgia"/>
          <w:spacing w:val="15"/>
          <w:sz w:val="19"/>
          <w:szCs w:val="19"/>
        </w:rPr>
        <w:t xml:space="preserve"> </w:t>
      </w:r>
      <w:r>
        <w:rPr>
          <w:rFonts w:ascii="Georgia" w:eastAsia="Georgia" w:hAnsi="Georgia" w:cs="Georgia"/>
          <w:sz w:val="19"/>
          <w:szCs w:val="19"/>
        </w:rPr>
        <w:t>(i.e.,</w:t>
      </w:r>
      <w:r>
        <w:rPr>
          <w:rFonts w:ascii="Georgia" w:eastAsia="Georgia" w:hAnsi="Georgia" w:cs="Georgia"/>
          <w:spacing w:val="13"/>
          <w:sz w:val="19"/>
          <w:szCs w:val="19"/>
        </w:rPr>
        <w:t xml:space="preserve"> </w:t>
      </w:r>
      <w:r>
        <w:rPr>
          <w:rFonts w:ascii="Georgia" w:eastAsia="Georgia" w:hAnsi="Georgia" w:cs="Georgia"/>
          <w:sz w:val="19"/>
          <w:szCs w:val="19"/>
        </w:rPr>
        <w:t>strictly</w:t>
      </w:r>
      <w:r>
        <w:rPr>
          <w:rFonts w:ascii="Georgia" w:eastAsia="Georgia" w:hAnsi="Georgia" w:cs="Georgia"/>
          <w:spacing w:val="14"/>
          <w:sz w:val="19"/>
          <w:szCs w:val="19"/>
        </w:rPr>
        <w:t xml:space="preserve"> </w:t>
      </w:r>
      <w:r>
        <w:rPr>
          <w:rFonts w:ascii="Georgia" w:eastAsia="Georgia" w:hAnsi="Georgia" w:cs="Georgia"/>
          <w:sz w:val="19"/>
          <w:szCs w:val="19"/>
        </w:rPr>
        <w:t>as</w:t>
      </w:r>
      <w:r>
        <w:rPr>
          <w:rFonts w:ascii="Georgia" w:eastAsia="Georgia" w:hAnsi="Georgia" w:cs="Georgia"/>
          <w:spacing w:val="6"/>
          <w:sz w:val="19"/>
          <w:szCs w:val="19"/>
        </w:rPr>
        <w:t xml:space="preserve"> </w:t>
      </w:r>
      <w:r>
        <w:rPr>
          <w:rFonts w:ascii="Georgia" w:eastAsia="Georgia" w:hAnsi="Georgia" w:cs="Georgia"/>
          <w:sz w:val="19"/>
          <w:szCs w:val="19"/>
        </w:rPr>
        <w:t>proof-of-concept</w:t>
      </w:r>
      <w:r>
        <w:rPr>
          <w:rFonts w:ascii="Georgia" w:eastAsia="Georgia" w:hAnsi="Georgia" w:cs="Georgia"/>
          <w:spacing w:val="30"/>
          <w:sz w:val="19"/>
          <w:szCs w:val="19"/>
        </w:rPr>
        <w:t xml:space="preserve"> </w:t>
      </w:r>
      <w:r>
        <w:rPr>
          <w:rFonts w:ascii="Georgia" w:eastAsia="Georgia" w:hAnsi="Georgia" w:cs="Georgia"/>
          <w:sz w:val="19"/>
          <w:szCs w:val="19"/>
        </w:rPr>
        <w:t>software).</w:t>
      </w:r>
      <w:r>
        <w:rPr>
          <w:rFonts w:ascii="Georgia" w:eastAsia="Georgia" w:hAnsi="Georgia" w:cs="Georgia"/>
          <w:spacing w:val="37"/>
          <w:sz w:val="19"/>
          <w:szCs w:val="19"/>
        </w:rPr>
        <w:t xml:space="preserve"> </w:t>
      </w:r>
      <w:r>
        <w:rPr>
          <w:rFonts w:ascii="Georgia" w:eastAsia="Georgia" w:hAnsi="Georgia" w:cs="Georgia"/>
          <w:sz w:val="19"/>
          <w:szCs w:val="19"/>
        </w:rPr>
        <w:t>Frequently,</w:t>
      </w:r>
      <w:r>
        <w:rPr>
          <w:rFonts w:ascii="Georgia" w:eastAsia="Georgia" w:hAnsi="Georgia" w:cs="Georgia"/>
          <w:spacing w:val="22"/>
          <w:sz w:val="19"/>
          <w:szCs w:val="19"/>
        </w:rPr>
        <w:t xml:space="preserve"> </w:t>
      </w:r>
      <w:r>
        <w:rPr>
          <w:rFonts w:ascii="Georgia" w:eastAsia="Georgia" w:hAnsi="Georgia" w:cs="Georgia"/>
          <w:sz w:val="19"/>
          <w:szCs w:val="19"/>
        </w:rPr>
        <w:t>crucial</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pa- </w:t>
      </w:r>
      <w:proofErr w:type="spellStart"/>
      <w:r>
        <w:rPr>
          <w:rFonts w:ascii="Georgia" w:eastAsia="Georgia" w:hAnsi="Georgia" w:cs="Georgia"/>
          <w:sz w:val="19"/>
          <w:szCs w:val="19"/>
        </w:rPr>
        <w:t>rameter</w:t>
      </w:r>
      <w:proofErr w:type="spellEnd"/>
      <w:r>
        <w:rPr>
          <w:rFonts w:ascii="Georgia" w:eastAsia="Georgia" w:hAnsi="Georgia" w:cs="Georgia"/>
          <w:spacing w:val="16"/>
          <w:sz w:val="19"/>
          <w:szCs w:val="19"/>
        </w:rPr>
        <w:t xml:space="preserve"> </w:t>
      </w:r>
      <w:r>
        <w:rPr>
          <w:rFonts w:ascii="Georgia" w:eastAsia="Georgia" w:hAnsi="Georgia" w:cs="Georgia"/>
          <w:sz w:val="19"/>
          <w:szCs w:val="19"/>
        </w:rPr>
        <w:t>choices</w:t>
      </w:r>
      <w:r>
        <w:rPr>
          <w:rFonts w:ascii="Georgia" w:eastAsia="Georgia" w:hAnsi="Georgia" w:cs="Georgia"/>
          <w:spacing w:val="15"/>
          <w:sz w:val="19"/>
          <w:szCs w:val="19"/>
        </w:rPr>
        <w:t xml:space="preserve"> </w:t>
      </w:r>
      <w:r>
        <w:rPr>
          <w:rFonts w:ascii="Georgia" w:eastAsia="Georgia" w:hAnsi="Georgia" w:cs="Georgia"/>
          <w:sz w:val="19"/>
          <w:szCs w:val="19"/>
        </w:rPr>
        <w:t>are</w:t>
      </w:r>
      <w:r>
        <w:rPr>
          <w:rFonts w:ascii="Georgia" w:eastAsia="Georgia" w:hAnsi="Georgia" w:cs="Georgia"/>
          <w:spacing w:val="8"/>
          <w:sz w:val="19"/>
          <w:szCs w:val="19"/>
        </w:rPr>
        <w:t xml:space="preserve"> </w:t>
      </w:r>
      <w:r>
        <w:rPr>
          <w:rFonts w:ascii="Georgia" w:eastAsia="Georgia" w:hAnsi="Georgia" w:cs="Georgia"/>
          <w:sz w:val="19"/>
          <w:szCs w:val="19"/>
        </w:rPr>
        <w:t>omitted</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corresponding</w:t>
      </w:r>
      <w:r>
        <w:rPr>
          <w:rFonts w:ascii="Georgia" w:eastAsia="Georgia" w:hAnsi="Georgia" w:cs="Georgia"/>
          <w:spacing w:val="27"/>
          <w:sz w:val="19"/>
          <w:szCs w:val="19"/>
        </w:rPr>
        <w:t xml:space="preserve"> </w:t>
      </w:r>
      <w:r>
        <w:rPr>
          <w:rFonts w:ascii="Georgia" w:eastAsia="Georgia" w:hAnsi="Georgia" w:cs="Georgia"/>
          <w:sz w:val="19"/>
          <w:szCs w:val="19"/>
        </w:rPr>
        <w:t>publication(s</w:t>
      </w:r>
      <w:proofErr w:type="gramStart"/>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which</w:t>
      </w:r>
      <w:proofErr w:type="gramEnd"/>
      <w:r>
        <w:rPr>
          <w:rFonts w:ascii="Georgia" w:eastAsia="Georgia" w:hAnsi="Georgia" w:cs="Georgia"/>
          <w:spacing w:val="13"/>
          <w:sz w:val="19"/>
          <w:szCs w:val="19"/>
        </w:rPr>
        <w:t xml:space="preserve"> </w:t>
      </w:r>
      <w:r>
        <w:rPr>
          <w:rFonts w:ascii="Georgia" w:eastAsia="Georgia" w:hAnsi="Georgia" w:cs="Georgia"/>
          <w:sz w:val="19"/>
          <w:szCs w:val="19"/>
        </w:rPr>
        <w:t>makes</w:t>
      </w:r>
      <w:r>
        <w:rPr>
          <w:rFonts w:ascii="Georgia" w:eastAsia="Georgia" w:hAnsi="Georgia" w:cs="Georgia"/>
          <w:spacing w:val="14"/>
          <w:sz w:val="19"/>
          <w:szCs w:val="19"/>
        </w:rPr>
        <w:t xml:space="preserve"> </w:t>
      </w:r>
      <w:r>
        <w:rPr>
          <w:rFonts w:ascii="Georgia" w:eastAsia="Georgia" w:hAnsi="Georgia" w:cs="Georgia"/>
          <w:sz w:val="19"/>
          <w:szCs w:val="19"/>
        </w:rPr>
        <w:t>external</w:t>
      </w:r>
      <w:r>
        <w:rPr>
          <w:rFonts w:ascii="Georgia" w:eastAsia="Georgia" w:hAnsi="Georgia" w:cs="Georgia"/>
          <w:spacing w:val="17"/>
          <w:sz w:val="19"/>
          <w:szCs w:val="19"/>
        </w:rPr>
        <w:t xml:space="preserve"> </w:t>
      </w:r>
      <w:r>
        <w:rPr>
          <w:rFonts w:ascii="Georgia" w:eastAsia="Georgia" w:hAnsi="Georgia" w:cs="Georgia"/>
          <w:sz w:val="19"/>
          <w:szCs w:val="19"/>
        </w:rPr>
        <w:t>implementations</w:t>
      </w:r>
      <w:r>
        <w:rPr>
          <w:rFonts w:ascii="Georgia" w:eastAsia="Georgia" w:hAnsi="Georgia" w:cs="Georgia"/>
          <w:spacing w:val="32"/>
          <w:sz w:val="19"/>
          <w:szCs w:val="19"/>
        </w:rPr>
        <w:t xml:space="preserve"> </w:t>
      </w:r>
      <w:r>
        <w:rPr>
          <w:rFonts w:ascii="Georgia" w:eastAsia="Georgia" w:hAnsi="Georgia" w:cs="Georgia"/>
          <w:sz w:val="19"/>
          <w:szCs w:val="19"/>
        </w:rPr>
        <w:t>difficult.</w:t>
      </w:r>
      <w:r>
        <w:rPr>
          <w:rFonts w:ascii="Georgia" w:eastAsia="Georgia" w:hAnsi="Georgia" w:cs="Georgia"/>
          <w:spacing w:val="37"/>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w w:val="102"/>
          <w:sz w:val="19"/>
          <w:szCs w:val="19"/>
        </w:rPr>
        <w:t xml:space="preserve">addition,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data</w:t>
      </w:r>
      <w:r>
        <w:rPr>
          <w:rFonts w:ascii="Georgia" w:eastAsia="Georgia" w:hAnsi="Georgia" w:cs="Georgia"/>
          <w:spacing w:val="4"/>
          <w:sz w:val="19"/>
          <w:szCs w:val="19"/>
        </w:rPr>
        <w:t xml:space="preserve"> </w:t>
      </w:r>
      <w:r>
        <w:rPr>
          <w:rFonts w:ascii="Georgia" w:eastAsia="Georgia" w:hAnsi="Georgia" w:cs="Georgia"/>
          <w:sz w:val="19"/>
          <w:szCs w:val="19"/>
        </w:rPr>
        <w:t>used</w:t>
      </w:r>
      <w:r>
        <w:rPr>
          <w:rFonts w:ascii="Georgia" w:eastAsia="Georgia" w:hAnsi="Georgia" w:cs="Georgia"/>
          <w:spacing w:val="5"/>
          <w:sz w:val="19"/>
          <w:szCs w:val="19"/>
        </w:rPr>
        <w:t xml:space="preserve"> </w:t>
      </w:r>
      <w:r>
        <w:rPr>
          <w:rFonts w:ascii="Georgia" w:eastAsia="Georgia" w:hAnsi="Georgia" w:cs="Georgia"/>
          <w:sz w:val="19"/>
          <w:szCs w:val="19"/>
        </w:rPr>
        <w:t>to showcase</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proposed</w:t>
      </w:r>
      <w:r>
        <w:rPr>
          <w:rFonts w:ascii="Georgia" w:eastAsia="Georgia" w:hAnsi="Georgia" w:cs="Georgia"/>
          <w:spacing w:val="13"/>
          <w:sz w:val="19"/>
          <w:szCs w:val="19"/>
        </w:rPr>
        <w:t xml:space="preserve"> </w:t>
      </w:r>
      <w:r>
        <w:rPr>
          <w:rFonts w:ascii="Georgia" w:eastAsia="Georgia" w:hAnsi="Georgia" w:cs="Georgia"/>
          <w:sz w:val="19"/>
          <w:szCs w:val="19"/>
        </w:rPr>
        <w:t>methodologies</w:t>
      </w:r>
      <w:r>
        <w:rPr>
          <w:rFonts w:ascii="Georgia" w:eastAsia="Georgia" w:hAnsi="Georgia" w:cs="Georgia"/>
          <w:spacing w:val="22"/>
          <w:sz w:val="19"/>
          <w:szCs w:val="19"/>
        </w:rPr>
        <w:t xml:space="preserve"> </w:t>
      </w:r>
      <w:r>
        <w:rPr>
          <w:rFonts w:ascii="Georgia" w:eastAsia="Georgia" w:hAnsi="Georgia" w:cs="Georgia"/>
          <w:sz w:val="19"/>
          <w:szCs w:val="19"/>
        </w:rPr>
        <w:t>is often</w:t>
      </w:r>
      <w:r>
        <w:rPr>
          <w:rFonts w:ascii="Georgia" w:eastAsia="Georgia" w:hAnsi="Georgia" w:cs="Georgia"/>
          <w:spacing w:val="6"/>
          <w:sz w:val="19"/>
          <w:szCs w:val="19"/>
        </w:rPr>
        <w:t xml:space="preserve"> </w:t>
      </w:r>
      <w:r>
        <w:rPr>
          <w:rFonts w:ascii="Georgia" w:eastAsia="Georgia" w:hAnsi="Georgia" w:cs="Georgia"/>
          <w:sz w:val="19"/>
          <w:szCs w:val="19"/>
        </w:rPr>
        <w:t>limited</w:t>
      </w:r>
      <w:r>
        <w:rPr>
          <w:rFonts w:ascii="Georgia" w:eastAsia="Georgia" w:hAnsi="Georgia" w:cs="Georgia"/>
          <w:spacing w:val="9"/>
          <w:sz w:val="19"/>
          <w:szCs w:val="19"/>
        </w:rPr>
        <w:t xml:space="preserve"> </w:t>
      </w:r>
      <w:r>
        <w:rPr>
          <w:rFonts w:ascii="Georgia" w:eastAsia="Georgia" w:hAnsi="Georgia" w:cs="Georgia"/>
          <w:sz w:val="19"/>
          <w:szCs w:val="19"/>
        </w:rPr>
        <w:t>to carefully</w:t>
      </w:r>
      <w:r>
        <w:rPr>
          <w:rFonts w:ascii="Georgia" w:eastAsia="Georgia" w:hAnsi="Georgia" w:cs="Georgia"/>
          <w:spacing w:val="11"/>
          <w:sz w:val="19"/>
          <w:szCs w:val="19"/>
        </w:rPr>
        <w:t xml:space="preserve"> </w:t>
      </w:r>
      <w:r>
        <w:rPr>
          <w:rFonts w:ascii="Georgia" w:eastAsia="Georgia" w:hAnsi="Georgia" w:cs="Georgia"/>
          <w:sz w:val="19"/>
          <w:szCs w:val="19"/>
        </w:rPr>
        <w:t>selected</w:t>
      </w:r>
      <w:r>
        <w:rPr>
          <w:rFonts w:ascii="Georgia" w:eastAsia="Georgia" w:hAnsi="Georgia" w:cs="Georgia"/>
          <w:spacing w:val="10"/>
          <w:sz w:val="19"/>
          <w:szCs w:val="19"/>
        </w:rPr>
        <w:t xml:space="preserve"> </w:t>
      </w:r>
      <w:r>
        <w:rPr>
          <w:rFonts w:ascii="Georgia" w:eastAsia="Georgia" w:hAnsi="Georgia" w:cs="Georgia"/>
          <w:sz w:val="19"/>
          <w:szCs w:val="19"/>
        </w:rPr>
        <w:t>snapshots</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publication</w:t>
      </w:r>
      <w:r>
        <w:rPr>
          <w:rFonts w:ascii="Georgia" w:eastAsia="Georgia" w:hAnsi="Georgia" w:cs="Georgia"/>
          <w:spacing w:val="16"/>
          <w:sz w:val="19"/>
          <w:szCs w:val="19"/>
        </w:rPr>
        <w:t xml:space="preserve"> </w:t>
      </w:r>
      <w:proofErr w:type="gramStart"/>
      <w:r>
        <w:rPr>
          <w:rFonts w:ascii="Georgia" w:eastAsia="Georgia" w:hAnsi="Georgia" w:cs="Georgia"/>
          <w:w w:val="102"/>
          <w:sz w:val="19"/>
          <w:szCs w:val="19"/>
        </w:rPr>
        <w:t xml:space="preserve">purposes </w:t>
      </w:r>
      <w:r>
        <w:rPr>
          <w:rFonts w:ascii="Georgia" w:eastAsia="Georgia" w:hAnsi="Georgia" w:cs="Georgia"/>
          <w:sz w:val="19"/>
          <w:szCs w:val="19"/>
        </w:rPr>
        <w:t>which</w:t>
      </w:r>
      <w:proofErr w:type="gramEnd"/>
      <w:r>
        <w:rPr>
          <w:rFonts w:ascii="Georgia" w:eastAsia="Georgia" w:hAnsi="Georgia" w:cs="Georgia"/>
          <w:spacing w:val="19"/>
          <w:sz w:val="19"/>
          <w:szCs w:val="19"/>
        </w:rPr>
        <w:t xml:space="preserve"> </w:t>
      </w:r>
      <w:r>
        <w:rPr>
          <w:rFonts w:ascii="Georgia" w:eastAsia="Georgia" w:hAnsi="Georgia" w:cs="Georgia"/>
          <w:sz w:val="19"/>
          <w:szCs w:val="19"/>
        </w:rPr>
        <w:t>might</w:t>
      </w:r>
      <w:r>
        <w:rPr>
          <w:rFonts w:ascii="Georgia" w:eastAsia="Georgia" w:hAnsi="Georgia" w:cs="Georgia"/>
          <w:spacing w:val="19"/>
          <w:sz w:val="19"/>
          <w:szCs w:val="19"/>
        </w:rPr>
        <w:t xml:space="preserve"> </w:t>
      </w:r>
      <w:r>
        <w:rPr>
          <w:rFonts w:ascii="Georgia" w:eastAsia="Georgia" w:hAnsi="Georgia" w:cs="Georgia"/>
          <w:sz w:val="19"/>
          <w:szCs w:val="19"/>
        </w:rPr>
        <w:t>not</w:t>
      </w:r>
      <w:r>
        <w:rPr>
          <w:rFonts w:ascii="Georgia" w:eastAsia="Georgia" w:hAnsi="Georgia" w:cs="Georgia"/>
          <w:spacing w:val="15"/>
          <w:sz w:val="19"/>
          <w:szCs w:val="19"/>
        </w:rPr>
        <w:t xml:space="preserve"> </w:t>
      </w:r>
      <w:r>
        <w:rPr>
          <w:rFonts w:ascii="Georgia" w:eastAsia="Georgia" w:hAnsi="Georgia" w:cs="Georgia"/>
          <w:sz w:val="19"/>
          <w:szCs w:val="19"/>
        </w:rPr>
        <w:t>be</w:t>
      </w:r>
      <w:r>
        <w:rPr>
          <w:rFonts w:ascii="Georgia" w:eastAsia="Georgia" w:hAnsi="Georgia" w:cs="Georgia"/>
          <w:spacing w:val="13"/>
          <w:sz w:val="19"/>
          <w:szCs w:val="19"/>
        </w:rPr>
        <w:t xml:space="preserve"> </w:t>
      </w:r>
      <w:r>
        <w:rPr>
          <w:rFonts w:ascii="Georgia" w:eastAsia="Georgia" w:hAnsi="Georgia" w:cs="Georgia"/>
          <w:sz w:val="19"/>
          <w:szCs w:val="19"/>
        </w:rPr>
        <w:t>representative</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algorithmic</w:t>
      </w:r>
      <w:r>
        <w:rPr>
          <w:rFonts w:ascii="Georgia" w:eastAsia="Georgia" w:hAnsi="Georgia" w:cs="Georgia"/>
          <w:spacing w:val="28"/>
          <w:sz w:val="19"/>
          <w:szCs w:val="19"/>
        </w:rPr>
        <w:t xml:space="preserve"> </w:t>
      </w:r>
      <w:r>
        <w:rPr>
          <w:rFonts w:ascii="Georgia" w:eastAsia="Georgia" w:hAnsi="Georgia" w:cs="Georgia"/>
          <w:sz w:val="19"/>
          <w:szCs w:val="19"/>
        </w:rPr>
        <w:t xml:space="preserve">performance. </w:t>
      </w:r>
      <w:r>
        <w:rPr>
          <w:rFonts w:ascii="Georgia" w:eastAsia="Georgia" w:hAnsi="Georgia" w:cs="Georgia"/>
          <w:spacing w:val="15"/>
          <w:sz w:val="19"/>
          <w:szCs w:val="19"/>
        </w:rPr>
        <w:t xml:space="preserve"> </w:t>
      </w:r>
      <w:r>
        <w:rPr>
          <w:rFonts w:ascii="Georgia" w:eastAsia="Georgia" w:hAnsi="Georgia" w:cs="Georgia"/>
          <w:sz w:val="19"/>
          <w:szCs w:val="19"/>
        </w:rPr>
        <w:t>Finally,</w:t>
      </w:r>
      <w:r>
        <w:rPr>
          <w:rFonts w:ascii="Georgia" w:eastAsia="Georgia" w:hAnsi="Georgia" w:cs="Georgia"/>
          <w:spacing w:val="23"/>
          <w:sz w:val="19"/>
          <w:szCs w:val="19"/>
        </w:rPr>
        <w:t xml:space="preserve"> </w:t>
      </w:r>
      <w:r>
        <w:rPr>
          <w:rFonts w:ascii="Georgia" w:eastAsia="Georgia" w:hAnsi="Georgia" w:cs="Georgia"/>
          <w:sz w:val="19"/>
          <w:szCs w:val="19"/>
        </w:rPr>
        <w:t>many</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these</w:t>
      </w:r>
      <w:r>
        <w:rPr>
          <w:rFonts w:ascii="Georgia" w:eastAsia="Georgia" w:hAnsi="Georgia" w:cs="Georgia"/>
          <w:spacing w:val="18"/>
          <w:sz w:val="19"/>
          <w:szCs w:val="19"/>
        </w:rPr>
        <w:t xml:space="preserve"> </w:t>
      </w:r>
      <w:r>
        <w:rPr>
          <w:rFonts w:ascii="Georgia" w:eastAsia="Georgia" w:hAnsi="Georgia" w:cs="Georgia"/>
          <w:sz w:val="19"/>
          <w:szCs w:val="19"/>
        </w:rPr>
        <w:t>analysis</w:t>
      </w:r>
      <w:r>
        <w:rPr>
          <w:rFonts w:ascii="Georgia" w:eastAsia="Georgia" w:hAnsi="Georgia" w:cs="Georgia"/>
          <w:spacing w:val="22"/>
          <w:sz w:val="19"/>
          <w:szCs w:val="19"/>
        </w:rPr>
        <w:t xml:space="preserve"> </w:t>
      </w:r>
      <w:r>
        <w:rPr>
          <w:rFonts w:ascii="Georgia" w:eastAsia="Georgia" w:hAnsi="Georgia" w:cs="Georgia"/>
          <w:sz w:val="19"/>
          <w:szCs w:val="19"/>
        </w:rPr>
        <w:t>methods</w:t>
      </w:r>
      <w:r>
        <w:rPr>
          <w:rFonts w:ascii="Georgia" w:eastAsia="Georgia" w:hAnsi="Georgia" w:cs="Georgia"/>
          <w:spacing w:val="24"/>
          <w:sz w:val="19"/>
          <w:szCs w:val="19"/>
        </w:rPr>
        <w:t xml:space="preserve"> </w:t>
      </w:r>
      <w:r>
        <w:rPr>
          <w:rFonts w:ascii="Georgia" w:eastAsia="Georgia" w:hAnsi="Georgia" w:cs="Georgia"/>
          <w:sz w:val="19"/>
          <w:szCs w:val="19"/>
        </w:rPr>
        <w:t>are</w:t>
      </w:r>
      <w:r>
        <w:rPr>
          <w:rFonts w:ascii="Georgia" w:eastAsia="Georgia" w:hAnsi="Georgia" w:cs="Georgia"/>
          <w:spacing w:val="14"/>
          <w:sz w:val="19"/>
          <w:szCs w:val="19"/>
        </w:rPr>
        <w:t xml:space="preserve"> </w:t>
      </w:r>
      <w:r>
        <w:rPr>
          <w:rFonts w:ascii="Georgia" w:eastAsia="Georgia" w:hAnsi="Georgia" w:cs="Georgia"/>
          <w:sz w:val="19"/>
          <w:szCs w:val="19"/>
        </w:rPr>
        <w:t>patented</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and/or </w:t>
      </w:r>
      <w:r>
        <w:rPr>
          <w:rFonts w:ascii="Georgia" w:eastAsia="Georgia" w:hAnsi="Georgia" w:cs="Georgia"/>
          <w:sz w:val="19"/>
          <w:szCs w:val="19"/>
        </w:rPr>
        <w:t>integrated</w:t>
      </w:r>
      <w:r>
        <w:rPr>
          <w:rFonts w:ascii="Georgia" w:eastAsia="Georgia" w:hAnsi="Georgia" w:cs="Georgia"/>
          <w:spacing w:val="18"/>
          <w:sz w:val="19"/>
          <w:szCs w:val="19"/>
        </w:rPr>
        <w:t xml:space="preserve"> </w:t>
      </w:r>
      <w:r>
        <w:rPr>
          <w:rFonts w:ascii="Georgia" w:eastAsia="Georgia" w:hAnsi="Georgia" w:cs="Georgia"/>
          <w:sz w:val="19"/>
          <w:szCs w:val="19"/>
        </w:rPr>
        <w:t>into</w:t>
      </w:r>
      <w:r>
        <w:rPr>
          <w:rFonts w:ascii="Georgia" w:eastAsia="Georgia" w:hAnsi="Georgia" w:cs="Georgia"/>
          <w:spacing w:val="8"/>
          <w:sz w:val="19"/>
          <w:szCs w:val="19"/>
        </w:rPr>
        <w:t xml:space="preserve"> </w:t>
      </w:r>
      <w:r>
        <w:rPr>
          <w:rFonts w:ascii="Georgia" w:eastAsia="Georgia" w:hAnsi="Georgia" w:cs="Georgia"/>
          <w:sz w:val="19"/>
          <w:szCs w:val="19"/>
        </w:rPr>
        <w:t>proprietary</w:t>
      </w:r>
      <w:r>
        <w:rPr>
          <w:rFonts w:ascii="Georgia" w:eastAsia="Georgia" w:hAnsi="Georgia" w:cs="Georgia"/>
          <w:spacing w:val="20"/>
          <w:sz w:val="19"/>
          <w:szCs w:val="19"/>
        </w:rPr>
        <w:t xml:space="preserve"> </w:t>
      </w:r>
      <w:r>
        <w:rPr>
          <w:rFonts w:ascii="Georgia" w:eastAsia="Georgia" w:hAnsi="Georgia" w:cs="Georgia"/>
          <w:sz w:val="19"/>
          <w:szCs w:val="19"/>
        </w:rPr>
        <w:t>commercial</w:t>
      </w:r>
      <w:r>
        <w:rPr>
          <w:rFonts w:ascii="Georgia" w:eastAsia="Georgia" w:hAnsi="Georgia" w:cs="Georgia"/>
          <w:spacing w:val="21"/>
          <w:sz w:val="19"/>
          <w:szCs w:val="19"/>
        </w:rPr>
        <w:t xml:space="preserve"> </w:t>
      </w:r>
      <w:r>
        <w:rPr>
          <w:rFonts w:ascii="Georgia" w:eastAsia="Georgia" w:hAnsi="Georgia" w:cs="Georgia"/>
          <w:sz w:val="19"/>
          <w:szCs w:val="19"/>
        </w:rPr>
        <w:t>software</w:t>
      </w:r>
      <w:r>
        <w:rPr>
          <w:rFonts w:ascii="Georgia" w:eastAsia="Georgia" w:hAnsi="Georgia" w:cs="Georgia"/>
          <w:spacing w:val="15"/>
          <w:sz w:val="19"/>
          <w:szCs w:val="19"/>
        </w:rPr>
        <w:t xml:space="preserve"> </w:t>
      </w:r>
      <w:proofErr w:type="gramStart"/>
      <w:r>
        <w:rPr>
          <w:rFonts w:ascii="Georgia" w:eastAsia="Georgia" w:hAnsi="Georgia" w:cs="Georgia"/>
          <w:sz w:val="19"/>
          <w:szCs w:val="19"/>
        </w:rPr>
        <w:t>packages</w:t>
      </w:r>
      <w:r>
        <w:rPr>
          <w:rFonts w:ascii="Georgia" w:eastAsia="Georgia" w:hAnsi="Georgia" w:cs="Georgia"/>
          <w:spacing w:val="16"/>
          <w:sz w:val="19"/>
          <w:szCs w:val="19"/>
        </w:rPr>
        <w:t xml:space="preserve"> </w:t>
      </w:r>
      <w:r>
        <w:rPr>
          <w:rFonts w:ascii="Georgia" w:eastAsia="Georgia" w:hAnsi="Georgia" w:cs="Georgia"/>
          <w:sz w:val="19"/>
          <w:szCs w:val="19"/>
        </w:rPr>
        <w:t>which</w:t>
      </w:r>
      <w:proofErr w:type="gramEnd"/>
      <w:r>
        <w:rPr>
          <w:rFonts w:ascii="Georgia" w:eastAsia="Georgia" w:hAnsi="Georgia" w:cs="Georgia"/>
          <w:spacing w:val="11"/>
          <w:sz w:val="19"/>
          <w:szCs w:val="19"/>
        </w:rPr>
        <w:t xml:space="preserve"> </w:t>
      </w:r>
      <w:r>
        <w:rPr>
          <w:rFonts w:ascii="Georgia" w:eastAsia="Georgia" w:hAnsi="Georgia" w:cs="Georgia"/>
          <w:sz w:val="19"/>
          <w:szCs w:val="19"/>
        </w:rPr>
        <w:t>limits</w:t>
      </w:r>
      <w:r>
        <w:rPr>
          <w:rFonts w:ascii="Georgia" w:eastAsia="Georgia" w:hAnsi="Georgia" w:cs="Georgia"/>
          <w:spacing w:val="11"/>
          <w:sz w:val="19"/>
          <w:szCs w:val="19"/>
        </w:rPr>
        <w:t xml:space="preserve"> </w:t>
      </w:r>
      <w:r>
        <w:rPr>
          <w:rFonts w:ascii="Georgia" w:eastAsia="Georgia" w:hAnsi="Georgia" w:cs="Georgia"/>
          <w:sz w:val="19"/>
          <w:szCs w:val="19"/>
        </w:rPr>
        <w:t>accessibility</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w w:val="102"/>
          <w:sz w:val="19"/>
          <w:szCs w:val="19"/>
        </w:rPr>
        <w:t>researchers.</w:t>
      </w:r>
    </w:p>
    <w:p w14:paraId="15DBE52D" w14:textId="1A1FA6F0" w:rsidR="00E61F9D" w:rsidRDefault="005C64D6">
      <w:pPr>
        <w:spacing w:before="59" w:after="0" w:line="277" w:lineRule="auto"/>
        <w:ind w:left="113" w:right="51" w:firstLine="1"/>
        <w:jc w:val="both"/>
        <w:rPr>
          <w:rFonts w:ascii="Georgia" w:eastAsia="Georgia" w:hAnsi="Georgia" w:cs="Georgia"/>
          <w:sz w:val="19"/>
          <w:szCs w:val="19"/>
        </w:rPr>
      </w:pP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corrective</w:t>
      </w:r>
      <w:r>
        <w:rPr>
          <w:rFonts w:ascii="Georgia" w:eastAsia="Georgia" w:hAnsi="Georgia" w:cs="Georgia"/>
          <w:spacing w:val="31"/>
          <w:sz w:val="19"/>
          <w:szCs w:val="19"/>
        </w:rPr>
        <w:t xml:space="preserve"> </w:t>
      </w:r>
      <w:r>
        <w:rPr>
          <w:rFonts w:ascii="Georgia" w:eastAsia="Georgia" w:hAnsi="Georgia" w:cs="Georgia"/>
          <w:sz w:val="19"/>
          <w:szCs w:val="19"/>
        </w:rPr>
        <w:t>alternative,</w:t>
      </w:r>
      <w:r>
        <w:rPr>
          <w:rFonts w:ascii="Georgia" w:eastAsia="Georgia" w:hAnsi="Georgia" w:cs="Georgia"/>
          <w:spacing w:val="36"/>
          <w:sz w:val="19"/>
          <w:szCs w:val="19"/>
        </w:rPr>
        <w:t xml:space="preserve"> </w:t>
      </w:r>
      <w:r>
        <w:rPr>
          <w:rFonts w:ascii="Georgia" w:eastAsia="Georgia" w:hAnsi="Georgia" w:cs="Georgia"/>
          <w:sz w:val="19"/>
          <w:szCs w:val="19"/>
        </w:rPr>
        <w:t>this</w:t>
      </w:r>
      <w:r>
        <w:rPr>
          <w:rFonts w:ascii="Georgia" w:eastAsia="Georgia" w:hAnsi="Georgia" w:cs="Georgia"/>
          <w:spacing w:val="20"/>
          <w:sz w:val="19"/>
          <w:szCs w:val="19"/>
        </w:rPr>
        <w:t xml:space="preserve"> </w:t>
      </w:r>
      <w:r>
        <w:rPr>
          <w:rFonts w:ascii="Georgia" w:eastAsia="Georgia" w:hAnsi="Georgia" w:cs="Georgia"/>
          <w:sz w:val="19"/>
          <w:szCs w:val="19"/>
        </w:rPr>
        <w:t>project</w:t>
      </w:r>
      <w:r>
        <w:rPr>
          <w:rFonts w:ascii="Georgia" w:eastAsia="Georgia" w:hAnsi="Georgia" w:cs="Georgia"/>
          <w:spacing w:val="26"/>
          <w:sz w:val="19"/>
          <w:szCs w:val="19"/>
        </w:rPr>
        <w:t xml:space="preserve"> </w:t>
      </w:r>
      <w:r>
        <w:rPr>
          <w:rFonts w:ascii="Georgia" w:eastAsia="Georgia" w:hAnsi="Georgia" w:cs="Georgia"/>
          <w:sz w:val="19"/>
          <w:szCs w:val="19"/>
        </w:rPr>
        <w:t>brings</w:t>
      </w:r>
      <w:r>
        <w:rPr>
          <w:rFonts w:ascii="Georgia" w:eastAsia="Georgia" w:hAnsi="Georgia" w:cs="Georgia"/>
          <w:spacing w:val="25"/>
          <w:sz w:val="19"/>
          <w:szCs w:val="19"/>
        </w:rPr>
        <w:t xml:space="preserve"> </w:t>
      </w:r>
      <w:r>
        <w:rPr>
          <w:rFonts w:ascii="Georgia" w:eastAsia="Georgia" w:hAnsi="Georgia" w:cs="Georgia"/>
          <w:sz w:val="19"/>
          <w:szCs w:val="19"/>
        </w:rPr>
        <w:t>together</w:t>
      </w:r>
      <w:r>
        <w:rPr>
          <w:rFonts w:ascii="Georgia" w:eastAsia="Georgia" w:hAnsi="Georgia" w:cs="Georgia"/>
          <w:spacing w:val="28"/>
          <w:sz w:val="19"/>
          <w:szCs w:val="19"/>
        </w:rPr>
        <w:t xml:space="preserve"> </w:t>
      </w:r>
      <w:r>
        <w:rPr>
          <w:rFonts w:ascii="Georgia" w:eastAsia="Georgia" w:hAnsi="Georgia" w:cs="Georgia"/>
          <w:sz w:val="19"/>
          <w:szCs w:val="19"/>
        </w:rPr>
        <w:t>leading</w:t>
      </w:r>
      <w:r>
        <w:rPr>
          <w:rFonts w:ascii="Georgia" w:eastAsia="Georgia" w:hAnsi="Georgia" w:cs="Georgia"/>
          <w:spacing w:val="26"/>
          <w:sz w:val="19"/>
          <w:szCs w:val="19"/>
        </w:rPr>
        <w:t xml:space="preserve"> </w:t>
      </w:r>
      <w:r>
        <w:rPr>
          <w:rFonts w:ascii="Georgia" w:eastAsia="Georgia" w:hAnsi="Georgia" w:cs="Georgia"/>
          <w:sz w:val="19"/>
          <w:szCs w:val="19"/>
        </w:rPr>
        <w:t>expertise</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lung</w:t>
      </w:r>
      <w:r>
        <w:rPr>
          <w:rFonts w:ascii="Georgia" w:eastAsia="Georgia" w:hAnsi="Georgia" w:cs="Georgia"/>
          <w:spacing w:val="21"/>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research</w:t>
      </w:r>
      <w:r>
        <w:rPr>
          <w:rFonts w:ascii="Georgia" w:eastAsia="Georgia" w:hAnsi="Georgia" w:cs="Georgia"/>
          <w:spacing w:val="28"/>
          <w:sz w:val="19"/>
          <w:szCs w:val="19"/>
        </w:rPr>
        <w:t xml:space="preserve"> </w:t>
      </w:r>
      <w:r>
        <w:rPr>
          <w:rFonts w:ascii="Georgia" w:eastAsia="Georgia" w:hAnsi="Georgia" w:cs="Georgia"/>
          <w:sz w:val="19"/>
          <w:szCs w:val="19"/>
        </w:rPr>
        <w:t>at</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color w:val="FF0000"/>
          <w:sz w:val="19"/>
          <w:szCs w:val="19"/>
        </w:rPr>
        <w:t>University</w:t>
      </w:r>
      <w:r>
        <w:rPr>
          <w:rFonts w:ascii="Georgia" w:eastAsia="Georgia" w:hAnsi="Georgia" w:cs="Georgia"/>
          <w:color w:val="FF0000"/>
          <w:spacing w:val="31"/>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7"/>
          <w:sz w:val="19"/>
          <w:szCs w:val="19"/>
        </w:rPr>
        <w:t xml:space="preserve"> </w:t>
      </w:r>
      <w:r>
        <w:rPr>
          <w:rFonts w:ascii="Georgia" w:eastAsia="Georgia" w:hAnsi="Georgia" w:cs="Georgia"/>
          <w:color w:val="FF0000"/>
          <w:w w:val="102"/>
          <w:sz w:val="19"/>
          <w:szCs w:val="19"/>
        </w:rPr>
        <w:t xml:space="preserve">Penn- </w:t>
      </w:r>
      <w:del w:id="6" w:author="James Gee" w:date="2016-07-19T10:32:00Z">
        <w:r w:rsidDel="009B6FDF">
          <w:rPr>
            <w:rFonts w:ascii="Georgia" w:eastAsia="Georgia" w:hAnsi="Georgia" w:cs="Georgia"/>
            <w:color w:val="FF0000"/>
            <w:sz w:val="19"/>
            <w:szCs w:val="19"/>
          </w:rPr>
          <w:delText>sylvania</w:delText>
        </w:r>
      </w:del>
      <w:ins w:id="7" w:author="James Gee" w:date="2016-07-19T10:32:00Z">
        <w:r w:rsidR="009B6FDF">
          <w:rPr>
            <w:rFonts w:ascii="Georgia" w:eastAsia="Georgia" w:hAnsi="Georgia" w:cs="Georgia"/>
            <w:color w:val="FF0000"/>
            <w:sz w:val="19"/>
            <w:szCs w:val="19"/>
          </w:rPr>
          <w:t>Sylvania (Penn)</w:t>
        </w:r>
      </w:ins>
      <w:r>
        <w:rPr>
          <w:rFonts w:ascii="Georgia" w:eastAsia="Georgia" w:hAnsi="Georgia" w:cs="Georgia"/>
          <w:color w:val="FF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FF0000"/>
          <w:sz w:val="19"/>
          <w:szCs w:val="19"/>
        </w:rPr>
        <w:t>University</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of Virginia</w:t>
      </w:r>
      <w:ins w:id="8" w:author="James Gee" w:date="2016-07-19T10:32:00Z">
        <w:r w:rsidR="009B6FDF">
          <w:rPr>
            <w:rFonts w:ascii="Georgia" w:eastAsia="Georgia" w:hAnsi="Georgia" w:cs="Georgia"/>
            <w:color w:val="FF0000"/>
            <w:sz w:val="19"/>
            <w:szCs w:val="19"/>
          </w:rPr>
          <w:t xml:space="preserve"> (UVa)</w:t>
        </w:r>
      </w:ins>
      <w:r>
        <w:rPr>
          <w:rFonts w:ascii="Georgia" w:eastAsia="Georgia" w:hAnsi="Georgia" w:cs="Georgia"/>
          <w:color w:val="FF0000"/>
          <w:spacing w:val="17"/>
          <w:sz w:val="19"/>
          <w:szCs w:val="19"/>
        </w:rPr>
        <w:t xml:space="preserve"> </w:t>
      </w:r>
      <w:r>
        <w:rPr>
          <w:rFonts w:ascii="Georgia" w:eastAsia="Georgia" w:hAnsi="Georgia" w:cs="Georgia"/>
          <w:color w:val="000000"/>
          <w:sz w:val="19"/>
          <w:szCs w:val="19"/>
        </w:rPr>
        <w:t>to develop,</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evaluate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deploy</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under</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community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toolkit </w:t>
      </w:r>
      <w:r>
        <w:rPr>
          <w:rFonts w:ascii="Georgia" w:eastAsia="Georgia" w:hAnsi="Georgia" w:cs="Georgia"/>
          <w:color w:val="000000"/>
          <w:sz w:val="19"/>
          <w:szCs w:val="19"/>
        </w:rPr>
        <w:t>targeted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imaging</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research.</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As principal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developers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popular,</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ITK-SNAP</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ITK</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pack- </w:t>
      </w:r>
      <w:r>
        <w:rPr>
          <w:rFonts w:ascii="Georgia" w:eastAsia="Georgia" w:hAnsi="Georgia" w:cs="Georgia"/>
          <w:color w:val="000000"/>
          <w:sz w:val="19"/>
          <w:szCs w:val="19"/>
        </w:rPr>
        <w:t>ages,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extensive</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experience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well-written</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propose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make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similar</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impact</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pulmonary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community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Specifically,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we plan</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8"/>
          <w:sz w:val="19"/>
          <w:szCs w:val="19"/>
        </w:rPr>
        <w:t xml:space="preserve"> </w:t>
      </w:r>
      <w:r>
        <w:rPr>
          <w:rFonts w:ascii="Georgia" w:eastAsia="Georgia" w:hAnsi="Georgia" w:cs="Georgia"/>
          <w:color w:val="FF0000"/>
          <w:sz w:val="19"/>
          <w:szCs w:val="19"/>
        </w:rPr>
        <w:t>core</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13"/>
          <w:sz w:val="19"/>
          <w:szCs w:val="19"/>
        </w:rPr>
        <w:t xml:space="preserve"> </w:t>
      </w:r>
      <w:r>
        <w:rPr>
          <w:rFonts w:ascii="Georgia" w:eastAsia="Georgia" w:hAnsi="Georgia" w:cs="Georgia"/>
          <w:color w:val="000000"/>
          <w:sz w:val="19"/>
          <w:szCs w:val="19"/>
        </w:rPr>
        <w:t xml:space="preserve">for </w:t>
      </w:r>
      <w:r>
        <w:rPr>
          <w:rFonts w:ascii="Georgia" w:eastAsia="Georgia" w:hAnsi="Georgia" w:cs="Georgia"/>
          <w:color w:val="FF0000"/>
          <w:sz w:val="19"/>
          <w:szCs w:val="19"/>
        </w:rPr>
        <w:t>specific</w:t>
      </w:r>
      <w:r>
        <w:rPr>
          <w:rFonts w:ascii="Georgia" w:eastAsia="Georgia" w:hAnsi="Georgia" w:cs="Georgia"/>
          <w:color w:val="FF0000"/>
          <w:spacing w:val="8"/>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5"/>
          <w:sz w:val="19"/>
          <w:szCs w:val="19"/>
        </w:rPr>
        <w:t xml:space="preserve"> </w:t>
      </w:r>
      <w:r>
        <w:rPr>
          <w:rFonts w:ascii="Georgia" w:eastAsia="Georgia" w:hAnsi="Georgia" w:cs="Georgia"/>
          <w:color w:val="000000"/>
          <w:w w:val="102"/>
          <w:sz w:val="19"/>
          <w:szCs w:val="19"/>
        </w:rPr>
        <w:t xml:space="preserve">analysis </w:t>
      </w:r>
      <w:r>
        <w:rPr>
          <w:rFonts w:ascii="Georgia" w:eastAsia="Georgia" w:hAnsi="Georgia" w:cs="Georgia"/>
          <w:color w:val="000000"/>
          <w:sz w:val="19"/>
          <w:szCs w:val="19"/>
        </w:rPr>
        <w:t>tasks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across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multiple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modalities,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many</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which</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2"/>
          <w:sz w:val="19"/>
          <w:szCs w:val="19"/>
        </w:rPr>
        <w:t xml:space="preserve"> </w:t>
      </w:r>
      <w:r>
        <w:rPr>
          <w:rFonts w:ascii="Georgia" w:eastAsia="Georgia" w:hAnsi="Georgia" w:cs="Georgia"/>
          <w:color w:val="FF0000"/>
          <w:sz w:val="19"/>
          <w:szCs w:val="19"/>
        </w:rPr>
        <w:t>included</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previous</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publications</w:t>
      </w:r>
      <w:r>
        <w:rPr>
          <w:rFonts w:ascii="Georgia" w:eastAsia="Georgia" w:hAnsi="Georgia" w:cs="Georgia"/>
          <w:color w:val="000000"/>
          <w:sz w:val="19"/>
          <w:szCs w:val="19"/>
        </w:rPr>
        <w:t>.  These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basic</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tasks</w:t>
      </w:r>
      <w:r>
        <w:rPr>
          <w:rFonts w:ascii="Georgia" w:eastAsia="Georgia" w:hAnsi="Georgia" w:cs="Georgia"/>
          <w:color w:val="000000"/>
          <w:spacing w:val="13"/>
          <w:sz w:val="19"/>
          <w:szCs w:val="19"/>
        </w:rPr>
        <w:t xml:space="preserve"> </w:t>
      </w:r>
      <w:r>
        <w:rPr>
          <w:rFonts w:ascii="Georgia" w:eastAsia="Georgia" w:hAnsi="Georgia" w:cs="Georgia"/>
          <w:color w:val="FF0000"/>
          <w:sz w:val="19"/>
          <w:szCs w:val="19"/>
        </w:rPr>
        <w:t>include</w:t>
      </w:r>
      <w:r>
        <w:rPr>
          <w:rFonts w:ascii="Georgia" w:eastAsia="Georgia" w:hAnsi="Georgia" w:cs="Georgia"/>
          <w:color w:val="FF0000"/>
          <w:spacing w:val="16"/>
          <w:sz w:val="19"/>
          <w:szCs w:val="19"/>
        </w:rPr>
        <w:t xml:space="preserve"> </w:t>
      </w:r>
      <w:r>
        <w:rPr>
          <w:rFonts w:ascii="Georgia" w:eastAsia="Georgia" w:hAnsi="Georgia" w:cs="Georgia"/>
          <w:color w:val="FF0000"/>
          <w:w w:val="102"/>
          <w:sz w:val="19"/>
          <w:szCs w:val="19"/>
        </w:rPr>
        <w:t xml:space="preserve">intra- </w:t>
      </w:r>
      <w:r>
        <w:rPr>
          <w:rFonts w:ascii="Georgia" w:eastAsia="Georgia" w:hAnsi="Georgia" w:cs="Georgia"/>
          <w:color w:val="FF0000"/>
          <w:sz w:val="19"/>
          <w:szCs w:val="19"/>
        </w:rPr>
        <w:t>and</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intermodal</w:t>
      </w:r>
      <w:r>
        <w:rPr>
          <w:rFonts w:ascii="Georgia" w:eastAsia="Georgia" w:hAnsi="Georgia" w:cs="Georgia"/>
          <w:color w:val="FF0000"/>
          <w:spacing w:val="33"/>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template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building</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cross-sectional</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longitudinal</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(i.e.,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respiratory</w:t>
      </w:r>
      <w:r>
        <w:rPr>
          <w:rFonts w:ascii="Georgia" w:eastAsia="Georgia" w:hAnsi="Georgia" w:cs="Georgia"/>
          <w:color w:val="000000"/>
          <w:spacing w:val="32"/>
          <w:sz w:val="19"/>
          <w:szCs w:val="19"/>
        </w:rPr>
        <w:t xml:space="preserve"> </w:t>
      </w:r>
      <w:r>
        <w:rPr>
          <w:rFonts w:ascii="Georgia" w:eastAsia="Georgia" w:hAnsi="Georgia" w:cs="Georgia"/>
          <w:color w:val="000000"/>
          <w:w w:val="102"/>
          <w:sz w:val="19"/>
          <w:szCs w:val="19"/>
        </w:rPr>
        <w:t xml:space="preserve">cycle) </w:t>
      </w:r>
      <w:r>
        <w:rPr>
          <w:rFonts w:ascii="Georgia" w:eastAsia="Georgia" w:hAnsi="Georgia" w:cs="Georgia"/>
          <w:color w:val="000000"/>
          <w:sz w:val="19"/>
          <w:szCs w:val="19"/>
        </w:rPr>
        <w:t>analyses,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functional</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structural</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37"/>
          <w:sz w:val="19"/>
          <w:szCs w:val="19"/>
        </w:rPr>
        <w:t xml:space="preserve"> </w:t>
      </w:r>
      <w:r>
        <w:rPr>
          <w:rFonts w:ascii="Georgia" w:eastAsia="Georgia" w:hAnsi="Georgia" w:cs="Georgia"/>
          <w:color w:val="FF0000"/>
          <w:sz w:val="19"/>
          <w:szCs w:val="19"/>
        </w:rPr>
        <w:t>PET</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imaging</w:t>
      </w:r>
      <w:r>
        <w:rPr>
          <w:rFonts w:ascii="Georgia" w:eastAsia="Georgia" w:hAnsi="Georgia" w:cs="Georgia"/>
          <w:color w:val="000000"/>
          <w:sz w:val="19"/>
          <w:szCs w:val="19"/>
        </w:rPr>
        <w:t>,</w:t>
      </w:r>
      <w:r>
        <w:rPr>
          <w:rFonts w:ascii="Georgia" w:eastAsia="Georgia" w:hAnsi="Georgia" w:cs="Georgia"/>
          <w:color w:val="000000"/>
          <w:spacing w:val="27"/>
          <w:sz w:val="19"/>
          <w:szCs w:val="19"/>
        </w:rPr>
        <w:t xml:space="preserve"> </w:t>
      </w:r>
      <w:r>
        <w:rPr>
          <w:rFonts w:ascii="Georgia" w:eastAsia="Georgia" w:hAnsi="Georgia" w:cs="Georgia"/>
          <w:color w:val="FF0000"/>
          <w:sz w:val="19"/>
          <w:szCs w:val="19"/>
        </w:rPr>
        <w:t>perfusion</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analysis</w:t>
      </w:r>
      <w:r>
        <w:rPr>
          <w:rFonts w:ascii="Georgia" w:eastAsia="Georgia" w:hAnsi="Georgia" w:cs="Georgia"/>
          <w:color w:val="000000"/>
          <w:sz w:val="19"/>
          <w:szCs w:val="19"/>
        </w:rPr>
        <w: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proofErr w:type="spellStart"/>
      <w:r>
        <w:rPr>
          <w:rFonts w:ascii="Georgia" w:eastAsia="Georgia" w:hAnsi="Georgia" w:cs="Georgia"/>
          <w:color w:val="000000"/>
          <w:w w:val="102"/>
          <w:sz w:val="19"/>
          <w:szCs w:val="19"/>
        </w:rPr>
        <w:t>quantita</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tive</w:t>
      </w:r>
      <w:proofErr w:type="spellEnd"/>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indices as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potential</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imaging</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biomarkers.</w:t>
      </w:r>
      <w:r>
        <w:rPr>
          <w:rFonts w:ascii="Georgia" w:eastAsia="Georgia" w:hAnsi="Georgia" w:cs="Georgia"/>
          <w:color w:val="000000"/>
          <w:spacing w:val="33"/>
          <w:sz w:val="19"/>
          <w:szCs w:val="19"/>
        </w:rPr>
        <w:t xml:space="preserve"> </w:t>
      </w:r>
      <w:r>
        <w:rPr>
          <w:rFonts w:ascii="Georgia" w:eastAsia="Georgia" w:hAnsi="Georgia" w:cs="Georgia"/>
          <w:color w:val="FF0000"/>
          <w:sz w:val="19"/>
          <w:szCs w:val="19"/>
        </w:rPr>
        <w:t>These</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efforts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would</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facilitate</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other</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NIH-sponsored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projects</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which</w:t>
      </w:r>
      <w:r>
        <w:rPr>
          <w:rFonts w:ascii="Georgia" w:eastAsia="Georgia" w:hAnsi="Georgia" w:cs="Georgia"/>
          <w:color w:val="FF0000"/>
          <w:spacing w:val="-2"/>
          <w:sz w:val="19"/>
          <w:szCs w:val="19"/>
        </w:rPr>
        <w:t xml:space="preserve"> </w:t>
      </w:r>
      <w:r>
        <w:rPr>
          <w:rFonts w:ascii="Georgia" w:eastAsia="Georgia" w:hAnsi="Georgia" w:cs="Georgia"/>
          <w:color w:val="FF0000"/>
          <w:w w:val="102"/>
          <w:sz w:val="19"/>
          <w:szCs w:val="19"/>
        </w:rPr>
        <w:t xml:space="preserve">interface </w:t>
      </w:r>
      <w:r>
        <w:rPr>
          <w:rFonts w:ascii="Georgia" w:eastAsia="Georgia" w:hAnsi="Georgia" w:cs="Georgia"/>
          <w:color w:val="FF0000"/>
          <w:sz w:val="19"/>
          <w:szCs w:val="19"/>
        </w:rPr>
        <w:t>specific</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23"/>
          <w:sz w:val="19"/>
          <w:szCs w:val="19"/>
        </w:rPr>
        <w:t xml:space="preserve"> </w:t>
      </w:r>
      <w:del w:id="9" w:author="James Gee" w:date="2016-07-19T10:31:00Z">
        <w:r w:rsidDel="009B6FDF">
          <w:rPr>
            <w:rFonts w:ascii="Georgia" w:eastAsia="Georgia" w:hAnsi="Georgia" w:cs="Georgia"/>
            <w:color w:val="FF0000"/>
            <w:sz w:val="19"/>
            <w:szCs w:val="19"/>
          </w:rPr>
          <w:delText>CT</w:delText>
        </w:r>
        <w:r w:rsidDel="009B6FDF">
          <w:rPr>
            <w:rFonts w:ascii="Georgia" w:eastAsia="Georgia" w:hAnsi="Georgia" w:cs="Georgia"/>
            <w:color w:val="FF0000"/>
            <w:spacing w:val="10"/>
            <w:sz w:val="19"/>
            <w:szCs w:val="19"/>
          </w:rPr>
          <w:delText xml:space="preserve"> </w:delText>
        </w:r>
      </w:del>
      <w:r>
        <w:rPr>
          <w:rFonts w:ascii="Georgia" w:eastAsia="Georgia" w:hAnsi="Georgia" w:cs="Georgia"/>
          <w:color w:val="FF0000"/>
          <w:sz w:val="19"/>
          <w:szCs w:val="19"/>
        </w:rPr>
        <w:t>algorithms</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(e.g.,</w:t>
      </w:r>
      <w:r>
        <w:rPr>
          <w:rFonts w:ascii="Georgia" w:eastAsia="Georgia" w:hAnsi="Georgia" w:cs="Georgia"/>
          <w:color w:val="FF0000"/>
          <w:spacing w:val="14"/>
          <w:sz w:val="19"/>
          <w:szCs w:val="19"/>
        </w:rPr>
        <w:t xml:space="preserve"> </w:t>
      </w:r>
      <w:ins w:id="10" w:author="James Gee" w:date="2016-07-19T10:31:00Z">
        <w:r w:rsidR="009B6FDF">
          <w:rPr>
            <w:rFonts w:ascii="Georgia" w:eastAsia="Georgia" w:hAnsi="Georgia" w:cs="Georgia"/>
            <w:color w:val="FF0000"/>
            <w:spacing w:val="14"/>
            <w:sz w:val="19"/>
            <w:szCs w:val="19"/>
          </w:rPr>
          <w:t xml:space="preserve">CT </w:t>
        </w:r>
      </w:ins>
      <w:r>
        <w:rPr>
          <w:rFonts w:ascii="Georgia" w:eastAsia="Georgia" w:hAnsi="Georgia" w:cs="Georgia"/>
          <w:color w:val="FF0000"/>
          <w:sz w:val="19"/>
          <w:szCs w:val="19"/>
        </w:rPr>
        <w:t>nodule</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detection)</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clinical</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research</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 xml:space="preserve">applications. </w:t>
      </w:r>
      <w:r>
        <w:rPr>
          <w:rFonts w:ascii="Georgia" w:eastAsia="Georgia" w:hAnsi="Georgia" w:cs="Georgia"/>
          <w:color w:val="FF0000"/>
          <w:spacing w:val="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w w:val="102"/>
          <w:sz w:val="19"/>
          <w:szCs w:val="19"/>
        </w:rPr>
        <w:t xml:space="preserve">software, </w:t>
      </w:r>
      <w:r>
        <w:rPr>
          <w:rFonts w:ascii="Georgia" w:eastAsia="Georgia" w:hAnsi="Georgia" w:cs="Georgia"/>
          <w:color w:val="000000"/>
          <w:sz w:val="19"/>
          <w:szCs w:val="19"/>
        </w:rPr>
        <w:t>we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documentation,</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tutorial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materials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consistent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open-science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 xml:space="preserve">principles. </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Formally,</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13"/>
          <w:sz w:val="19"/>
          <w:szCs w:val="19"/>
        </w:rPr>
        <w:t xml:space="preserve"> </w:t>
      </w:r>
      <w:r>
        <w:rPr>
          <w:rFonts w:ascii="Georgia" w:eastAsia="Georgia" w:hAnsi="Georgia" w:cs="Georgia"/>
          <w:color w:val="000000"/>
          <w:w w:val="102"/>
          <w:sz w:val="19"/>
          <w:szCs w:val="19"/>
        </w:rPr>
        <w:t>project is</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defined</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by</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following</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specific</w:t>
      </w:r>
      <w:r>
        <w:rPr>
          <w:rFonts w:ascii="Georgia" w:eastAsia="Georgia" w:hAnsi="Georgia" w:cs="Georgia"/>
          <w:color w:val="000000"/>
          <w:spacing w:val="14"/>
          <w:sz w:val="19"/>
          <w:szCs w:val="19"/>
        </w:rPr>
        <w:t xml:space="preserve"> </w:t>
      </w:r>
      <w:r>
        <w:rPr>
          <w:rFonts w:ascii="Georgia" w:eastAsia="Georgia" w:hAnsi="Georgia" w:cs="Georgia"/>
          <w:color w:val="000000"/>
          <w:w w:val="102"/>
          <w:sz w:val="19"/>
          <w:szCs w:val="19"/>
        </w:rPr>
        <w:t>aims:</w:t>
      </w:r>
    </w:p>
    <w:p w14:paraId="2FF3B542" w14:textId="4E7C0CE6" w:rsidR="00E61F9D" w:rsidRDefault="005C64D6">
      <w:pPr>
        <w:spacing w:before="59" w:after="0" w:line="277" w:lineRule="auto"/>
        <w:ind w:left="659" w:right="52" w:hanging="180"/>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b/>
          <w:bCs/>
          <w:sz w:val="19"/>
          <w:szCs w:val="19"/>
        </w:rPr>
        <w:t>Specific</w:t>
      </w:r>
      <w:r>
        <w:rPr>
          <w:rFonts w:ascii="Georgia" w:eastAsia="Georgia" w:hAnsi="Georgia" w:cs="Georgia"/>
          <w:b/>
          <w:bCs/>
          <w:spacing w:val="35"/>
          <w:sz w:val="19"/>
          <w:szCs w:val="19"/>
        </w:rPr>
        <w:t xml:space="preserve"> </w:t>
      </w:r>
      <w:r>
        <w:rPr>
          <w:rFonts w:ascii="Georgia" w:eastAsia="Georgia" w:hAnsi="Georgia" w:cs="Georgia"/>
          <w:b/>
          <w:bCs/>
          <w:sz w:val="19"/>
          <w:szCs w:val="19"/>
        </w:rPr>
        <w:t>Aim</w:t>
      </w:r>
      <w:r>
        <w:rPr>
          <w:rFonts w:ascii="Georgia" w:eastAsia="Georgia" w:hAnsi="Georgia" w:cs="Georgia"/>
          <w:b/>
          <w:bCs/>
          <w:spacing w:val="28"/>
          <w:sz w:val="19"/>
          <w:szCs w:val="19"/>
        </w:rPr>
        <w:t xml:space="preserve"> </w:t>
      </w:r>
      <w:r>
        <w:rPr>
          <w:rFonts w:ascii="Georgia" w:eastAsia="Georgia" w:hAnsi="Georgia" w:cs="Georgia"/>
          <w:b/>
          <w:bCs/>
          <w:sz w:val="19"/>
          <w:szCs w:val="19"/>
        </w:rPr>
        <w:t xml:space="preserve">1: </w:t>
      </w:r>
      <w:r>
        <w:rPr>
          <w:rFonts w:ascii="Georgia" w:eastAsia="Georgia" w:hAnsi="Georgia" w:cs="Georgia"/>
          <w:b/>
          <w:bCs/>
          <w:spacing w:val="5"/>
          <w:sz w:val="19"/>
          <w:szCs w:val="19"/>
        </w:rPr>
        <w:t xml:space="preserve"> </w:t>
      </w:r>
      <w:r>
        <w:rPr>
          <w:rFonts w:ascii="Georgia" w:eastAsia="Georgia" w:hAnsi="Georgia" w:cs="Georgia"/>
          <w:b/>
          <w:bCs/>
          <w:sz w:val="19"/>
          <w:szCs w:val="19"/>
        </w:rPr>
        <w:t>Develop</w:t>
      </w:r>
      <w:r>
        <w:rPr>
          <w:rFonts w:ascii="Georgia" w:eastAsia="Georgia" w:hAnsi="Georgia" w:cs="Georgia"/>
          <w:b/>
          <w:bCs/>
          <w:spacing w:val="36"/>
          <w:sz w:val="19"/>
          <w:szCs w:val="19"/>
        </w:rPr>
        <w:t xml:space="preserve"> </w:t>
      </w:r>
      <w:r>
        <w:rPr>
          <w:rFonts w:ascii="Georgia" w:eastAsia="Georgia" w:hAnsi="Georgia" w:cs="Georgia"/>
          <w:b/>
          <w:bCs/>
          <w:sz w:val="19"/>
          <w:szCs w:val="19"/>
        </w:rPr>
        <w:t>ITK-Lung,</w:t>
      </w:r>
      <w:r>
        <w:rPr>
          <w:rFonts w:ascii="Georgia" w:eastAsia="Georgia" w:hAnsi="Georgia" w:cs="Georgia"/>
          <w:b/>
          <w:bCs/>
          <w:spacing w:val="45"/>
          <w:sz w:val="19"/>
          <w:szCs w:val="19"/>
        </w:rPr>
        <w:t xml:space="preserve"> </w:t>
      </w:r>
      <w:r>
        <w:rPr>
          <w:rFonts w:ascii="Georgia" w:eastAsia="Georgia" w:hAnsi="Georgia" w:cs="Georgia"/>
          <w:b/>
          <w:bCs/>
          <w:sz w:val="19"/>
          <w:szCs w:val="19"/>
        </w:rPr>
        <w:t>a</w:t>
      </w:r>
      <w:r>
        <w:rPr>
          <w:rFonts w:ascii="Georgia" w:eastAsia="Georgia" w:hAnsi="Georgia" w:cs="Georgia"/>
          <w:b/>
          <w:bCs/>
          <w:spacing w:val="22"/>
          <w:sz w:val="19"/>
          <w:szCs w:val="19"/>
        </w:rPr>
        <w:t xml:space="preserve"> </w:t>
      </w:r>
      <w:r>
        <w:rPr>
          <w:rFonts w:ascii="Georgia" w:eastAsia="Georgia" w:hAnsi="Georgia" w:cs="Georgia"/>
          <w:b/>
          <w:bCs/>
          <w:sz w:val="19"/>
          <w:szCs w:val="19"/>
        </w:rPr>
        <w:t>set</w:t>
      </w:r>
      <w:r>
        <w:rPr>
          <w:rFonts w:ascii="Georgia" w:eastAsia="Georgia" w:hAnsi="Georgia" w:cs="Georgia"/>
          <w:b/>
          <w:bCs/>
          <w:spacing w:val="26"/>
          <w:sz w:val="19"/>
          <w:szCs w:val="19"/>
        </w:rPr>
        <w:t xml:space="preserve"> </w:t>
      </w:r>
      <w:r>
        <w:rPr>
          <w:rFonts w:ascii="Georgia" w:eastAsia="Georgia" w:hAnsi="Georgia" w:cs="Georgia"/>
          <w:b/>
          <w:bCs/>
          <w:sz w:val="19"/>
          <w:szCs w:val="19"/>
        </w:rPr>
        <w:t>of</w:t>
      </w:r>
      <w:r>
        <w:rPr>
          <w:rFonts w:ascii="Georgia" w:eastAsia="Georgia" w:hAnsi="Georgia" w:cs="Georgia"/>
          <w:b/>
          <w:bCs/>
          <w:spacing w:val="24"/>
          <w:sz w:val="19"/>
          <w:szCs w:val="19"/>
        </w:rPr>
        <w:t xml:space="preserve"> </w:t>
      </w:r>
      <w:r>
        <w:rPr>
          <w:rFonts w:ascii="Georgia" w:eastAsia="Georgia" w:hAnsi="Georgia" w:cs="Georgia"/>
          <w:b/>
          <w:bCs/>
          <w:sz w:val="19"/>
          <w:szCs w:val="19"/>
        </w:rPr>
        <w:t>open-source</w:t>
      </w:r>
      <w:r>
        <w:rPr>
          <w:rFonts w:ascii="Georgia" w:eastAsia="Georgia" w:hAnsi="Georgia" w:cs="Georgia"/>
          <w:b/>
          <w:bCs/>
          <w:spacing w:val="44"/>
          <w:sz w:val="19"/>
          <w:szCs w:val="19"/>
        </w:rPr>
        <w:t xml:space="preserve"> </w:t>
      </w:r>
      <w:r>
        <w:rPr>
          <w:rFonts w:ascii="Georgia" w:eastAsia="Georgia" w:hAnsi="Georgia" w:cs="Georgia"/>
          <w:b/>
          <w:bCs/>
          <w:sz w:val="19"/>
          <w:szCs w:val="19"/>
        </w:rPr>
        <w:t>software</w:t>
      </w:r>
      <w:r>
        <w:rPr>
          <w:rFonts w:ascii="Georgia" w:eastAsia="Georgia" w:hAnsi="Georgia" w:cs="Georgia"/>
          <w:b/>
          <w:bCs/>
          <w:spacing w:val="37"/>
          <w:sz w:val="19"/>
          <w:szCs w:val="19"/>
        </w:rPr>
        <w:t xml:space="preserve"> </w:t>
      </w:r>
      <w:r>
        <w:rPr>
          <w:rFonts w:ascii="Georgia" w:eastAsia="Georgia" w:hAnsi="Georgia" w:cs="Georgia"/>
          <w:b/>
          <w:bCs/>
          <w:sz w:val="19"/>
          <w:szCs w:val="19"/>
        </w:rPr>
        <w:t>tools</w:t>
      </w:r>
      <w:r>
        <w:rPr>
          <w:rFonts w:ascii="Georgia" w:eastAsia="Georgia" w:hAnsi="Georgia" w:cs="Georgia"/>
          <w:b/>
          <w:bCs/>
          <w:spacing w:val="30"/>
          <w:sz w:val="19"/>
          <w:szCs w:val="19"/>
        </w:rPr>
        <w:t xml:space="preserve"> </w:t>
      </w:r>
      <w:r>
        <w:rPr>
          <w:rFonts w:ascii="Georgia" w:eastAsia="Georgia" w:hAnsi="Georgia" w:cs="Georgia"/>
          <w:b/>
          <w:bCs/>
          <w:sz w:val="19"/>
          <w:szCs w:val="19"/>
        </w:rPr>
        <w:t>for</w:t>
      </w:r>
      <w:r>
        <w:rPr>
          <w:rFonts w:ascii="Georgia" w:eastAsia="Georgia" w:hAnsi="Georgia" w:cs="Georgia"/>
          <w:b/>
          <w:bCs/>
          <w:spacing w:val="26"/>
          <w:sz w:val="19"/>
          <w:szCs w:val="19"/>
        </w:rPr>
        <w:t xml:space="preserve"> </w:t>
      </w:r>
      <w:r>
        <w:rPr>
          <w:rFonts w:ascii="Georgia" w:eastAsia="Georgia" w:hAnsi="Georgia" w:cs="Georgia"/>
          <w:b/>
          <w:bCs/>
          <w:sz w:val="19"/>
          <w:szCs w:val="19"/>
        </w:rPr>
        <w:t>CT,</w:t>
      </w:r>
      <w:r>
        <w:rPr>
          <w:rFonts w:ascii="Georgia" w:eastAsia="Georgia" w:hAnsi="Georgia" w:cs="Georgia"/>
          <w:b/>
          <w:bCs/>
          <w:spacing w:val="27"/>
          <w:sz w:val="19"/>
          <w:szCs w:val="19"/>
        </w:rPr>
        <w:t xml:space="preserve"> </w:t>
      </w:r>
      <w:r>
        <w:rPr>
          <w:rFonts w:ascii="Georgia" w:eastAsia="Georgia" w:hAnsi="Georgia" w:cs="Georgia"/>
          <w:b/>
          <w:bCs/>
          <w:sz w:val="19"/>
          <w:szCs w:val="19"/>
        </w:rPr>
        <w:t>PET,</w:t>
      </w:r>
      <w:r>
        <w:rPr>
          <w:rFonts w:ascii="Georgia" w:eastAsia="Georgia" w:hAnsi="Georgia" w:cs="Georgia"/>
          <w:b/>
          <w:bCs/>
          <w:spacing w:val="29"/>
          <w:sz w:val="19"/>
          <w:szCs w:val="19"/>
        </w:rPr>
        <w:t xml:space="preserve"> </w:t>
      </w:r>
      <w:r>
        <w:rPr>
          <w:rFonts w:ascii="Georgia" w:eastAsia="Georgia" w:hAnsi="Georgia" w:cs="Georgia"/>
          <w:b/>
          <w:bCs/>
          <w:sz w:val="19"/>
          <w:szCs w:val="19"/>
        </w:rPr>
        <w:t>proton,</w:t>
      </w:r>
      <w:r>
        <w:rPr>
          <w:rFonts w:ascii="Georgia" w:eastAsia="Georgia" w:hAnsi="Georgia" w:cs="Georgia"/>
          <w:b/>
          <w:bCs/>
          <w:spacing w:val="40"/>
          <w:sz w:val="19"/>
          <w:szCs w:val="19"/>
        </w:rPr>
        <w:t xml:space="preserve"> </w:t>
      </w:r>
      <w:r>
        <w:rPr>
          <w:rFonts w:ascii="Georgia" w:eastAsia="Georgia" w:hAnsi="Georgia" w:cs="Georgia"/>
          <w:b/>
          <w:bCs/>
          <w:sz w:val="19"/>
          <w:szCs w:val="19"/>
        </w:rPr>
        <w:t>and</w:t>
      </w:r>
      <w:r>
        <w:rPr>
          <w:rFonts w:ascii="Georgia" w:eastAsia="Georgia" w:hAnsi="Georgia" w:cs="Georgia"/>
          <w:b/>
          <w:bCs/>
          <w:spacing w:val="27"/>
          <w:sz w:val="19"/>
          <w:szCs w:val="19"/>
        </w:rPr>
        <w:t xml:space="preserve"> </w:t>
      </w:r>
      <w:r>
        <w:rPr>
          <w:rFonts w:ascii="Georgia" w:eastAsia="Georgia" w:hAnsi="Georgia" w:cs="Georgia"/>
          <w:b/>
          <w:bCs/>
          <w:w w:val="102"/>
          <w:sz w:val="19"/>
          <w:szCs w:val="19"/>
        </w:rPr>
        <w:t xml:space="preserve">He-3 </w:t>
      </w:r>
      <w:r>
        <w:rPr>
          <w:rFonts w:ascii="Georgia" w:eastAsia="Georgia" w:hAnsi="Georgia" w:cs="Georgia"/>
          <w:b/>
          <w:bCs/>
          <w:sz w:val="19"/>
          <w:szCs w:val="19"/>
        </w:rPr>
        <w:t>pulmonary</w:t>
      </w:r>
      <w:r>
        <w:rPr>
          <w:rFonts w:ascii="Georgia" w:eastAsia="Georgia" w:hAnsi="Georgia" w:cs="Georgia"/>
          <w:b/>
          <w:bCs/>
          <w:spacing w:val="42"/>
          <w:sz w:val="19"/>
          <w:szCs w:val="19"/>
        </w:rPr>
        <w:t xml:space="preserve"> </w:t>
      </w:r>
      <w:proofErr w:type="gramStart"/>
      <w:r>
        <w:rPr>
          <w:rFonts w:ascii="Georgia" w:eastAsia="Georgia" w:hAnsi="Georgia" w:cs="Georgia"/>
          <w:b/>
          <w:bCs/>
          <w:sz w:val="19"/>
          <w:szCs w:val="19"/>
        </w:rPr>
        <w:t>computational  analysis</w:t>
      </w:r>
      <w:proofErr w:type="gramEnd"/>
      <w:r>
        <w:rPr>
          <w:rFonts w:ascii="Georgia" w:eastAsia="Georgia" w:hAnsi="Georgia" w:cs="Georgia"/>
          <w:b/>
          <w:bCs/>
          <w:sz w:val="19"/>
          <w:szCs w:val="19"/>
        </w:rPr>
        <w:t xml:space="preserve">. </w:t>
      </w:r>
      <w:r>
        <w:rPr>
          <w:rFonts w:ascii="Georgia" w:eastAsia="Georgia" w:hAnsi="Georgia" w:cs="Georgia"/>
          <w:b/>
          <w:bCs/>
          <w:spacing w:val="36"/>
          <w:sz w:val="19"/>
          <w:szCs w:val="19"/>
        </w:rPr>
        <w:t xml:space="preserve"> </w:t>
      </w:r>
      <w:r>
        <w:rPr>
          <w:rFonts w:ascii="Georgia" w:eastAsia="Georgia" w:hAnsi="Georgia" w:cs="Georgia"/>
          <w:sz w:val="19"/>
          <w:szCs w:val="19"/>
        </w:rPr>
        <w:t>These</w:t>
      </w:r>
      <w:r>
        <w:rPr>
          <w:rFonts w:ascii="Georgia" w:eastAsia="Georgia" w:hAnsi="Georgia" w:cs="Georgia"/>
          <w:spacing w:val="29"/>
          <w:sz w:val="19"/>
          <w:szCs w:val="19"/>
        </w:rPr>
        <w:t xml:space="preserve"> </w:t>
      </w:r>
      <w:r>
        <w:rPr>
          <w:rFonts w:ascii="Georgia" w:eastAsia="Georgia" w:hAnsi="Georgia" w:cs="Georgia"/>
          <w:sz w:val="19"/>
          <w:szCs w:val="19"/>
        </w:rPr>
        <w:t>open-source</w:t>
      </w:r>
      <w:r>
        <w:rPr>
          <w:rFonts w:ascii="Georgia" w:eastAsia="Georgia" w:hAnsi="Georgia" w:cs="Georgia"/>
          <w:spacing w:val="40"/>
          <w:sz w:val="19"/>
          <w:szCs w:val="19"/>
        </w:rPr>
        <w:t xml:space="preserve"> </w:t>
      </w:r>
      <w:r>
        <w:rPr>
          <w:rFonts w:ascii="Georgia" w:eastAsia="Georgia" w:hAnsi="Georgia" w:cs="Georgia"/>
          <w:sz w:val="19"/>
          <w:szCs w:val="19"/>
        </w:rPr>
        <w:t>software</w:t>
      </w:r>
      <w:r>
        <w:rPr>
          <w:rFonts w:ascii="Georgia" w:eastAsia="Georgia" w:hAnsi="Georgia" w:cs="Georgia"/>
          <w:spacing w:val="33"/>
          <w:sz w:val="19"/>
          <w:szCs w:val="19"/>
        </w:rPr>
        <w:t xml:space="preserve"> </w:t>
      </w:r>
      <w:r>
        <w:rPr>
          <w:rFonts w:ascii="Georgia" w:eastAsia="Georgia" w:hAnsi="Georgia" w:cs="Georgia"/>
          <w:sz w:val="19"/>
          <w:szCs w:val="19"/>
        </w:rPr>
        <w:t>tools</w:t>
      </w:r>
      <w:r>
        <w:rPr>
          <w:rFonts w:ascii="Georgia" w:eastAsia="Georgia" w:hAnsi="Georgia" w:cs="Georgia"/>
          <w:spacing w:val="28"/>
          <w:sz w:val="19"/>
          <w:szCs w:val="19"/>
        </w:rPr>
        <w:t xml:space="preserve"> </w:t>
      </w:r>
      <w:r>
        <w:rPr>
          <w:rFonts w:ascii="Georgia" w:eastAsia="Georgia" w:hAnsi="Georgia" w:cs="Georgia"/>
          <w:color w:val="FF0000"/>
          <w:sz w:val="19"/>
          <w:szCs w:val="19"/>
        </w:rPr>
        <w:t>based</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on</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selected</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38"/>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25"/>
          <w:sz w:val="19"/>
          <w:szCs w:val="19"/>
        </w:rPr>
        <w:t xml:space="preserve"> </w:t>
      </w:r>
      <w:proofErr w:type="spellStart"/>
      <w:r>
        <w:rPr>
          <w:rFonts w:ascii="Georgia" w:eastAsia="Georgia" w:hAnsi="Georgia" w:cs="Georgia"/>
          <w:color w:val="000000"/>
          <w:w w:val="102"/>
          <w:sz w:val="19"/>
          <w:szCs w:val="19"/>
        </w:rPr>
        <w:t>specifi</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cally</w:t>
      </w:r>
      <w:proofErr w:type="spellEnd"/>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target</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comprise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core</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application</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functions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such</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inspiratory/</w:t>
      </w:r>
      <w:proofErr w:type="gramStart"/>
      <w:r>
        <w:rPr>
          <w:rFonts w:ascii="Georgia" w:eastAsia="Georgia" w:hAnsi="Georgia" w:cs="Georgia"/>
          <w:color w:val="000000"/>
          <w:sz w:val="19"/>
          <w:szCs w:val="19"/>
        </w:rPr>
        <w:t xml:space="preserve">expiratory </w:t>
      </w:r>
      <w:r>
        <w:rPr>
          <w:rFonts w:ascii="Georgia" w:eastAsia="Georgia" w:hAnsi="Georgia" w:cs="Georgia"/>
          <w:color w:val="000000"/>
          <w:spacing w:val="1"/>
          <w:sz w:val="19"/>
          <w:szCs w:val="19"/>
        </w:rPr>
        <w:t xml:space="preserve"> </w:t>
      </w:r>
      <w:proofErr w:type="spellStart"/>
      <w:r>
        <w:rPr>
          <w:rFonts w:ascii="Georgia" w:eastAsia="Georgia" w:hAnsi="Georgia" w:cs="Georgia"/>
          <w:color w:val="000000"/>
          <w:w w:val="102"/>
          <w:sz w:val="19"/>
          <w:szCs w:val="19"/>
        </w:rPr>
        <w:t>registra</w:t>
      </w:r>
      <w:proofErr w:type="spellEnd"/>
      <w:proofErr w:type="gram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w:t>
      </w:r>
      <w:proofErr w:type="spellEnd"/>
      <w:r>
        <w:rPr>
          <w:rFonts w:ascii="Georgia" w:eastAsia="Georgia" w:hAnsi="Georgia" w:cs="Georgia"/>
          <w:color w:val="000000"/>
          <w:sz w:val="19"/>
          <w:szCs w:val="19"/>
        </w:rPr>
        <w:t>,</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ventilation-based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lobe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estimation,</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airway</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vessel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19"/>
          <w:sz w:val="19"/>
          <w:szCs w:val="19"/>
        </w:rPr>
        <w:t xml:space="preserve"> </w:t>
      </w:r>
      <w:r>
        <w:rPr>
          <w:rFonts w:ascii="Georgia" w:eastAsia="Georgia" w:hAnsi="Georgia" w:cs="Georgia"/>
          <w:color w:val="FF0000"/>
          <w:sz w:val="19"/>
          <w:szCs w:val="19"/>
        </w:rPr>
        <w:t>PET</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imaging</w:t>
      </w:r>
      <w:r>
        <w:rPr>
          <w:rFonts w:ascii="Georgia" w:eastAsia="Georgia" w:hAnsi="Georgia" w:cs="Georgia"/>
          <w:color w:val="000000"/>
          <w:sz w:val="19"/>
          <w:szCs w:val="19"/>
        </w:rPr>
        <w:t>,</w:t>
      </w:r>
      <w:r>
        <w:rPr>
          <w:rFonts w:ascii="Georgia" w:eastAsia="Georgia" w:hAnsi="Georgia" w:cs="Georgia"/>
          <w:color w:val="000000"/>
          <w:spacing w:val="9"/>
          <w:sz w:val="19"/>
          <w:szCs w:val="19"/>
        </w:rPr>
        <w:t xml:space="preserve"> </w:t>
      </w:r>
      <w:r>
        <w:rPr>
          <w:rFonts w:ascii="Georgia" w:eastAsia="Georgia" w:hAnsi="Georgia" w:cs="Georgia"/>
          <w:color w:val="FF0000"/>
          <w:w w:val="102"/>
          <w:sz w:val="19"/>
          <w:szCs w:val="19"/>
        </w:rPr>
        <w:t xml:space="preserve">perfusion </w:t>
      </w:r>
      <w:r>
        <w:rPr>
          <w:rFonts w:ascii="Georgia" w:eastAsia="Georgia" w:hAnsi="Georgia" w:cs="Georgia"/>
          <w:color w:val="FF0000"/>
          <w:sz w:val="19"/>
          <w:szCs w:val="19"/>
        </w:rPr>
        <w:t>analysis</w:t>
      </w:r>
      <w:r>
        <w:rPr>
          <w:rFonts w:ascii="Georgia" w:eastAsia="Georgia" w:hAnsi="Georgia" w:cs="Georgia"/>
          <w:color w:val="000000"/>
          <w:sz w:val="19"/>
          <w:szCs w:val="19"/>
        </w:rPr>
        <w: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calculation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clinical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indices</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characterization</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pathology.</w:t>
      </w:r>
      <w:r>
        <w:rPr>
          <w:rFonts w:ascii="Georgia" w:eastAsia="Georgia" w:hAnsi="Georgia" w:cs="Georgia"/>
          <w:color w:val="000000"/>
          <w:spacing w:val="35"/>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complement</w:t>
      </w:r>
      <w:r>
        <w:rPr>
          <w:rFonts w:ascii="Georgia" w:eastAsia="Georgia" w:hAnsi="Georgia" w:cs="Georgia"/>
          <w:color w:val="FF0000"/>
          <w:spacing w:val="20"/>
          <w:sz w:val="19"/>
          <w:szCs w:val="19"/>
        </w:rPr>
        <w:t xml:space="preserve"> </w:t>
      </w:r>
      <w:r>
        <w:rPr>
          <w:rFonts w:ascii="Georgia" w:eastAsia="Georgia" w:hAnsi="Georgia" w:cs="Georgia"/>
          <w:color w:val="000000"/>
          <w:w w:val="102"/>
          <w:sz w:val="19"/>
          <w:szCs w:val="19"/>
        </w:rPr>
        <w:t xml:space="preserve">to </w:t>
      </w:r>
      <w:r>
        <w:rPr>
          <w:rFonts w:ascii="Georgia" w:eastAsia="Georgia" w:hAnsi="Georgia" w:cs="Georgia"/>
          <w:color w:val="000000"/>
          <w:sz w:val="19"/>
          <w:szCs w:val="19"/>
        </w:rPr>
        <w:t>these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efforts,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CT</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1H</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MRI</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multi-atlas</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libraries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provided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open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complete</w:t>
      </w:r>
      <w:r>
        <w:rPr>
          <w:rFonts w:ascii="Georgia" w:eastAsia="Georgia" w:hAnsi="Georgia" w:cs="Georgia"/>
          <w:color w:val="000000"/>
          <w:spacing w:val="26"/>
          <w:sz w:val="19"/>
          <w:szCs w:val="19"/>
        </w:rPr>
        <w:t xml:space="preserve"> </w:t>
      </w:r>
      <w:r>
        <w:rPr>
          <w:rFonts w:ascii="Georgia" w:eastAsia="Georgia" w:hAnsi="Georgia" w:cs="Georgia"/>
          <w:color w:val="000000"/>
          <w:w w:val="102"/>
          <w:sz w:val="19"/>
          <w:szCs w:val="19"/>
        </w:rPr>
        <w:t xml:space="preserve">with </w:t>
      </w:r>
      <w:r>
        <w:rPr>
          <w:rFonts w:ascii="Georgia" w:eastAsia="Georgia" w:hAnsi="Georgia" w:cs="Georgia"/>
          <w:color w:val="000000"/>
          <w:sz w:val="19"/>
          <w:szCs w:val="19"/>
        </w:rPr>
        <w:t>the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corresponding</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airway,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vessel,</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lobe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segmentations</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according</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modality</w:t>
      </w:r>
      <w:r>
        <w:rPr>
          <w:rFonts w:ascii="Georgia" w:eastAsia="Georgia" w:hAnsi="Georgia" w:cs="Georgia"/>
          <w:color w:val="000000"/>
          <w:spacing w:val="31"/>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facilitate</w:t>
      </w:r>
      <w:r>
        <w:rPr>
          <w:rFonts w:ascii="Georgia" w:eastAsia="Georgia" w:hAnsi="Georgia" w:cs="Georgia"/>
          <w:color w:val="FF0000"/>
          <w:spacing w:val="30"/>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employment</w:t>
      </w:r>
      <w:r>
        <w:rPr>
          <w:rFonts w:ascii="Georgia" w:eastAsia="Georgia" w:hAnsi="Georgia" w:cs="Georgia"/>
          <w:color w:val="FF0000"/>
          <w:spacing w:val="36"/>
          <w:sz w:val="19"/>
          <w:szCs w:val="19"/>
        </w:rPr>
        <w:t xml:space="preserve"> </w:t>
      </w:r>
      <w:r>
        <w:rPr>
          <w:rFonts w:ascii="Georgia" w:eastAsia="Georgia" w:hAnsi="Georgia" w:cs="Georgia"/>
          <w:color w:val="FF0000"/>
          <w:w w:val="102"/>
          <w:sz w:val="19"/>
          <w:szCs w:val="19"/>
        </w:rPr>
        <w:t xml:space="preserve">of </w:t>
      </w:r>
      <w:r>
        <w:rPr>
          <w:rFonts w:ascii="Georgia" w:eastAsia="Georgia" w:hAnsi="Georgia" w:cs="Georgia"/>
          <w:color w:val="FF0000"/>
          <w:sz w:val="19"/>
          <w:szCs w:val="19"/>
        </w:rPr>
        <w:t>atlas-based</w:t>
      </w:r>
      <w:r>
        <w:rPr>
          <w:rFonts w:ascii="Georgia" w:eastAsia="Georgia" w:hAnsi="Georgia" w:cs="Georgia"/>
          <w:color w:val="FF0000"/>
          <w:spacing w:val="34"/>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on</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other</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data</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 xml:space="preserve">sets. </w:t>
      </w:r>
      <w:r>
        <w:rPr>
          <w:rFonts w:ascii="Georgia" w:eastAsia="Georgia" w:hAnsi="Georgia" w:cs="Georgia"/>
          <w:color w:val="FF0000"/>
          <w:spacing w:val="2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generate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optimal</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intensity/shape</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templates</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23"/>
          <w:sz w:val="19"/>
          <w:szCs w:val="19"/>
        </w:rPr>
        <w:t xml:space="preserve"> </w:t>
      </w:r>
      <w:r>
        <w:rPr>
          <w:rFonts w:ascii="Georgia" w:eastAsia="Georgia" w:hAnsi="Georgia" w:cs="Georgia"/>
          <w:color w:val="000000"/>
          <w:w w:val="102"/>
          <w:sz w:val="19"/>
          <w:szCs w:val="19"/>
        </w:rPr>
        <w:t xml:space="preserve">each </w:t>
      </w:r>
      <w:r>
        <w:rPr>
          <w:rFonts w:ascii="Georgia" w:eastAsia="Georgia" w:hAnsi="Georgia" w:cs="Georgia"/>
          <w:color w:val="000000"/>
          <w:sz w:val="19"/>
          <w:szCs w:val="19"/>
        </w:rPr>
        <w:t>library</w:t>
      </w:r>
      <w:r>
        <w:rPr>
          <w:rFonts w:ascii="Georgia" w:eastAsia="Georgia" w:hAnsi="Georgia" w:cs="Georgia"/>
          <w:color w:val="000000"/>
          <w:spacing w:val="21"/>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use</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14"/>
          <w:sz w:val="19"/>
          <w:szCs w:val="19"/>
        </w:rPr>
        <w:t xml:space="preserve"> </w:t>
      </w:r>
      <w:del w:id="11" w:author="James Gee" w:date="2016-07-19T10:31:00Z">
        <w:r w:rsidDel="009B6FDF">
          <w:rPr>
            <w:rFonts w:ascii="Georgia" w:eastAsia="Georgia" w:hAnsi="Georgia" w:cs="Georgia"/>
            <w:color w:val="FF0000"/>
            <w:sz w:val="19"/>
            <w:szCs w:val="19"/>
          </w:rPr>
          <w:delText>normalized</w:delText>
        </w:r>
        <w:r w:rsidDel="009B6FDF">
          <w:rPr>
            <w:rFonts w:ascii="Georgia" w:eastAsia="Georgia" w:hAnsi="Georgia" w:cs="Georgia"/>
            <w:color w:val="FF0000"/>
            <w:spacing w:val="29"/>
            <w:sz w:val="19"/>
            <w:szCs w:val="19"/>
          </w:rPr>
          <w:delText xml:space="preserve"> </w:delText>
        </w:r>
      </w:del>
      <w:ins w:id="12" w:author="James Gee" w:date="2016-07-19T10:31:00Z">
        <w:r w:rsidR="009B6FDF">
          <w:rPr>
            <w:rFonts w:ascii="Georgia" w:eastAsia="Georgia" w:hAnsi="Georgia" w:cs="Georgia"/>
            <w:color w:val="FF0000"/>
            <w:sz w:val="19"/>
            <w:szCs w:val="19"/>
          </w:rPr>
          <w:t>common</w:t>
        </w:r>
        <w:r w:rsidR="009B6FDF">
          <w:rPr>
            <w:rFonts w:ascii="Georgia" w:eastAsia="Georgia" w:hAnsi="Georgia" w:cs="Georgia"/>
            <w:color w:val="FF0000"/>
            <w:spacing w:val="29"/>
            <w:sz w:val="19"/>
            <w:szCs w:val="19"/>
          </w:rPr>
          <w:t xml:space="preserve"> </w:t>
        </w:r>
      </w:ins>
      <w:r>
        <w:rPr>
          <w:rFonts w:ascii="Georgia" w:eastAsia="Georgia" w:hAnsi="Georgia" w:cs="Georgia"/>
          <w:color w:val="FF0000"/>
          <w:sz w:val="19"/>
          <w:szCs w:val="19"/>
        </w:rPr>
        <w:t>coordinate</w:t>
      </w:r>
      <w:r>
        <w:rPr>
          <w:rFonts w:ascii="Georgia" w:eastAsia="Georgia" w:hAnsi="Georgia" w:cs="Georgia"/>
          <w:color w:val="FF0000"/>
          <w:spacing w:val="28"/>
          <w:sz w:val="19"/>
          <w:szCs w:val="19"/>
        </w:rPr>
        <w:t xml:space="preserve"> </w:t>
      </w:r>
      <w:del w:id="13" w:author="James Gee" w:date="2016-07-19T10:31:00Z">
        <w:r w:rsidDel="009B6FDF">
          <w:rPr>
            <w:rFonts w:ascii="Georgia" w:eastAsia="Georgia" w:hAnsi="Georgia" w:cs="Georgia"/>
            <w:color w:val="FF0000"/>
            <w:sz w:val="19"/>
            <w:szCs w:val="19"/>
          </w:rPr>
          <w:delText>systems</w:delText>
        </w:r>
        <w:r w:rsidDel="009B6FDF">
          <w:rPr>
            <w:rFonts w:ascii="Georgia" w:eastAsia="Georgia" w:hAnsi="Georgia" w:cs="Georgia"/>
            <w:color w:val="FF0000"/>
            <w:spacing w:val="23"/>
            <w:sz w:val="19"/>
            <w:szCs w:val="19"/>
          </w:rPr>
          <w:delText xml:space="preserve"> </w:delText>
        </w:r>
      </w:del>
      <w:ins w:id="14" w:author="James Gee" w:date="2016-07-19T10:31:00Z">
        <w:r w:rsidR="009B6FDF">
          <w:rPr>
            <w:rFonts w:ascii="Georgia" w:eastAsia="Georgia" w:hAnsi="Georgia" w:cs="Georgia"/>
            <w:color w:val="FF0000"/>
            <w:sz w:val="19"/>
            <w:szCs w:val="19"/>
          </w:rPr>
          <w:t>frameworks</w:t>
        </w:r>
        <w:r w:rsidR="009B6FDF">
          <w:rPr>
            <w:rFonts w:ascii="Georgia" w:eastAsia="Georgia" w:hAnsi="Georgia" w:cs="Georgia"/>
            <w:color w:val="FF0000"/>
            <w:spacing w:val="23"/>
            <w:sz w:val="19"/>
            <w:szCs w:val="19"/>
          </w:rPr>
          <w:t xml:space="preserve"> </w:t>
        </w:r>
      </w:ins>
      <w:r>
        <w:rPr>
          <w:rFonts w:ascii="Georgia" w:eastAsia="Georgia" w:hAnsi="Georgia" w:cs="Georgia"/>
          <w:color w:val="FF0000"/>
          <w:sz w:val="19"/>
          <w:szCs w:val="19"/>
        </w:rPr>
        <w:t>for</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more</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localized</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(i.e.,</w:t>
      </w:r>
      <w:r>
        <w:rPr>
          <w:rFonts w:ascii="Georgia" w:eastAsia="Georgia" w:hAnsi="Georgia" w:cs="Georgia"/>
          <w:color w:val="FF0000"/>
          <w:spacing w:val="23"/>
          <w:sz w:val="19"/>
          <w:szCs w:val="19"/>
        </w:rPr>
        <w:t xml:space="preserve"> </w:t>
      </w:r>
      <w:proofErr w:type="spellStart"/>
      <w:r>
        <w:rPr>
          <w:rFonts w:ascii="Georgia" w:eastAsia="Georgia" w:hAnsi="Georgia" w:cs="Georgia"/>
          <w:color w:val="FF0000"/>
          <w:sz w:val="19"/>
          <w:szCs w:val="19"/>
        </w:rPr>
        <w:t>voxelwise</w:t>
      </w:r>
      <w:proofErr w:type="spellEnd"/>
      <w:ins w:id="15" w:author="James Gee" w:date="2016-07-19T10:31:00Z">
        <w:r w:rsidR="009B6FDF">
          <w:rPr>
            <w:rFonts w:ascii="Georgia" w:eastAsia="Georgia" w:hAnsi="Georgia" w:cs="Georgia"/>
            <w:color w:val="FF0000"/>
            <w:sz w:val="19"/>
            <w:szCs w:val="19"/>
          </w:rPr>
          <w:t>)</w:t>
        </w:r>
      </w:ins>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analyses</w:t>
      </w:r>
      <w:del w:id="16" w:author="James Gee" w:date="2016-07-19T10:32:00Z">
        <w:r w:rsidDel="009B6FDF">
          <w:rPr>
            <w:rFonts w:ascii="Georgia" w:eastAsia="Georgia" w:hAnsi="Georgia" w:cs="Georgia"/>
            <w:color w:val="FF0000"/>
            <w:spacing w:val="1"/>
            <w:sz w:val="19"/>
            <w:szCs w:val="19"/>
          </w:rPr>
          <w:delText>)</w:delText>
        </w:r>
      </w:del>
      <w:r>
        <w:rPr>
          <w:rFonts w:ascii="Georgia" w:eastAsia="Georgia" w:hAnsi="Georgia" w:cs="Georgia"/>
          <w:color w:val="000000"/>
          <w:sz w:val="19"/>
          <w:szCs w:val="19"/>
        </w:rPr>
        <w:t xml:space="preserve">. </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Both</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sets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be </w:t>
      </w:r>
      <w:r>
        <w:rPr>
          <w:rFonts w:ascii="Georgia" w:eastAsia="Georgia" w:hAnsi="Georgia" w:cs="Georgia"/>
          <w:color w:val="000000"/>
          <w:sz w:val="19"/>
          <w:szCs w:val="19"/>
        </w:rPr>
        <w:t>provided</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produce</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them</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order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permit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user-</w:t>
      </w:r>
      <w:proofErr w:type="gramStart"/>
      <w:r>
        <w:rPr>
          <w:rFonts w:ascii="Georgia" w:eastAsia="Georgia" w:hAnsi="Georgia" w:cs="Georgia"/>
          <w:color w:val="000000"/>
          <w:sz w:val="19"/>
          <w:szCs w:val="19"/>
        </w:rPr>
        <w:t xml:space="preserve">reproduction </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of</w:t>
      </w:r>
      <w:proofErr w:type="gramEnd"/>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 xml:space="preserve">results. </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developers</w:t>
      </w:r>
      <w:r>
        <w:rPr>
          <w:rFonts w:ascii="Georgia" w:eastAsia="Georgia" w:hAnsi="Georgia" w:cs="Georgia"/>
          <w:color w:val="000000"/>
          <w:spacing w:val="34"/>
          <w:sz w:val="19"/>
          <w:szCs w:val="19"/>
        </w:rPr>
        <w:t xml:space="preserve"> </w:t>
      </w:r>
      <w:r>
        <w:rPr>
          <w:rFonts w:ascii="Georgia" w:eastAsia="Georgia" w:hAnsi="Georgia" w:cs="Georgia"/>
          <w:color w:val="000000"/>
          <w:w w:val="102"/>
          <w:sz w:val="19"/>
          <w:szCs w:val="19"/>
        </w:rPr>
        <w:t xml:space="preserve">of </w:t>
      </w:r>
      <w:r>
        <w:rPr>
          <w:rFonts w:ascii="Georgia" w:eastAsia="Georgia" w:hAnsi="Georgia" w:cs="Georgia"/>
          <w:color w:val="000000"/>
          <w:sz w:val="19"/>
          <w:szCs w:val="19"/>
        </w:rPr>
        <w:t>several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leading</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applications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know</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firsthand</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impact</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 xml:space="preserve">of </w:t>
      </w:r>
      <w:r>
        <w:rPr>
          <w:rFonts w:ascii="Georgia" w:eastAsia="Georgia" w:hAnsi="Georgia" w:cs="Georgia"/>
          <w:color w:val="000000"/>
          <w:w w:val="103"/>
          <w:sz w:val="19"/>
          <w:szCs w:val="19"/>
        </w:rPr>
        <w:t>a</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particular</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technological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innovation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greatly</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depends</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availability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of an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easily</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accessible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implementation.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framework</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tie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together</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capabilities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project’s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developed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methodology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4"/>
          <w:sz w:val="19"/>
          <w:szCs w:val="19"/>
        </w:rPr>
        <w:t xml:space="preserve"> </w:t>
      </w:r>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form 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programmable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workflows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seamless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experience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through</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full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featured</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graphical</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1"/>
          <w:sz w:val="19"/>
          <w:szCs w:val="19"/>
        </w:rPr>
        <w:t xml:space="preserve"> </w:t>
      </w:r>
      <w:r>
        <w:rPr>
          <w:rFonts w:ascii="Georgia" w:eastAsia="Georgia" w:hAnsi="Georgia" w:cs="Georgia"/>
          <w:color w:val="000000"/>
          <w:w w:val="102"/>
          <w:sz w:val="19"/>
          <w:szCs w:val="19"/>
        </w:rPr>
        <w:t xml:space="preserve">interface. </w:t>
      </w:r>
      <w:r>
        <w:rPr>
          <w:rFonts w:ascii="Georgia" w:eastAsia="Georgia" w:hAnsi="Georgia" w:cs="Georgia"/>
          <w:color w:val="000000"/>
          <w:sz w:val="19"/>
          <w:szCs w:val="19"/>
        </w:rPr>
        <w:t>Interactive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functionality</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extend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beyond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ability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steer</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pipelines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include</w:t>
      </w:r>
      <w:r>
        <w:rPr>
          <w:rFonts w:ascii="Georgia" w:eastAsia="Georgia" w:hAnsi="Georgia" w:cs="Georgia"/>
          <w:color w:val="000000"/>
          <w:spacing w:val="17"/>
          <w:sz w:val="19"/>
          <w:szCs w:val="19"/>
        </w:rPr>
        <w:t xml:space="preserve"> </w:t>
      </w:r>
      <w:r>
        <w:rPr>
          <w:rFonts w:ascii="Georgia" w:eastAsia="Georgia" w:hAnsi="Georgia" w:cs="Georgia"/>
          <w:color w:val="000000"/>
          <w:w w:val="102"/>
          <w:sz w:val="19"/>
          <w:szCs w:val="19"/>
        </w:rPr>
        <w:t xml:space="preserve">tools </w:t>
      </w:r>
      <w:r>
        <w:rPr>
          <w:rFonts w:ascii="Georgia" w:eastAsia="Georgia" w:hAnsi="Georgia" w:cs="Georgia"/>
          <w:color w:val="000000"/>
          <w:sz w:val="19"/>
          <w:szCs w:val="19"/>
        </w:rPr>
        <w:t>for</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evaluation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visualization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processed</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results.</w:t>
      </w:r>
    </w:p>
    <w:p w14:paraId="337D6A83" w14:textId="77777777" w:rsidR="00E61F9D" w:rsidRDefault="005C64D6">
      <w:pPr>
        <w:spacing w:after="0" w:line="277" w:lineRule="auto"/>
        <w:ind w:left="665" w:right="63"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b/>
          <w:bCs/>
          <w:sz w:val="19"/>
          <w:szCs w:val="19"/>
        </w:rPr>
        <w:t>Specific</w:t>
      </w:r>
      <w:r>
        <w:rPr>
          <w:rFonts w:ascii="Georgia" w:eastAsia="Georgia" w:hAnsi="Georgia" w:cs="Georgia"/>
          <w:b/>
          <w:bCs/>
          <w:spacing w:val="2"/>
          <w:sz w:val="19"/>
          <w:szCs w:val="19"/>
        </w:rPr>
        <w:t xml:space="preserve"> </w:t>
      </w:r>
      <w:r>
        <w:rPr>
          <w:rFonts w:ascii="Georgia" w:eastAsia="Georgia" w:hAnsi="Georgia" w:cs="Georgia"/>
          <w:b/>
          <w:bCs/>
          <w:sz w:val="19"/>
          <w:szCs w:val="19"/>
        </w:rPr>
        <w:t>Aim</w:t>
      </w:r>
      <w:r>
        <w:rPr>
          <w:rFonts w:ascii="Georgia" w:eastAsia="Georgia" w:hAnsi="Georgia" w:cs="Georgia"/>
          <w:b/>
          <w:bCs/>
          <w:spacing w:val="-5"/>
          <w:sz w:val="19"/>
          <w:szCs w:val="19"/>
        </w:rPr>
        <w:t xml:space="preserve"> </w:t>
      </w:r>
      <w:r>
        <w:rPr>
          <w:rFonts w:ascii="Georgia" w:eastAsia="Georgia" w:hAnsi="Georgia" w:cs="Georgia"/>
          <w:b/>
          <w:bCs/>
          <w:sz w:val="19"/>
          <w:szCs w:val="19"/>
        </w:rPr>
        <w:t>2:</w:t>
      </w:r>
      <w:r>
        <w:rPr>
          <w:rFonts w:ascii="Georgia" w:eastAsia="Georgia" w:hAnsi="Georgia" w:cs="Georgia"/>
          <w:b/>
          <w:bCs/>
          <w:spacing w:val="12"/>
          <w:sz w:val="19"/>
          <w:szCs w:val="19"/>
        </w:rPr>
        <w:t xml:space="preserve"> </w:t>
      </w:r>
      <w:r>
        <w:rPr>
          <w:rFonts w:ascii="Georgia" w:eastAsia="Georgia" w:hAnsi="Georgia" w:cs="Georgia"/>
          <w:b/>
          <w:bCs/>
          <w:sz w:val="19"/>
          <w:szCs w:val="19"/>
        </w:rPr>
        <w:t>Validate</w:t>
      </w:r>
      <w:r>
        <w:rPr>
          <w:rFonts w:ascii="Georgia" w:eastAsia="Georgia" w:hAnsi="Georgia" w:cs="Georgia"/>
          <w:b/>
          <w:bCs/>
          <w:spacing w:val="3"/>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r>
        <w:rPr>
          <w:rFonts w:ascii="Georgia" w:eastAsia="Georgia" w:hAnsi="Georgia" w:cs="Georgia"/>
          <w:b/>
          <w:bCs/>
          <w:sz w:val="19"/>
          <w:szCs w:val="19"/>
        </w:rPr>
        <w:t>disseminate</w:t>
      </w:r>
      <w:r>
        <w:rPr>
          <w:rFonts w:ascii="Georgia" w:eastAsia="Georgia" w:hAnsi="Georgia" w:cs="Georgia"/>
          <w:b/>
          <w:bCs/>
          <w:spacing w:val="11"/>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developed</w:t>
      </w:r>
      <w:r>
        <w:rPr>
          <w:rFonts w:ascii="Georgia" w:eastAsia="Georgia" w:hAnsi="Georgia" w:cs="Georgia"/>
          <w:b/>
          <w:bCs/>
          <w:spacing w:val="7"/>
          <w:sz w:val="19"/>
          <w:szCs w:val="19"/>
        </w:rPr>
        <w:t xml:space="preserve"> </w:t>
      </w:r>
      <w:r>
        <w:rPr>
          <w:rFonts w:ascii="Georgia" w:eastAsia="Georgia" w:hAnsi="Georgia" w:cs="Georgia"/>
          <w:b/>
          <w:bCs/>
          <w:sz w:val="19"/>
          <w:szCs w:val="19"/>
        </w:rPr>
        <w:t>ITK-Lung</w:t>
      </w:r>
      <w:r>
        <w:rPr>
          <w:rFonts w:ascii="Georgia" w:eastAsia="Georgia" w:hAnsi="Georgia" w:cs="Georgia"/>
          <w:b/>
          <w:bCs/>
          <w:spacing w:val="6"/>
          <w:sz w:val="19"/>
          <w:szCs w:val="19"/>
        </w:rPr>
        <w:t xml:space="preserve"> </w:t>
      </w:r>
      <w:r>
        <w:rPr>
          <w:rFonts w:ascii="Georgia" w:eastAsia="Georgia" w:hAnsi="Georgia" w:cs="Georgia"/>
          <w:b/>
          <w:bCs/>
          <w:sz w:val="19"/>
          <w:szCs w:val="19"/>
        </w:rPr>
        <w:t>resources</w:t>
      </w:r>
      <w:r>
        <w:rPr>
          <w:rFonts w:ascii="Georgia" w:eastAsia="Georgia" w:hAnsi="Georgia" w:cs="Georgia"/>
          <w:b/>
          <w:bCs/>
          <w:spacing w:val="6"/>
          <w:sz w:val="19"/>
          <w:szCs w:val="19"/>
        </w:rPr>
        <w:t xml:space="preserve"> </w:t>
      </w:r>
      <w:r>
        <w:rPr>
          <w:rFonts w:ascii="Georgia" w:eastAsia="Georgia" w:hAnsi="Georgia" w:cs="Georgia"/>
          <w:b/>
          <w:bCs/>
          <w:sz w:val="19"/>
          <w:szCs w:val="19"/>
        </w:rPr>
        <w:t>by</w:t>
      </w:r>
      <w:r>
        <w:rPr>
          <w:rFonts w:ascii="Georgia" w:eastAsia="Georgia" w:hAnsi="Georgia" w:cs="Georgia"/>
          <w:b/>
          <w:bCs/>
          <w:spacing w:val="-8"/>
          <w:sz w:val="19"/>
          <w:szCs w:val="19"/>
        </w:rPr>
        <w:t xml:space="preserve"> </w:t>
      </w:r>
      <w:r>
        <w:rPr>
          <w:rFonts w:ascii="Georgia" w:eastAsia="Georgia" w:hAnsi="Georgia" w:cs="Georgia"/>
          <w:b/>
          <w:bCs/>
          <w:sz w:val="19"/>
          <w:szCs w:val="19"/>
        </w:rPr>
        <w:t>leveraging</w:t>
      </w:r>
      <w:r>
        <w:rPr>
          <w:rFonts w:ascii="Georgia" w:eastAsia="Georgia" w:hAnsi="Georgia" w:cs="Georgia"/>
          <w:b/>
          <w:bCs/>
          <w:spacing w:val="7"/>
          <w:sz w:val="19"/>
          <w:szCs w:val="19"/>
        </w:rPr>
        <w:t xml:space="preserve"> </w:t>
      </w:r>
      <w:r>
        <w:rPr>
          <w:rFonts w:ascii="Georgia" w:eastAsia="Georgia" w:hAnsi="Georgia" w:cs="Georgia"/>
          <w:b/>
          <w:bCs/>
          <w:sz w:val="19"/>
          <w:szCs w:val="19"/>
        </w:rPr>
        <w:t>use</w:t>
      </w:r>
      <w:r>
        <w:rPr>
          <w:rFonts w:ascii="Georgia" w:eastAsia="Georgia" w:hAnsi="Georgia" w:cs="Georgia"/>
          <w:b/>
          <w:bCs/>
          <w:spacing w:val="-6"/>
          <w:sz w:val="19"/>
          <w:szCs w:val="19"/>
        </w:rPr>
        <w:t xml:space="preserve"> </w:t>
      </w:r>
      <w:r>
        <w:rPr>
          <w:rFonts w:ascii="Georgia" w:eastAsia="Georgia" w:hAnsi="Georgia" w:cs="Georgia"/>
          <w:b/>
          <w:bCs/>
          <w:sz w:val="19"/>
          <w:szCs w:val="19"/>
        </w:rPr>
        <w:t>cases</w:t>
      </w:r>
      <w:r>
        <w:rPr>
          <w:rFonts w:ascii="Georgia" w:eastAsia="Georgia" w:hAnsi="Georgia" w:cs="Georgia"/>
          <w:b/>
          <w:bCs/>
          <w:spacing w:val="-3"/>
          <w:sz w:val="19"/>
          <w:szCs w:val="19"/>
        </w:rPr>
        <w:t xml:space="preserve"> </w:t>
      </w:r>
      <w:r>
        <w:rPr>
          <w:rFonts w:ascii="Georgia" w:eastAsia="Georgia" w:hAnsi="Georgia" w:cs="Georgia"/>
          <w:b/>
          <w:bCs/>
          <w:w w:val="102"/>
          <w:sz w:val="19"/>
          <w:szCs w:val="19"/>
        </w:rPr>
        <w:t xml:space="preserve">from </w:t>
      </w:r>
      <w:r>
        <w:rPr>
          <w:rFonts w:ascii="Georgia" w:eastAsia="Georgia" w:hAnsi="Georgia" w:cs="Georgia"/>
          <w:b/>
          <w:bCs/>
          <w:sz w:val="19"/>
          <w:szCs w:val="19"/>
        </w:rPr>
        <w:t>a</w:t>
      </w:r>
      <w:r>
        <w:rPr>
          <w:rFonts w:ascii="Georgia" w:eastAsia="Georgia" w:hAnsi="Georgia" w:cs="Georgia"/>
          <w:b/>
          <w:bCs/>
          <w:spacing w:val="-5"/>
          <w:sz w:val="19"/>
          <w:szCs w:val="19"/>
        </w:rPr>
        <w:t xml:space="preserve"> </w:t>
      </w:r>
      <w:r>
        <w:rPr>
          <w:rFonts w:ascii="Georgia" w:eastAsia="Georgia" w:hAnsi="Georgia" w:cs="Georgia"/>
          <w:b/>
          <w:bCs/>
          <w:sz w:val="19"/>
          <w:szCs w:val="19"/>
        </w:rPr>
        <w:t>broad</w:t>
      </w:r>
      <w:r>
        <w:rPr>
          <w:rFonts w:ascii="Georgia" w:eastAsia="Georgia" w:hAnsi="Georgia" w:cs="Georgia"/>
          <w:b/>
          <w:bCs/>
          <w:spacing w:val="5"/>
          <w:sz w:val="19"/>
          <w:szCs w:val="19"/>
        </w:rPr>
        <w:t xml:space="preserve"> </w:t>
      </w:r>
      <w:r>
        <w:rPr>
          <w:rFonts w:ascii="Georgia" w:eastAsia="Georgia" w:hAnsi="Georgia" w:cs="Georgia"/>
          <w:b/>
          <w:bCs/>
          <w:sz w:val="19"/>
          <w:szCs w:val="19"/>
        </w:rPr>
        <w:t>network</w:t>
      </w:r>
      <w:r>
        <w:rPr>
          <w:rFonts w:ascii="Georgia" w:eastAsia="Georgia" w:hAnsi="Georgia" w:cs="Georgia"/>
          <w:b/>
          <w:bCs/>
          <w:spacing w:val="9"/>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partner</w:t>
      </w:r>
      <w:r>
        <w:rPr>
          <w:rFonts w:ascii="Georgia" w:eastAsia="Georgia" w:hAnsi="Georgia" w:cs="Georgia"/>
          <w:b/>
          <w:bCs/>
          <w:spacing w:val="8"/>
          <w:sz w:val="19"/>
          <w:szCs w:val="19"/>
        </w:rPr>
        <w:t xml:space="preserve"> </w:t>
      </w:r>
      <w:r>
        <w:rPr>
          <w:rFonts w:ascii="Georgia" w:eastAsia="Georgia" w:hAnsi="Georgia" w:cs="Georgia"/>
          <w:b/>
          <w:bCs/>
          <w:sz w:val="19"/>
          <w:szCs w:val="19"/>
        </w:rPr>
        <w:t>investigators</w:t>
      </w:r>
      <w:r>
        <w:rPr>
          <w:rFonts w:ascii="Georgia" w:eastAsia="Georgia" w:hAnsi="Georgia" w:cs="Georgia"/>
          <w:b/>
          <w:bCs/>
          <w:spacing w:val="18"/>
          <w:sz w:val="19"/>
          <w:szCs w:val="19"/>
        </w:rPr>
        <w:t xml:space="preserve"> </w:t>
      </w:r>
      <w:r>
        <w:rPr>
          <w:rFonts w:ascii="Georgia" w:eastAsia="Georgia" w:hAnsi="Georgia" w:cs="Georgia"/>
          <w:b/>
          <w:bCs/>
          <w:sz w:val="19"/>
          <w:szCs w:val="19"/>
        </w:rPr>
        <w:t>representing</w:t>
      </w:r>
      <w:r>
        <w:rPr>
          <w:rFonts w:ascii="Georgia" w:eastAsia="Georgia" w:hAnsi="Georgia" w:cs="Georgia"/>
          <w:b/>
          <w:bCs/>
          <w:spacing w:val="18"/>
          <w:sz w:val="19"/>
          <w:szCs w:val="19"/>
        </w:rPr>
        <w:t xml:space="preserve"> </w:t>
      </w:r>
      <w:r>
        <w:rPr>
          <w:rFonts w:ascii="Georgia" w:eastAsia="Georgia" w:hAnsi="Georgia" w:cs="Georgia"/>
          <w:b/>
          <w:bCs/>
          <w:sz w:val="19"/>
          <w:szCs w:val="19"/>
        </w:rPr>
        <w:t>the</w:t>
      </w:r>
      <w:r>
        <w:rPr>
          <w:rFonts w:ascii="Georgia" w:eastAsia="Georgia" w:hAnsi="Georgia" w:cs="Georgia"/>
          <w:b/>
          <w:bCs/>
          <w:spacing w:val="-1"/>
          <w:sz w:val="19"/>
          <w:szCs w:val="19"/>
        </w:rPr>
        <w:t xml:space="preserve"> </w:t>
      </w:r>
      <w:r>
        <w:rPr>
          <w:rFonts w:ascii="Georgia" w:eastAsia="Georgia" w:hAnsi="Georgia" w:cs="Georgia"/>
          <w:b/>
          <w:bCs/>
          <w:sz w:val="19"/>
          <w:szCs w:val="19"/>
        </w:rPr>
        <w:t>state-of-the-science</w:t>
      </w:r>
      <w:r>
        <w:rPr>
          <w:rFonts w:ascii="Georgia" w:eastAsia="Georgia" w:hAnsi="Georgia" w:cs="Georgia"/>
          <w:b/>
          <w:bCs/>
          <w:spacing w:val="31"/>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sz w:val="19"/>
          <w:szCs w:val="19"/>
        </w:rPr>
        <w:t>lung</w:t>
      </w:r>
      <w:r>
        <w:rPr>
          <w:rFonts w:ascii="Georgia" w:eastAsia="Georgia" w:hAnsi="Georgia" w:cs="Georgia"/>
          <w:b/>
          <w:bCs/>
          <w:spacing w:val="2"/>
          <w:sz w:val="19"/>
          <w:szCs w:val="19"/>
        </w:rPr>
        <w:t xml:space="preserve"> </w:t>
      </w:r>
      <w:r>
        <w:rPr>
          <w:rFonts w:ascii="Georgia" w:eastAsia="Georgia" w:hAnsi="Georgia" w:cs="Georgia"/>
          <w:b/>
          <w:bCs/>
          <w:sz w:val="19"/>
          <w:szCs w:val="19"/>
        </w:rPr>
        <w:t>imaging</w:t>
      </w:r>
      <w:r>
        <w:rPr>
          <w:rFonts w:ascii="Georgia" w:eastAsia="Georgia" w:hAnsi="Georgia" w:cs="Georgia"/>
          <w:b/>
          <w:bCs/>
          <w:spacing w:val="9"/>
          <w:sz w:val="19"/>
          <w:szCs w:val="19"/>
        </w:rPr>
        <w:t xml:space="preserve"> </w:t>
      </w:r>
      <w:r>
        <w:rPr>
          <w:rFonts w:ascii="Georgia" w:eastAsia="Georgia" w:hAnsi="Georgia" w:cs="Georgia"/>
          <w:b/>
          <w:bCs/>
          <w:w w:val="102"/>
          <w:sz w:val="19"/>
          <w:szCs w:val="19"/>
        </w:rPr>
        <w:t xml:space="preserve">research. </w:t>
      </w:r>
      <w:r>
        <w:rPr>
          <w:rFonts w:ascii="Georgia" w:eastAsia="Georgia" w:hAnsi="Georgia" w:cs="Georgia"/>
          <w:color w:val="FF0000"/>
          <w:sz w:val="19"/>
          <w:szCs w:val="19"/>
        </w:rPr>
        <w:t>This</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aim</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evaluate</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refine</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proposed</w:t>
      </w:r>
      <w:r>
        <w:rPr>
          <w:rFonts w:ascii="Georgia" w:eastAsia="Georgia" w:hAnsi="Georgia" w:cs="Georgia"/>
          <w:color w:val="FF0000"/>
          <w:spacing w:val="31"/>
          <w:sz w:val="19"/>
          <w:szCs w:val="19"/>
        </w:rPr>
        <w:t xml:space="preserve"> </w:t>
      </w:r>
      <w:r>
        <w:rPr>
          <w:rFonts w:ascii="Georgia" w:eastAsia="Georgia" w:hAnsi="Georgia" w:cs="Georgia"/>
          <w:color w:val="FF0000"/>
          <w:sz w:val="19"/>
          <w:szCs w:val="19"/>
        </w:rPr>
        <w:t>framework</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within</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real-world</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context</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research</w:t>
      </w:r>
      <w:r>
        <w:rPr>
          <w:rFonts w:ascii="Georgia" w:eastAsia="Georgia" w:hAnsi="Georgia" w:cs="Georgia"/>
          <w:color w:val="FF0000"/>
          <w:spacing w:val="29"/>
          <w:sz w:val="19"/>
          <w:szCs w:val="19"/>
        </w:rPr>
        <w:t xml:space="preserve"> </w:t>
      </w:r>
      <w:r>
        <w:rPr>
          <w:rFonts w:ascii="Georgia" w:eastAsia="Georgia" w:hAnsi="Georgia" w:cs="Georgia"/>
          <w:color w:val="FF0000"/>
          <w:w w:val="102"/>
          <w:sz w:val="19"/>
          <w:szCs w:val="19"/>
        </w:rPr>
        <w:t xml:space="preserve">being </w:t>
      </w:r>
      <w:r>
        <w:rPr>
          <w:rFonts w:ascii="Georgia" w:eastAsia="Georgia" w:hAnsi="Georgia" w:cs="Georgia"/>
          <w:color w:val="FF0000"/>
          <w:sz w:val="19"/>
          <w:szCs w:val="19"/>
        </w:rPr>
        <w:t>carried</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out</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at</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Penn</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5"/>
          <w:sz w:val="19"/>
          <w:szCs w:val="19"/>
        </w:rPr>
        <w:t xml:space="preserve"> </w:t>
      </w:r>
      <w:proofErr w:type="spellStart"/>
      <w:r>
        <w:rPr>
          <w:rFonts w:ascii="Georgia" w:eastAsia="Georgia" w:hAnsi="Georgia" w:cs="Georgia"/>
          <w:color w:val="FF0000"/>
          <w:sz w:val="19"/>
          <w:szCs w:val="19"/>
        </w:rPr>
        <w:t>UVa</w:t>
      </w:r>
      <w:proofErr w:type="spellEnd"/>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addition</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various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partner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sites</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serving</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secondary</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beta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testers.</w:t>
      </w:r>
      <w:r>
        <w:rPr>
          <w:rFonts w:ascii="Georgia" w:eastAsia="Georgia" w:hAnsi="Georgia" w:cs="Georgia"/>
          <w:color w:val="FF0000"/>
          <w:spacing w:val="25"/>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disseminate</w:t>
      </w:r>
      <w:r>
        <w:rPr>
          <w:rFonts w:ascii="Georgia" w:eastAsia="Georgia" w:hAnsi="Georgia" w:cs="Georgia"/>
          <w:color w:val="000000"/>
          <w:spacing w:val="9"/>
          <w:sz w:val="19"/>
          <w:szCs w:val="19"/>
        </w:rPr>
        <w:t xml:space="preserve"> </w:t>
      </w:r>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results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through</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distribution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atlases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documentation,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online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9"/>
          <w:sz w:val="19"/>
          <w:szCs w:val="19"/>
        </w:rPr>
        <w:t xml:space="preserve"> </w:t>
      </w:r>
      <w:r>
        <w:rPr>
          <w:rFonts w:ascii="Georgia" w:eastAsia="Georgia" w:hAnsi="Georgia" w:cs="Georgia"/>
          <w:color w:val="000000"/>
          <w:w w:val="102"/>
          <w:sz w:val="19"/>
          <w:szCs w:val="19"/>
        </w:rPr>
        <w:t xml:space="preserve">support, </w:t>
      </w:r>
      <w:r>
        <w:rPr>
          <w:rFonts w:ascii="Georgia" w:eastAsia="Georgia" w:hAnsi="Georgia" w:cs="Georgia"/>
          <w:color w:val="000000"/>
          <w:sz w:val="19"/>
          <w:szCs w:val="19"/>
        </w:rPr>
        <w:t>and</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conduct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hands-on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training</w:t>
      </w:r>
      <w:r>
        <w:rPr>
          <w:rFonts w:ascii="Georgia" w:eastAsia="Georgia" w:hAnsi="Georgia" w:cs="Georgia"/>
          <w:color w:val="000000"/>
          <w:spacing w:val="14"/>
          <w:sz w:val="19"/>
          <w:szCs w:val="19"/>
        </w:rPr>
        <w:t xml:space="preserve"> </w:t>
      </w:r>
      <w:r>
        <w:rPr>
          <w:rFonts w:ascii="Georgia" w:eastAsia="Georgia" w:hAnsi="Georgia" w:cs="Georgia"/>
          <w:color w:val="000000"/>
          <w:w w:val="102"/>
          <w:sz w:val="19"/>
          <w:szCs w:val="19"/>
        </w:rPr>
        <w:t>workshops.</w:t>
      </w:r>
    </w:p>
    <w:p w14:paraId="6D6BECA4" w14:textId="77777777" w:rsidR="00E61F9D" w:rsidRDefault="00E61F9D">
      <w:pPr>
        <w:spacing w:after="0"/>
        <w:jc w:val="both"/>
        <w:sectPr w:rsidR="00E61F9D">
          <w:type w:val="continuous"/>
          <w:pgSz w:w="12240" w:h="15840"/>
          <w:pgMar w:top="860" w:right="580" w:bottom="280" w:left="600" w:header="720" w:footer="720" w:gutter="0"/>
          <w:cols w:space="720"/>
        </w:sectPr>
      </w:pPr>
    </w:p>
    <w:p w14:paraId="6062539A" w14:textId="77777777" w:rsidR="00E61F9D" w:rsidRDefault="005C64D6">
      <w:pPr>
        <w:spacing w:before="81" w:after="0" w:line="240" w:lineRule="auto"/>
        <w:ind w:left="160" w:right="8242"/>
        <w:jc w:val="both"/>
        <w:rPr>
          <w:rFonts w:ascii="Georgia" w:eastAsia="Georgia" w:hAnsi="Georgia" w:cs="Georgia"/>
          <w:sz w:val="25"/>
          <w:szCs w:val="25"/>
        </w:rPr>
      </w:pPr>
      <w:r>
        <w:rPr>
          <w:rFonts w:ascii="Georgia" w:eastAsia="Georgia" w:hAnsi="Georgia" w:cs="Georgia"/>
          <w:b/>
          <w:bCs/>
          <w:sz w:val="25"/>
          <w:szCs w:val="25"/>
        </w:rPr>
        <w:lastRenderedPageBreak/>
        <w:t>3</w:t>
      </w:r>
      <w:r>
        <w:rPr>
          <w:rFonts w:ascii="Georgia" w:eastAsia="Georgia" w:hAnsi="Georgia" w:cs="Georgia"/>
          <w:b/>
          <w:bCs/>
          <w:spacing w:val="5"/>
          <w:sz w:val="25"/>
          <w:szCs w:val="25"/>
        </w:rPr>
        <w:t xml:space="preserve"> </w:t>
      </w:r>
      <w:r>
        <w:rPr>
          <w:rFonts w:ascii="Georgia" w:eastAsia="Georgia" w:hAnsi="Georgia" w:cs="Georgia"/>
          <w:b/>
          <w:bCs/>
          <w:sz w:val="25"/>
          <w:szCs w:val="25"/>
        </w:rPr>
        <w:t>Research</w:t>
      </w:r>
      <w:r>
        <w:rPr>
          <w:rFonts w:ascii="Georgia" w:eastAsia="Georgia" w:hAnsi="Georgia" w:cs="Georgia"/>
          <w:b/>
          <w:bCs/>
          <w:spacing w:val="26"/>
          <w:sz w:val="25"/>
          <w:szCs w:val="25"/>
        </w:rPr>
        <w:t xml:space="preserve"> </w:t>
      </w:r>
      <w:proofErr w:type="gramStart"/>
      <w:r>
        <w:rPr>
          <w:rFonts w:ascii="Georgia" w:eastAsia="Georgia" w:hAnsi="Georgia" w:cs="Georgia"/>
          <w:b/>
          <w:bCs/>
          <w:w w:val="102"/>
          <w:sz w:val="25"/>
          <w:szCs w:val="25"/>
        </w:rPr>
        <w:t>Strategy</w:t>
      </w:r>
      <w:proofErr w:type="gramEnd"/>
    </w:p>
    <w:p w14:paraId="372E16E2" w14:textId="77777777" w:rsidR="00E61F9D" w:rsidRDefault="00E61F9D">
      <w:pPr>
        <w:spacing w:before="1" w:after="0" w:line="110" w:lineRule="exact"/>
        <w:rPr>
          <w:sz w:val="11"/>
          <w:szCs w:val="11"/>
        </w:rPr>
      </w:pPr>
    </w:p>
    <w:p w14:paraId="7E30B111" w14:textId="77777777" w:rsidR="00E61F9D" w:rsidRDefault="005C64D6">
      <w:pPr>
        <w:spacing w:after="0" w:line="240" w:lineRule="auto"/>
        <w:ind w:left="160" w:right="9006"/>
        <w:jc w:val="both"/>
        <w:rPr>
          <w:rFonts w:ascii="Georgia" w:eastAsia="Georgia" w:hAnsi="Georgia" w:cs="Georgia"/>
          <w:sz w:val="21"/>
          <w:szCs w:val="21"/>
        </w:rPr>
      </w:pPr>
      <w:r>
        <w:rPr>
          <w:rFonts w:ascii="Georgia" w:eastAsia="Georgia" w:hAnsi="Georgia" w:cs="Georgia"/>
          <w:b/>
          <w:bCs/>
          <w:sz w:val="21"/>
          <w:szCs w:val="21"/>
        </w:rPr>
        <w:t>3(a)</w:t>
      </w:r>
      <w:r>
        <w:rPr>
          <w:rFonts w:ascii="Georgia" w:eastAsia="Georgia" w:hAnsi="Georgia" w:cs="Georgia"/>
          <w:b/>
          <w:bCs/>
          <w:spacing w:val="5"/>
          <w:sz w:val="21"/>
          <w:szCs w:val="21"/>
        </w:rPr>
        <w:t xml:space="preserve"> </w:t>
      </w:r>
      <w:r>
        <w:rPr>
          <w:rFonts w:ascii="Georgia" w:eastAsia="Georgia" w:hAnsi="Georgia" w:cs="Georgia"/>
          <w:b/>
          <w:bCs/>
          <w:w w:val="101"/>
          <w:sz w:val="21"/>
          <w:szCs w:val="21"/>
        </w:rPr>
        <w:t>Significance</w:t>
      </w:r>
    </w:p>
    <w:p w14:paraId="2D05D8A1" w14:textId="77777777" w:rsidR="00E61F9D" w:rsidRDefault="005C64D6">
      <w:pPr>
        <w:spacing w:before="88" w:after="0" w:line="277" w:lineRule="auto"/>
        <w:ind w:left="113" w:right="52" w:firstLine="7"/>
        <w:jc w:val="both"/>
        <w:rPr>
          <w:rFonts w:ascii="Georgia" w:eastAsia="Georgia" w:hAnsi="Georgia" w:cs="Georgia"/>
          <w:sz w:val="19"/>
          <w:szCs w:val="19"/>
        </w:rPr>
      </w:pPr>
      <w:r>
        <w:rPr>
          <w:rFonts w:ascii="Georgia" w:eastAsia="Georgia" w:hAnsi="Georgia" w:cs="Georgia"/>
          <w:b/>
          <w:bCs/>
          <w:sz w:val="19"/>
          <w:szCs w:val="19"/>
        </w:rPr>
        <w:t>3(a.1)</w:t>
      </w:r>
      <w:r>
        <w:rPr>
          <w:rFonts w:ascii="Georgia" w:eastAsia="Georgia" w:hAnsi="Georgia" w:cs="Georgia"/>
          <w:b/>
          <w:bCs/>
          <w:spacing w:val="12"/>
          <w:sz w:val="19"/>
          <w:szCs w:val="19"/>
        </w:rPr>
        <w:t xml:space="preserve"> </w:t>
      </w:r>
      <w:proofErr w:type="gramStart"/>
      <w:r>
        <w:rPr>
          <w:rFonts w:ascii="Georgia" w:eastAsia="Georgia" w:hAnsi="Georgia" w:cs="Georgia"/>
          <w:b/>
          <w:bCs/>
          <w:sz w:val="19"/>
          <w:szCs w:val="19"/>
        </w:rPr>
        <w:t>The</w:t>
      </w:r>
      <w:proofErr w:type="gramEnd"/>
      <w:r>
        <w:rPr>
          <w:rFonts w:ascii="Georgia" w:eastAsia="Georgia" w:hAnsi="Georgia" w:cs="Georgia"/>
          <w:b/>
          <w:bCs/>
          <w:spacing w:val="8"/>
          <w:sz w:val="19"/>
          <w:szCs w:val="19"/>
        </w:rPr>
        <w:t xml:space="preserve"> </w:t>
      </w:r>
      <w:r>
        <w:rPr>
          <w:rFonts w:ascii="Georgia" w:eastAsia="Georgia" w:hAnsi="Georgia" w:cs="Georgia"/>
          <w:b/>
          <w:bCs/>
          <w:sz w:val="19"/>
          <w:szCs w:val="19"/>
        </w:rPr>
        <w:t>importance</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image</w:t>
      </w:r>
      <w:r>
        <w:rPr>
          <w:rFonts w:ascii="Georgia" w:eastAsia="Georgia" w:hAnsi="Georgia" w:cs="Georgia"/>
          <w:b/>
          <w:bCs/>
          <w:spacing w:val="13"/>
          <w:sz w:val="19"/>
          <w:szCs w:val="19"/>
        </w:rPr>
        <w:t xml:space="preserve"> </w:t>
      </w:r>
      <w:r>
        <w:rPr>
          <w:rFonts w:ascii="Georgia" w:eastAsia="Georgia" w:hAnsi="Georgia" w:cs="Georgia"/>
          <w:b/>
          <w:bCs/>
          <w:sz w:val="19"/>
          <w:szCs w:val="19"/>
        </w:rPr>
        <w:t>analysis</w:t>
      </w:r>
      <w:r>
        <w:rPr>
          <w:rFonts w:ascii="Georgia" w:eastAsia="Georgia" w:hAnsi="Georgia" w:cs="Georgia"/>
          <w:b/>
          <w:bCs/>
          <w:spacing w:val="17"/>
          <w:sz w:val="19"/>
          <w:szCs w:val="19"/>
        </w:rPr>
        <w:t xml:space="preserve"> </w:t>
      </w:r>
      <w:r>
        <w:rPr>
          <w:rFonts w:ascii="Georgia" w:eastAsia="Georgia" w:hAnsi="Georgia" w:cs="Georgia"/>
          <w:b/>
          <w:bCs/>
          <w:sz w:val="19"/>
          <w:szCs w:val="19"/>
        </w:rPr>
        <w:t>tools</w:t>
      </w:r>
      <w:r>
        <w:rPr>
          <w:rFonts w:ascii="Georgia" w:eastAsia="Georgia" w:hAnsi="Georgia" w:cs="Georgia"/>
          <w:b/>
          <w:bCs/>
          <w:spacing w:val="11"/>
          <w:sz w:val="19"/>
          <w:szCs w:val="19"/>
        </w:rPr>
        <w:t xml:space="preserve"> </w:t>
      </w:r>
      <w:r>
        <w:rPr>
          <w:rFonts w:ascii="Georgia" w:eastAsia="Georgia" w:hAnsi="Georgia" w:cs="Georgia"/>
          <w:b/>
          <w:bCs/>
          <w:sz w:val="19"/>
          <w:szCs w:val="19"/>
        </w:rPr>
        <w:t>for</w:t>
      </w:r>
      <w:r>
        <w:rPr>
          <w:rFonts w:ascii="Georgia" w:eastAsia="Georgia" w:hAnsi="Georgia" w:cs="Georgia"/>
          <w:b/>
          <w:bCs/>
          <w:spacing w:val="7"/>
          <w:sz w:val="19"/>
          <w:szCs w:val="19"/>
        </w:rPr>
        <w:t xml:space="preserve"> </w:t>
      </w:r>
      <w:r>
        <w:rPr>
          <w:rFonts w:ascii="Georgia" w:eastAsia="Georgia" w:hAnsi="Georgia" w:cs="Georgia"/>
          <w:b/>
          <w:bCs/>
          <w:sz w:val="19"/>
          <w:szCs w:val="19"/>
        </w:rPr>
        <w:t>research</w:t>
      </w:r>
      <w:r>
        <w:rPr>
          <w:rFonts w:ascii="Georgia" w:eastAsia="Georgia" w:hAnsi="Georgia" w:cs="Georgia"/>
          <w:b/>
          <w:bCs/>
          <w:spacing w:val="18"/>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clinical</w:t>
      </w:r>
      <w:r>
        <w:rPr>
          <w:rFonts w:ascii="Georgia" w:eastAsia="Georgia" w:hAnsi="Georgia" w:cs="Georgia"/>
          <w:b/>
          <w:bCs/>
          <w:spacing w:val="15"/>
          <w:sz w:val="19"/>
          <w:szCs w:val="19"/>
        </w:rPr>
        <w:t xml:space="preserve"> </w:t>
      </w:r>
      <w:r>
        <w:rPr>
          <w:rFonts w:ascii="Georgia" w:eastAsia="Georgia" w:hAnsi="Georgia" w:cs="Georgia"/>
          <w:b/>
          <w:bCs/>
          <w:sz w:val="19"/>
          <w:szCs w:val="19"/>
        </w:rPr>
        <w:t>investigation.</w:t>
      </w:r>
      <w:r>
        <w:rPr>
          <w:rFonts w:ascii="Georgia" w:eastAsia="Georgia" w:hAnsi="Georgia" w:cs="Georgia"/>
          <w:b/>
          <w:bCs/>
          <w:spacing w:val="40"/>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increased</w:t>
      </w:r>
      <w:r>
        <w:rPr>
          <w:rFonts w:ascii="Georgia" w:eastAsia="Georgia" w:hAnsi="Georgia" w:cs="Georgia"/>
          <w:spacing w:val="17"/>
          <w:sz w:val="19"/>
          <w:szCs w:val="19"/>
        </w:rPr>
        <w:t xml:space="preserve"> </w:t>
      </w:r>
      <w:r>
        <w:rPr>
          <w:rFonts w:ascii="Georgia" w:eastAsia="Georgia" w:hAnsi="Georgia" w:cs="Georgia"/>
          <w:sz w:val="19"/>
          <w:szCs w:val="19"/>
        </w:rPr>
        <w:t>utilization</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imaging</w:t>
      </w:r>
      <w:r>
        <w:rPr>
          <w:rFonts w:ascii="Georgia" w:eastAsia="Georgia" w:hAnsi="Georgia" w:cs="Georgia"/>
          <w:spacing w:val="13"/>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both</w:t>
      </w:r>
      <w:r>
        <w:rPr>
          <w:rFonts w:ascii="Georgia" w:eastAsia="Georgia" w:hAnsi="Georgia" w:cs="Georgia"/>
          <w:spacing w:val="8"/>
          <w:sz w:val="19"/>
          <w:szCs w:val="19"/>
        </w:rPr>
        <w:t xml:space="preserve"> </w:t>
      </w:r>
      <w:r>
        <w:rPr>
          <w:rFonts w:ascii="Georgia" w:eastAsia="Georgia" w:hAnsi="Georgia" w:cs="Georgia"/>
          <w:sz w:val="19"/>
          <w:szCs w:val="19"/>
        </w:rPr>
        <w:t>research</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clinical</w:t>
      </w:r>
      <w:r>
        <w:rPr>
          <w:rFonts w:ascii="Georgia" w:eastAsia="Georgia" w:hAnsi="Georgia" w:cs="Georgia"/>
          <w:spacing w:val="12"/>
          <w:sz w:val="19"/>
          <w:szCs w:val="19"/>
        </w:rPr>
        <w:t xml:space="preserve"> </w:t>
      </w:r>
      <w:r>
        <w:rPr>
          <w:rFonts w:ascii="Georgia" w:eastAsia="Georgia" w:hAnsi="Georgia" w:cs="Georgia"/>
          <w:sz w:val="19"/>
          <w:szCs w:val="19"/>
        </w:rPr>
        <w:t>purposes</w:t>
      </w:r>
      <w:r>
        <w:rPr>
          <w:rFonts w:ascii="Georgia" w:eastAsia="Georgia" w:hAnsi="Georgia" w:cs="Georgia"/>
          <w:spacing w:val="15"/>
          <w:sz w:val="19"/>
          <w:szCs w:val="19"/>
        </w:rPr>
        <w:t xml:space="preserve"> </w:t>
      </w:r>
      <w:r>
        <w:rPr>
          <w:rFonts w:ascii="Georgia" w:eastAsia="Georgia" w:hAnsi="Georgia" w:cs="Georgia"/>
          <w:sz w:val="19"/>
          <w:szCs w:val="19"/>
        </w:rPr>
        <w:t>has</w:t>
      </w:r>
      <w:r>
        <w:rPr>
          <w:rFonts w:ascii="Georgia" w:eastAsia="Georgia" w:hAnsi="Georgia" w:cs="Georgia"/>
          <w:spacing w:val="6"/>
          <w:sz w:val="19"/>
          <w:szCs w:val="19"/>
        </w:rPr>
        <w:t xml:space="preserve"> </w:t>
      </w:r>
      <w:r>
        <w:rPr>
          <w:rFonts w:ascii="Georgia" w:eastAsia="Georgia" w:hAnsi="Georgia" w:cs="Georgia"/>
          <w:sz w:val="19"/>
          <w:szCs w:val="19"/>
        </w:rPr>
        <w:t>furthered</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demand</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quantitative</w:t>
      </w:r>
      <w:r>
        <w:rPr>
          <w:rFonts w:ascii="Georgia" w:eastAsia="Georgia" w:hAnsi="Georgia" w:cs="Georgia"/>
          <w:spacing w:val="20"/>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3"/>
          <w:sz w:val="19"/>
          <w:szCs w:val="19"/>
        </w:rPr>
        <w:t xml:space="preserve"> </w:t>
      </w:r>
      <w:r>
        <w:rPr>
          <w:rFonts w:ascii="Georgia" w:eastAsia="Georgia" w:hAnsi="Georgia" w:cs="Georgia"/>
          <w:sz w:val="19"/>
          <w:szCs w:val="19"/>
        </w:rPr>
        <w:t>techniques.</w:t>
      </w:r>
      <w:r>
        <w:rPr>
          <w:rFonts w:ascii="Georgia" w:eastAsia="Georgia" w:hAnsi="Georgia" w:cs="Georgia"/>
          <w:spacing w:val="3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w w:val="102"/>
          <w:sz w:val="19"/>
          <w:szCs w:val="19"/>
        </w:rPr>
        <w:t xml:space="preserve">use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these</w:t>
      </w:r>
      <w:r>
        <w:rPr>
          <w:rFonts w:ascii="Georgia" w:eastAsia="Georgia" w:hAnsi="Georgia" w:cs="Georgia"/>
          <w:spacing w:val="23"/>
          <w:sz w:val="19"/>
          <w:szCs w:val="19"/>
        </w:rPr>
        <w:t xml:space="preserve"> </w:t>
      </w:r>
      <w:r>
        <w:rPr>
          <w:rFonts w:ascii="Georgia" w:eastAsia="Georgia" w:hAnsi="Georgia" w:cs="Georgia"/>
          <w:sz w:val="19"/>
          <w:szCs w:val="19"/>
        </w:rPr>
        <w:t>computational</w:t>
      </w:r>
      <w:r>
        <w:rPr>
          <w:rFonts w:ascii="Georgia" w:eastAsia="Georgia" w:hAnsi="Georgia" w:cs="Georgia"/>
          <w:spacing w:val="38"/>
          <w:sz w:val="19"/>
          <w:szCs w:val="19"/>
        </w:rPr>
        <w:t xml:space="preserve"> </w:t>
      </w:r>
      <w:r>
        <w:rPr>
          <w:rFonts w:ascii="Georgia" w:eastAsia="Georgia" w:hAnsi="Georgia" w:cs="Georgia"/>
          <w:sz w:val="19"/>
          <w:szCs w:val="19"/>
        </w:rPr>
        <w:t>techniques</w:t>
      </w:r>
      <w:r>
        <w:rPr>
          <w:rFonts w:ascii="Georgia" w:eastAsia="Georgia" w:hAnsi="Georgia" w:cs="Georgia"/>
          <w:spacing w:val="32"/>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motivated</w:t>
      </w:r>
      <w:r>
        <w:rPr>
          <w:rFonts w:ascii="Georgia" w:eastAsia="Georgia" w:hAnsi="Georgia" w:cs="Georgia"/>
          <w:spacing w:val="31"/>
          <w:sz w:val="19"/>
          <w:szCs w:val="19"/>
        </w:rPr>
        <w:t xml:space="preserve"> </w:t>
      </w:r>
      <w:r>
        <w:rPr>
          <w:rFonts w:ascii="Georgia" w:eastAsia="Georgia" w:hAnsi="Georgia" w:cs="Georgia"/>
          <w:sz w:val="19"/>
          <w:szCs w:val="19"/>
        </w:rPr>
        <w:t>by</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need</w:t>
      </w:r>
      <w:r>
        <w:rPr>
          <w:rFonts w:ascii="Georgia" w:eastAsia="Georgia" w:hAnsi="Georgia" w:cs="Georgia"/>
          <w:spacing w:val="22"/>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less</w:t>
      </w:r>
      <w:r>
        <w:rPr>
          <w:rFonts w:ascii="Georgia" w:eastAsia="Georgia" w:hAnsi="Georgia" w:cs="Georgia"/>
          <w:spacing w:val="20"/>
          <w:sz w:val="19"/>
          <w:szCs w:val="19"/>
        </w:rPr>
        <w:t xml:space="preserve"> </w:t>
      </w:r>
      <w:r>
        <w:rPr>
          <w:rFonts w:ascii="Georgia" w:eastAsia="Georgia" w:hAnsi="Georgia" w:cs="Georgia"/>
          <w:sz w:val="19"/>
          <w:szCs w:val="19"/>
        </w:rPr>
        <w:t>subjectivity</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more</w:t>
      </w:r>
      <w:r>
        <w:rPr>
          <w:rFonts w:ascii="Georgia" w:eastAsia="Georgia" w:hAnsi="Georgia" w:cs="Georgia"/>
          <w:spacing w:val="23"/>
          <w:sz w:val="19"/>
          <w:szCs w:val="19"/>
        </w:rPr>
        <w:t xml:space="preserve"> </w:t>
      </w:r>
      <w:r>
        <w:rPr>
          <w:rFonts w:ascii="Georgia" w:eastAsia="Georgia" w:hAnsi="Georgia" w:cs="Georgia"/>
          <w:sz w:val="19"/>
          <w:szCs w:val="19"/>
        </w:rPr>
        <w:t>standardization</w:t>
      </w:r>
      <w:r>
        <w:rPr>
          <w:rFonts w:ascii="Georgia" w:eastAsia="Georgia" w:hAnsi="Georgia" w:cs="Georgia"/>
          <w:spacing w:val="40"/>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medical</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image </w:t>
      </w:r>
      <w:r>
        <w:rPr>
          <w:rFonts w:ascii="Georgia" w:eastAsia="Georgia" w:hAnsi="Georgia" w:cs="Georgia"/>
          <w:sz w:val="19"/>
          <w:szCs w:val="19"/>
        </w:rPr>
        <w:t>interpretation,</w:t>
      </w:r>
      <w:r>
        <w:rPr>
          <w:rFonts w:ascii="Georgia" w:eastAsia="Georgia" w:hAnsi="Georgia" w:cs="Georgia"/>
          <w:spacing w:val="34"/>
          <w:sz w:val="19"/>
          <w:szCs w:val="19"/>
        </w:rPr>
        <w:t xml:space="preserve"> </w:t>
      </w:r>
      <w:r>
        <w:rPr>
          <w:rFonts w:ascii="Georgia" w:eastAsia="Georgia" w:hAnsi="Georgia" w:cs="Georgia"/>
          <w:sz w:val="19"/>
          <w:szCs w:val="19"/>
        </w:rPr>
        <w:t>increased</w:t>
      </w:r>
      <w:r>
        <w:rPr>
          <w:rFonts w:ascii="Georgia" w:eastAsia="Georgia" w:hAnsi="Georgia" w:cs="Georgia"/>
          <w:spacing w:val="23"/>
          <w:sz w:val="19"/>
          <w:szCs w:val="19"/>
        </w:rPr>
        <w:t xml:space="preserve"> </w:t>
      </w:r>
      <w:r>
        <w:rPr>
          <w:rFonts w:ascii="Georgia" w:eastAsia="Georgia" w:hAnsi="Georgia" w:cs="Georgia"/>
          <w:sz w:val="19"/>
          <w:szCs w:val="19"/>
        </w:rPr>
        <w:t>speed</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automation</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2"/>
          <w:sz w:val="19"/>
          <w:szCs w:val="19"/>
        </w:rPr>
        <w:t xml:space="preserve"> </w:t>
      </w:r>
      <w:r>
        <w:rPr>
          <w:rFonts w:ascii="Georgia" w:eastAsia="Georgia" w:hAnsi="Georgia" w:cs="Georgia"/>
          <w:sz w:val="19"/>
          <w:szCs w:val="19"/>
        </w:rPr>
        <w:t>diagnosis,</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greater</w:t>
      </w:r>
      <w:r>
        <w:rPr>
          <w:rFonts w:ascii="Georgia" w:eastAsia="Georgia" w:hAnsi="Georgia" w:cs="Georgia"/>
          <w:spacing w:val="19"/>
          <w:sz w:val="19"/>
          <w:szCs w:val="19"/>
        </w:rPr>
        <w:t xml:space="preserve"> </w:t>
      </w:r>
      <w:r>
        <w:rPr>
          <w:rFonts w:ascii="Georgia" w:eastAsia="Georgia" w:hAnsi="Georgia" w:cs="Georgia"/>
          <w:sz w:val="19"/>
          <w:szCs w:val="19"/>
        </w:rPr>
        <w:t>robustness</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accuracy</w:t>
      </w:r>
      <w:r>
        <w:rPr>
          <w:rFonts w:ascii="Georgia" w:eastAsia="Georgia" w:hAnsi="Georgia" w:cs="Georgia"/>
          <w:spacing w:val="22"/>
          <w:sz w:val="19"/>
          <w:szCs w:val="19"/>
        </w:rPr>
        <w:t xml:space="preserve">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sz w:val="19"/>
          <w:szCs w:val="19"/>
        </w:rPr>
        <w:t>determining</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biological </w:t>
      </w:r>
      <w:r>
        <w:rPr>
          <w:rFonts w:ascii="Georgia" w:eastAsia="Georgia" w:hAnsi="Georgia" w:cs="Georgia"/>
          <w:sz w:val="19"/>
          <w:szCs w:val="19"/>
        </w:rPr>
        <w:t>correlates</w:t>
      </w:r>
      <w:r>
        <w:rPr>
          <w:rFonts w:ascii="Georgia" w:eastAsia="Georgia" w:hAnsi="Georgia" w:cs="Georgia"/>
          <w:spacing w:val="29"/>
          <w:sz w:val="19"/>
          <w:szCs w:val="19"/>
        </w:rPr>
        <w:t xml:space="preserve"> </w:t>
      </w:r>
      <w:r>
        <w:rPr>
          <w:rFonts w:ascii="Georgia" w:eastAsia="Georgia" w:hAnsi="Georgia" w:cs="Georgia"/>
          <w:sz w:val="19"/>
          <w:szCs w:val="19"/>
        </w:rPr>
        <w:t>with</w:t>
      </w:r>
      <w:r>
        <w:rPr>
          <w:rFonts w:ascii="Georgia" w:eastAsia="Georgia" w:hAnsi="Georgia" w:cs="Georgia"/>
          <w:spacing w:val="21"/>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 xml:space="preserve">findings. </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example,</w:t>
      </w:r>
      <w:r>
        <w:rPr>
          <w:rFonts w:ascii="Georgia" w:eastAsia="Georgia" w:hAnsi="Georgia" w:cs="Georgia"/>
          <w:spacing w:val="32"/>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area</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pharmaceutical</w:t>
      </w:r>
      <w:r>
        <w:rPr>
          <w:rFonts w:ascii="Georgia" w:eastAsia="Georgia" w:hAnsi="Georgia" w:cs="Georgia"/>
          <w:spacing w:val="40"/>
          <w:sz w:val="19"/>
          <w:szCs w:val="19"/>
        </w:rPr>
        <w:t xml:space="preserve"> </w:t>
      </w:r>
      <w:r>
        <w:rPr>
          <w:rFonts w:ascii="Georgia" w:eastAsia="Georgia" w:hAnsi="Georgia" w:cs="Georgia"/>
          <w:sz w:val="19"/>
          <w:szCs w:val="19"/>
        </w:rPr>
        <w:t>development</w:t>
      </w:r>
      <w:r>
        <w:rPr>
          <w:rFonts w:ascii="Georgia" w:eastAsia="Georgia" w:hAnsi="Georgia" w:cs="Georgia"/>
          <w:spacing w:val="36"/>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testing,</w:t>
      </w:r>
      <w:r>
        <w:rPr>
          <w:rFonts w:ascii="Georgia" w:eastAsia="Georgia" w:hAnsi="Georgia" w:cs="Georgia"/>
          <w:spacing w:val="29"/>
          <w:sz w:val="19"/>
          <w:szCs w:val="19"/>
        </w:rPr>
        <w:t xml:space="preserve"> </w:t>
      </w:r>
      <w:r>
        <w:rPr>
          <w:rFonts w:ascii="Georgia" w:eastAsia="Georgia" w:hAnsi="Georgia" w:cs="Georgia"/>
          <w:sz w:val="19"/>
          <w:szCs w:val="19"/>
        </w:rPr>
        <w:t>imaging</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biomarkers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sz w:val="19"/>
          <w:szCs w:val="19"/>
        </w:rPr>
        <w:t xml:space="preserve">crucial. </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22"/>
          <w:sz w:val="19"/>
          <w:szCs w:val="19"/>
        </w:rPr>
        <w:t xml:space="preserve"> </w:t>
      </w:r>
      <w:r>
        <w:rPr>
          <w:rFonts w:ascii="Georgia" w:eastAsia="Georgia" w:hAnsi="Georgia" w:cs="Georgia"/>
          <w:sz w:val="19"/>
          <w:szCs w:val="19"/>
        </w:rPr>
        <w:t>order</w:t>
      </w:r>
      <w:r>
        <w:rPr>
          <w:rFonts w:ascii="Georgia" w:eastAsia="Georgia" w:hAnsi="Georgia" w:cs="Georgia"/>
          <w:spacing w:val="25"/>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determine</w:t>
      </w:r>
      <w:r>
        <w:rPr>
          <w:rFonts w:ascii="Georgia" w:eastAsia="Georgia" w:hAnsi="Georgia" w:cs="Georgia"/>
          <w:spacing w:val="33"/>
          <w:sz w:val="19"/>
          <w:szCs w:val="19"/>
        </w:rPr>
        <w:t xml:space="preserve"> </w:t>
      </w:r>
      <w:r>
        <w:rPr>
          <w:rFonts w:ascii="Georgia" w:eastAsia="Georgia" w:hAnsi="Georgia" w:cs="Georgia"/>
          <w:sz w:val="19"/>
          <w:szCs w:val="19"/>
        </w:rPr>
        <w:t>fundamental</w:t>
      </w:r>
      <w:r>
        <w:rPr>
          <w:rFonts w:ascii="Georgia" w:eastAsia="Georgia" w:hAnsi="Georgia" w:cs="Georgia"/>
          <w:spacing w:val="37"/>
          <w:sz w:val="19"/>
          <w:szCs w:val="19"/>
        </w:rPr>
        <w:t xml:space="preserve"> </w:t>
      </w:r>
      <w:r>
        <w:rPr>
          <w:rFonts w:ascii="Georgia" w:eastAsia="Georgia" w:hAnsi="Georgia" w:cs="Georgia"/>
          <w:sz w:val="19"/>
          <w:szCs w:val="19"/>
        </w:rPr>
        <w:t>study</w:t>
      </w:r>
      <w:r>
        <w:rPr>
          <w:rFonts w:ascii="Georgia" w:eastAsia="Georgia" w:hAnsi="Georgia" w:cs="Georgia"/>
          <w:spacing w:val="25"/>
          <w:sz w:val="19"/>
          <w:szCs w:val="19"/>
        </w:rPr>
        <w:t xml:space="preserve"> </w:t>
      </w:r>
      <w:r>
        <w:rPr>
          <w:rFonts w:ascii="Georgia" w:eastAsia="Georgia" w:hAnsi="Georgia" w:cs="Georgia"/>
          <w:sz w:val="19"/>
          <w:szCs w:val="19"/>
        </w:rPr>
        <w:t>parameters</w:t>
      </w:r>
      <w:r>
        <w:rPr>
          <w:rFonts w:ascii="Georgia" w:eastAsia="Georgia" w:hAnsi="Georgia" w:cs="Georgia"/>
          <w:spacing w:val="35"/>
          <w:sz w:val="19"/>
          <w:szCs w:val="19"/>
        </w:rPr>
        <w:t xml:space="preserve"> </w:t>
      </w:r>
      <w:r>
        <w:rPr>
          <w:rFonts w:ascii="Georgia" w:eastAsia="Georgia" w:hAnsi="Georgia" w:cs="Georgia"/>
          <w:sz w:val="19"/>
          <w:szCs w:val="19"/>
        </w:rPr>
        <w:t>such</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20"/>
          <w:sz w:val="19"/>
          <w:szCs w:val="19"/>
        </w:rPr>
        <w:t xml:space="preserve"> </w:t>
      </w:r>
      <w:r>
        <w:rPr>
          <w:rFonts w:ascii="Georgia" w:eastAsia="Georgia" w:hAnsi="Georgia" w:cs="Georgia"/>
          <w:sz w:val="19"/>
          <w:szCs w:val="19"/>
        </w:rPr>
        <w:t>drug</w:t>
      </w:r>
      <w:r>
        <w:rPr>
          <w:rFonts w:ascii="Georgia" w:eastAsia="Georgia" w:hAnsi="Georgia" w:cs="Georgia"/>
          <w:spacing w:val="24"/>
          <w:sz w:val="19"/>
          <w:szCs w:val="19"/>
        </w:rPr>
        <w:t xml:space="preserve"> </w:t>
      </w:r>
      <w:r>
        <w:rPr>
          <w:rFonts w:ascii="Georgia" w:eastAsia="Georgia" w:hAnsi="Georgia" w:cs="Georgia"/>
          <w:sz w:val="19"/>
          <w:szCs w:val="19"/>
        </w:rPr>
        <w:t>safety</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effectiveness,</w:t>
      </w:r>
      <w:r>
        <w:rPr>
          <w:rFonts w:ascii="Georgia" w:eastAsia="Georgia" w:hAnsi="Georgia" w:cs="Georgia"/>
          <w:spacing w:val="41"/>
          <w:sz w:val="19"/>
          <w:szCs w:val="19"/>
        </w:rPr>
        <w:t xml:space="preserve"> </w:t>
      </w:r>
      <w:r>
        <w:rPr>
          <w:rFonts w:ascii="Georgia" w:eastAsia="Georgia" w:hAnsi="Georgia" w:cs="Georgia"/>
          <w:sz w:val="19"/>
          <w:szCs w:val="19"/>
        </w:rPr>
        <w:t>quantitative</w:t>
      </w:r>
      <w:r>
        <w:rPr>
          <w:rFonts w:ascii="Georgia" w:eastAsia="Georgia" w:hAnsi="Georgia" w:cs="Georgia"/>
          <w:spacing w:val="36"/>
          <w:sz w:val="19"/>
          <w:szCs w:val="19"/>
        </w:rPr>
        <w:t xml:space="preserve"> </w:t>
      </w:r>
      <w:r>
        <w:rPr>
          <w:rFonts w:ascii="Georgia" w:eastAsia="Georgia" w:hAnsi="Georgia" w:cs="Georgia"/>
          <w:w w:val="102"/>
          <w:sz w:val="19"/>
          <w:szCs w:val="19"/>
        </w:rPr>
        <w:t xml:space="preserve">assess- </w:t>
      </w:r>
      <w:proofErr w:type="spellStart"/>
      <w:r>
        <w:rPr>
          <w:rFonts w:ascii="Georgia" w:eastAsia="Georgia" w:hAnsi="Georgia" w:cs="Georgia"/>
          <w:sz w:val="19"/>
          <w:szCs w:val="19"/>
        </w:rPr>
        <w:t>ments</w:t>
      </w:r>
      <w:proofErr w:type="spellEnd"/>
      <w:r>
        <w:rPr>
          <w:rFonts w:ascii="Georgia" w:eastAsia="Georgia" w:hAnsi="Georgia" w:cs="Georgia"/>
          <w:spacing w:val="21"/>
          <w:sz w:val="19"/>
          <w:szCs w:val="19"/>
        </w:rPr>
        <w:t xml:space="preserve"> </w:t>
      </w:r>
      <w:r>
        <w:rPr>
          <w:rFonts w:ascii="Georgia" w:eastAsia="Georgia" w:hAnsi="Georgia" w:cs="Georgia"/>
          <w:sz w:val="19"/>
          <w:szCs w:val="19"/>
        </w:rPr>
        <w:t>derived</w:t>
      </w:r>
      <w:r>
        <w:rPr>
          <w:rFonts w:ascii="Georgia" w:eastAsia="Georgia" w:hAnsi="Georgia" w:cs="Georgia"/>
          <w:spacing w:val="24"/>
          <w:sz w:val="19"/>
          <w:szCs w:val="19"/>
        </w:rPr>
        <w:t xml:space="preserve"> </w:t>
      </w:r>
      <w:r>
        <w:rPr>
          <w:rFonts w:ascii="Georgia" w:eastAsia="Georgia" w:hAnsi="Georgia" w:cs="Georgia"/>
          <w:sz w:val="19"/>
          <w:szCs w:val="19"/>
        </w:rPr>
        <w:t>from</w:t>
      </w:r>
      <w:r>
        <w:rPr>
          <w:rFonts w:ascii="Georgia" w:eastAsia="Georgia" w:hAnsi="Georgia" w:cs="Georgia"/>
          <w:spacing w:val="19"/>
          <w:sz w:val="19"/>
          <w:szCs w:val="19"/>
        </w:rPr>
        <w:t xml:space="preserve"> </w:t>
      </w:r>
      <w:r>
        <w:rPr>
          <w:rFonts w:ascii="Georgia" w:eastAsia="Georgia" w:hAnsi="Georgia" w:cs="Georgia"/>
          <w:sz w:val="19"/>
          <w:szCs w:val="19"/>
        </w:rPr>
        <w:t>imaging</w:t>
      </w:r>
      <w:r>
        <w:rPr>
          <w:rFonts w:ascii="Georgia" w:eastAsia="Georgia" w:hAnsi="Georgia" w:cs="Georgia"/>
          <w:spacing w:val="25"/>
          <w:sz w:val="19"/>
          <w:szCs w:val="19"/>
        </w:rPr>
        <w:t xml:space="preserve"> </w:t>
      </w:r>
      <w:r>
        <w:rPr>
          <w:rFonts w:ascii="Georgia" w:eastAsia="Georgia" w:hAnsi="Georgia" w:cs="Georgia"/>
          <w:sz w:val="19"/>
          <w:szCs w:val="19"/>
        </w:rPr>
        <w:t>measures</w:t>
      </w:r>
      <w:r>
        <w:rPr>
          <w:rFonts w:ascii="Georgia" w:eastAsia="Georgia" w:hAnsi="Georgia" w:cs="Georgia"/>
          <w:spacing w:val="27"/>
          <w:sz w:val="19"/>
          <w:szCs w:val="19"/>
        </w:rPr>
        <w:t xml:space="preserve"> </w:t>
      </w:r>
      <w:r>
        <w:rPr>
          <w:rFonts w:ascii="Georgia" w:eastAsia="Georgia" w:hAnsi="Georgia" w:cs="Georgia"/>
          <w:sz w:val="19"/>
          <w:szCs w:val="19"/>
        </w:rPr>
        <w:t>must</w:t>
      </w:r>
      <w:r>
        <w:rPr>
          <w:rFonts w:ascii="Georgia" w:eastAsia="Georgia" w:hAnsi="Georgia" w:cs="Georgia"/>
          <w:spacing w:val="19"/>
          <w:sz w:val="19"/>
          <w:szCs w:val="19"/>
        </w:rPr>
        <w:t xml:space="preserve"> </w:t>
      </w:r>
      <w:r>
        <w:rPr>
          <w:rFonts w:ascii="Georgia" w:eastAsia="Georgia" w:hAnsi="Georgia" w:cs="Georgia"/>
          <w:sz w:val="19"/>
          <w:szCs w:val="19"/>
        </w:rPr>
        <w:t>be</w:t>
      </w:r>
      <w:r>
        <w:rPr>
          <w:rFonts w:ascii="Georgia" w:eastAsia="Georgia" w:hAnsi="Georgia" w:cs="Georgia"/>
          <w:spacing w:val="15"/>
          <w:sz w:val="19"/>
          <w:szCs w:val="19"/>
        </w:rPr>
        <w:t xml:space="preserve"> </w:t>
      </w:r>
      <w:r>
        <w:rPr>
          <w:rFonts w:ascii="Georgia" w:eastAsia="Georgia" w:hAnsi="Georgia" w:cs="Georgia"/>
          <w:sz w:val="19"/>
          <w:szCs w:val="19"/>
        </w:rPr>
        <w:t>objective</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reproducible</w:t>
      </w:r>
      <w:r>
        <w:rPr>
          <w:rFonts w:ascii="Georgia" w:eastAsia="Georgia" w:hAnsi="Georgia" w:cs="Georgia"/>
          <w:spacing w:val="32"/>
          <w:sz w:val="19"/>
          <w:szCs w:val="19"/>
        </w:rPr>
        <w:t xml:space="preserve"> </w:t>
      </w:r>
      <w:r>
        <w:rPr>
          <w:rFonts w:ascii="Georgia" w:eastAsia="Georgia" w:hAnsi="Georgia" w:cs="Georgia"/>
          <w:sz w:val="19"/>
          <w:szCs w:val="19"/>
        </w:rPr>
        <w:t>[1]</w:t>
      </w:r>
      <w:r>
        <w:rPr>
          <w:rFonts w:ascii="Georgia" w:eastAsia="Georgia" w:hAnsi="Georgia" w:cs="Georgia"/>
          <w:spacing w:val="15"/>
          <w:sz w:val="19"/>
          <w:szCs w:val="19"/>
        </w:rPr>
        <w:t xml:space="preserve"> </w:t>
      </w:r>
      <w:r>
        <w:rPr>
          <w:rFonts w:ascii="Georgia" w:eastAsia="Georgia" w:hAnsi="Georgia" w:cs="Georgia"/>
          <w:sz w:val="19"/>
          <w:szCs w:val="19"/>
        </w:rPr>
        <w:t>which</w:t>
      </w:r>
      <w:r>
        <w:rPr>
          <w:rFonts w:ascii="Georgia" w:eastAsia="Georgia" w:hAnsi="Georgia" w:cs="Georgia"/>
          <w:spacing w:val="21"/>
          <w:sz w:val="19"/>
          <w:szCs w:val="19"/>
        </w:rPr>
        <w:t xml:space="preserve"> </w:t>
      </w:r>
      <w:r>
        <w:rPr>
          <w:rFonts w:ascii="Georgia" w:eastAsia="Georgia" w:hAnsi="Georgia" w:cs="Georgia"/>
          <w:sz w:val="19"/>
          <w:szCs w:val="19"/>
        </w:rPr>
        <w:t>is</w:t>
      </w:r>
      <w:r>
        <w:rPr>
          <w:rFonts w:ascii="Georgia" w:eastAsia="Georgia" w:hAnsi="Georgia" w:cs="Georgia"/>
          <w:spacing w:val="14"/>
          <w:sz w:val="19"/>
          <w:szCs w:val="19"/>
        </w:rPr>
        <w:t xml:space="preserve"> </w:t>
      </w:r>
      <w:r>
        <w:rPr>
          <w:rFonts w:ascii="Georgia" w:eastAsia="Georgia" w:hAnsi="Georgia" w:cs="Georgia"/>
          <w:sz w:val="19"/>
          <w:szCs w:val="19"/>
        </w:rPr>
        <w:t>often</w:t>
      </w:r>
      <w:r>
        <w:rPr>
          <w:rFonts w:ascii="Georgia" w:eastAsia="Georgia" w:hAnsi="Georgia" w:cs="Georgia"/>
          <w:spacing w:val="20"/>
          <w:sz w:val="19"/>
          <w:szCs w:val="19"/>
        </w:rPr>
        <w:t xml:space="preserve"> </w:t>
      </w:r>
      <w:r>
        <w:rPr>
          <w:rFonts w:ascii="Georgia" w:eastAsia="Georgia" w:hAnsi="Georgia" w:cs="Georgia"/>
          <w:sz w:val="19"/>
          <w:szCs w:val="19"/>
        </w:rPr>
        <w:t>difficult</w:t>
      </w:r>
      <w:r>
        <w:rPr>
          <w:rFonts w:ascii="Georgia" w:eastAsia="Georgia" w:hAnsi="Georgia" w:cs="Georgia"/>
          <w:spacing w:val="24"/>
          <w:sz w:val="19"/>
          <w:szCs w:val="19"/>
        </w:rPr>
        <w:t xml:space="preserve"> </w:t>
      </w:r>
      <w:r>
        <w:rPr>
          <w:rFonts w:ascii="Georgia" w:eastAsia="Georgia" w:hAnsi="Georgia" w:cs="Georgia"/>
          <w:sz w:val="19"/>
          <w:szCs w:val="19"/>
        </w:rPr>
        <w:t>without</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computational </w:t>
      </w:r>
      <w:r>
        <w:rPr>
          <w:rFonts w:ascii="Georgia" w:eastAsia="Georgia" w:hAnsi="Georgia" w:cs="Georgia"/>
          <w:sz w:val="19"/>
          <w:szCs w:val="19"/>
        </w:rPr>
        <w:t>aid given</w:t>
      </w:r>
      <w:r>
        <w:rPr>
          <w:rFonts w:ascii="Georgia" w:eastAsia="Georgia" w:hAnsi="Georgia" w:cs="Georgia"/>
          <w:spacing w:val="4"/>
          <w:sz w:val="19"/>
          <w:szCs w:val="19"/>
        </w:rPr>
        <w:t xml:space="preserve"> </w:t>
      </w:r>
      <w:r>
        <w:rPr>
          <w:rFonts w:ascii="Georgia" w:eastAsia="Georgia" w:hAnsi="Georgia" w:cs="Georgia"/>
          <w:sz w:val="19"/>
          <w:szCs w:val="19"/>
        </w:rPr>
        <w:t>the intra-</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inter-reader</w:t>
      </w:r>
      <w:r>
        <w:rPr>
          <w:rFonts w:ascii="Georgia" w:eastAsia="Georgia" w:hAnsi="Georgia" w:cs="Georgia"/>
          <w:spacing w:val="15"/>
          <w:sz w:val="19"/>
          <w:szCs w:val="19"/>
        </w:rPr>
        <w:t xml:space="preserve"> </w:t>
      </w:r>
      <w:r>
        <w:rPr>
          <w:rFonts w:ascii="Georgia" w:eastAsia="Georgia" w:hAnsi="Georgia" w:cs="Georgia"/>
          <w:sz w:val="19"/>
          <w:szCs w:val="19"/>
        </w:rPr>
        <w:t>variability</w:t>
      </w:r>
      <w:r>
        <w:rPr>
          <w:rFonts w:ascii="Georgia" w:eastAsia="Georgia" w:hAnsi="Georgia" w:cs="Georgia"/>
          <w:spacing w:val="12"/>
          <w:sz w:val="19"/>
          <w:szCs w:val="19"/>
        </w:rPr>
        <w:t xml:space="preserve"> </w:t>
      </w:r>
      <w:r>
        <w:rPr>
          <w:rFonts w:ascii="Georgia" w:eastAsia="Georgia" w:hAnsi="Georgia" w:cs="Georgia"/>
          <w:sz w:val="19"/>
          <w:szCs w:val="19"/>
        </w:rPr>
        <w:t>in radiological</w:t>
      </w:r>
      <w:r>
        <w:rPr>
          <w:rFonts w:ascii="Georgia" w:eastAsia="Georgia" w:hAnsi="Georgia" w:cs="Georgia"/>
          <w:spacing w:val="15"/>
          <w:sz w:val="19"/>
          <w:szCs w:val="19"/>
        </w:rPr>
        <w:t xml:space="preserve"> </w:t>
      </w:r>
      <w:r>
        <w:rPr>
          <w:rFonts w:ascii="Georgia" w:eastAsia="Georgia" w:hAnsi="Georgia" w:cs="Georgia"/>
          <w:sz w:val="19"/>
          <w:szCs w:val="19"/>
        </w:rPr>
        <w:t>practice</w:t>
      </w:r>
      <w:r>
        <w:rPr>
          <w:rFonts w:ascii="Georgia" w:eastAsia="Georgia" w:hAnsi="Georgia" w:cs="Georgia"/>
          <w:spacing w:val="8"/>
          <w:sz w:val="19"/>
          <w:szCs w:val="19"/>
        </w:rPr>
        <w:t xml:space="preserve"> </w:t>
      </w:r>
      <w:r>
        <w:rPr>
          <w:rFonts w:ascii="Georgia" w:eastAsia="Georgia" w:hAnsi="Georgia" w:cs="Georgia"/>
          <w:sz w:val="19"/>
          <w:szCs w:val="19"/>
        </w:rPr>
        <w:t>[2,</w:t>
      </w:r>
      <w:r>
        <w:rPr>
          <w:rFonts w:ascii="Georgia" w:eastAsia="Georgia" w:hAnsi="Georgia" w:cs="Georgia"/>
          <w:spacing w:val="1"/>
          <w:sz w:val="19"/>
          <w:szCs w:val="19"/>
        </w:rPr>
        <w:t xml:space="preserve"> </w:t>
      </w:r>
      <w:r>
        <w:rPr>
          <w:rFonts w:ascii="Georgia" w:eastAsia="Georgia" w:hAnsi="Georgia" w:cs="Georgia"/>
          <w:sz w:val="19"/>
          <w:szCs w:val="19"/>
        </w:rPr>
        <w:t>3].</w:t>
      </w:r>
      <w:r>
        <w:rPr>
          <w:rFonts w:ascii="Georgia" w:eastAsia="Georgia" w:hAnsi="Georgia" w:cs="Georgia"/>
          <w:spacing w:val="18"/>
          <w:sz w:val="19"/>
          <w:szCs w:val="19"/>
        </w:rPr>
        <w:t xml:space="preserve"> </w:t>
      </w:r>
      <w:r>
        <w:rPr>
          <w:rFonts w:ascii="Georgia" w:eastAsia="Georgia" w:hAnsi="Georgia" w:cs="Georgia"/>
          <w:sz w:val="19"/>
          <w:szCs w:val="19"/>
        </w:rPr>
        <w:t>Additionally,</w:t>
      </w:r>
      <w:r>
        <w:rPr>
          <w:rFonts w:ascii="Georgia" w:eastAsia="Georgia" w:hAnsi="Georgia" w:cs="Georgia"/>
          <w:spacing w:val="18"/>
          <w:sz w:val="19"/>
          <w:szCs w:val="19"/>
        </w:rPr>
        <w:t xml:space="preserve"> </w:t>
      </w:r>
      <w:r>
        <w:rPr>
          <w:rFonts w:ascii="Georgia" w:eastAsia="Georgia" w:hAnsi="Georgia" w:cs="Georgia"/>
          <w:sz w:val="19"/>
          <w:szCs w:val="19"/>
        </w:rPr>
        <w:t>the exciting</w:t>
      </w:r>
      <w:r>
        <w:rPr>
          <w:rFonts w:ascii="Georgia" w:eastAsia="Georgia" w:hAnsi="Georgia" w:cs="Georgia"/>
          <w:spacing w:val="8"/>
          <w:sz w:val="19"/>
          <w:szCs w:val="19"/>
        </w:rPr>
        <w:t xml:space="preserve"> </w:t>
      </w:r>
      <w:r>
        <w:rPr>
          <w:rFonts w:ascii="Georgia" w:eastAsia="Georgia" w:hAnsi="Georgia" w:cs="Georgia"/>
          <w:sz w:val="19"/>
          <w:szCs w:val="19"/>
        </w:rPr>
        <w:t>possibilities</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associated </w:t>
      </w:r>
      <w:r>
        <w:rPr>
          <w:rFonts w:ascii="Georgia" w:eastAsia="Georgia" w:hAnsi="Georgia" w:cs="Georgia"/>
          <w:sz w:val="19"/>
          <w:szCs w:val="19"/>
        </w:rPr>
        <w:t>with</w:t>
      </w:r>
      <w:r>
        <w:rPr>
          <w:rFonts w:ascii="Georgia" w:eastAsia="Georgia" w:hAnsi="Georgia" w:cs="Georgia"/>
          <w:spacing w:val="12"/>
          <w:sz w:val="19"/>
          <w:szCs w:val="19"/>
        </w:rPr>
        <w:t xml:space="preserve"> </w:t>
      </w:r>
      <w:r>
        <w:rPr>
          <w:rFonts w:ascii="Georgia" w:eastAsia="Georgia" w:hAnsi="Georgia" w:cs="Georgia"/>
          <w:sz w:val="19"/>
          <w:szCs w:val="19"/>
        </w:rPr>
        <w:t>“big</w:t>
      </w:r>
      <w:r>
        <w:rPr>
          <w:rFonts w:ascii="Georgia" w:eastAsia="Georgia" w:hAnsi="Georgia" w:cs="Georgia"/>
          <w:spacing w:val="12"/>
          <w:sz w:val="19"/>
          <w:szCs w:val="19"/>
        </w:rPr>
        <w:t xml:space="preserve"> </w:t>
      </w:r>
      <w:r>
        <w:rPr>
          <w:rFonts w:ascii="Georgia" w:eastAsia="Georgia" w:hAnsi="Georgia" w:cs="Georgia"/>
          <w:sz w:val="19"/>
          <w:szCs w:val="19"/>
        </w:rPr>
        <w:t>data”</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potential</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improvement</w:t>
      </w:r>
      <w:r>
        <w:rPr>
          <w:rFonts w:ascii="Georgia" w:eastAsia="Georgia" w:hAnsi="Georgia" w:cs="Georgia"/>
          <w:spacing w:val="28"/>
          <w:sz w:val="19"/>
          <w:szCs w:val="19"/>
        </w:rPr>
        <w:t xml:space="preserve"> </w:t>
      </w:r>
      <w:r>
        <w:rPr>
          <w:rFonts w:ascii="Georgia" w:eastAsia="Georgia" w:hAnsi="Georgia" w:cs="Georgia"/>
          <w:sz w:val="19"/>
          <w:szCs w:val="19"/>
        </w:rPr>
        <w:t>in</w:t>
      </w:r>
      <w:r>
        <w:rPr>
          <w:rFonts w:ascii="Georgia" w:eastAsia="Georgia" w:hAnsi="Georgia" w:cs="Georgia"/>
          <w:spacing w:val="10"/>
          <w:sz w:val="19"/>
          <w:szCs w:val="19"/>
        </w:rPr>
        <w:t xml:space="preserve"> </w:t>
      </w:r>
      <w:r>
        <w:rPr>
          <w:rFonts w:ascii="Georgia" w:eastAsia="Georgia" w:hAnsi="Georgia" w:cs="Georgia"/>
          <w:sz w:val="19"/>
          <w:szCs w:val="19"/>
        </w:rPr>
        <w:t>individualized,</w:t>
      </w:r>
      <w:r>
        <w:rPr>
          <w:rFonts w:ascii="Georgia" w:eastAsia="Georgia" w:hAnsi="Georgia" w:cs="Georgia"/>
          <w:spacing w:val="31"/>
          <w:sz w:val="19"/>
          <w:szCs w:val="19"/>
        </w:rPr>
        <w:t xml:space="preserve"> </w:t>
      </w:r>
      <w:r>
        <w:rPr>
          <w:rFonts w:ascii="Georgia" w:eastAsia="Georgia" w:hAnsi="Georgia" w:cs="Georgia"/>
          <w:sz w:val="19"/>
          <w:szCs w:val="19"/>
        </w:rPr>
        <w:t>evidence-based</w:t>
      </w:r>
      <w:r>
        <w:rPr>
          <w:rFonts w:ascii="Georgia" w:eastAsia="Georgia" w:hAnsi="Georgia" w:cs="Georgia"/>
          <w:spacing w:val="31"/>
          <w:sz w:val="19"/>
          <w:szCs w:val="19"/>
        </w:rPr>
        <w:t xml:space="preserve"> </w:t>
      </w:r>
      <w:r>
        <w:rPr>
          <w:rFonts w:ascii="Georgia" w:eastAsia="Georgia" w:hAnsi="Georgia" w:cs="Georgia"/>
          <w:sz w:val="19"/>
          <w:szCs w:val="19"/>
        </w:rPr>
        <w:t>medicine</w:t>
      </w:r>
      <w:r>
        <w:rPr>
          <w:rFonts w:ascii="Georgia" w:eastAsia="Georgia" w:hAnsi="Georgia" w:cs="Georgia"/>
          <w:spacing w:val="20"/>
          <w:sz w:val="19"/>
          <w:szCs w:val="19"/>
        </w:rPr>
        <w:t xml:space="preserve"> </w:t>
      </w:r>
      <w:r>
        <w:rPr>
          <w:rFonts w:ascii="Georgia" w:eastAsia="Georgia" w:hAnsi="Georgia" w:cs="Georgia"/>
          <w:sz w:val="19"/>
          <w:szCs w:val="19"/>
        </w:rPr>
        <w:t>has</w:t>
      </w:r>
      <w:r>
        <w:rPr>
          <w:rFonts w:ascii="Georgia" w:eastAsia="Georgia" w:hAnsi="Georgia" w:cs="Georgia"/>
          <w:spacing w:val="11"/>
          <w:sz w:val="19"/>
          <w:szCs w:val="19"/>
        </w:rPr>
        <w:t xml:space="preserve"> </w:t>
      </w:r>
      <w:r>
        <w:rPr>
          <w:rFonts w:ascii="Georgia" w:eastAsia="Georgia" w:hAnsi="Georgia" w:cs="Georgia"/>
          <w:sz w:val="19"/>
          <w:szCs w:val="19"/>
        </w:rPr>
        <w:t>also</w:t>
      </w:r>
      <w:r>
        <w:rPr>
          <w:rFonts w:ascii="Georgia" w:eastAsia="Georgia" w:hAnsi="Georgia" w:cs="Georgia"/>
          <w:spacing w:val="12"/>
          <w:sz w:val="19"/>
          <w:szCs w:val="19"/>
        </w:rPr>
        <w:t xml:space="preserve"> </w:t>
      </w:r>
      <w:r>
        <w:rPr>
          <w:rFonts w:ascii="Georgia" w:eastAsia="Georgia" w:hAnsi="Georgia" w:cs="Georgia"/>
          <w:sz w:val="19"/>
          <w:szCs w:val="19"/>
        </w:rPr>
        <w:t>increased</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need</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sophisticated</w:t>
      </w:r>
      <w:r>
        <w:rPr>
          <w:rFonts w:ascii="Georgia" w:eastAsia="Georgia" w:hAnsi="Georgia" w:cs="Georgia"/>
          <w:spacing w:val="23"/>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sz w:val="19"/>
          <w:szCs w:val="19"/>
        </w:rPr>
        <w:t>transformation</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machine</w:t>
      </w:r>
      <w:r>
        <w:rPr>
          <w:rFonts w:ascii="Georgia" w:eastAsia="Georgia" w:hAnsi="Georgia" w:cs="Georgia"/>
          <w:spacing w:val="15"/>
          <w:sz w:val="19"/>
          <w:szCs w:val="19"/>
        </w:rPr>
        <w:t xml:space="preserve"> </w:t>
      </w:r>
      <w:r>
        <w:rPr>
          <w:rFonts w:ascii="Georgia" w:eastAsia="Georgia" w:hAnsi="Georgia" w:cs="Georgia"/>
          <w:sz w:val="19"/>
          <w:szCs w:val="19"/>
        </w:rPr>
        <w:t>learning</w:t>
      </w:r>
      <w:r>
        <w:rPr>
          <w:rFonts w:ascii="Georgia" w:eastAsia="Georgia" w:hAnsi="Georgia" w:cs="Georgia"/>
          <w:spacing w:val="15"/>
          <w:sz w:val="19"/>
          <w:szCs w:val="19"/>
        </w:rPr>
        <w:t xml:space="preserve"> </w:t>
      </w:r>
      <w:r>
        <w:rPr>
          <w:rFonts w:ascii="Georgia" w:eastAsia="Georgia" w:hAnsi="Georgia" w:cs="Georgia"/>
          <w:w w:val="102"/>
          <w:sz w:val="19"/>
          <w:szCs w:val="19"/>
        </w:rPr>
        <w:t>techniques.</w:t>
      </w:r>
    </w:p>
    <w:p w14:paraId="54547147" w14:textId="1F054E1A" w:rsidR="00E61F9D" w:rsidRDefault="005C64D6">
      <w:pPr>
        <w:spacing w:before="59" w:after="0" w:line="277" w:lineRule="auto"/>
        <w:ind w:left="120" w:right="51"/>
        <w:jc w:val="both"/>
        <w:rPr>
          <w:rFonts w:ascii="Georgia" w:eastAsia="Georgia" w:hAnsi="Georgia" w:cs="Georgia"/>
          <w:sz w:val="19"/>
          <w:szCs w:val="19"/>
        </w:rPr>
      </w:pPr>
      <w:proofErr w:type="gramStart"/>
      <w:r>
        <w:rPr>
          <w:rFonts w:ascii="Georgia" w:eastAsia="Georgia" w:hAnsi="Georgia" w:cs="Georgia"/>
          <w:b/>
          <w:bCs/>
          <w:sz w:val="19"/>
          <w:szCs w:val="19"/>
        </w:rPr>
        <w:t>3(a.2)</w:t>
      </w:r>
      <w:r>
        <w:rPr>
          <w:rFonts w:ascii="Georgia" w:eastAsia="Georgia" w:hAnsi="Georgia" w:cs="Georgia"/>
          <w:b/>
          <w:bCs/>
          <w:spacing w:val="5"/>
          <w:sz w:val="19"/>
          <w:szCs w:val="19"/>
        </w:rPr>
        <w:t xml:space="preserve"> </w:t>
      </w:r>
      <w:r>
        <w:rPr>
          <w:rFonts w:ascii="Georgia" w:eastAsia="Georgia" w:hAnsi="Georgia" w:cs="Georgia"/>
          <w:b/>
          <w:bCs/>
          <w:sz w:val="19"/>
          <w:szCs w:val="19"/>
        </w:rPr>
        <w:t>Open-source</w:t>
      </w:r>
      <w:r>
        <w:rPr>
          <w:rFonts w:ascii="Georgia" w:eastAsia="Georgia" w:hAnsi="Georgia" w:cs="Georgia"/>
          <w:b/>
          <w:bCs/>
          <w:spacing w:val="18"/>
          <w:sz w:val="19"/>
          <w:szCs w:val="19"/>
        </w:rPr>
        <w:t xml:space="preserve"> </w:t>
      </w:r>
      <w:r>
        <w:rPr>
          <w:rFonts w:ascii="Georgia" w:eastAsia="Georgia" w:hAnsi="Georgia" w:cs="Georgia"/>
          <w:b/>
          <w:bCs/>
          <w:sz w:val="19"/>
          <w:szCs w:val="19"/>
        </w:rPr>
        <w:t>as</w:t>
      </w:r>
      <w:r>
        <w:rPr>
          <w:rFonts w:ascii="Georgia" w:eastAsia="Georgia" w:hAnsi="Georgia" w:cs="Georgia"/>
          <w:b/>
          <w:bCs/>
          <w:spacing w:val="-3"/>
          <w:sz w:val="19"/>
          <w:szCs w:val="19"/>
        </w:rPr>
        <w:t xml:space="preserve"> </w:t>
      </w:r>
      <w:r>
        <w:rPr>
          <w:rFonts w:ascii="Georgia" w:eastAsia="Georgia" w:hAnsi="Georgia" w:cs="Georgia"/>
          <w:b/>
          <w:bCs/>
          <w:sz w:val="19"/>
          <w:szCs w:val="19"/>
        </w:rPr>
        <w:t>an</w:t>
      </w:r>
      <w:r>
        <w:rPr>
          <w:rFonts w:ascii="Georgia" w:eastAsia="Georgia" w:hAnsi="Georgia" w:cs="Georgia"/>
          <w:b/>
          <w:bCs/>
          <w:spacing w:val="-2"/>
          <w:sz w:val="19"/>
          <w:szCs w:val="19"/>
        </w:rPr>
        <w:t xml:space="preserve"> </w:t>
      </w:r>
      <w:r>
        <w:rPr>
          <w:rFonts w:ascii="Georgia" w:eastAsia="Georgia" w:hAnsi="Georgia" w:cs="Georgia"/>
          <w:b/>
          <w:bCs/>
          <w:sz w:val="19"/>
          <w:szCs w:val="19"/>
        </w:rPr>
        <w:t>essential</w:t>
      </w:r>
      <w:r>
        <w:rPr>
          <w:rFonts w:ascii="Georgia" w:eastAsia="Georgia" w:hAnsi="Georgia" w:cs="Georgia"/>
          <w:b/>
          <w:bCs/>
          <w:spacing w:val="10"/>
          <w:sz w:val="19"/>
          <w:szCs w:val="19"/>
        </w:rPr>
        <w:t xml:space="preserve"> </w:t>
      </w:r>
      <w:r>
        <w:rPr>
          <w:rFonts w:ascii="Georgia" w:eastAsia="Georgia" w:hAnsi="Georgia" w:cs="Georgia"/>
          <w:b/>
          <w:bCs/>
          <w:sz w:val="19"/>
          <w:szCs w:val="19"/>
        </w:rPr>
        <w:t>attribute</w:t>
      </w:r>
      <w:r>
        <w:rPr>
          <w:rFonts w:ascii="Georgia" w:eastAsia="Georgia" w:hAnsi="Georgia" w:cs="Georgia"/>
          <w:b/>
          <w:bCs/>
          <w:spacing w:val="10"/>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high-impact</w:t>
      </w:r>
      <w:r>
        <w:rPr>
          <w:rFonts w:ascii="Georgia" w:eastAsia="Georgia" w:hAnsi="Georgia" w:cs="Georgia"/>
          <w:b/>
          <w:bCs/>
          <w:spacing w:val="17"/>
          <w:sz w:val="19"/>
          <w:szCs w:val="19"/>
        </w:rPr>
        <w:t xml:space="preserve"> </w:t>
      </w:r>
      <w:r>
        <w:rPr>
          <w:rFonts w:ascii="Georgia" w:eastAsia="Georgia" w:hAnsi="Georgia" w:cs="Georgia"/>
          <w:b/>
          <w:bCs/>
          <w:sz w:val="19"/>
          <w:szCs w:val="19"/>
        </w:rPr>
        <w:t>image</w:t>
      </w:r>
      <w:r>
        <w:rPr>
          <w:rFonts w:ascii="Georgia" w:eastAsia="Georgia" w:hAnsi="Georgia" w:cs="Georgia"/>
          <w:b/>
          <w:bCs/>
          <w:spacing w:val="5"/>
          <w:sz w:val="19"/>
          <w:szCs w:val="19"/>
        </w:rPr>
        <w:t xml:space="preserve"> </w:t>
      </w:r>
      <w:r>
        <w:rPr>
          <w:rFonts w:ascii="Georgia" w:eastAsia="Georgia" w:hAnsi="Georgia" w:cs="Georgia"/>
          <w:b/>
          <w:bCs/>
          <w:sz w:val="19"/>
          <w:szCs w:val="19"/>
        </w:rPr>
        <w:t>analysis</w:t>
      </w:r>
      <w:r>
        <w:rPr>
          <w:rFonts w:ascii="Georgia" w:eastAsia="Georgia" w:hAnsi="Georgia" w:cs="Georgia"/>
          <w:b/>
          <w:bCs/>
          <w:spacing w:val="9"/>
          <w:sz w:val="19"/>
          <w:szCs w:val="19"/>
        </w:rPr>
        <w:t xml:space="preserve"> </w:t>
      </w:r>
      <w:r>
        <w:rPr>
          <w:rFonts w:ascii="Georgia" w:eastAsia="Georgia" w:hAnsi="Georgia" w:cs="Georgia"/>
          <w:b/>
          <w:bCs/>
          <w:sz w:val="19"/>
          <w:szCs w:val="19"/>
        </w:rPr>
        <w:t>toolkits.</w:t>
      </w:r>
      <w:proofErr w:type="gramEnd"/>
      <w:r>
        <w:rPr>
          <w:rFonts w:ascii="Georgia" w:eastAsia="Georgia" w:hAnsi="Georgia" w:cs="Georgia"/>
          <w:b/>
          <w:bCs/>
          <w:spacing w:val="26"/>
          <w:sz w:val="19"/>
          <w:szCs w:val="19"/>
        </w:rPr>
        <w:t xml:space="preserve"> </w:t>
      </w:r>
      <w:r>
        <w:rPr>
          <w:rFonts w:ascii="Georgia" w:eastAsia="Georgia" w:hAnsi="Georgia" w:cs="Georgia"/>
          <w:sz w:val="19"/>
          <w:szCs w:val="19"/>
        </w:rPr>
        <w:t>Well-vetted</w:t>
      </w:r>
      <w:r>
        <w:rPr>
          <w:rFonts w:ascii="Georgia" w:eastAsia="Georgia" w:hAnsi="Georgia" w:cs="Georgia"/>
          <w:spacing w:val="13"/>
          <w:sz w:val="19"/>
          <w:szCs w:val="19"/>
        </w:rPr>
        <w:t xml:space="preserve"> </w:t>
      </w:r>
      <w:r>
        <w:rPr>
          <w:rFonts w:ascii="Georgia" w:eastAsia="Georgia" w:hAnsi="Georgia" w:cs="Georgia"/>
          <w:sz w:val="19"/>
          <w:szCs w:val="19"/>
        </w:rPr>
        <w:t>and publicly</w:t>
      </w:r>
      <w:r>
        <w:rPr>
          <w:rFonts w:ascii="Georgia" w:eastAsia="Georgia" w:hAnsi="Georgia" w:cs="Georgia"/>
          <w:spacing w:val="7"/>
          <w:sz w:val="19"/>
          <w:szCs w:val="19"/>
        </w:rPr>
        <w:t xml:space="preserve"> </w:t>
      </w:r>
      <w:r>
        <w:rPr>
          <w:rFonts w:ascii="Georgia" w:eastAsia="Georgia" w:hAnsi="Georgia" w:cs="Georgia"/>
          <w:w w:val="102"/>
          <w:sz w:val="19"/>
          <w:szCs w:val="19"/>
        </w:rPr>
        <w:t xml:space="preserve">avail- </w:t>
      </w:r>
      <w:r>
        <w:rPr>
          <w:rFonts w:ascii="Georgia" w:eastAsia="Georgia" w:hAnsi="Georgia" w:cs="Georgia"/>
          <w:sz w:val="19"/>
          <w:szCs w:val="19"/>
        </w:rPr>
        <w:t>able</w:t>
      </w:r>
      <w:r>
        <w:rPr>
          <w:rFonts w:ascii="Georgia" w:eastAsia="Georgia" w:hAnsi="Georgia" w:cs="Georgia"/>
          <w:spacing w:val="10"/>
          <w:sz w:val="19"/>
          <w:szCs w:val="19"/>
        </w:rPr>
        <w:t xml:space="preserve"> </w:t>
      </w:r>
      <w:r>
        <w:rPr>
          <w:rFonts w:ascii="Georgia" w:eastAsia="Georgia" w:hAnsi="Georgia" w:cs="Georgia"/>
          <w:sz w:val="19"/>
          <w:szCs w:val="19"/>
        </w:rPr>
        <w:t>software</w:t>
      </w:r>
      <w:r>
        <w:rPr>
          <w:rFonts w:ascii="Georgia" w:eastAsia="Georgia" w:hAnsi="Georgia" w:cs="Georgia"/>
          <w:spacing w:val="17"/>
          <w:sz w:val="19"/>
          <w:szCs w:val="19"/>
        </w:rPr>
        <w:t xml:space="preserve"> </w:t>
      </w:r>
      <w:del w:id="17" w:author="James Gee" w:date="2016-07-20T09:48:00Z">
        <w:r w:rsidDel="00236B2A">
          <w:rPr>
            <w:rFonts w:ascii="Georgia" w:eastAsia="Georgia" w:hAnsi="Georgia" w:cs="Georgia"/>
            <w:sz w:val="19"/>
            <w:szCs w:val="19"/>
          </w:rPr>
          <w:delText>is</w:delText>
        </w:r>
        <w:r w:rsidDel="00236B2A">
          <w:rPr>
            <w:rFonts w:ascii="Georgia" w:eastAsia="Georgia" w:hAnsi="Georgia" w:cs="Georgia"/>
            <w:spacing w:val="6"/>
            <w:sz w:val="19"/>
            <w:szCs w:val="19"/>
          </w:rPr>
          <w:delText xml:space="preserve"> </w:delText>
        </w:r>
        <w:r w:rsidDel="00236B2A">
          <w:rPr>
            <w:rFonts w:ascii="Georgia" w:eastAsia="Georgia" w:hAnsi="Georgia" w:cs="Georgia"/>
            <w:sz w:val="19"/>
            <w:szCs w:val="19"/>
          </w:rPr>
          <w:delText>a</w:delText>
        </w:r>
        <w:r w:rsidDel="00236B2A">
          <w:rPr>
            <w:rFonts w:ascii="Georgia" w:eastAsia="Georgia" w:hAnsi="Georgia" w:cs="Georgia"/>
            <w:spacing w:val="6"/>
            <w:sz w:val="19"/>
            <w:szCs w:val="19"/>
          </w:rPr>
          <w:delText xml:space="preserve"> </w:delText>
        </w:r>
        <w:r w:rsidDel="00236B2A">
          <w:rPr>
            <w:rFonts w:ascii="Georgia" w:eastAsia="Georgia" w:hAnsi="Georgia" w:cs="Georgia"/>
            <w:sz w:val="19"/>
            <w:szCs w:val="19"/>
          </w:rPr>
          <w:delText>significant</w:delText>
        </w:r>
        <w:r w:rsidDel="00236B2A">
          <w:rPr>
            <w:rFonts w:ascii="Georgia" w:eastAsia="Georgia" w:hAnsi="Georgia" w:cs="Georgia"/>
            <w:spacing w:val="21"/>
            <w:sz w:val="19"/>
            <w:szCs w:val="19"/>
          </w:rPr>
          <w:delText xml:space="preserve"> </w:delText>
        </w:r>
        <w:r w:rsidDel="00236B2A">
          <w:rPr>
            <w:rFonts w:ascii="Georgia" w:eastAsia="Georgia" w:hAnsi="Georgia" w:cs="Georgia"/>
            <w:sz w:val="19"/>
            <w:szCs w:val="19"/>
          </w:rPr>
          <w:delText>benefit</w:delText>
        </w:r>
      </w:del>
      <w:ins w:id="18" w:author="James Gee" w:date="2016-07-20T09:48:00Z">
        <w:r w:rsidR="00236B2A">
          <w:rPr>
            <w:rFonts w:ascii="Georgia" w:eastAsia="Georgia" w:hAnsi="Georgia" w:cs="Georgia"/>
            <w:sz w:val="19"/>
            <w:szCs w:val="19"/>
          </w:rPr>
          <w:t xml:space="preserve">have </w:t>
        </w:r>
      </w:ins>
      <w:ins w:id="19" w:author="James Gee" w:date="2016-07-20T09:49:00Z">
        <w:r w:rsidR="00236B2A">
          <w:rPr>
            <w:rFonts w:ascii="Georgia" w:eastAsia="Georgia" w:hAnsi="Georgia" w:cs="Georgia"/>
            <w:sz w:val="19"/>
            <w:szCs w:val="19"/>
          </w:rPr>
          <w:t>transformed</w:t>
        </w:r>
      </w:ins>
      <w:del w:id="20" w:author="James Gee" w:date="2016-07-20T09:49:00Z">
        <w:r w:rsidDel="00236B2A">
          <w:rPr>
            <w:rFonts w:ascii="Georgia" w:eastAsia="Georgia" w:hAnsi="Georgia" w:cs="Georgia"/>
            <w:spacing w:val="15"/>
            <w:sz w:val="19"/>
            <w:szCs w:val="19"/>
          </w:rPr>
          <w:delText xml:space="preserve"> </w:delText>
        </w:r>
        <w:r w:rsidDel="00236B2A">
          <w:rPr>
            <w:rFonts w:ascii="Georgia" w:eastAsia="Georgia" w:hAnsi="Georgia" w:cs="Georgia"/>
            <w:sz w:val="19"/>
            <w:szCs w:val="19"/>
          </w:rPr>
          <w:delText>to</w:delText>
        </w:r>
      </w:del>
      <w:r>
        <w:rPr>
          <w:rFonts w:ascii="Georgia" w:eastAsia="Georgia" w:hAnsi="Georgia" w:cs="Georgia"/>
          <w:spacing w:val="6"/>
          <w:sz w:val="19"/>
          <w:szCs w:val="19"/>
        </w:rPr>
        <w:t xml:space="preserve"> </w:t>
      </w:r>
      <w:r>
        <w:rPr>
          <w:rFonts w:ascii="Georgia" w:eastAsia="Georgia" w:hAnsi="Georgia" w:cs="Georgia"/>
          <w:sz w:val="19"/>
          <w:szCs w:val="19"/>
        </w:rPr>
        <w:t>targeted</w:t>
      </w:r>
      <w:r>
        <w:rPr>
          <w:rFonts w:ascii="Georgia" w:eastAsia="Georgia" w:hAnsi="Georgia" w:cs="Georgia"/>
          <w:spacing w:val="17"/>
          <w:sz w:val="19"/>
          <w:szCs w:val="19"/>
        </w:rPr>
        <w:t xml:space="preserve"> </w:t>
      </w:r>
      <w:r>
        <w:rPr>
          <w:rFonts w:ascii="Georgia" w:eastAsia="Georgia" w:hAnsi="Georgia" w:cs="Georgia"/>
          <w:sz w:val="19"/>
          <w:szCs w:val="19"/>
        </w:rPr>
        <w:t>research</w:t>
      </w:r>
      <w:r>
        <w:rPr>
          <w:rFonts w:ascii="Georgia" w:eastAsia="Georgia" w:hAnsi="Georgia" w:cs="Georgia"/>
          <w:spacing w:val="17"/>
          <w:sz w:val="19"/>
          <w:szCs w:val="19"/>
        </w:rPr>
        <w:t xml:space="preserve"> </w:t>
      </w:r>
      <w:del w:id="21" w:author="James Gee" w:date="2016-07-20T09:49:00Z">
        <w:r w:rsidDel="00236B2A">
          <w:rPr>
            <w:rFonts w:ascii="Georgia" w:eastAsia="Georgia" w:hAnsi="Georgia" w:cs="Georgia"/>
            <w:sz w:val="19"/>
            <w:szCs w:val="19"/>
          </w:rPr>
          <w:delText>communities</w:delText>
        </w:r>
      </w:del>
      <w:ins w:id="22" w:author="James Gee" w:date="2016-07-20T09:49:00Z">
        <w:r w:rsidR="00236B2A">
          <w:rPr>
            <w:rFonts w:ascii="Georgia" w:eastAsia="Georgia" w:hAnsi="Georgia" w:cs="Georgia"/>
            <w:sz w:val="19"/>
            <w:szCs w:val="19"/>
          </w:rPr>
          <w:t>fields</w:t>
        </w:r>
      </w:ins>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example,</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neuroscience</w:t>
      </w:r>
      <w:r>
        <w:rPr>
          <w:rFonts w:ascii="Georgia" w:eastAsia="Georgia" w:hAnsi="Georgia" w:cs="Georgia"/>
          <w:spacing w:val="25"/>
          <w:sz w:val="19"/>
          <w:szCs w:val="19"/>
        </w:rPr>
        <w:t xml:space="preserve"> </w:t>
      </w:r>
      <w:r>
        <w:rPr>
          <w:rFonts w:ascii="Georgia" w:eastAsia="Georgia" w:hAnsi="Georgia" w:cs="Georgia"/>
          <w:sz w:val="19"/>
          <w:szCs w:val="19"/>
        </w:rPr>
        <w:t>community</w:t>
      </w:r>
      <w:r>
        <w:rPr>
          <w:rFonts w:ascii="Georgia" w:eastAsia="Georgia" w:hAnsi="Georgia" w:cs="Georgia"/>
          <w:spacing w:val="22"/>
          <w:sz w:val="19"/>
          <w:szCs w:val="19"/>
        </w:rPr>
        <w:t xml:space="preserve"> </w:t>
      </w:r>
      <w:r>
        <w:rPr>
          <w:rFonts w:ascii="Georgia" w:eastAsia="Georgia" w:hAnsi="Georgia" w:cs="Georgia"/>
          <w:sz w:val="19"/>
          <w:szCs w:val="19"/>
        </w:rPr>
        <w:t>has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greatly </w:t>
      </w:r>
      <w:r>
        <w:rPr>
          <w:rFonts w:ascii="Georgia" w:eastAsia="Georgia" w:hAnsi="Georgia" w:cs="Georgia"/>
          <w:sz w:val="19"/>
          <w:szCs w:val="19"/>
        </w:rPr>
        <w:t>benefited</w:t>
      </w:r>
      <w:r>
        <w:rPr>
          <w:rFonts w:ascii="Georgia" w:eastAsia="Georgia" w:hAnsi="Georgia" w:cs="Georgia"/>
          <w:spacing w:val="12"/>
          <w:sz w:val="19"/>
          <w:szCs w:val="19"/>
        </w:rPr>
        <w:t xml:space="preserve"> </w:t>
      </w:r>
      <w:r>
        <w:rPr>
          <w:rFonts w:ascii="Georgia" w:eastAsia="Georgia" w:hAnsi="Georgia" w:cs="Georgia"/>
          <w:sz w:val="19"/>
          <w:szCs w:val="19"/>
        </w:rPr>
        <w:t>from</w:t>
      </w:r>
      <w:r>
        <w:rPr>
          <w:rFonts w:ascii="Georgia" w:eastAsia="Georgia" w:hAnsi="Georgia" w:cs="Georgia"/>
          <w:spacing w:val="5"/>
          <w:sz w:val="19"/>
          <w:szCs w:val="19"/>
        </w:rPr>
        <w:t xml:space="preserve"> </w:t>
      </w:r>
      <w:r>
        <w:rPr>
          <w:rFonts w:ascii="Georgia" w:eastAsia="Georgia" w:hAnsi="Georgia" w:cs="Georgia"/>
          <w:sz w:val="19"/>
          <w:szCs w:val="19"/>
        </w:rPr>
        <w:t>highly</w:t>
      </w:r>
      <w:r>
        <w:rPr>
          <w:rFonts w:ascii="Georgia" w:eastAsia="Georgia" w:hAnsi="Georgia" w:cs="Georgia"/>
          <w:spacing w:val="7"/>
          <w:sz w:val="19"/>
          <w:szCs w:val="19"/>
        </w:rPr>
        <w:t xml:space="preserve"> </w:t>
      </w:r>
      <w:r>
        <w:rPr>
          <w:rFonts w:ascii="Georgia" w:eastAsia="Georgia" w:hAnsi="Georgia" w:cs="Georgia"/>
          <w:sz w:val="19"/>
          <w:szCs w:val="19"/>
        </w:rPr>
        <w:t>evolved</w:t>
      </w:r>
      <w:r>
        <w:rPr>
          <w:rFonts w:ascii="Georgia" w:eastAsia="Georgia" w:hAnsi="Georgia" w:cs="Georgia"/>
          <w:spacing w:val="9"/>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packages</w:t>
      </w:r>
      <w:r>
        <w:rPr>
          <w:rFonts w:ascii="Georgia" w:eastAsia="Georgia" w:hAnsi="Georgia" w:cs="Georgia"/>
          <w:spacing w:val="12"/>
          <w:sz w:val="19"/>
          <w:szCs w:val="19"/>
        </w:rPr>
        <w:t xml:space="preserve"> </w:t>
      </w:r>
      <w:r>
        <w:rPr>
          <w:rFonts w:ascii="Georgia" w:eastAsia="Georgia" w:hAnsi="Georgia" w:cs="Georgia"/>
          <w:sz w:val="19"/>
          <w:szCs w:val="19"/>
        </w:rPr>
        <w:t>such</w:t>
      </w:r>
      <w:r>
        <w:rPr>
          <w:rFonts w:ascii="Georgia" w:eastAsia="Georgia" w:hAnsi="Georgia" w:cs="Georgia"/>
          <w:spacing w:val="4"/>
          <w:sz w:val="19"/>
          <w:szCs w:val="19"/>
        </w:rPr>
        <w:t xml:space="preserve"> </w:t>
      </w:r>
      <w:r>
        <w:rPr>
          <w:rFonts w:ascii="Georgia" w:eastAsia="Georgia" w:hAnsi="Georgia" w:cs="Georgia"/>
          <w:sz w:val="19"/>
          <w:szCs w:val="19"/>
        </w:rPr>
        <w:t xml:space="preserve">as </w:t>
      </w:r>
      <w:proofErr w:type="spellStart"/>
      <w:r>
        <w:rPr>
          <w:rFonts w:ascii="Georgia" w:eastAsia="Georgia" w:hAnsi="Georgia" w:cs="Georgia"/>
          <w:sz w:val="19"/>
          <w:szCs w:val="19"/>
        </w:rPr>
        <w:t>FreeSurfer</w:t>
      </w:r>
      <w:proofErr w:type="spellEnd"/>
      <w:r>
        <w:rPr>
          <w:rFonts w:ascii="Georgia" w:eastAsia="Georgia" w:hAnsi="Georgia" w:cs="Georgia"/>
          <w:spacing w:val="14"/>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FMRIB</w:t>
      </w:r>
      <w:r>
        <w:rPr>
          <w:rFonts w:ascii="Georgia" w:eastAsia="Georgia" w:hAnsi="Georgia" w:cs="Georgia"/>
          <w:spacing w:val="9"/>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Library</w:t>
      </w:r>
      <w:r>
        <w:rPr>
          <w:rFonts w:ascii="Georgia" w:eastAsia="Georgia" w:hAnsi="Georgia" w:cs="Georgia"/>
          <w:spacing w:val="9"/>
          <w:sz w:val="19"/>
          <w:szCs w:val="19"/>
        </w:rPr>
        <w:t xml:space="preserve"> </w:t>
      </w:r>
      <w:r>
        <w:rPr>
          <w:rFonts w:ascii="Georgia" w:eastAsia="Georgia" w:hAnsi="Georgia" w:cs="Georgia"/>
          <w:sz w:val="19"/>
          <w:szCs w:val="19"/>
        </w:rPr>
        <w:t>(FSL)</w:t>
      </w:r>
      <w:r>
        <w:rPr>
          <w:rFonts w:ascii="Georgia" w:eastAsia="Georgia" w:hAnsi="Georgia" w:cs="Georgia"/>
          <w:spacing w:val="6"/>
          <w:sz w:val="19"/>
          <w:szCs w:val="19"/>
        </w:rPr>
        <w:t xml:space="preserve"> </w:t>
      </w:r>
      <w:r>
        <w:rPr>
          <w:rFonts w:ascii="Georgia" w:eastAsia="Georgia" w:hAnsi="Georgia" w:cs="Georgia"/>
          <w:sz w:val="19"/>
          <w:szCs w:val="19"/>
        </w:rPr>
        <w:t>[5],</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Analysis</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Functional</w:t>
      </w:r>
      <w:r>
        <w:rPr>
          <w:rFonts w:ascii="Georgia" w:eastAsia="Georgia" w:hAnsi="Georgia" w:cs="Georgia"/>
          <w:spacing w:val="19"/>
          <w:sz w:val="19"/>
          <w:szCs w:val="19"/>
        </w:rPr>
        <w:t xml:space="preserve"> </w:t>
      </w:r>
      <w:proofErr w:type="spellStart"/>
      <w:r>
        <w:rPr>
          <w:rFonts w:ascii="Georgia" w:eastAsia="Georgia" w:hAnsi="Georgia" w:cs="Georgia"/>
          <w:sz w:val="19"/>
          <w:szCs w:val="19"/>
        </w:rPr>
        <w:t>NeuroImages</w:t>
      </w:r>
      <w:proofErr w:type="spellEnd"/>
      <w:r>
        <w:rPr>
          <w:rFonts w:ascii="Georgia" w:eastAsia="Georgia" w:hAnsi="Georgia" w:cs="Georgia"/>
          <w:spacing w:val="24"/>
          <w:sz w:val="19"/>
          <w:szCs w:val="19"/>
        </w:rPr>
        <w:t xml:space="preserve"> </w:t>
      </w:r>
      <w:r>
        <w:rPr>
          <w:rFonts w:ascii="Georgia" w:eastAsia="Georgia" w:hAnsi="Georgia" w:cs="Georgia"/>
          <w:sz w:val="19"/>
          <w:szCs w:val="19"/>
        </w:rPr>
        <w:t>(AFNI)</w:t>
      </w:r>
      <w:r>
        <w:rPr>
          <w:rFonts w:ascii="Georgia" w:eastAsia="Georgia" w:hAnsi="Georgia" w:cs="Georgia"/>
          <w:spacing w:val="13"/>
          <w:sz w:val="19"/>
          <w:szCs w:val="19"/>
        </w:rPr>
        <w:t xml:space="preserve"> </w:t>
      </w:r>
      <w:r>
        <w:rPr>
          <w:rFonts w:ascii="Georgia" w:eastAsia="Georgia" w:hAnsi="Georgia" w:cs="Georgia"/>
          <w:sz w:val="19"/>
          <w:szCs w:val="19"/>
        </w:rPr>
        <w:t>package</w:t>
      </w:r>
      <w:r>
        <w:rPr>
          <w:rFonts w:ascii="Georgia" w:eastAsia="Georgia" w:hAnsi="Georgia" w:cs="Georgia"/>
          <w:spacing w:val="15"/>
          <w:sz w:val="19"/>
          <w:szCs w:val="19"/>
        </w:rPr>
        <w:t xml:space="preserve"> </w:t>
      </w:r>
      <w:r>
        <w:rPr>
          <w:rFonts w:ascii="Georgia" w:eastAsia="Georgia" w:hAnsi="Georgia" w:cs="Georgia"/>
          <w:sz w:val="19"/>
          <w:szCs w:val="19"/>
        </w:rPr>
        <w:t>[6],</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Statistical</w:t>
      </w:r>
      <w:r>
        <w:rPr>
          <w:rFonts w:ascii="Georgia" w:eastAsia="Georgia" w:hAnsi="Georgia" w:cs="Georgia"/>
          <w:spacing w:val="18"/>
          <w:sz w:val="19"/>
          <w:szCs w:val="19"/>
        </w:rPr>
        <w:t xml:space="preserve"> </w:t>
      </w:r>
      <w:r>
        <w:rPr>
          <w:rFonts w:ascii="Georgia" w:eastAsia="Georgia" w:hAnsi="Georgia" w:cs="Georgia"/>
          <w:sz w:val="19"/>
          <w:szCs w:val="19"/>
        </w:rPr>
        <w:t>Parametric</w:t>
      </w:r>
      <w:r>
        <w:rPr>
          <w:rFonts w:ascii="Georgia" w:eastAsia="Georgia" w:hAnsi="Georgia" w:cs="Georgia"/>
          <w:spacing w:val="20"/>
          <w:sz w:val="19"/>
          <w:szCs w:val="19"/>
        </w:rPr>
        <w:t xml:space="preserve"> </w:t>
      </w:r>
      <w:r>
        <w:rPr>
          <w:rFonts w:ascii="Georgia" w:eastAsia="Georgia" w:hAnsi="Georgia" w:cs="Georgia"/>
          <w:sz w:val="19"/>
          <w:szCs w:val="19"/>
        </w:rPr>
        <w:t>Mapping</w:t>
      </w:r>
      <w:r>
        <w:rPr>
          <w:rFonts w:ascii="Georgia" w:eastAsia="Georgia" w:hAnsi="Georgia" w:cs="Georgia"/>
          <w:spacing w:val="16"/>
          <w:sz w:val="19"/>
          <w:szCs w:val="19"/>
        </w:rPr>
        <w:t xml:space="preserve"> </w:t>
      </w:r>
      <w:r>
        <w:rPr>
          <w:rFonts w:ascii="Georgia" w:eastAsia="Georgia" w:hAnsi="Georgia" w:cs="Georgia"/>
          <w:sz w:val="19"/>
          <w:szCs w:val="19"/>
        </w:rPr>
        <w:t>(SPM)</w:t>
      </w:r>
      <w:r>
        <w:rPr>
          <w:rFonts w:ascii="Georgia" w:eastAsia="Georgia" w:hAnsi="Georgia" w:cs="Georgia"/>
          <w:spacing w:val="12"/>
          <w:sz w:val="19"/>
          <w:szCs w:val="19"/>
        </w:rPr>
        <w:t xml:space="preserve"> </w:t>
      </w:r>
      <w:r>
        <w:rPr>
          <w:rFonts w:ascii="Georgia" w:eastAsia="Georgia" w:hAnsi="Georgia" w:cs="Georgia"/>
          <w:sz w:val="19"/>
          <w:szCs w:val="19"/>
        </w:rPr>
        <w:t>package</w:t>
      </w:r>
      <w:r>
        <w:rPr>
          <w:rFonts w:ascii="Georgia" w:eastAsia="Georgia" w:hAnsi="Georgia" w:cs="Georgia"/>
          <w:spacing w:val="15"/>
          <w:sz w:val="19"/>
          <w:szCs w:val="19"/>
        </w:rPr>
        <w:t xml:space="preserve"> </w:t>
      </w:r>
      <w:r>
        <w:rPr>
          <w:rFonts w:ascii="Georgia" w:eastAsia="Georgia" w:hAnsi="Georgia" w:cs="Georgia"/>
          <w:sz w:val="19"/>
          <w:szCs w:val="19"/>
        </w:rPr>
        <w:t>[7],</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several</w:t>
      </w:r>
      <w:r>
        <w:rPr>
          <w:rFonts w:ascii="Georgia" w:eastAsia="Georgia" w:hAnsi="Georgia" w:cs="Georgia"/>
          <w:spacing w:val="13"/>
          <w:sz w:val="19"/>
          <w:szCs w:val="19"/>
        </w:rPr>
        <w:t xml:space="preserve"> </w:t>
      </w:r>
      <w:r>
        <w:rPr>
          <w:rFonts w:ascii="Georgia" w:eastAsia="Georgia" w:hAnsi="Georgia" w:cs="Georgia"/>
          <w:w w:val="102"/>
          <w:sz w:val="19"/>
          <w:szCs w:val="19"/>
        </w:rPr>
        <w:t>others.</w:t>
      </w:r>
    </w:p>
    <w:p w14:paraId="468A93FF" w14:textId="7B80E77C"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i/>
          <w:color w:val="FF0000"/>
          <w:sz w:val="19"/>
          <w:szCs w:val="19"/>
        </w:rPr>
        <w:t>However,</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despite</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the</w:t>
      </w:r>
      <w:r>
        <w:rPr>
          <w:rFonts w:ascii="Georgia" w:eastAsia="Georgia" w:hAnsi="Georgia" w:cs="Georgia"/>
          <w:i/>
          <w:color w:val="FF0000"/>
          <w:spacing w:val="-7"/>
          <w:sz w:val="19"/>
          <w:szCs w:val="19"/>
        </w:rPr>
        <w:t xml:space="preserve"> </w:t>
      </w:r>
      <w:del w:id="23" w:author="James Gee" w:date="2016-07-20T09:50:00Z">
        <w:r w:rsidDel="00236B2A">
          <w:rPr>
            <w:rFonts w:ascii="Georgia" w:eastAsia="Georgia" w:hAnsi="Georgia" w:cs="Georgia"/>
            <w:i/>
            <w:color w:val="FF0000"/>
            <w:sz w:val="19"/>
            <w:szCs w:val="19"/>
          </w:rPr>
          <w:delText>obvious</w:delText>
        </w:r>
        <w:r w:rsidDel="00236B2A">
          <w:rPr>
            <w:rFonts w:ascii="Georgia" w:eastAsia="Georgia" w:hAnsi="Georgia" w:cs="Georgia"/>
            <w:i/>
            <w:color w:val="FF0000"/>
            <w:spacing w:val="-7"/>
            <w:sz w:val="19"/>
            <w:szCs w:val="19"/>
          </w:rPr>
          <w:delText xml:space="preserve"> </w:delText>
        </w:r>
      </w:del>
      <w:ins w:id="24" w:author="James Gee" w:date="2016-07-20T09:50:00Z">
        <w:r w:rsidR="00236B2A">
          <w:rPr>
            <w:rFonts w:ascii="Georgia" w:eastAsia="Georgia" w:hAnsi="Georgia" w:cs="Georgia"/>
            <w:i/>
            <w:color w:val="FF0000"/>
            <w:sz w:val="19"/>
            <w:szCs w:val="19"/>
          </w:rPr>
          <w:t>important</w:t>
        </w:r>
        <w:r w:rsidR="00236B2A">
          <w:rPr>
            <w:rFonts w:ascii="Georgia" w:eastAsia="Georgia" w:hAnsi="Georgia" w:cs="Georgia"/>
            <w:i/>
            <w:color w:val="FF0000"/>
            <w:spacing w:val="-7"/>
            <w:sz w:val="19"/>
            <w:szCs w:val="19"/>
          </w:rPr>
          <w:t xml:space="preserve"> </w:t>
        </w:r>
      </w:ins>
      <w:r>
        <w:rPr>
          <w:rFonts w:ascii="Georgia" w:eastAsia="Georgia" w:hAnsi="Georgia" w:cs="Georgia"/>
          <w:i/>
          <w:color w:val="FF0000"/>
          <w:sz w:val="19"/>
          <w:szCs w:val="19"/>
        </w:rPr>
        <w:t>implications</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for</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the</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pulmonary</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imaging</w:t>
      </w:r>
      <w:r>
        <w:rPr>
          <w:rFonts w:ascii="Georgia" w:eastAsia="Georgia" w:hAnsi="Georgia" w:cs="Georgia"/>
          <w:i/>
          <w:color w:val="FF0000"/>
          <w:spacing w:val="-7"/>
          <w:sz w:val="19"/>
          <w:szCs w:val="19"/>
        </w:rPr>
        <w:t xml:space="preserve"> </w:t>
      </w:r>
      <w:r>
        <w:rPr>
          <w:rFonts w:ascii="Georgia" w:eastAsia="Georgia" w:hAnsi="Georgia" w:cs="Georgia"/>
          <w:i/>
          <w:color w:val="FF0000"/>
          <w:sz w:val="19"/>
          <w:szCs w:val="19"/>
        </w:rPr>
        <w:t>communit</w:t>
      </w:r>
      <w:r>
        <w:rPr>
          <w:rFonts w:ascii="Georgia" w:eastAsia="Georgia" w:hAnsi="Georgia" w:cs="Georgia"/>
          <w:i/>
          <w:color w:val="FF0000"/>
          <w:spacing w:val="1"/>
          <w:sz w:val="19"/>
          <w:szCs w:val="19"/>
        </w:rPr>
        <w:t>y</w:t>
      </w:r>
      <w:r>
        <w:rPr>
          <w:rFonts w:ascii="Georgia" w:eastAsia="Georgia" w:hAnsi="Georgia" w:cs="Georgia"/>
          <w:i/>
          <w:color w:val="000000"/>
          <w:sz w:val="19"/>
          <w:szCs w:val="19"/>
        </w:rPr>
        <w:t>,</w:t>
      </w:r>
      <w:r>
        <w:rPr>
          <w:rFonts w:ascii="Georgia" w:eastAsia="Georgia" w:hAnsi="Georgia" w:cs="Georgia"/>
          <w:i/>
          <w:color w:val="000000"/>
          <w:spacing w:val="-6"/>
          <w:sz w:val="19"/>
          <w:szCs w:val="19"/>
        </w:rPr>
        <w:t xml:space="preserve"> </w:t>
      </w:r>
      <w:r>
        <w:rPr>
          <w:rFonts w:ascii="Georgia" w:eastAsia="Georgia" w:hAnsi="Georgia" w:cs="Georgia"/>
          <w:i/>
          <w:color w:val="000000"/>
          <w:sz w:val="19"/>
          <w:szCs w:val="19"/>
        </w:rPr>
        <w:t>no</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such</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analogous</w:t>
      </w:r>
      <w:r>
        <w:rPr>
          <w:rFonts w:ascii="Georgia" w:eastAsia="Georgia" w:hAnsi="Georgia" w:cs="Georgia"/>
          <w:i/>
          <w:color w:val="000000"/>
          <w:spacing w:val="-7"/>
          <w:sz w:val="19"/>
          <w:szCs w:val="19"/>
        </w:rPr>
        <w:t xml:space="preserve"> </w:t>
      </w:r>
      <w:proofErr w:type="gramStart"/>
      <w:r>
        <w:rPr>
          <w:rFonts w:ascii="Georgia" w:eastAsia="Georgia" w:hAnsi="Georgia" w:cs="Georgia"/>
          <w:i/>
          <w:color w:val="000000"/>
          <w:sz w:val="19"/>
          <w:szCs w:val="19"/>
        </w:rPr>
        <w:t>set</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tools</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exist</w:t>
      </w:r>
      <w:proofErr w:type="gramEnd"/>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for</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multi- modal</w:t>
      </w:r>
      <w:r>
        <w:rPr>
          <w:rFonts w:ascii="Georgia" w:eastAsia="Georgia" w:hAnsi="Georgia" w:cs="Georgia"/>
          <w:i/>
          <w:color w:val="000000"/>
          <w:spacing w:val="6"/>
          <w:sz w:val="19"/>
          <w:szCs w:val="19"/>
        </w:rPr>
        <w:t xml:space="preserve"> </w:t>
      </w:r>
      <w:r>
        <w:rPr>
          <w:rFonts w:ascii="Georgia" w:eastAsia="Georgia" w:hAnsi="Georgia" w:cs="Georgia"/>
          <w:i/>
          <w:color w:val="000000"/>
          <w:sz w:val="19"/>
          <w:szCs w:val="19"/>
        </w:rPr>
        <w:t>pulmonary-specific</w:t>
      </w:r>
      <w:r>
        <w:rPr>
          <w:rFonts w:ascii="Georgia" w:eastAsia="Georgia" w:hAnsi="Georgia" w:cs="Georgia"/>
          <w:i/>
          <w:color w:val="000000"/>
          <w:spacing w:val="6"/>
          <w:sz w:val="19"/>
          <w:szCs w:val="19"/>
        </w:rPr>
        <w:t xml:space="preserve"> </w:t>
      </w:r>
      <w:r>
        <w:rPr>
          <w:rFonts w:ascii="Georgia" w:eastAsia="Georgia" w:hAnsi="Georgia" w:cs="Georgia"/>
          <w:i/>
          <w:color w:val="000000"/>
          <w:sz w:val="19"/>
          <w:szCs w:val="19"/>
        </w:rPr>
        <w:t>research.</w:t>
      </w:r>
      <w:r>
        <w:rPr>
          <w:rFonts w:ascii="Georgia" w:eastAsia="Georgia" w:hAnsi="Georgia" w:cs="Georgia"/>
          <w:i/>
          <w:color w:val="000000"/>
          <w:spacing w:val="33"/>
          <w:sz w:val="19"/>
          <w:szCs w:val="19"/>
        </w:rPr>
        <w:t xml:space="preserve"> </w:t>
      </w:r>
      <w:r>
        <w:rPr>
          <w:rFonts w:ascii="Georgia" w:eastAsia="Georgia" w:hAnsi="Georgia" w:cs="Georgia"/>
          <w:i/>
          <w:color w:val="FF0000"/>
          <w:sz w:val="19"/>
          <w:szCs w:val="19"/>
        </w:rPr>
        <w:t>Such</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an</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original</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software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package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would</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potentially</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have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an</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immediate</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and</w:t>
      </w:r>
      <w:r>
        <w:rPr>
          <w:rFonts w:ascii="Georgia" w:eastAsia="Georgia" w:hAnsi="Georgia" w:cs="Georgia"/>
          <w:i/>
          <w:color w:val="FF0000"/>
          <w:spacing w:val="6"/>
          <w:sz w:val="19"/>
          <w:szCs w:val="19"/>
        </w:rPr>
        <w:t xml:space="preserve"> </w:t>
      </w:r>
      <w:r>
        <w:rPr>
          <w:rFonts w:ascii="Georgia" w:eastAsia="Georgia" w:hAnsi="Georgia" w:cs="Georgia"/>
          <w:i/>
          <w:color w:val="FF0000"/>
          <w:sz w:val="19"/>
          <w:szCs w:val="19"/>
        </w:rPr>
        <w:t xml:space="preserve">significant impact. </w:t>
      </w:r>
      <w:r>
        <w:rPr>
          <w:rFonts w:ascii="Georgia" w:eastAsia="Georgia" w:hAnsi="Georgia" w:cs="Georgia"/>
          <w:i/>
          <w:color w:val="FF0000"/>
          <w:spacing w:val="9"/>
          <w:sz w:val="19"/>
          <w:szCs w:val="19"/>
        </w:rPr>
        <w:t xml:space="preserve"> </w:t>
      </w:r>
      <w:r>
        <w:rPr>
          <w:rFonts w:ascii="Georgia" w:eastAsia="Georgia" w:hAnsi="Georgia" w:cs="Georgia"/>
          <w:color w:val="000000"/>
          <w:sz w:val="19"/>
          <w:szCs w:val="19"/>
        </w:rPr>
        <w:t>Indeed,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a recent</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review</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of CT-</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MRI-derived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biomarkers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pulmonary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clinical</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investigation,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authorial </w:t>
      </w:r>
      <w:r>
        <w:rPr>
          <w:rFonts w:ascii="Georgia" w:eastAsia="Georgia" w:hAnsi="Georgia" w:cs="Georgia"/>
          <w:color w:val="000000"/>
          <w:sz w:val="19"/>
          <w:szCs w:val="19"/>
        </w:rPr>
        <w:t>consensus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5"/>
          <w:sz w:val="19"/>
          <w:szCs w:val="19"/>
        </w:rPr>
        <w:t xml:space="preserve"> </w:t>
      </w:r>
      <w:r>
        <w:rPr>
          <w:rFonts w:ascii="Georgia" w:eastAsia="Georgia" w:hAnsi="Georgia" w:cs="Georgia"/>
          <w:color w:val="000000"/>
          <w:spacing w:val="1"/>
          <w:sz w:val="19"/>
          <w:szCs w:val="19"/>
        </w:rPr>
        <w:t>“</w:t>
      </w:r>
      <w:r>
        <w:rPr>
          <w:rFonts w:ascii="Georgia" w:eastAsia="Georgia" w:hAnsi="Georgia" w:cs="Georgia"/>
          <w:i/>
          <w:color w:val="000000"/>
          <w:sz w:val="19"/>
          <w:szCs w:val="19"/>
        </w:rPr>
        <w:t>[the</w:t>
      </w:r>
      <w:r>
        <w:rPr>
          <w:rFonts w:ascii="Georgia" w:eastAsia="Georgia" w:hAnsi="Georgia" w:cs="Georgia"/>
          <w:i/>
          <w:color w:val="000000"/>
          <w:spacing w:val="9"/>
          <w:sz w:val="19"/>
          <w:szCs w:val="19"/>
        </w:rPr>
        <w:t xml:space="preserve"> </w:t>
      </w:r>
      <w:r>
        <w:rPr>
          <w:rFonts w:ascii="Georgia" w:eastAsia="Georgia" w:hAnsi="Georgia" w:cs="Georgia"/>
          <w:i/>
          <w:color w:val="000000"/>
          <w:sz w:val="19"/>
          <w:szCs w:val="19"/>
        </w:rPr>
        <w:t>absence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universally</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available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image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analysis</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software”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is</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a</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major</w:t>
      </w:r>
      <w:r>
        <w:rPr>
          <w:rFonts w:ascii="Georgia" w:eastAsia="Georgia" w:hAnsi="Georgia" w:cs="Georgia"/>
          <w:i/>
          <w:color w:val="000000"/>
          <w:spacing w:val="7"/>
          <w:sz w:val="19"/>
          <w:szCs w:val="19"/>
        </w:rPr>
        <w:t xml:space="preserve"> </w:t>
      </w:r>
      <w:proofErr w:type="spellStart"/>
      <w:r>
        <w:rPr>
          <w:rFonts w:ascii="Georgia" w:eastAsia="Georgia" w:hAnsi="Georgia" w:cs="Georgia"/>
          <w:i/>
          <w:color w:val="000000"/>
          <w:sz w:val="19"/>
          <w:szCs w:val="19"/>
        </w:rPr>
        <w:t>hinderance</w:t>
      </w:r>
      <w:proofErr w:type="spellEnd"/>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more</w:t>
      </w:r>
      <w:r>
        <w:rPr>
          <w:rFonts w:ascii="Georgia" w:eastAsia="Georgia" w:hAnsi="Georgia" w:cs="Georgia"/>
          <w:i/>
          <w:color w:val="000000"/>
          <w:spacing w:val="7"/>
          <w:sz w:val="19"/>
          <w:szCs w:val="19"/>
        </w:rPr>
        <w:t xml:space="preserve"> </w:t>
      </w:r>
      <w:r>
        <w:rPr>
          <w:rFonts w:ascii="Georgia" w:eastAsia="Georgia" w:hAnsi="Georgia" w:cs="Georgia"/>
          <w:i/>
          <w:color w:val="000000"/>
          <w:sz w:val="19"/>
          <w:szCs w:val="19"/>
        </w:rPr>
        <w:t>widespread usage of such imaging biomarkers</w:t>
      </w:r>
      <w:r>
        <w:rPr>
          <w:rFonts w:ascii="Georgia" w:eastAsia="Georgia" w:hAnsi="Georgia" w:cs="Georgia"/>
          <w:i/>
          <w:color w:val="000000"/>
          <w:spacing w:val="2"/>
          <w:sz w:val="19"/>
          <w:szCs w:val="19"/>
        </w:rPr>
        <w:t xml:space="preserve"> </w:t>
      </w:r>
      <w:r>
        <w:rPr>
          <w:rFonts w:ascii="Georgia" w:eastAsia="Georgia" w:hAnsi="Georgia" w:cs="Georgia"/>
          <w:color w:val="000000"/>
          <w:w w:val="102"/>
          <w:sz w:val="19"/>
          <w:szCs w:val="19"/>
        </w:rPr>
        <w:t>[8].</w:t>
      </w:r>
    </w:p>
    <w:p w14:paraId="4D5C8A5B" w14:textId="068E6800" w:rsidR="00E61F9D" w:rsidRDefault="005C64D6">
      <w:pPr>
        <w:spacing w:before="34" w:after="0" w:line="250" w:lineRule="exact"/>
        <w:ind w:left="113" w:right="46" w:firstLine="7"/>
        <w:jc w:val="both"/>
        <w:rPr>
          <w:rFonts w:ascii="Georgia" w:eastAsia="Georgia" w:hAnsi="Georgia" w:cs="Georgia"/>
          <w:sz w:val="19"/>
          <w:szCs w:val="19"/>
        </w:rPr>
      </w:pPr>
      <w:r>
        <w:rPr>
          <w:rFonts w:ascii="Georgia" w:eastAsia="Georgia" w:hAnsi="Georgia" w:cs="Georgia"/>
          <w:sz w:val="19"/>
          <w:szCs w:val="19"/>
        </w:rPr>
        <w:t>Medical</w:t>
      </w:r>
      <w:r>
        <w:rPr>
          <w:rFonts w:ascii="Georgia" w:eastAsia="Georgia" w:hAnsi="Georgia" w:cs="Georgia"/>
          <w:spacing w:val="2"/>
          <w:sz w:val="19"/>
          <w:szCs w:val="19"/>
        </w:rPr>
        <w:t xml:space="preserve"> </w:t>
      </w:r>
      <w:r>
        <w:rPr>
          <w:rFonts w:ascii="Georgia" w:eastAsia="Georgia" w:hAnsi="Georgia" w:cs="Georgia"/>
          <w:sz w:val="19"/>
          <w:szCs w:val="19"/>
        </w:rPr>
        <w:t>image</w:t>
      </w:r>
      <w:r>
        <w:rPr>
          <w:rFonts w:ascii="Georgia" w:eastAsia="Georgia" w:hAnsi="Georgia" w:cs="Georgia"/>
          <w:spacing w:val="-1"/>
          <w:sz w:val="19"/>
          <w:szCs w:val="19"/>
        </w:rPr>
        <w:t xml:space="preserve"> </w:t>
      </w:r>
      <w:r>
        <w:rPr>
          <w:rFonts w:ascii="Georgia" w:eastAsia="Georgia" w:hAnsi="Georgia" w:cs="Georgia"/>
          <w:sz w:val="19"/>
          <w:szCs w:val="19"/>
        </w:rPr>
        <w:t>analysis</w:t>
      </w:r>
      <w:r>
        <w:rPr>
          <w:rFonts w:ascii="Georgia" w:eastAsia="Georgia" w:hAnsi="Georgia" w:cs="Georgia"/>
          <w:spacing w:val="2"/>
          <w:sz w:val="19"/>
          <w:szCs w:val="19"/>
        </w:rPr>
        <w:t xml:space="preserve"> </w:t>
      </w:r>
      <w:r>
        <w:rPr>
          <w:rFonts w:ascii="Georgia" w:eastAsia="Georgia" w:hAnsi="Georgia" w:cs="Georgia"/>
          <w:sz w:val="19"/>
          <w:szCs w:val="19"/>
        </w:rPr>
        <w:t>libraries</w:t>
      </w:r>
      <w:r>
        <w:rPr>
          <w:rFonts w:ascii="Georgia" w:eastAsia="Georgia" w:hAnsi="Georgia" w:cs="Georgia"/>
          <w:spacing w:val="3"/>
          <w:sz w:val="19"/>
          <w:szCs w:val="19"/>
        </w:rPr>
        <w:t xml:space="preserve"> </w:t>
      </w:r>
      <w:r>
        <w:rPr>
          <w:rFonts w:ascii="Georgia" w:eastAsia="Georgia" w:hAnsi="Georgia" w:cs="Georgia"/>
          <w:sz w:val="19"/>
          <w:szCs w:val="19"/>
        </w:rPr>
        <w:t>(e.g., the</w:t>
      </w:r>
      <w:r>
        <w:rPr>
          <w:rFonts w:ascii="Georgia" w:eastAsia="Georgia" w:hAnsi="Georgia" w:cs="Georgia"/>
          <w:spacing w:val="-6"/>
          <w:sz w:val="19"/>
          <w:szCs w:val="19"/>
        </w:rPr>
        <w:t xml:space="preserve"> </w:t>
      </w:r>
      <w:r>
        <w:rPr>
          <w:rFonts w:ascii="Georgia" w:eastAsia="Georgia" w:hAnsi="Georgia" w:cs="Georgia"/>
          <w:sz w:val="19"/>
          <w:szCs w:val="19"/>
        </w:rPr>
        <w:t>NIH-sponsored</w:t>
      </w:r>
      <w:r>
        <w:rPr>
          <w:rFonts w:ascii="Georgia" w:eastAsia="Georgia" w:hAnsi="Georgia" w:cs="Georgia"/>
          <w:spacing w:val="15"/>
          <w:sz w:val="19"/>
          <w:szCs w:val="19"/>
        </w:rPr>
        <w:t xml:space="preserve"> </w:t>
      </w:r>
      <w:r>
        <w:rPr>
          <w:rFonts w:ascii="Georgia" w:eastAsia="Georgia" w:hAnsi="Georgia" w:cs="Georgia"/>
          <w:sz w:val="19"/>
          <w:szCs w:val="19"/>
        </w:rPr>
        <w:t>Insight</w:t>
      </w:r>
      <w:r>
        <w:rPr>
          <w:rFonts w:ascii="Georgia" w:eastAsia="Georgia" w:hAnsi="Georgia" w:cs="Georgia"/>
          <w:spacing w:val="1"/>
          <w:sz w:val="19"/>
          <w:szCs w:val="19"/>
        </w:rPr>
        <w:t xml:space="preserve"> </w:t>
      </w:r>
      <w:proofErr w:type="spellStart"/>
      <w:r>
        <w:rPr>
          <w:rFonts w:ascii="Georgia" w:eastAsia="Georgia" w:hAnsi="Georgia" w:cs="Georgia"/>
          <w:sz w:val="19"/>
          <w:szCs w:val="19"/>
        </w:rPr>
        <w:t>ToolKit</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provide</w:t>
      </w:r>
      <w:r>
        <w:rPr>
          <w:rFonts w:ascii="Georgia" w:eastAsia="Georgia" w:hAnsi="Georgia" w:cs="Georgia"/>
          <w:spacing w:val="2"/>
          <w:sz w:val="19"/>
          <w:szCs w:val="19"/>
        </w:rPr>
        <w:t xml:space="preserve"> </w:t>
      </w:r>
      <w:r>
        <w:rPr>
          <w:rFonts w:ascii="Georgia" w:eastAsia="Georgia" w:hAnsi="Georgia" w:cs="Georgia"/>
          <w:sz w:val="19"/>
          <w:szCs w:val="19"/>
        </w:rPr>
        <w:t>extensive</w:t>
      </w:r>
      <w:r>
        <w:rPr>
          <w:rFonts w:ascii="Georgia" w:eastAsia="Georgia" w:hAnsi="Georgia" w:cs="Georgia"/>
          <w:spacing w:val="5"/>
          <w:sz w:val="19"/>
          <w:szCs w:val="19"/>
        </w:rPr>
        <w:t xml:space="preserve"> </w:t>
      </w:r>
      <w:r>
        <w:rPr>
          <w:rFonts w:ascii="Georgia" w:eastAsia="Georgia" w:hAnsi="Georgia" w:cs="Georgia"/>
          <w:sz w:val="19"/>
          <w:szCs w:val="19"/>
        </w:rPr>
        <w:t>algorithmic</w:t>
      </w:r>
      <w:r>
        <w:rPr>
          <w:rFonts w:ascii="Georgia" w:eastAsia="Georgia" w:hAnsi="Georgia" w:cs="Georgia"/>
          <w:spacing w:val="8"/>
          <w:sz w:val="19"/>
          <w:szCs w:val="19"/>
        </w:rPr>
        <w:t xml:space="preserve"> </w:t>
      </w:r>
      <w:r>
        <w:rPr>
          <w:rFonts w:ascii="Georgia" w:eastAsia="Georgia" w:hAnsi="Georgia" w:cs="Georgia"/>
          <w:sz w:val="19"/>
          <w:szCs w:val="19"/>
        </w:rPr>
        <w:t>capabilities</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w w:val="102"/>
          <w:sz w:val="19"/>
          <w:szCs w:val="19"/>
        </w:rPr>
        <w:t xml:space="preserve">range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generic</w:t>
      </w:r>
      <w:r>
        <w:rPr>
          <w:rFonts w:ascii="Georgia" w:eastAsia="Georgia" w:hAnsi="Georgia" w:cs="Georgia"/>
          <w:spacing w:val="12"/>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processing</w:t>
      </w:r>
      <w:r>
        <w:rPr>
          <w:rFonts w:ascii="Georgia" w:eastAsia="Georgia" w:hAnsi="Georgia" w:cs="Georgia"/>
          <w:spacing w:val="18"/>
          <w:sz w:val="19"/>
          <w:szCs w:val="19"/>
        </w:rPr>
        <w:t xml:space="preserve"> </w:t>
      </w:r>
      <w:r>
        <w:rPr>
          <w:rFonts w:ascii="Georgia" w:eastAsia="Georgia" w:hAnsi="Georgia" w:cs="Georgia"/>
          <w:sz w:val="19"/>
          <w:szCs w:val="19"/>
        </w:rPr>
        <w:t>tasks.</w:t>
      </w:r>
      <w:r>
        <w:rPr>
          <w:rFonts w:ascii="Georgia" w:eastAsia="Georgia" w:hAnsi="Georgia" w:cs="Georgia"/>
          <w:spacing w:val="27"/>
          <w:sz w:val="19"/>
          <w:szCs w:val="19"/>
        </w:rPr>
        <w:t xml:space="preserve"> </w:t>
      </w:r>
      <w:r>
        <w:rPr>
          <w:rFonts w:ascii="Georgia" w:eastAsia="Georgia" w:hAnsi="Georgia" w:cs="Georgia"/>
          <w:sz w:val="19"/>
          <w:szCs w:val="19"/>
        </w:rPr>
        <w:t>However,</w:t>
      </w:r>
      <w:r>
        <w:rPr>
          <w:rFonts w:ascii="Georgia" w:eastAsia="Georgia" w:hAnsi="Georgia" w:cs="Georgia"/>
          <w:spacing w:val="17"/>
          <w:sz w:val="19"/>
          <w:szCs w:val="19"/>
        </w:rPr>
        <w:t xml:space="preserve"> </w:t>
      </w:r>
      <w:r>
        <w:rPr>
          <w:rFonts w:ascii="Georgia" w:eastAsia="Georgia" w:hAnsi="Georgia" w:cs="Georgia"/>
          <w:sz w:val="19"/>
          <w:szCs w:val="19"/>
        </w:rPr>
        <w:t>tailored</w:t>
      </w:r>
      <w:r>
        <w:rPr>
          <w:rFonts w:ascii="Georgia" w:eastAsia="Georgia" w:hAnsi="Georgia" w:cs="Georgia"/>
          <w:spacing w:val="14"/>
          <w:sz w:val="19"/>
          <w:szCs w:val="19"/>
        </w:rPr>
        <w:t xml:space="preserve"> </w:t>
      </w:r>
      <w:r>
        <w:rPr>
          <w:rFonts w:ascii="Georgia" w:eastAsia="Georgia" w:hAnsi="Georgia" w:cs="Georgia"/>
          <w:sz w:val="19"/>
          <w:szCs w:val="19"/>
        </w:rPr>
        <w:t>software</w:t>
      </w:r>
      <w:r>
        <w:rPr>
          <w:rFonts w:ascii="Georgia" w:eastAsia="Georgia" w:hAnsi="Georgia" w:cs="Georgia"/>
          <w:spacing w:val="14"/>
          <w:sz w:val="19"/>
          <w:szCs w:val="19"/>
        </w:rPr>
        <w:t xml:space="preserve"> </w:t>
      </w:r>
      <w:r>
        <w:rPr>
          <w:rFonts w:ascii="Georgia" w:eastAsia="Georgia" w:hAnsi="Georgia" w:cs="Georgia"/>
          <w:sz w:val="19"/>
          <w:szCs w:val="19"/>
        </w:rPr>
        <w:t>packages</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certain</w:t>
      </w:r>
      <w:r>
        <w:rPr>
          <w:rFonts w:ascii="Georgia" w:eastAsia="Georgia" w:hAnsi="Georgia" w:cs="Georgia"/>
          <w:spacing w:val="12"/>
          <w:sz w:val="19"/>
          <w:szCs w:val="19"/>
        </w:rPr>
        <w:t xml:space="preserve"> </w:t>
      </w:r>
      <w:r>
        <w:rPr>
          <w:rFonts w:ascii="Georgia" w:eastAsia="Georgia" w:hAnsi="Georgia" w:cs="Georgia"/>
          <w:sz w:val="19"/>
          <w:szCs w:val="19"/>
        </w:rPr>
        <w:t>application</w:t>
      </w:r>
      <w:r>
        <w:rPr>
          <w:rFonts w:ascii="Georgia" w:eastAsia="Georgia" w:hAnsi="Georgia" w:cs="Georgia"/>
          <w:spacing w:val="19"/>
          <w:sz w:val="19"/>
          <w:szCs w:val="19"/>
        </w:rPr>
        <w:t xml:space="preserve"> </w:t>
      </w:r>
      <w:r>
        <w:rPr>
          <w:rFonts w:ascii="Georgia" w:eastAsia="Georgia" w:hAnsi="Georgia" w:cs="Georgia"/>
          <w:sz w:val="19"/>
          <w:szCs w:val="19"/>
        </w:rPr>
        <w:t>domains</w:t>
      </w:r>
      <w:r>
        <w:rPr>
          <w:rFonts w:ascii="Georgia" w:eastAsia="Georgia" w:hAnsi="Georgia" w:cs="Georgia"/>
          <w:spacing w:val="15"/>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r>
        <w:rPr>
          <w:rFonts w:ascii="Georgia" w:eastAsia="Georgia" w:hAnsi="Georgia" w:cs="Georgia"/>
          <w:sz w:val="19"/>
          <w:szCs w:val="19"/>
        </w:rPr>
        <w:t>lung</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anal- </w:t>
      </w:r>
      <w:proofErr w:type="spellStart"/>
      <w:r>
        <w:rPr>
          <w:rFonts w:ascii="Georgia" w:eastAsia="Georgia" w:hAnsi="Georgia" w:cs="Georgia"/>
          <w:sz w:val="19"/>
          <w:szCs w:val="19"/>
        </w:rPr>
        <w:t>ysis</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color w:val="FF0000"/>
          <w:sz w:val="19"/>
          <w:szCs w:val="19"/>
        </w:rPr>
        <w:t>do</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not</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exist</w:t>
      </w:r>
      <w:r>
        <w:rPr>
          <w:rFonts w:ascii="Georgia" w:eastAsia="Georgia" w:hAnsi="Georgia" w:cs="Georgia"/>
          <w:color w:val="FF0000"/>
          <w:spacing w:val="10"/>
          <w:sz w:val="19"/>
          <w:szCs w:val="19"/>
        </w:rPr>
        <w:t xml:space="preserve"> </w:t>
      </w:r>
      <w:r>
        <w:rPr>
          <w:rFonts w:ascii="Georgia" w:eastAsia="Georgia" w:hAnsi="Georgia" w:cs="Georgia"/>
          <w:color w:val="000000"/>
          <w:sz w:val="19"/>
          <w:szCs w:val="19"/>
        </w:rPr>
        <w:t>despite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vast</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number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algorithms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been</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literature</w:t>
      </w:r>
      <w:r>
        <w:rPr>
          <w:rFonts w:ascii="Georgia" w:eastAsia="Georgia" w:hAnsi="Georgia" w:cs="Georgia"/>
          <w:color w:val="000000"/>
          <w:spacing w:val="19"/>
          <w:sz w:val="19"/>
          <w:szCs w:val="19"/>
        </w:rPr>
        <w:t xml:space="preserve"> </w:t>
      </w:r>
      <w:r>
        <w:rPr>
          <w:rFonts w:ascii="Georgia" w:eastAsia="Georgia" w:hAnsi="Georgia" w:cs="Georgia"/>
          <w:color w:val="FF0000"/>
          <w:sz w:val="19"/>
          <w:szCs w:val="19"/>
        </w:rPr>
        <w:t>(most</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which</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are</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not</w:t>
      </w:r>
      <w:r>
        <w:rPr>
          <w:rFonts w:ascii="Georgia" w:eastAsia="Georgia" w:hAnsi="Georgia" w:cs="Georgia"/>
          <w:color w:val="FF0000"/>
          <w:spacing w:val="8"/>
          <w:sz w:val="19"/>
          <w:szCs w:val="19"/>
        </w:rPr>
        <w:t xml:space="preserve"> </w:t>
      </w:r>
      <w:r>
        <w:rPr>
          <w:rFonts w:ascii="Georgia" w:eastAsia="Georgia" w:hAnsi="Georgia" w:cs="Georgia"/>
          <w:color w:val="FF0000"/>
          <w:w w:val="102"/>
          <w:sz w:val="19"/>
          <w:szCs w:val="19"/>
        </w:rPr>
        <w:t xml:space="preserve">avail- </w:t>
      </w:r>
      <w:r>
        <w:rPr>
          <w:rFonts w:ascii="Georgia" w:eastAsia="Georgia" w:hAnsi="Georgia" w:cs="Georgia"/>
          <w:color w:val="FF0000"/>
          <w:sz w:val="19"/>
          <w:szCs w:val="19"/>
        </w:rPr>
        <w:t>able</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public</w:t>
      </w:r>
      <w:r>
        <w:rPr>
          <w:rFonts w:ascii="Georgia" w:eastAsia="Georgia" w:hAnsi="Georgia" w:cs="Georgia"/>
          <w:color w:val="FF0000"/>
          <w:spacing w:val="1"/>
          <w:sz w:val="19"/>
          <w:szCs w:val="19"/>
        </w:rPr>
        <w:t>)</w:t>
      </w:r>
      <w:r>
        <w:rPr>
          <w:rFonts w:ascii="Georgia" w:eastAsia="Georgia" w:hAnsi="Georgia" w:cs="Georgia"/>
          <w:color w:val="000000"/>
          <w:sz w:val="19"/>
          <w:szCs w:val="19"/>
        </w:rPr>
        <w:t>.</w:t>
      </w:r>
      <w:r>
        <w:rPr>
          <w:rFonts w:ascii="Georgia" w:eastAsia="Georgia" w:hAnsi="Georgia" w:cs="Georgia"/>
          <w:color w:val="EC008C"/>
          <w:position w:val="8"/>
          <w:sz w:val="14"/>
          <w:szCs w:val="14"/>
        </w:rPr>
        <w:t xml:space="preserve">1  </w:t>
      </w:r>
      <w:r>
        <w:rPr>
          <w:rFonts w:ascii="Georgia" w:eastAsia="Georgia" w:hAnsi="Georgia" w:cs="Georgia"/>
          <w:color w:val="EC008C"/>
          <w:spacing w:val="24"/>
          <w:position w:val="8"/>
          <w:sz w:val="14"/>
          <w:szCs w:val="14"/>
        </w:rPr>
        <w:t xml:space="preserve"> </w:t>
      </w:r>
      <w:del w:id="25" w:author="James Gee" w:date="2016-07-20T09:50:00Z">
        <w:r w:rsidDel="00236B2A">
          <w:rPr>
            <w:rFonts w:ascii="Georgia" w:eastAsia="Georgia" w:hAnsi="Georgia" w:cs="Georgia"/>
            <w:color w:val="000000"/>
            <w:sz w:val="19"/>
            <w:szCs w:val="19"/>
          </w:rPr>
          <w:delText>It</w:delText>
        </w:r>
        <w:r w:rsidDel="00236B2A">
          <w:rPr>
            <w:rFonts w:ascii="Georgia" w:eastAsia="Georgia" w:hAnsi="Georgia" w:cs="Georgia"/>
            <w:color w:val="000000"/>
            <w:spacing w:val="17"/>
            <w:sz w:val="19"/>
            <w:szCs w:val="19"/>
          </w:rPr>
          <w:delText xml:space="preserve"> </w:delText>
        </w:r>
        <w:r w:rsidDel="00236B2A">
          <w:rPr>
            <w:rFonts w:ascii="Georgia" w:eastAsia="Georgia" w:hAnsi="Georgia" w:cs="Georgia"/>
            <w:color w:val="000000"/>
            <w:sz w:val="19"/>
            <w:szCs w:val="19"/>
          </w:rPr>
          <w:delText>is</w:delText>
        </w:r>
        <w:r w:rsidDel="00236B2A">
          <w:rPr>
            <w:rFonts w:ascii="Georgia" w:eastAsia="Georgia" w:hAnsi="Georgia" w:cs="Georgia"/>
            <w:color w:val="000000"/>
            <w:spacing w:val="17"/>
            <w:sz w:val="19"/>
            <w:szCs w:val="19"/>
          </w:rPr>
          <w:delText xml:space="preserve"> </w:delText>
        </w:r>
        <w:r w:rsidDel="00236B2A">
          <w:rPr>
            <w:rFonts w:ascii="Georgia" w:eastAsia="Georgia" w:hAnsi="Georgia" w:cs="Georgia"/>
            <w:color w:val="000000"/>
            <w:sz w:val="19"/>
            <w:szCs w:val="19"/>
          </w:rPr>
          <w:delText>important</w:delText>
        </w:r>
        <w:r w:rsidDel="00236B2A">
          <w:rPr>
            <w:rFonts w:ascii="Georgia" w:eastAsia="Georgia" w:hAnsi="Georgia" w:cs="Georgia"/>
            <w:color w:val="000000"/>
            <w:spacing w:val="31"/>
            <w:sz w:val="19"/>
            <w:szCs w:val="19"/>
          </w:rPr>
          <w:delText xml:space="preserve"> </w:delText>
        </w:r>
        <w:r w:rsidDel="00236B2A">
          <w:rPr>
            <w:rFonts w:ascii="Georgia" w:eastAsia="Georgia" w:hAnsi="Georgia" w:cs="Georgia"/>
            <w:color w:val="000000"/>
            <w:sz w:val="19"/>
            <w:szCs w:val="19"/>
          </w:rPr>
          <w:delText>to</w:delText>
        </w:r>
        <w:r w:rsidDel="00236B2A">
          <w:rPr>
            <w:rFonts w:ascii="Georgia" w:eastAsia="Georgia" w:hAnsi="Georgia" w:cs="Georgia"/>
            <w:color w:val="000000"/>
            <w:spacing w:val="17"/>
            <w:sz w:val="19"/>
            <w:szCs w:val="19"/>
          </w:rPr>
          <w:delText xml:space="preserve"> </w:delText>
        </w:r>
        <w:r w:rsidDel="00236B2A">
          <w:rPr>
            <w:rFonts w:ascii="Georgia" w:eastAsia="Georgia" w:hAnsi="Georgia" w:cs="Georgia"/>
            <w:color w:val="000000"/>
            <w:sz w:val="19"/>
            <w:szCs w:val="19"/>
          </w:rPr>
          <w:delText>note</w:delText>
        </w:r>
        <w:r w:rsidDel="00236B2A">
          <w:rPr>
            <w:rFonts w:ascii="Georgia" w:eastAsia="Georgia" w:hAnsi="Georgia" w:cs="Georgia"/>
            <w:color w:val="000000"/>
            <w:spacing w:val="21"/>
            <w:sz w:val="19"/>
            <w:szCs w:val="19"/>
          </w:rPr>
          <w:delText xml:space="preserve"> </w:delText>
        </w:r>
        <w:r w:rsidDel="00236B2A">
          <w:rPr>
            <w:rFonts w:ascii="Georgia" w:eastAsia="Georgia" w:hAnsi="Georgia" w:cs="Georgia"/>
            <w:color w:val="000000"/>
            <w:sz w:val="19"/>
            <w:szCs w:val="19"/>
          </w:rPr>
          <w:delText>that</w:delText>
        </w:r>
      </w:del>
      <w:ins w:id="26" w:author="James Gee" w:date="2016-07-20T09:50:00Z">
        <w:r w:rsidR="00236B2A">
          <w:rPr>
            <w:rFonts w:ascii="Georgia" w:eastAsia="Georgia" w:hAnsi="Georgia" w:cs="Georgia"/>
            <w:color w:val="000000"/>
            <w:sz w:val="19"/>
            <w:szCs w:val="19"/>
          </w:rPr>
          <w:t>Importantly,</w:t>
        </w:r>
      </w:ins>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goals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significantly</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National</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Library</w:t>
      </w:r>
      <w:r>
        <w:rPr>
          <w:rFonts w:ascii="Georgia" w:eastAsia="Georgia" w:hAnsi="Georgia" w:cs="Georgia"/>
          <w:color w:val="000000"/>
          <w:spacing w:val="26"/>
          <w:sz w:val="19"/>
          <w:szCs w:val="19"/>
        </w:rPr>
        <w:t xml:space="preserve"> </w:t>
      </w:r>
      <w:r>
        <w:rPr>
          <w:rFonts w:ascii="Georgia" w:eastAsia="Georgia" w:hAnsi="Georgia" w:cs="Georgia"/>
          <w:color w:val="000000"/>
          <w:w w:val="102"/>
          <w:sz w:val="19"/>
          <w:szCs w:val="19"/>
        </w:rPr>
        <w:t xml:space="preserve">of </w:t>
      </w:r>
      <w:r>
        <w:rPr>
          <w:rFonts w:ascii="Georgia" w:eastAsia="Georgia" w:hAnsi="Georgia" w:cs="Georgia"/>
          <w:color w:val="000000"/>
          <w:sz w:val="19"/>
          <w:szCs w:val="19"/>
        </w:rPr>
        <w:t>Medicine’s</w:t>
      </w:r>
      <w:r>
        <w:rPr>
          <w:rFonts w:ascii="Georgia" w:eastAsia="Georgia" w:hAnsi="Georgia" w:cs="Georgia"/>
          <w:color w:val="000000"/>
          <w:spacing w:val="28"/>
          <w:sz w:val="19"/>
          <w:szCs w:val="19"/>
        </w:rPr>
        <w:t xml:space="preserve"> </w:t>
      </w:r>
      <w:del w:id="27" w:author="James Gee" w:date="2016-07-20T09:56:00Z">
        <w:r w:rsidDel="007C7939">
          <w:rPr>
            <w:rFonts w:ascii="Georgia" w:eastAsia="Georgia" w:hAnsi="Georgia" w:cs="Georgia"/>
            <w:color w:val="000000"/>
            <w:sz w:val="19"/>
            <w:szCs w:val="19"/>
          </w:rPr>
          <w:delText>own</w:delText>
        </w:r>
        <w:r w:rsidDel="007C7939">
          <w:rPr>
            <w:rFonts w:ascii="Georgia" w:eastAsia="Georgia" w:hAnsi="Georgia" w:cs="Georgia"/>
            <w:color w:val="000000"/>
            <w:spacing w:val="17"/>
            <w:sz w:val="19"/>
            <w:szCs w:val="19"/>
          </w:rPr>
          <w:delText xml:space="preserve"> </w:delText>
        </w:r>
      </w:del>
      <w:ins w:id="28" w:author="James Gee" w:date="2016-07-20T09:56:00Z">
        <w:r w:rsidR="007C7939">
          <w:rPr>
            <w:rFonts w:ascii="Georgia" w:eastAsia="Georgia" w:hAnsi="Georgia" w:cs="Georgia"/>
            <w:color w:val="000000"/>
            <w:sz w:val="19"/>
            <w:szCs w:val="19"/>
          </w:rPr>
          <w:t>(NLM)</w:t>
        </w:r>
        <w:r w:rsidR="007C7939">
          <w:rPr>
            <w:rFonts w:ascii="Georgia" w:eastAsia="Georgia" w:hAnsi="Georgia" w:cs="Georgia"/>
            <w:color w:val="000000"/>
            <w:spacing w:val="17"/>
            <w:sz w:val="19"/>
            <w:szCs w:val="19"/>
          </w:rPr>
          <w:t xml:space="preserve"> </w:t>
        </w:r>
      </w:ins>
      <w:r>
        <w:rPr>
          <w:rFonts w:ascii="Georgia" w:eastAsia="Georgia" w:hAnsi="Georgia" w:cs="Georgia"/>
          <w:color w:val="000000"/>
          <w:sz w:val="19"/>
          <w:szCs w:val="19"/>
        </w:rPr>
        <w:t>open-source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directives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developed</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w w:val="102"/>
          <w:sz w:val="19"/>
          <w:szCs w:val="19"/>
        </w:rPr>
        <w:t xml:space="preserve">established </w:t>
      </w:r>
      <w:r>
        <w:rPr>
          <w:rFonts w:ascii="Georgia" w:eastAsia="Georgia" w:hAnsi="Georgia" w:cs="Georgia"/>
          <w:color w:val="000000"/>
          <w:sz w:val="19"/>
          <w:szCs w:val="19"/>
        </w:rPr>
        <w:t>Insight</w:t>
      </w:r>
      <w:r>
        <w:rPr>
          <w:rFonts w:ascii="Georgia" w:eastAsia="Georgia" w:hAnsi="Georgia" w:cs="Georgia"/>
          <w:color w:val="000000"/>
          <w:spacing w:val="2"/>
          <w:sz w:val="19"/>
          <w:szCs w:val="19"/>
        </w:rPr>
        <w:t xml:space="preserve"> </w:t>
      </w:r>
      <w:proofErr w:type="spellStart"/>
      <w:r>
        <w:rPr>
          <w:rFonts w:ascii="Georgia" w:eastAsia="Georgia" w:hAnsi="Georgia" w:cs="Georgia"/>
          <w:color w:val="000000"/>
          <w:sz w:val="19"/>
          <w:szCs w:val="19"/>
        </w:rPr>
        <w:t>ToolKit’s</w:t>
      </w:r>
      <w:proofErr w:type="spellEnd"/>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coding</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testing</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standards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specific</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objective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project</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code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would be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contributed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5"/>
          <w:sz w:val="19"/>
          <w:szCs w:val="19"/>
        </w:rPr>
        <w:t xml:space="preserve"> </w:t>
      </w:r>
      <w:r>
        <w:rPr>
          <w:rFonts w:ascii="Georgia" w:eastAsia="Georgia" w:hAnsi="Georgia" w:cs="Georgia"/>
          <w:color w:val="000000"/>
          <w:w w:val="102"/>
          <w:sz w:val="19"/>
          <w:szCs w:val="19"/>
        </w:rPr>
        <w:t xml:space="preserve">inclusion </w:t>
      </w:r>
      <w:r>
        <w:rPr>
          <w:rFonts w:ascii="Georgia" w:eastAsia="Georgia" w:hAnsi="Georgia" w:cs="Georgia"/>
          <w:color w:val="000000"/>
          <w:w w:val="103"/>
          <w:sz w:val="19"/>
          <w:szCs w:val="19"/>
        </w:rPr>
        <w:t>in</w:t>
      </w:r>
      <w:r>
        <w:rPr>
          <w:rFonts w:ascii="Georgia" w:eastAsia="Georgia" w:hAnsi="Georgia" w:cs="Georgia"/>
          <w:color w:val="000000"/>
          <w:spacing w:val="-7"/>
          <w:w w:val="103"/>
          <w:sz w:val="19"/>
          <w:szCs w:val="19"/>
        </w:rPr>
        <w:t xml:space="preserve"> </w:t>
      </w:r>
      <w:r>
        <w:rPr>
          <w:rFonts w:ascii="Georgia" w:eastAsia="Georgia" w:hAnsi="Georgia" w:cs="Georgia"/>
          <w:color w:val="000000"/>
          <w:sz w:val="19"/>
          <w:szCs w:val="19"/>
        </w:rPr>
        <w:t>future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versions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Insight</w:t>
      </w:r>
      <w:r>
        <w:rPr>
          <w:rFonts w:ascii="Georgia" w:eastAsia="Georgia" w:hAnsi="Georgia" w:cs="Georgia"/>
          <w:color w:val="000000"/>
          <w:spacing w:val="6"/>
          <w:sz w:val="19"/>
          <w:szCs w:val="19"/>
        </w:rPr>
        <w:t xml:space="preserve"> </w:t>
      </w:r>
      <w:proofErr w:type="spellStart"/>
      <w:r>
        <w:rPr>
          <w:rFonts w:ascii="Georgia" w:eastAsia="Georgia" w:hAnsi="Georgia" w:cs="Georgia"/>
          <w:color w:val="000000"/>
          <w:sz w:val="19"/>
          <w:szCs w:val="19"/>
        </w:rPr>
        <w:t>ToolKit</w:t>
      </w:r>
      <w:proofErr w:type="spellEnd"/>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(ITK)</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done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past.</w:t>
      </w:r>
      <w:r>
        <w:rPr>
          <w:rFonts w:ascii="Georgia" w:eastAsia="Georgia" w:hAnsi="Georgia" w:cs="Georgia"/>
          <w:color w:val="000000"/>
          <w:spacing w:val="23"/>
          <w:sz w:val="19"/>
          <w:szCs w:val="19"/>
        </w:rPr>
        <w:t xml:space="preserve"> </w:t>
      </w:r>
      <w:proofErr w:type="gramStart"/>
      <w:ins w:id="29" w:author="James Gee" w:date="2016-07-20T09:53:00Z">
        <w:r w:rsidR="00236B2A">
          <w:rPr>
            <w:rFonts w:ascii="Georgia" w:eastAsia="Georgia" w:hAnsi="Georgia" w:cs="Georgia"/>
            <w:color w:val="000000"/>
            <w:spacing w:val="23"/>
            <w:sz w:val="19"/>
            <w:szCs w:val="19"/>
          </w:rPr>
          <w:t xml:space="preserve">NLM’s position </w:t>
        </w:r>
      </w:ins>
      <w:ins w:id="30" w:author="James Gee" w:date="2016-07-20T09:54:00Z">
        <w:r w:rsidR="00236B2A">
          <w:rPr>
            <w:rFonts w:ascii="Georgia" w:eastAsia="Georgia" w:hAnsi="Georgia" w:cs="Georgia"/>
            <w:color w:val="000000"/>
            <w:spacing w:val="23"/>
            <w:sz w:val="19"/>
            <w:szCs w:val="19"/>
          </w:rPr>
          <w:t xml:space="preserve">on open-source </w:t>
        </w:r>
      </w:ins>
      <w:ins w:id="31" w:author="James Gee" w:date="2016-07-20T09:53:00Z">
        <w:r w:rsidR="00236B2A">
          <w:rPr>
            <w:rFonts w:ascii="Georgia" w:eastAsia="Georgia" w:hAnsi="Georgia" w:cs="Georgia"/>
            <w:color w:val="000000"/>
            <w:spacing w:val="23"/>
            <w:sz w:val="19"/>
            <w:szCs w:val="19"/>
          </w:rPr>
          <w:t xml:space="preserve">stems from the documented benefits </w:t>
        </w:r>
      </w:ins>
      <w:del w:id="32" w:author="James Gee" w:date="2016-07-20T09:54:00Z">
        <w:r w:rsidDel="00236B2A">
          <w:rPr>
            <w:rFonts w:ascii="Georgia" w:eastAsia="Georgia" w:hAnsi="Georgia" w:cs="Georgia"/>
            <w:color w:val="000000"/>
            <w:sz w:val="19"/>
            <w:szCs w:val="19"/>
          </w:rPr>
          <w:delText>It</w:delText>
        </w:r>
        <w:r w:rsidDel="00236B2A">
          <w:rPr>
            <w:rFonts w:ascii="Georgia" w:eastAsia="Georgia" w:hAnsi="Georgia" w:cs="Georgia"/>
            <w:color w:val="000000"/>
            <w:spacing w:val="-3"/>
            <w:sz w:val="19"/>
            <w:szCs w:val="19"/>
          </w:rPr>
          <w:delText xml:space="preserve"> </w:delText>
        </w:r>
        <w:r w:rsidDel="00236B2A">
          <w:rPr>
            <w:rFonts w:ascii="Georgia" w:eastAsia="Georgia" w:hAnsi="Georgia" w:cs="Georgia"/>
            <w:color w:val="000000"/>
            <w:sz w:val="19"/>
            <w:szCs w:val="19"/>
          </w:rPr>
          <w:delText>should</w:delText>
        </w:r>
        <w:r w:rsidDel="00236B2A">
          <w:rPr>
            <w:rFonts w:ascii="Georgia" w:eastAsia="Georgia" w:hAnsi="Georgia" w:cs="Georgia"/>
            <w:color w:val="000000"/>
            <w:spacing w:val="5"/>
            <w:sz w:val="19"/>
            <w:szCs w:val="19"/>
          </w:rPr>
          <w:delText xml:space="preserve"> </w:delText>
        </w:r>
        <w:r w:rsidDel="00236B2A">
          <w:rPr>
            <w:rFonts w:ascii="Georgia" w:eastAsia="Georgia" w:hAnsi="Georgia" w:cs="Georgia"/>
            <w:color w:val="000000"/>
            <w:sz w:val="19"/>
            <w:szCs w:val="19"/>
          </w:rPr>
          <w:delText>also</w:delText>
        </w:r>
        <w:r w:rsidDel="00236B2A">
          <w:rPr>
            <w:rFonts w:ascii="Georgia" w:eastAsia="Georgia" w:hAnsi="Georgia" w:cs="Georgia"/>
            <w:color w:val="000000"/>
            <w:spacing w:val="1"/>
            <w:sz w:val="19"/>
            <w:szCs w:val="19"/>
          </w:rPr>
          <w:delText xml:space="preserve"> </w:delText>
        </w:r>
        <w:r w:rsidDel="00236B2A">
          <w:rPr>
            <w:rFonts w:ascii="Georgia" w:eastAsia="Georgia" w:hAnsi="Georgia" w:cs="Georgia"/>
            <w:color w:val="000000"/>
            <w:sz w:val="19"/>
            <w:szCs w:val="19"/>
          </w:rPr>
          <w:delText>be</w:delText>
        </w:r>
        <w:r w:rsidDel="00236B2A">
          <w:rPr>
            <w:rFonts w:ascii="Georgia" w:eastAsia="Georgia" w:hAnsi="Georgia" w:cs="Georgia"/>
            <w:color w:val="000000"/>
            <w:spacing w:val="-2"/>
            <w:sz w:val="19"/>
            <w:szCs w:val="19"/>
          </w:rPr>
          <w:delText xml:space="preserve"> </w:delText>
        </w:r>
        <w:r w:rsidDel="00236B2A">
          <w:rPr>
            <w:rFonts w:ascii="Georgia" w:eastAsia="Georgia" w:hAnsi="Georgia" w:cs="Georgia"/>
            <w:color w:val="000000"/>
            <w:sz w:val="19"/>
            <w:szCs w:val="19"/>
          </w:rPr>
          <w:delText>noted</w:delText>
        </w:r>
        <w:r w:rsidDel="00236B2A">
          <w:rPr>
            <w:rFonts w:ascii="Georgia" w:eastAsia="Georgia" w:hAnsi="Georgia" w:cs="Georgia"/>
            <w:color w:val="000000"/>
            <w:spacing w:val="4"/>
            <w:sz w:val="19"/>
            <w:szCs w:val="19"/>
          </w:rPr>
          <w:delText xml:space="preserve"> </w:delText>
        </w:r>
        <w:r w:rsidDel="00236B2A">
          <w:rPr>
            <w:rFonts w:ascii="Georgia" w:eastAsia="Georgia" w:hAnsi="Georgia" w:cs="Georgia"/>
            <w:color w:val="000000"/>
            <w:sz w:val="19"/>
            <w:szCs w:val="19"/>
          </w:rPr>
          <w:delText>that</w:delText>
        </w:r>
        <w:r w:rsidDel="00236B2A">
          <w:rPr>
            <w:rFonts w:ascii="Georgia" w:eastAsia="Georgia" w:hAnsi="Georgia" w:cs="Georgia"/>
            <w:color w:val="000000"/>
            <w:spacing w:val="1"/>
            <w:sz w:val="19"/>
            <w:szCs w:val="19"/>
          </w:rPr>
          <w:delText xml:space="preserve"> </w:delText>
        </w:r>
        <w:r w:rsidDel="00236B2A">
          <w:rPr>
            <w:rFonts w:ascii="Georgia" w:eastAsia="Georgia" w:hAnsi="Georgia" w:cs="Georgia"/>
            <w:color w:val="000000"/>
            <w:sz w:val="19"/>
            <w:szCs w:val="19"/>
          </w:rPr>
          <w:delText>open-source</w:delText>
        </w:r>
        <w:r w:rsidDel="00236B2A">
          <w:rPr>
            <w:rFonts w:ascii="Georgia" w:eastAsia="Georgia" w:hAnsi="Georgia" w:cs="Georgia"/>
            <w:color w:val="000000"/>
            <w:spacing w:val="15"/>
            <w:sz w:val="19"/>
            <w:szCs w:val="19"/>
          </w:rPr>
          <w:delText xml:space="preserve"> </w:delText>
        </w:r>
        <w:r w:rsidDel="00236B2A">
          <w:rPr>
            <w:rFonts w:ascii="Georgia" w:eastAsia="Georgia" w:hAnsi="Georgia" w:cs="Georgia"/>
            <w:color w:val="000000"/>
            <w:sz w:val="19"/>
            <w:szCs w:val="19"/>
          </w:rPr>
          <w:delText>software,</w:delText>
        </w:r>
        <w:r w:rsidDel="00236B2A">
          <w:rPr>
            <w:rFonts w:ascii="Georgia" w:eastAsia="Georgia" w:hAnsi="Georgia" w:cs="Georgia"/>
            <w:color w:val="000000"/>
            <w:spacing w:val="10"/>
            <w:sz w:val="19"/>
            <w:szCs w:val="19"/>
          </w:rPr>
          <w:delText xml:space="preserve"> </w:delText>
        </w:r>
        <w:r w:rsidDel="00236B2A">
          <w:rPr>
            <w:rFonts w:ascii="Georgia" w:eastAsia="Georgia" w:hAnsi="Georgia" w:cs="Georgia"/>
            <w:color w:val="000000"/>
            <w:w w:val="103"/>
            <w:sz w:val="19"/>
            <w:szCs w:val="19"/>
          </w:rPr>
          <w:delText xml:space="preserve">in </w:delText>
        </w:r>
        <w:r w:rsidDel="00236B2A">
          <w:rPr>
            <w:rFonts w:ascii="Georgia" w:eastAsia="Georgia" w:hAnsi="Georgia" w:cs="Georgia"/>
            <w:color w:val="000000"/>
            <w:sz w:val="19"/>
            <w:szCs w:val="19"/>
          </w:rPr>
          <w:delText>general,</w:delText>
        </w:r>
        <w:r w:rsidDel="00236B2A">
          <w:rPr>
            <w:rFonts w:ascii="Georgia" w:eastAsia="Georgia" w:hAnsi="Georgia" w:cs="Georgia"/>
            <w:color w:val="000000"/>
            <w:spacing w:val="14"/>
            <w:sz w:val="19"/>
            <w:szCs w:val="19"/>
          </w:rPr>
          <w:delText xml:space="preserve"> </w:delText>
        </w:r>
        <w:r w:rsidDel="00236B2A">
          <w:rPr>
            <w:rFonts w:ascii="Georgia" w:eastAsia="Georgia" w:hAnsi="Georgia" w:cs="Georgia"/>
            <w:color w:val="000000"/>
            <w:sz w:val="19"/>
            <w:szCs w:val="19"/>
          </w:rPr>
          <w:delText>has</w:delText>
        </w:r>
        <w:r w:rsidDel="00236B2A">
          <w:rPr>
            <w:rFonts w:ascii="Georgia" w:eastAsia="Georgia" w:hAnsi="Georgia" w:cs="Georgia"/>
            <w:color w:val="000000"/>
            <w:spacing w:val="7"/>
            <w:sz w:val="19"/>
            <w:szCs w:val="19"/>
          </w:rPr>
          <w:delText xml:space="preserve"> </w:delText>
        </w:r>
        <w:r w:rsidDel="00236B2A">
          <w:rPr>
            <w:rFonts w:ascii="Georgia" w:eastAsia="Georgia" w:hAnsi="Georgia" w:cs="Georgia"/>
            <w:color w:val="000000"/>
            <w:sz w:val="19"/>
            <w:szCs w:val="19"/>
          </w:rPr>
          <w:delText>documented</w:delText>
        </w:r>
        <w:r w:rsidDel="00236B2A">
          <w:rPr>
            <w:rFonts w:ascii="Georgia" w:eastAsia="Georgia" w:hAnsi="Georgia" w:cs="Georgia"/>
            <w:color w:val="000000"/>
            <w:spacing w:val="22"/>
            <w:sz w:val="19"/>
            <w:szCs w:val="19"/>
          </w:rPr>
          <w:delText xml:space="preserve"> </w:delText>
        </w:r>
        <w:r w:rsidDel="00236B2A">
          <w:rPr>
            <w:rFonts w:ascii="Georgia" w:eastAsia="Georgia" w:hAnsi="Georgia" w:cs="Georgia"/>
            <w:color w:val="000000"/>
            <w:sz w:val="19"/>
            <w:szCs w:val="19"/>
          </w:rPr>
          <w:delText>benefits</w:delText>
        </w:r>
        <w:r w:rsidDel="00236B2A">
          <w:rPr>
            <w:rFonts w:ascii="Georgia" w:eastAsia="Georgia" w:hAnsi="Georgia" w:cs="Georgia"/>
            <w:color w:val="000000"/>
            <w:spacing w:val="13"/>
            <w:sz w:val="19"/>
            <w:szCs w:val="19"/>
          </w:rPr>
          <w:delText xml:space="preserve"> </w:delText>
        </w:r>
      </w:del>
      <w:r>
        <w:rPr>
          <w:rFonts w:ascii="Georgia" w:eastAsia="Georgia" w:hAnsi="Georgia" w:cs="Georgia"/>
          <w:color w:val="000000"/>
          <w:sz w:val="19"/>
          <w:szCs w:val="19"/>
        </w:rPr>
        <w:t>within</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targeted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communities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which</w:t>
      </w:r>
      <w:r>
        <w:rPr>
          <w:rFonts w:ascii="Georgia" w:eastAsia="Georgia" w:hAnsi="Georgia" w:cs="Georgia"/>
          <w:color w:val="000000"/>
          <w:spacing w:val="11"/>
          <w:sz w:val="19"/>
          <w:szCs w:val="19"/>
        </w:rPr>
        <w:t xml:space="preserve"> </w:t>
      </w:r>
      <w:ins w:id="33" w:author="James Gee" w:date="2016-07-20T09:54:00Z">
        <w:r w:rsidR="00236B2A">
          <w:rPr>
            <w:rFonts w:ascii="Georgia" w:eastAsia="Georgia" w:hAnsi="Georgia" w:cs="Georgia"/>
            <w:color w:val="000000"/>
            <w:sz w:val="19"/>
            <w:szCs w:val="19"/>
          </w:rPr>
          <w:t>the software</w:t>
        </w:r>
      </w:ins>
      <w:del w:id="34" w:author="James Gee" w:date="2016-07-20T09:54:00Z">
        <w:r w:rsidDel="00236B2A">
          <w:rPr>
            <w:rFonts w:ascii="Georgia" w:eastAsia="Georgia" w:hAnsi="Georgia" w:cs="Georgia"/>
            <w:color w:val="000000"/>
            <w:sz w:val="19"/>
            <w:szCs w:val="19"/>
          </w:rPr>
          <w:delText>it</w:delText>
        </w:r>
      </w:del>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developed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supported.</w:t>
      </w:r>
      <w:proofErr w:type="gramEnd"/>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4"/>
          <w:sz w:val="19"/>
          <w:szCs w:val="19"/>
        </w:rPr>
        <w:t xml:space="preserve"> </w:t>
      </w:r>
      <w:del w:id="35" w:author="James Gee" w:date="2016-07-20T09:55:00Z">
        <w:r w:rsidDel="00236B2A">
          <w:rPr>
            <w:rFonts w:ascii="Georgia" w:eastAsia="Georgia" w:hAnsi="Georgia" w:cs="Georgia"/>
            <w:color w:val="000000"/>
            <w:w w:val="102"/>
            <w:sz w:val="19"/>
            <w:szCs w:val="19"/>
          </w:rPr>
          <w:delText xml:space="preserve">the </w:delText>
        </w:r>
      </w:del>
      <w:r>
        <w:rPr>
          <w:rFonts w:ascii="Georgia" w:eastAsia="Georgia" w:hAnsi="Georgia" w:cs="Georgia"/>
          <w:color w:val="000000"/>
          <w:sz w:val="19"/>
          <w:szCs w:val="19"/>
        </w:rPr>
        <w:t>increase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research</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output</w:t>
      </w:r>
      <w:del w:id="36" w:author="James Gee" w:date="2016-07-20T09:55:00Z">
        <w:r w:rsidDel="00236B2A">
          <w:rPr>
            <w:rFonts w:ascii="Georgia" w:eastAsia="Georgia" w:hAnsi="Georgia" w:cs="Georgia"/>
            <w:color w:val="000000"/>
            <w:spacing w:val="22"/>
            <w:sz w:val="19"/>
            <w:szCs w:val="19"/>
          </w:rPr>
          <w:delText xml:space="preserve"> </w:delText>
        </w:r>
        <w:r w:rsidDel="00236B2A">
          <w:rPr>
            <w:rFonts w:ascii="Georgia" w:eastAsia="Georgia" w:hAnsi="Georgia" w:cs="Georgia"/>
            <w:color w:val="000000"/>
            <w:sz w:val="19"/>
            <w:szCs w:val="19"/>
          </w:rPr>
          <w:delText>illustrated</w:delText>
        </w:r>
        <w:r w:rsidDel="00236B2A">
          <w:rPr>
            <w:rFonts w:ascii="Georgia" w:eastAsia="Georgia" w:hAnsi="Georgia" w:cs="Georgia"/>
            <w:color w:val="000000"/>
            <w:spacing w:val="28"/>
            <w:sz w:val="19"/>
            <w:szCs w:val="19"/>
          </w:rPr>
          <w:delText xml:space="preserve"> </w:delText>
        </w:r>
        <w:r w:rsidDel="00236B2A">
          <w:rPr>
            <w:rFonts w:ascii="Georgia" w:eastAsia="Georgia" w:hAnsi="Georgia" w:cs="Georgia"/>
            <w:color w:val="000000"/>
            <w:sz w:val="19"/>
            <w:szCs w:val="19"/>
          </w:rPr>
          <w:delText>earlier</w:delText>
        </w:r>
      </w:del>
      <w:r>
        <w:rPr>
          <w:rFonts w:ascii="Georgia" w:eastAsia="Georgia" w:hAnsi="Georgia" w:cs="Georgia"/>
          <w:color w:val="000000"/>
          <w:sz w:val="19"/>
          <w:szCs w:val="19"/>
        </w:rPr>
        <w:t>,</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permits</w:t>
      </w:r>
      <w:r>
        <w:rPr>
          <w:rFonts w:ascii="Georgia" w:eastAsia="Georgia" w:hAnsi="Georgia" w:cs="Georgia"/>
          <w:color w:val="000000"/>
          <w:spacing w:val="24"/>
          <w:sz w:val="19"/>
          <w:szCs w:val="19"/>
        </w:rPr>
        <w:t xml:space="preserve"> </w:t>
      </w:r>
      <w:del w:id="37" w:author="James Gee" w:date="2016-07-20T09:55:00Z">
        <w:r w:rsidDel="00236B2A">
          <w:rPr>
            <w:rFonts w:ascii="Georgia" w:eastAsia="Georgia" w:hAnsi="Georgia" w:cs="Georgia"/>
            <w:color w:val="000000"/>
            <w:sz w:val="19"/>
            <w:szCs w:val="19"/>
          </w:rPr>
          <w:delText>students</w:delText>
        </w:r>
        <w:r w:rsidDel="00236B2A">
          <w:rPr>
            <w:rFonts w:ascii="Georgia" w:eastAsia="Georgia" w:hAnsi="Georgia" w:cs="Georgia"/>
            <w:color w:val="000000"/>
            <w:spacing w:val="25"/>
            <w:sz w:val="19"/>
            <w:szCs w:val="19"/>
          </w:rPr>
          <w:delText xml:space="preserve"> </w:delText>
        </w:r>
      </w:del>
      <w:ins w:id="38" w:author="James Gee" w:date="2016-07-20T09:55:00Z">
        <w:r w:rsidR="00236B2A">
          <w:rPr>
            <w:rFonts w:ascii="Georgia" w:eastAsia="Georgia" w:hAnsi="Georgia" w:cs="Georgia"/>
            <w:color w:val="000000"/>
            <w:sz w:val="19"/>
            <w:szCs w:val="19"/>
          </w:rPr>
          <w:t>trainees</w:t>
        </w:r>
        <w:r w:rsidR="00236B2A">
          <w:rPr>
            <w:rFonts w:ascii="Georgia" w:eastAsia="Georgia" w:hAnsi="Georgia" w:cs="Georgia"/>
            <w:color w:val="000000"/>
            <w:spacing w:val="25"/>
            <w:sz w:val="19"/>
            <w:szCs w:val="19"/>
          </w:rPr>
          <w:t xml:space="preserve"> </w:t>
        </w:r>
      </w:ins>
      <w:r>
        <w:rPr>
          <w:rFonts w:ascii="Georgia" w:eastAsia="Georgia" w:hAnsi="Georgia" w:cs="Georgia"/>
          <w:color w:val="000000"/>
          <w:sz w:val="19"/>
          <w:szCs w:val="19"/>
        </w:rPr>
        <w:t>and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researchers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learn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specific</w:t>
      </w:r>
      <w:r>
        <w:rPr>
          <w:rFonts w:ascii="Georgia" w:eastAsia="Georgia" w:hAnsi="Georgia" w:cs="Georgia"/>
          <w:color w:val="000000"/>
          <w:spacing w:val="24"/>
          <w:sz w:val="19"/>
          <w:szCs w:val="19"/>
        </w:rPr>
        <w:t xml:space="preserve"> </w:t>
      </w:r>
      <w:r>
        <w:rPr>
          <w:rFonts w:ascii="Georgia" w:eastAsia="Georgia" w:hAnsi="Georgia" w:cs="Georgia"/>
          <w:color w:val="000000"/>
          <w:w w:val="102"/>
          <w:sz w:val="19"/>
          <w:szCs w:val="19"/>
        </w:rPr>
        <w:t xml:space="preserve">computational </w:t>
      </w:r>
      <w:r>
        <w:rPr>
          <w:rFonts w:ascii="Georgia" w:eastAsia="Georgia" w:hAnsi="Georgia" w:cs="Georgia"/>
          <w:color w:val="000000"/>
          <w:sz w:val="19"/>
          <w:szCs w:val="19"/>
        </w:rPr>
        <w:t>techniques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social</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environment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[9].</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turn,</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provides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motivation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user-based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including</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potential</w:t>
      </w:r>
      <w:r>
        <w:rPr>
          <w:rFonts w:ascii="Georgia" w:eastAsia="Georgia" w:hAnsi="Georgia" w:cs="Georgia"/>
          <w:color w:val="000000"/>
          <w:spacing w:val="15"/>
          <w:sz w:val="19"/>
          <w:szCs w:val="19"/>
        </w:rPr>
        <w:t xml:space="preserve"> </w:t>
      </w:r>
      <w:proofErr w:type="spellStart"/>
      <w:r>
        <w:rPr>
          <w:rFonts w:ascii="Georgia" w:eastAsia="Georgia" w:hAnsi="Georgia" w:cs="Georgia"/>
          <w:color w:val="000000"/>
          <w:w w:val="102"/>
          <w:sz w:val="19"/>
          <w:szCs w:val="19"/>
        </w:rPr>
        <w:t>contribu</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tions</w:t>
      </w:r>
      <w:proofErr w:type="spellEnd"/>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such</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bug</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fixes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feature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 xml:space="preserve">additions. </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Additional</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analyses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shown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tremendous</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cost</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savings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open-source </w:t>
      </w:r>
      <w:r>
        <w:rPr>
          <w:rFonts w:ascii="Georgia" w:eastAsia="Georgia" w:hAnsi="Georgia" w:cs="Georgia"/>
          <w:color w:val="000000"/>
          <w:sz w:val="19"/>
          <w:szCs w:val="19"/>
        </w:rPr>
        <w:t>software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yields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 xml:space="preserve">[10]. </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Furthermore,</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open-source</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development</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distribution</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within</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large,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well-invested</w:t>
      </w:r>
      <w:r>
        <w:rPr>
          <w:rFonts w:ascii="Georgia" w:eastAsia="Georgia" w:hAnsi="Georgia" w:cs="Georgia"/>
          <w:color w:val="000000"/>
          <w:spacing w:val="39"/>
          <w:sz w:val="19"/>
          <w:szCs w:val="19"/>
        </w:rPr>
        <w:t xml:space="preserve"> </w:t>
      </w:r>
      <w:r>
        <w:rPr>
          <w:rFonts w:ascii="Georgia" w:eastAsia="Georgia" w:hAnsi="Georgia" w:cs="Georgia"/>
          <w:color w:val="000000"/>
          <w:w w:val="102"/>
          <w:sz w:val="19"/>
          <w:szCs w:val="19"/>
        </w:rPr>
        <w:t xml:space="preserve">community </w:t>
      </w:r>
      <w:r>
        <w:rPr>
          <w:rFonts w:ascii="Georgia" w:eastAsia="Georgia" w:hAnsi="Georgia" w:cs="Georgia"/>
          <w:color w:val="000000"/>
          <w:sz w:val="19"/>
          <w:szCs w:val="19"/>
        </w:rPr>
        <w:t>(such</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ITK)</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takes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advantage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Linus’s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law,</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“given</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enough</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eyeballs,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bugs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shallow,”</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producing</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robust</w:t>
      </w:r>
      <w:r>
        <w:rPr>
          <w:rFonts w:ascii="Georgia" w:eastAsia="Georgia" w:hAnsi="Georgia" w:cs="Georgia"/>
          <w:color w:val="000000"/>
          <w:spacing w:val="12"/>
          <w:sz w:val="19"/>
          <w:szCs w:val="19"/>
        </w:rPr>
        <w:t xml:space="preserve"> </w:t>
      </w:r>
      <w:r>
        <w:rPr>
          <w:rFonts w:ascii="Georgia" w:eastAsia="Georgia" w:hAnsi="Georgia" w:cs="Georgia"/>
          <w:color w:val="000000"/>
          <w:w w:val="102"/>
          <w:sz w:val="19"/>
          <w:szCs w:val="19"/>
        </w:rPr>
        <w:t>software.</w:t>
      </w:r>
    </w:p>
    <w:p w14:paraId="7234B466" w14:textId="77777777" w:rsidR="00E61F9D" w:rsidRDefault="005C64D6">
      <w:pPr>
        <w:spacing w:before="74" w:after="0" w:line="240" w:lineRule="auto"/>
        <w:ind w:left="160" w:right="9120"/>
        <w:jc w:val="both"/>
        <w:rPr>
          <w:rFonts w:ascii="Georgia" w:eastAsia="Georgia" w:hAnsi="Georgia" w:cs="Georgia"/>
          <w:sz w:val="21"/>
          <w:szCs w:val="21"/>
        </w:rPr>
      </w:pPr>
      <w:r>
        <w:rPr>
          <w:rFonts w:ascii="Georgia" w:eastAsia="Georgia" w:hAnsi="Georgia" w:cs="Georgia"/>
          <w:b/>
          <w:bCs/>
          <w:sz w:val="21"/>
          <w:szCs w:val="21"/>
        </w:rPr>
        <w:t>3(b)</w:t>
      </w:r>
      <w:r>
        <w:rPr>
          <w:rFonts w:ascii="Georgia" w:eastAsia="Georgia" w:hAnsi="Georgia" w:cs="Georgia"/>
          <w:b/>
          <w:bCs/>
          <w:spacing w:val="6"/>
          <w:sz w:val="21"/>
          <w:szCs w:val="21"/>
        </w:rPr>
        <w:t xml:space="preserve"> </w:t>
      </w:r>
      <w:r>
        <w:rPr>
          <w:rFonts w:ascii="Georgia" w:eastAsia="Georgia" w:hAnsi="Georgia" w:cs="Georgia"/>
          <w:b/>
          <w:bCs/>
          <w:w w:val="101"/>
          <w:sz w:val="21"/>
          <w:szCs w:val="21"/>
        </w:rPr>
        <w:t>Innovation</w:t>
      </w:r>
    </w:p>
    <w:p w14:paraId="6AF9AA1C" w14:textId="36F926EE" w:rsidR="00E61F9D" w:rsidRDefault="005C64D6">
      <w:pPr>
        <w:spacing w:before="88" w:after="0" w:line="277" w:lineRule="auto"/>
        <w:ind w:left="113" w:right="51" w:firstLine="7"/>
        <w:jc w:val="both"/>
        <w:rPr>
          <w:rFonts w:ascii="Georgia" w:eastAsia="Georgia" w:hAnsi="Georgia" w:cs="Georgia"/>
          <w:sz w:val="19"/>
          <w:szCs w:val="19"/>
        </w:rPr>
      </w:pPr>
      <w:proofErr w:type="gramStart"/>
      <w:r>
        <w:rPr>
          <w:rFonts w:ascii="Georgia" w:eastAsia="Georgia" w:hAnsi="Georgia" w:cs="Georgia"/>
          <w:b/>
          <w:bCs/>
          <w:sz w:val="19"/>
          <w:szCs w:val="19"/>
        </w:rPr>
        <w:t>3(b.1)</w:t>
      </w:r>
      <w:r>
        <w:rPr>
          <w:rFonts w:ascii="Georgia" w:eastAsia="Georgia" w:hAnsi="Georgia" w:cs="Georgia"/>
          <w:b/>
          <w:bCs/>
          <w:spacing w:val="24"/>
          <w:sz w:val="19"/>
          <w:szCs w:val="19"/>
        </w:rPr>
        <w:t xml:space="preserve"> </w:t>
      </w:r>
      <w:r>
        <w:rPr>
          <w:rFonts w:ascii="Georgia" w:eastAsia="Georgia" w:hAnsi="Georgia" w:cs="Georgia"/>
          <w:b/>
          <w:bCs/>
          <w:sz w:val="19"/>
          <w:szCs w:val="19"/>
        </w:rPr>
        <w:t>Open-source</w:t>
      </w:r>
      <w:r>
        <w:rPr>
          <w:rFonts w:ascii="Georgia" w:eastAsia="Georgia" w:hAnsi="Georgia" w:cs="Georgia"/>
          <w:b/>
          <w:bCs/>
          <w:spacing w:val="38"/>
          <w:sz w:val="19"/>
          <w:szCs w:val="19"/>
        </w:rPr>
        <w:t xml:space="preserve"> </w:t>
      </w:r>
      <w:r>
        <w:rPr>
          <w:rFonts w:ascii="Georgia" w:eastAsia="Georgia" w:hAnsi="Georgia" w:cs="Georgia"/>
          <w:b/>
          <w:bCs/>
          <w:sz w:val="19"/>
          <w:szCs w:val="19"/>
        </w:rPr>
        <w:t>pulmonary</w:t>
      </w:r>
      <w:r>
        <w:rPr>
          <w:rFonts w:ascii="Georgia" w:eastAsia="Georgia" w:hAnsi="Georgia" w:cs="Georgia"/>
          <w:b/>
          <w:bCs/>
          <w:spacing w:val="35"/>
          <w:sz w:val="19"/>
          <w:szCs w:val="19"/>
        </w:rPr>
        <w:t xml:space="preserve"> </w:t>
      </w:r>
      <w:r>
        <w:rPr>
          <w:rFonts w:ascii="Georgia" w:eastAsia="Georgia" w:hAnsi="Georgia" w:cs="Georgia"/>
          <w:b/>
          <w:bCs/>
          <w:sz w:val="19"/>
          <w:szCs w:val="19"/>
        </w:rPr>
        <w:t>imaging</w:t>
      </w:r>
      <w:r>
        <w:rPr>
          <w:rFonts w:ascii="Georgia" w:eastAsia="Georgia" w:hAnsi="Georgia" w:cs="Georgia"/>
          <w:b/>
          <w:bCs/>
          <w:spacing w:val="29"/>
          <w:sz w:val="19"/>
          <w:szCs w:val="19"/>
        </w:rPr>
        <w:t xml:space="preserve"> </w:t>
      </w:r>
      <w:r>
        <w:rPr>
          <w:rFonts w:ascii="Georgia" w:eastAsia="Georgia" w:hAnsi="Georgia" w:cs="Georgia"/>
          <w:b/>
          <w:bCs/>
          <w:sz w:val="19"/>
          <w:szCs w:val="19"/>
        </w:rPr>
        <w:t>algorithmic</w:t>
      </w:r>
      <w:r>
        <w:rPr>
          <w:rFonts w:ascii="Georgia" w:eastAsia="Georgia" w:hAnsi="Georgia" w:cs="Georgia"/>
          <w:b/>
          <w:bCs/>
          <w:spacing w:val="36"/>
          <w:sz w:val="19"/>
          <w:szCs w:val="19"/>
        </w:rPr>
        <w:t xml:space="preserve"> </w:t>
      </w:r>
      <w:r>
        <w:rPr>
          <w:rFonts w:ascii="Georgia" w:eastAsia="Georgia" w:hAnsi="Georgia" w:cs="Georgia"/>
          <w:b/>
          <w:bCs/>
          <w:sz w:val="19"/>
          <w:szCs w:val="19"/>
        </w:rPr>
        <w:t>innovation</w:t>
      </w:r>
      <w:proofErr w:type="gramEnd"/>
      <w:r>
        <w:rPr>
          <w:rFonts w:ascii="Georgia" w:eastAsia="Georgia" w:hAnsi="Georgia" w:cs="Georgia"/>
          <w:b/>
          <w:bCs/>
          <w:sz w:val="19"/>
          <w:szCs w:val="19"/>
        </w:rPr>
        <w:t xml:space="preserve">. </w:t>
      </w:r>
      <w:r>
        <w:rPr>
          <w:rFonts w:ascii="Georgia" w:eastAsia="Georgia" w:hAnsi="Georgia" w:cs="Georgia"/>
          <w:b/>
          <w:bCs/>
          <w:spacing w:val="22"/>
          <w:sz w:val="19"/>
          <w:szCs w:val="19"/>
        </w:rPr>
        <w:t xml:space="preserve"> </w:t>
      </w:r>
      <w:r>
        <w:rPr>
          <w:rFonts w:ascii="Georgia" w:eastAsia="Georgia" w:hAnsi="Georgia" w:cs="Georgia"/>
          <w:sz w:val="19"/>
          <w:szCs w:val="19"/>
        </w:rPr>
        <w:t>Given</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lack</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open-source</w:t>
      </w:r>
      <w:r>
        <w:rPr>
          <w:rFonts w:ascii="Georgia" w:eastAsia="Georgia" w:hAnsi="Georgia" w:cs="Georgia"/>
          <w:spacing w:val="34"/>
          <w:sz w:val="19"/>
          <w:szCs w:val="19"/>
        </w:rPr>
        <w:t xml:space="preserve"> </w:t>
      </w:r>
      <w:r>
        <w:rPr>
          <w:rFonts w:ascii="Georgia" w:eastAsia="Georgia" w:hAnsi="Georgia" w:cs="Georgia"/>
          <w:sz w:val="19"/>
          <w:szCs w:val="19"/>
        </w:rPr>
        <w:t>solutions</w:t>
      </w:r>
      <w:r>
        <w:rPr>
          <w:rFonts w:ascii="Georgia" w:eastAsia="Georgia" w:hAnsi="Georgia" w:cs="Georgia"/>
          <w:spacing w:val="28"/>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multi- </w:t>
      </w:r>
      <w:r>
        <w:rPr>
          <w:rFonts w:ascii="Georgia" w:eastAsia="Georgia" w:hAnsi="Georgia" w:cs="Georgia"/>
          <w:sz w:val="19"/>
          <w:szCs w:val="19"/>
        </w:rPr>
        <w:t>modality</w:t>
      </w:r>
      <w:r>
        <w:rPr>
          <w:rFonts w:ascii="Georgia" w:eastAsia="Georgia" w:hAnsi="Georgia" w:cs="Georgia"/>
          <w:spacing w:val="22"/>
          <w:sz w:val="19"/>
          <w:szCs w:val="19"/>
        </w:rPr>
        <w:t xml:space="preserve"> </w:t>
      </w:r>
      <w:r>
        <w:rPr>
          <w:rFonts w:ascii="Georgia" w:eastAsia="Georgia" w:hAnsi="Georgia" w:cs="Georgia"/>
          <w:sz w:val="19"/>
          <w:szCs w:val="19"/>
        </w:rPr>
        <w:t>pulmonary</w:t>
      </w:r>
      <w:r>
        <w:rPr>
          <w:rFonts w:ascii="Georgia" w:eastAsia="Georgia" w:hAnsi="Georgia" w:cs="Georgia"/>
          <w:spacing w:val="25"/>
          <w:sz w:val="19"/>
          <w:szCs w:val="19"/>
        </w:rPr>
        <w:t xml:space="preserve"> </w:t>
      </w:r>
      <w:r>
        <w:rPr>
          <w:rFonts w:ascii="Georgia" w:eastAsia="Georgia" w:hAnsi="Georgia" w:cs="Georgia"/>
          <w:sz w:val="19"/>
          <w:szCs w:val="19"/>
        </w:rPr>
        <w:t>image</w:t>
      </w:r>
      <w:r>
        <w:rPr>
          <w:rFonts w:ascii="Georgia" w:eastAsia="Georgia" w:hAnsi="Georgia" w:cs="Georgia"/>
          <w:spacing w:val="17"/>
          <w:sz w:val="19"/>
          <w:szCs w:val="19"/>
        </w:rPr>
        <w:t xml:space="preserve"> </w:t>
      </w:r>
      <w:r>
        <w:rPr>
          <w:rFonts w:ascii="Georgia" w:eastAsia="Georgia" w:hAnsi="Georgia" w:cs="Georgia"/>
          <w:sz w:val="19"/>
          <w:szCs w:val="19"/>
        </w:rPr>
        <w:t>analysis,</w:t>
      </w:r>
      <w:r>
        <w:rPr>
          <w:rFonts w:ascii="Georgia" w:eastAsia="Georgia" w:hAnsi="Georgia" w:cs="Georgia"/>
          <w:spacing w:val="23"/>
          <w:sz w:val="19"/>
          <w:szCs w:val="19"/>
        </w:rPr>
        <w:t xml:space="preserve"> </w:t>
      </w:r>
      <w:r>
        <w:rPr>
          <w:rFonts w:ascii="Georgia" w:eastAsia="Georgia" w:hAnsi="Georgia" w:cs="Georgia"/>
          <w:sz w:val="19"/>
          <w:szCs w:val="19"/>
        </w:rPr>
        <w:t>this</w:t>
      </w:r>
      <w:r>
        <w:rPr>
          <w:rFonts w:ascii="Georgia" w:eastAsia="Georgia" w:hAnsi="Georgia" w:cs="Georgia"/>
          <w:spacing w:val="13"/>
          <w:sz w:val="19"/>
          <w:szCs w:val="19"/>
        </w:rPr>
        <w:t xml:space="preserve"> </w:t>
      </w:r>
      <w:r>
        <w:rPr>
          <w:rFonts w:ascii="Georgia" w:eastAsia="Georgia" w:hAnsi="Georgia" w:cs="Georgia"/>
          <w:sz w:val="19"/>
          <w:szCs w:val="19"/>
        </w:rPr>
        <w:t>project</w:t>
      </w:r>
      <w:r>
        <w:rPr>
          <w:rFonts w:ascii="Georgia" w:eastAsia="Georgia" w:hAnsi="Georgia" w:cs="Georgia"/>
          <w:spacing w:val="19"/>
          <w:sz w:val="19"/>
          <w:szCs w:val="19"/>
        </w:rPr>
        <w:t xml:space="preserve"> </w:t>
      </w:r>
      <w:r>
        <w:rPr>
          <w:rFonts w:ascii="Georgia" w:eastAsia="Georgia" w:hAnsi="Georgia" w:cs="Georgia"/>
          <w:sz w:val="19"/>
          <w:szCs w:val="19"/>
        </w:rPr>
        <w:t>would</w:t>
      </w:r>
      <w:r>
        <w:rPr>
          <w:rFonts w:ascii="Georgia" w:eastAsia="Georgia" w:hAnsi="Georgia" w:cs="Georgia"/>
          <w:spacing w:val="17"/>
          <w:sz w:val="19"/>
          <w:szCs w:val="19"/>
        </w:rPr>
        <w:t xml:space="preserve"> </w:t>
      </w:r>
      <w:r>
        <w:rPr>
          <w:rFonts w:ascii="Georgia" w:eastAsia="Georgia" w:hAnsi="Georgia" w:cs="Georgia"/>
          <w:sz w:val="19"/>
          <w:szCs w:val="19"/>
        </w:rPr>
        <w:t>produce</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first-of-its-kind</w:t>
      </w:r>
      <w:r>
        <w:rPr>
          <w:rFonts w:ascii="Georgia" w:eastAsia="Georgia" w:hAnsi="Georgia" w:cs="Georgia"/>
          <w:spacing w:val="33"/>
          <w:sz w:val="19"/>
          <w:szCs w:val="19"/>
        </w:rPr>
        <w:t xml:space="preserve"> </w:t>
      </w:r>
      <w:r>
        <w:rPr>
          <w:rFonts w:ascii="Georgia" w:eastAsia="Georgia" w:hAnsi="Georgia" w:cs="Georgia"/>
          <w:sz w:val="19"/>
          <w:szCs w:val="19"/>
        </w:rPr>
        <w:t>processing</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analytic</w:t>
      </w:r>
      <w:r>
        <w:rPr>
          <w:rFonts w:ascii="Georgia" w:eastAsia="Georgia" w:hAnsi="Georgia" w:cs="Georgia"/>
          <w:spacing w:val="20"/>
          <w:sz w:val="19"/>
          <w:szCs w:val="19"/>
        </w:rPr>
        <w:t xml:space="preserve"> </w:t>
      </w:r>
      <w:r>
        <w:rPr>
          <w:rFonts w:ascii="Georgia" w:eastAsia="Georgia" w:hAnsi="Georgia" w:cs="Georgia"/>
          <w:sz w:val="19"/>
          <w:szCs w:val="19"/>
        </w:rPr>
        <w:t>platform</w:t>
      </w:r>
      <w:r>
        <w:rPr>
          <w:rFonts w:ascii="Georgia" w:eastAsia="Georgia" w:hAnsi="Georgia" w:cs="Georgia"/>
          <w:spacing w:val="22"/>
          <w:sz w:val="19"/>
          <w:szCs w:val="19"/>
        </w:rPr>
        <w:t xml:space="preserve"> </w:t>
      </w:r>
      <w:r>
        <w:rPr>
          <w:rFonts w:ascii="Georgia" w:eastAsia="Georgia" w:hAnsi="Georgia" w:cs="Georgia"/>
          <w:sz w:val="19"/>
          <w:szCs w:val="19"/>
        </w:rPr>
        <w:t>for</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per- </w:t>
      </w:r>
      <w:r>
        <w:rPr>
          <w:rFonts w:ascii="Georgia" w:eastAsia="Georgia" w:hAnsi="Georgia" w:cs="Georgia"/>
          <w:sz w:val="19"/>
          <w:szCs w:val="19"/>
        </w:rPr>
        <w:t>forming</w:t>
      </w:r>
      <w:r>
        <w:rPr>
          <w:rFonts w:ascii="Georgia" w:eastAsia="Georgia" w:hAnsi="Georgia" w:cs="Georgia"/>
          <w:spacing w:val="24"/>
          <w:sz w:val="19"/>
          <w:szCs w:val="19"/>
        </w:rPr>
        <w:t xml:space="preserve"> </w:t>
      </w:r>
      <w:r>
        <w:rPr>
          <w:rFonts w:ascii="Georgia" w:eastAsia="Georgia" w:hAnsi="Georgia" w:cs="Georgia"/>
          <w:sz w:val="19"/>
          <w:szCs w:val="19"/>
        </w:rPr>
        <w:t>such</w:t>
      </w:r>
      <w:r>
        <w:rPr>
          <w:rFonts w:ascii="Georgia" w:eastAsia="Georgia" w:hAnsi="Georgia" w:cs="Georgia"/>
          <w:spacing w:val="19"/>
          <w:sz w:val="19"/>
          <w:szCs w:val="19"/>
        </w:rPr>
        <w:t xml:space="preserve"> </w:t>
      </w:r>
      <w:r>
        <w:rPr>
          <w:rFonts w:ascii="Georgia" w:eastAsia="Georgia" w:hAnsi="Georgia" w:cs="Georgia"/>
          <w:sz w:val="19"/>
          <w:szCs w:val="19"/>
        </w:rPr>
        <w:t xml:space="preserve">research. </w:t>
      </w:r>
      <w:r>
        <w:rPr>
          <w:rFonts w:ascii="Georgia" w:eastAsia="Georgia" w:hAnsi="Georgia" w:cs="Georgia"/>
          <w:spacing w:val="16"/>
          <w:sz w:val="19"/>
          <w:szCs w:val="19"/>
        </w:rPr>
        <w:t xml:space="preserve"> </w:t>
      </w:r>
      <w:r>
        <w:rPr>
          <w:rFonts w:ascii="Georgia" w:eastAsia="Georgia" w:hAnsi="Georgia" w:cs="Georgia"/>
          <w:sz w:val="19"/>
          <w:szCs w:val="19"/>
        </w:rPr>
        <w:t>Similar</w:t>
      </w:r>
      <w:r>
        <w:rPr>
          <w:rFonts w:ascii="Georgia" w:eastAsia="Georgia" w:hAnsi="Georgia" w:cs="Georgia"/>
          <w:spacing w:val="23"/>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brain-specific</w:t>
      </w:r>
      <w:r>
        <w:rPr>
          <w:rFonts w:ascii="Georgia" w:eastAsia="Georgia" w:hAnsi="Georgia" w:cs="Georgia"/>
          <w:spacing w:val="34"/>
          <w:sz w:val="19"/>
          <w:szCs w:val="19"/>
        </w:rPr>
        <w:t xml:space="preserve"> </w:t>
      </w:r>
      <w:r>
        <w:rPr>
          <w:rFonts w:ascii="Georgia" w:eastAsia="Georgia" w:hAnsi="Georgia" w:cs="Georgia"/>
          <w:sz w:val="19"/>
          <w:szCs w:val="19"/>
        </w:rPr>
        <w:t>algorithms</w:t>
      </w:r>
      <w:r>
        <w:rPr>
          <w:rFonts w:ascii="Georgia" w:eastAsia="Georgia" w:hAnsi="Georgia" w:cs="Georgia"/>
          <w:spacing w:val="29"/>
          <w:sz w:val="19"/>
          <w:szCs w:val="19"/>
        </w:rPr>
        <w:t xml:space="preserve"> </w:t>
      </w:r>
      <w:r>
        <w:rPr>
          <w:rFonts w:ascii="Georgia" w:eastAsia="Georgia" w:hAnsi="Georgia" w:cs="Georgia"/>
          <w:sz w:val="19"/>
          <w:szCs w:val="19"/>
        </w:rPr>
        <w:t>provided</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our</w:t>
      </w:r>
      <w:r>
        <w:rPr>
          <w:rFonts w:ascii="Georgia" w:eastAsia="Georgia" w:hAnsi="Georgia" w:cs="Georgia"/>
          <w:spacing w:val="17"/>
          <w:sz w:val="19"/>
          <w:szCs w:val="19"/>
        </w:rPr>
        <w:t xml:space="preserve"> </w:t>
      </w:r>
      <w:r>
        <w:rPr>
          <w:rFonts w:ascii="Georgia" w:eastAsia="Georgia" w:hAnsi="Georgia" w:cs="Georgia"/>
          <w:sz w:val="19"/>
          <w:szCs w:val="19"/>
        </w:rPr>
        <w:t>ANTs</w:t>
      </w:r>
      <w:r>
        <w:rPr>
          <w:rFonts w:ascii="Georgia" w:eastAsia="Georgia" w:hAnsi="Georgia" w:cs="Georgia"/>
          <w:spacing w:val="20"/>
          <w:sz w:val="19"/>
          <w:szCs w:val="19"/>
        </w:rPr>
        <w:t xml:space="preserve"> </w:t>
      </w:r>
      <w:ins w:id="39" w:author="James Gee" w:date="2016-07-20T10:20:00Z">
        <w:r w:rsidR="001C2591">
          <w:rPr>
            <w:rFonts w:ascii="Georgia" w:eastAsia="Georgia" w:hAnsi="Georgia" w:cs="Georgia"/>
            <w:spacing w:val="20"/>
            <w:sz w:val="19"/>
            <w:szCs w:val="19"/>
          </w:rPr>
          <w:t xml:space="preserve">(Advanced Normalization Tools) </w:t>
        </w:r>
      </w:ins>
      <w:r>
        <w:rPr>
          <w:rFonts w:ascii="Georgia" w:eastAsia="Georgia" w:hAnsi="Georgia" w:cs="Georgia"/>
          <w:sz w:val="19"/>
          <w:szCs w:val="19"/>
        </w:rPr>
        <w:t>toolkit</w:t>
      </w:r>
      <w:r>
        <w:rPr>
          <w:rFonts w:ascii="Georgia" w:eastAsia="Georgia" w:hAnsi="Georgia" w:cs="Georgia"/>
          <w:spacing w:val="22"/>
          <w:sz w:val="19"/>
          <w:szCs w:val="19"/>
        </w:rPr>
        <w:t xml:space="preserve"> </w:t>
      </w:r>
      <w:r>
        <w:rPr>
          <w:rFonts w:ascii="Georgia" w:eastAsia="Georgia" w:hAnsi="Georgia" w:cs="Georgia"/>
          <w:sz w:val="19"/>
          <w:szCs w:val="19"/>
        </w:rPr>
        <w:t>[11],</w:t>
      </w:r>
      <w:r>
        <w:rPr>
          <w:rFonts w:ascii="Georgia" w:eastAsia="Georgia" w:hAnsi="Georgia" w:cs="Georgia"/>
          <w:spacing w:val="20"/>
          <w:sz w:val="19"/>
          <w:szCs w:val="19"/>
        </w:rPr>
        <w:t xml:space="preserve"> </w:t>
      </w:r>
      <w:r>
        <w:rPr>
          <w:rFonts w:ascii="Georgia" w:eastAsia="Georgia" w:hAnsi="Georgia" w:cs="Georgia"/>
          <w:sz w:val="19"/>
          <w:szCs w:val="19"/>
        </w:rPr>
        <w:t>our</w:t>
      </w:r>
      <w:r>
        <w:rPr>
          <w:rFonts w:ascii="Georgia" w:eastAsia="Georgia" w:hAnsi="Georgia" w:cs="Georgia"/>
          <w:spacing w:val="17"/>
          <w:sz w:val="19"/>
          <w:szCs w:val="19"/>
        </w:rPr>
        <w:t xml:space="preserve"> </w:t>
      </w:r>
      <w:r>
        <w:rPr>
          <w:rFonts w:ascii="Georgia" w:eastAsia="Georgia" w:hAnsi="Georgia" w:cs="Georgia"/>
          <w:sz w:val="19"/>
          <w:szCs w:val="19"/>
        </w:rPr>
        <w:t>project</w:t>
      </w:r>
      <w:r>
        <w:rPr>
          <w:rFonts w:ascii="Georgia" w:eastAsia="Georgia" w:hAnsi="Georgia" w:cs="Georgia"/>
          <w:spacing w:val="23"/>
          <w:sz w:val="19"/>
          <w:szCs w:val="19"/>
        </w:rPr>
        <w:t xml:space="preserve"> </w:t>
      </w:r>
      <w:r>
        <w:rPr>
          <w:rFonts w:ascii="Georgia" w:eastAsia="Georgia" w:hAnsi="Georgia" w:cs="Georgia"/>
          <w:sz w:val="19"/>
          <w:szCs w:val="19"/>
        </w:rPr>
        <w:t>would</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include </w:t>
      </w:r>
      <w:r>
        <w:rPr>
          <w:rFonts w:ascii="Georgia" w:eastAsia="Georgia" w:hAnsi="Georgia" w:cs="Georgia"/>
          <w:color w:val="FF0000"/>
          <w:sz w:val="19"/>
          <w:szCs w:val="19"/>
        </w:rPr>
        <w:t>several</w:t>
      </w:r>
      <w:r>
        <w:rPr>
          <w:rFonts w:ascii="Georgia" w:eastAsia="Georgia" w:hAnsi="Georgia" w:cs="Georgia"/>
          <w:color w:val="FF0000"/>
          <w:spacing w:val="9"/>
          <w:sz w:val="19"/>
          <w:szCs w:val="19"/>
        </w:rPr>
        <w:t xml:space="preserve"> </w:t>
      </w:r>
      <w:r>
        <w:rPr>
          <w:rFonts w:ascii="Georgia" w:eastAsia="Georgia" w:hAnsi="Georgia" w:cs="Georgia"/>
          <w:color w:val="000000"/>
          <w:sz w:val="19"/>
          <w:szCs w:val="19"/>
        </w:rPr>
        <w:t>essential</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algorithms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analyzing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images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different</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modalities,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including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CT,</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PET,</w:t>
      </w:r>
      <w:r>
        <w:rPr>
          <w:rFonts w:ascii="Georgia" w:eastAsia="Georgia" w:hAnsi="Georgia" w:cs="Georgia"/>
          <w:color w:val="000000"/>
          <w:spacing w:val="6"/>
          <w:sz w:val="19"/>
          <w:szCs w:val="19"/>
        </w:rPr>
        <w:t xml:space="preserve"> </w:t>
      </w:r>
      <w:ins w:id="40" w:author="James Gee" w:date="2016-07-20T09:56:00Z">
        <w:r w:rsidR="007C7939">
          <w:rPr>
            <w:rFonts w:ascii="Georgia" w:eastAsia="Georgia" w:hAnsi="Georgia" w:cs="Georgia"/>
            <w:color w:val="000000"/>
            <w:spacing w:val="6"/>
            <w:sz w:val="19"/>
            <w:szCs w:val="19"/>
          </w:rPr>
          <w:t xml:space="preserve">and </w:t>
        </w:r>
      </w:ins>
      <w:r>
        <w:rPr>
          <w:rFonts w:ascii="Georgia" w:eastAsia="Georgia" w:hAnsi="Georgia" w:cs="Georgia"/>
          <w:color w:val="000000"/>
          <w:sz w:val="19"/>
          <w:szCs w:val="19"/>
        </w:rPr>
        <w:t>3He</w:t>
      </w:r>
      <w:del w:id="41" w:author="James Gee" w:date="2016-07-20T09:56:00Z">
        <w:r w:rsidDel="007C7939">
          <w:rPr>
            <w:rFonts w:ascii="Georgia" w:eastAsia="Georgia" w:hAnsi="Georgia" w:cs="Georgia"/>
            <w:color w:val="000000"/>
            <w:sz w:val="19"/>
            <w:szCs w:val="19"/>
          </w:rPr>
          <w:delText>,</w:delText>
        </w:r>
      </w:del>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1H</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MRI.</w:t>
      </w:r>
      <w:r>
        <w:rPr>
          <w:rFonts w:ascii="Georgia" w:eastAsia="Georgia" w:hAnsi="Georgia" w:cs="Georgia"/>
          <w:color w:val="000000"/>
          <w:spacing w:val="7"/>
          <w:sz w:val="19"/>
          <w:szCs w:val="19"/>
        </w:rPr>
        <w:t xml:space="preserve"> </w:t>
      </w:r>
      <w:r>
        <w:rPr>
          <w:rFonts w:ascii="Georgia" w:eastAsia="Georgia" w:hAnsi="Georgia" w:cs="Georgia"/>
          <w:i/>
          <w:color w:val="000000"/>
          <w:sz w:val="19"/>
          <w:szCs w:val="19"/>
        </w:rPr>
        <w:t>A</w:t>
      </w:r>
      <w:r>
        <w:rPr>
          <w:rFonts w:ascii="Georgia" w:eastAsia="Georgia" w:hAnsi="Georgia" w:cs="Georgia"/>
          <w:i/>
          <w:color w:val="000000"/>
          <w:spacing w:val="-3"/>
          <w:sz w:val="19"/>
          <w:szCs w:val="19"/>
        </w:rPr>
        <w:t xml:space="preserve"> </w:t>
      </w:r>
      <w:r>
        <w:rPr>
          <w:rFonts w:ascii="Georgia" w:eastAsia="Georgia" w:hAnsi="Georgia" w:cs="Georgia"/>
          <w:i/>
          <w:color w:val="000000"/>
          <w:sz w:val="19"/>
          <w:szCs w:val="19"/>
        </w:rPr>
        <w:t>large number of algorithms have been proposed in various technical venues,</w:t>
      </w:r>
      <w:r>
        <w:rPr>
          <w:rFonts w:ascii="Georgia" w:eastAsia="Georgia" w:hAnsi="Georgia" w:cs="Georgia"/>
          <w:i/>
          <w:color w:val="000000"/>
          <w:spacing w:val="2"/>
          <w:sz w:val="19"/>
          <w:szCs w:val="19"/>
        </w:rPr>
        <w:t xml:space="preserve"> </w:t>
      </w:r>
      <w:ins w:id="42" w:author="James Gee" w:date="2016-07-20T09:57:00Z">
        <w:r w:rsidR="007C7939">
          <w:rPr>
            <w:rFonts w:ascii="Georgia" w:eastAsia="Georgia" w:hAnsi="Georgia" w:cs="Georgia"/>
            <w:i/>
            <w:color w:val="FF0000"/>
            <w:sz w:val="19"/>
            <w:szCs w:val="19"/>
          </w:rPr>
          <w:t xml:space="preserve">but these are </w:t>
        </w:r>
      </w:ins>
      <w:del w:id="43" w:author="James Gee" w:date="2016-07-20T09:57:00Z">
        <w:r w:rsidDel="007C7939">
          <w:rPr>
            <w:rFonts w:ascii="Georgia" w:eastAsia="Georgia" w:hAnsi="Georgia" w:cs="Georgia"/>
            <w:i/>
            <w:color w:val="FF0000"/>
            <w:sz w:val="19"/>
            <w:szCs w:val="19"/>
          </w:rPr>
          <w:delText>(</w:delText>
        </w:r>
      </w:del>
      <w:proofErr w:type="spellStart"/>
      <w:r>
        <w:rPr>
          <w:rFonts w:ascii="Georgia" w:eastAsia="Georgia" w:hAnsi="Georgia" w:cs="Georgia"/>
          <w:i/>
          <w:color w:val="FF0000"/>
          <w:sz w:val="19"/>
          <w:szCs w:val="19"/>
        </w:rPr>
        <w:t>mostl</w:t>
      </w:r>
      <w:ins w:id="44" w:author="James Gee" w:date="2016-07-20T09:57:00Z">
        <w:r w:rsidR="007C7939">
          <w:rPr>
            <w:rFonts w:ascii="Georgia" w:eastAsia="Georgia" w:hAnsi="Georgia" w:cs="Georgia"/>
            <w:i/>
            <w:color w:val="FF0000"/>
            <w:sz w:val="19"/>
            <w:szCs w:val="19"/>
          </w:rPr>
          <w:t>u</w:t>
        </w:r>
        <w:proofErr w:type="spellEnd"/>
        <w:r w:rsidR="007C7939">
          <w:rPr>
            <w:rFonts w:ascii="Georgia" w:eastAsia="Georgia" w:hAnsi="Georgia" w:cs="Georgia"/>
            <w:i/>
            <w:color w:val="FF0000"/>
            <w:sz w:val="19"/>
            <w:szCs w:val="19"/>
          </w:rPr>
          <w:t xml:space="preserve"> </w:t>
        </w:r>
      </w:ins>
      <w:del w:id="45" w:author="James Gee" w:date="2016-07-20T09:57:00Z">
        <w:r w:rsidDel="007C7939">
          <w:rPr>
            <w:rFonts w:ascii="Georgia" w:eastAsia="Georgia" w:hAnsi="Georgia" w:cs="Georgia"/>
            <w:i/>
            <w:color w:val="FF0000"/>
            <w:sz w:val="19"/>
            <w:szCs w:val="19"/>
          </w:rPr>
          <w:delText>y</w:delText>
        </w:r>
      </w:del>
      <w:ins w:id="46" w:author="James Gee" w:date="2016-07-20T09:57:00Z">
        <w:r w:rsidR="007C7939">
          <w:rPr>
            <w:rFonts w:ascii="Georgia" w:eastAsia="Georgia" w:hAnsi="Georgia" w:cs="Georgia"/>
            <w:i/>
            <w:color w:val="FF0000"/>
            <w:sz w:val="19"/>
            <w:szCs w:val="19"/>
          </w:rPr>
          <w:t>in the form</w:t>
        </w:r>
      </w:ins>
      <w:r>
        <w:rPr>
          <w:rFonts w:ascii="Georgia" w:eastAsia="Georgia" w:hAnsi="Georgia" w:cs="Georgia"/>
          <w:i/>
          <w:color w:val="FF0000"/>
          <w:sz w:val="19"/>
          <w:szCs w:val="19"/>
        </w:rPr>
        <w:t xml:space="preserve"> </w:t>
      </w:r>
      <w:ins w:id="47" w:author="James Gee" w:date="2016-07-20T09:57:00Z">
        <w:r w:rsidR="007C7939">
          <w:rPr>
            <w:rFonts w:ascii="Georgia" w:eastAsia="Georgia" w:hAnsi="Georgia" w:cs="Georgia"/>
            <w:i/>
            <w:color w:val="FF0000"/>
            <w:sz w:val="19"/>
            <w:szCs w:val="19"/>
          </w:rPr>
          <w:t>of</w:t>
        </w:r>
      </w:ins>
      <w:del w:id="48" w:author="James Gee" w:date="2016-07-20T09:57:00Z">
        <w:r w:rsidDel="007C7939">
          <w:rPr>
            <w:rFonts w:ascii="Georgia" w:eastAsia="Georgia" w:hAnsi="Georgia" w:cs="Georgia"/>
            <w:i/>
            <w:color w:val="FF0000"/>
            <w:sz w:val="19"/>
            <w:szCs w:val="19"/>
          </w:rPr>
          <w:delText>as</w:delText>
        </w:r>
      </w:del>
      <w:r>
        <w:rPr>
          <w:rFonts w:ascii="Georgia" w:eastAsia="Georgia" w:hAnsi="Georgia" w:cs="Georgia"/>
          <w:i/>
          <w:color w:val="FF0000"/>
          <w:sz w:val="19"/>
          <w:szCs w:val="19"/>
        </w:rPr>
        <w:t xml:space="preserve"> textual descriptions without accompanying software</w:t>
      </w:r>
      <w:del w:id="49" w:author="James Gee" w:date="2016-07-20T09:58:00Z">
        <w:r w:rsidDel="007C7939">
          <w:rPr>
            <w:rFonts w:ascii="Georgia" w:eastAsia="Georgia" w:hAnsi="Georgia" w:cs="Georgia"/>
            <w:i/>
            <w:color w:val="FF0000"/>
            <w:sz w:val="19"/>
            <w:szCs w:val="19"/>
          </w:rPr>
          <w:delText>)</w:delText>
        </w:r>
      </w:del>
      <w:r>
        <w:rPr>
          <w:rFonts w:ascii="Georgia" w:eastAsia="Georgia" w:hAnsi="Georgia" w:cs="Georgia"/>
          <w:i/>
          <w:color w:val="FF0000"/>
          <w:sz w:val="19"/>
          <w:szCs w:val="19"/>
        </w:rPr>
        <w:t>.</w:t>
      </w:r>
      <w:r>
        <w:rPr>
          <w:rFonts w:ascii="Georgia" w:eastAsia="Georgia" w:hAnsi="Georgia" w:cs="Georgia"/>
          <w:i/>
          <w:color w:val="FF0000"/>
          <w:spacing w:val="44"/>
          <w:sz w:val="19"/>
          <w:szCs w:val="19"/>
        </w:rPr>
        <w:t xml:space="preserve"> </w:t>
      </w:r>
      <w:r>
        <w:rPr>
          <w:rFonts w:ascii="Georgia" w:eastAsia="Georgia" w:hAnsi="Georgia" w:cs="Georgia"/>
          <w:i/>
          <w:color w:val="FF0000"/>
          <w:sz w:val="19"/>
          <w:szCs w:val="19"/>
        </w:rPr>
        <w:t>In</w:t>
      </w:r>
      <w:r>
        <w:rPr>
          <w:rFonts w:ascii="Georgia" w:eastAsia="Georgia" w:hAnsi="Georgia" w:cs="Georgia"/>
          <w:i/>
          <w:color w:val="FF0000"/>
          <w:spacing w:val="10"/>
          <w:sz w:val="19"/>
          <w:szCs w:val="19"/>
        </w:rPr>
        <w:t xml:space="preserve"> </w:t>
      </w:r>
      <w:r>
        <w:rPr>
          <w:rFonts w:ascii="Georgia" w:eastAsia="Georgia" w:hAnsi="Georgia" w:cs="Georgia"/>
          <w:i/>
          <w:color w:val="FF0000"/>
          <w:sz w:val="19"/>
          <w:szCs w:val="19"/>
        </w:rPr>
        <w:t>contrast,</w:t>
      </w:r>
      <w:r>
        <w:rPr>
          <w:rFonts w:ascii="Georgia" w:eastAsia="Georgia" w:hAnsi="Georgia" w:cs="Georgia"/>
          <w:i/>
          <w:color w:val="FF0000"/>
          <w:spacing w:val="12"/>
          <w:sz w:val="19"/>
          <w:szCs w:val="19"/>
        </w:rPr>
        <w:t xml:space="preserve"> </w:t>
      </w:r>
      <w:r>
        <w:rPr>
          <w:rFonts w:ascii="Georgia" w:eastAsia="Georgia" w:hAnsi="Georgia" w:cs="Georgia"/>
          <w:i/>
          <w:color w:val="FF0000"/>
          <w:sz w:val="19"/>
          <w:szCs w:val="19"/>
        </w:rPr>
        <w:t>we</w:t>
      </w:r>
      <w:r>
        <w:rPr>
          <w:rFonts w:ascii="Georgia" w:eastAsia="Georgia" w:hAnsi="Georgia" w:cs="Georgia"/>
          <w:i/>
          <w:color w:val="FF0000"/>
          <w:spacing w:val="10"/>
          <w:sz w:val="19"/>
          <w:szCs w:val="19"/>
        </w:rPr>
        <w:t xml:space="preserve"> </w:t>
      </w:r>
      <w:r>
        <w:rPr>
          <w:rFonts w:ascii="Georgia" w:eastAsia="Georgia" w:hAnsi="Georgia" w:cs="Georgia"/>
          <w:i/>
          <w:color w:val="FF0000"/>
          <w:sz w:val="19"/>
          <w:szCs w:val="19"/>
        </w:rPr>
        <w:t>will</w:t>
      </w:r>
      <w:r>
        <w:rPr>
          <w:rFonts w:ascii="Georgia" w:eastAsia="Georgia" w:hAnsi="Georgia" w:cs="Georgia"/>
          <w:i/>
          <w:color w:val="FF0000"/>
          <w:spacing w:val="10"/>
          <w:sz w:val="19"/>
          <w:szCs w:val="19"/>
        </w:rPr>
        <w:t xml:space="preserve"> </w:t>
      </w:r>
      <w:r>
        <w:rPr>
          <w:rFonts w:ascii="Georgia" w:eastAsia="Georgia" w:hAnsi="Georgia" w:cs="Georgia"/>
          <w:i/>
          <w:color w:val="FF0000"/>
          <w:sz w:val="19"/>
          <w:szCs w:val="19"/>
        </w:rPr>
        <w:t>provide</w:t>
      </w:r>
      <w:r>
        <w:rPr>
          <w:rFonts w:ascii="Georgia" w:eastAsia="Georgia" w:hAnsi="Georgia" w:cs="Georgia"/>
          <w:i/>
          <w:color w:val="FF0000"/>
          <w:spacing w:val="10"/>
          <w:sz w:val="19"/>
          <w:szCs w:val="19"/>
        </w:rPr>
        <w:t xml:space="preserve"> </w:t>
      </w:r>
      <w:proofErr w:type="gramStart"/>
      <w:r>
        <w:rPr>
          <w:rFonts w:ascii="Georgia" w:eastAsia="Georgia" w:hAnsi="Georgia" w:cs="Georgia"/>
          <w:i/>
          <w:color w:val="000000"/>
          <w:sz w:val="19"/>
          <w:szCs w:val="19"/>
        </w:rPr>
        <w:t>well-vetted</w:t>
      </w:r>
      <w:proofErr w:type="gramEnd"/>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and</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easy-to-use</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implementations</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specific</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robust</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methodologies</w:t>
      </w:r>
      <w:r>
        <w:rPr>
          <w:rFonts w:ascii="Georgia" w:eastAsia="Georgia" w:hAnsi="Georgia" w:cs="Georgia"/>
          <w:i/>
          <w:color w:val="000000"/>
          <w:spacing w:val="10"/>
          <w:sz w:val="19"/>
          <w:szCs w:val="19"/>
        </w:rPr>
        <w:t xml:space="preserve"> </w:t>
      </w:r>
      <w:r>
        <w:rPr>
          <w:rFonts w:ascii="Georgia" w:eastAsia="Georgia" w:hAnsi="Georgia" w:cs="Georgia"/>
          <w:i/>
          <w:color w:val="000000"/>
          <w:sz w:val="19"/>
          <w:szCs w:val="19"/>
        </w:rPr>
        <w:t>for</w:t>
      </w:r>
      <w:r>
        <w:rPr>
          <w:rFonts w:ascii="Georgia" w:eastAsia="Georgia" w:hAnsi="Georgia" w:cs="Georgia"/>
          <w:i/>
          <w:color w:val="000000"/>
          <w:spacing w:val="10"/>
          <w:sz w:val="19"/>
          <w:szCs w:val="19"/>
        </w:rPr>
        <w:t xml:space="preserve"> </w:t>
      </w:r>
      <w:proofErr w:type="spellStart"/>
      <w:r>
        <w:rPr>
          <w:rFonts w:ascii="Georgia" w:eastAsia="Georgia" w:hAnsi="Georgia" w:cs="Georgia"/>
          <w:i/>
          <w:color w:val="000000"/>
          <w:sz w:val="19"/>
          <w:szCs w:val="19"/>
        </w:rPr>
        <w:t>pul</w:t>
      </w:r>
      <w:proofErr w:type="spellEnd"/>
      <w:r>
        <w:rPr>
          <w:rFonts w:ascii="Georgia" w:eastAsia="Georgia" w:hAnsi="Georgia" w:cs="Georgia"/>
          <w:i/>
          <w:color w:val="000000"/>
          <w:sz w:val="19"/>
          <w:szCs w:val="19"/>
        </w:rPr>
        <w:t xml:space="preserve">- </w:t>
      </w:r>
      <w:proofErr w:type="spellStart"/>
      <w:r>
        <w:rPr>
          <w:rFonts w:ascii="Georgia" w:eastAsia="Georgia" w:hAnsi="Georgia" w:cs="Georgia"/>
          <w:i/>
          <w:color w:val="000000"/>
          <w:sz w:val="19"/>
          <w:szCs w:val="19"/>
        </w:rPr>
        <w:t>monary</w:t>
      </w:r>
      <w:proofErr w:type="spellEnd"/>
      <w:r>
        <w:rPr>
          <w:rFonts w:ascii="Georgia" w:eastAsia="Georgia" w:hAnsi="Georgia" w:cs="Georgia"/>
          <w:i/>
          <w:color w:val="000000"/>
          <w:sz w:val="19"/>
          <w:szCs w:val="19"/>
        </w:rPr>
        <w:t xml:space="preserve"> </w:t>
      </w:r>
      <w:del w:id="50" w:author="James Gee" w:date="2016-07-20T09:58:00Z">
        <w:r w:rsidDel="00E53C99">
          <w:rPr>
            <w:rFonts w:ascii="Georgia" w:eastAsia="Georgia" w:hAnsi="Georgia" w:cs="Georgia"/>
            <w:i/>
            <w:color w:val="000000"/>
            <w:sz w:val="19"/>
            <w:szCs w:val="19"/>
          </w:rPr>
          <w:delText xml:space="preserve">medical </w:delText>
        </w:r>
      </w:del>
      <w:r>
        <w:rPr>
          <w:rFonts w:ascii="Georgia" w:eastAsia="Georgia" w:hAnsi="Georgia" w:cs="Georgia"/>
          <w:i/>
          <w:color w:val="000000"/>
          <w:sz w:val="19"/>
          <w:szCs w:val="19"/>
        </w:rPr>
        <w:t>image analysis, many of which have been developed by our group.</w:t>
      </w:r>
      <w:r>
        <w:rPr>
          <w:rFonts w:ascii="Georgia" w:eastAsia="Georgia" w:hAnsi="Georgia" w:cs="Georgia"/>
          <w:i/>
          <w:color w:val="000000"/>
          <w:spacing w:val="17"/>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facilitate</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usage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these</w:t>
      </w:r>
      <w:r>
        <w:rPr>
          <w:rFonts w:ascii="Georgia" w:eastAsia="Georgia" w:hAnsi="Georgia" w:cs="Georgia"/>
          <w:color w:val="000000"/>
          <w:spacing w:val="10"/>
          <w:sz w:val="19"/>
          <w:szCs w:val="19"/>
        </w:rPr>
        <w:t xml:space="preserve"> </w:t>
      </w:r>
      <w:r>
        <w:rPr>
          <w:rFonts w:ascii="Georgia" w:eastAsia="Georgia" w:hAnsi="Georgia" w:cs="Georgia"/>
          <w:color w:val="000000"/>
          <w:w w:val="102"/>
          <w:sz w:val="19"/>
          <w:szCs w:val="19"/>
        </w:rPr>
        <w:t xml:space="preserve">algorithms, </w:t>
      </w:r>
      <w:r>
        <w:rPr>
          <w:rFonts w:ascii="Georgia" w:eastAsia="Georgia" w:hAnsi="Georgia" w:cs="Georgia"/>
          <w:color w:val="000000"/>
          <w:sz w:val="19"/>
          <w:szCs w:val="19"/>
        </w:rPr>
        <w:t>we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documentation</w:t>
      </w:r>
      <w:ins w:id="51" w:author="James Gee" w:date="2016-07-20T09:58:00Z">
        <w:r w:rsidR="00E53C99">
          <w:rPr>
            <w:rFonts w:ascii="Georgia" w:eastAsia="Georgia" w:hAnsi="Georgia" w:cs="Georgia"/>
            <w:color w:val="000000"/>
            <w:sz w:val="19"/>
            <w:szCs w:val="19"/>
          </w:rPr>
          <w:t>,</w:t>
        </w:r>
      </w:ins>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including</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self-contained</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online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examples,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tutorials,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hands-on</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training</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workshops.</w:t>
      </w:r>
      <w:r>
        <w:rPr>
          <w:rFonts w:ascii="Georgia" w:eastAsia="Georgia" w:hAnsi="Georgia" w:cs="Georgia"/>
          <w:color w:val="000000"/>
          <w:spacing w:val="36"/>
          <w:sz w:val="19"/>
          <w:szCs w:val="19"/>
        </w:rPr>
        <w:t xml:space="preserve"> </w:t>
      </w:r>
      <w:proofErr w:type="gramStart"/>
      <w:r>
        <w:rPr>
          <w:rFonts w:ascii="Georgia" w:eastAsia="Georgia" w:hAnsi="Georgia" w:cs="Georgia"/>
          <w:color w:val="FF0000"/>
          <w:sz w:val="19"/>
          <w:szCs w:val="19"/>
        </w:rPr>
        <w:t>We</w:t>
      </w:r>
      <w:r>
        <w:rPr>
          <w:rFonts w:ascii="Georgia" w:eastAsia="Georgia" w:hAnsi="Georgia" w:cs="Georgia"/>
          <w:color w:val="FF0000"/>
          <w:spacing w:val="6"/>
          <w:sz w:val="19"/>
          <w:szCs w:val="19"/>
        </w:rPr>
        <w:t xml:space="preserve"> </w:t>
      </w:r>
      <w:r>
        <w:rPr>
          <w:rFonts w:ascii="Georgia" w:eastAsia="Georgia" w:hAnsi="Georgia" w:cs="Georgia"/>
          <w:color w:val="FF0000"/>
          <w:w w:val="102"/>
          <w:sz w:val="19"/>
          <w:szCs w:val="19"/>
        </w:rPr>
        <w:t xml:space="preserve">rec- </w:t>
      </w:r>
      <w:proofErr w:type="spellStart"/>
      <w:r>
        <w:rPr>
          <w:rFonts w:ascii="Georgia" w:eastAsia="Georgia" w:hAnsi="Georgia" w:cs="Georgia"/>
          <w:color w:val="FF0000"/>
          <w:sz w:val="19"/>
          <w:szCs w:val="19"/>
        </w:rPr>
        <w:t>ognize</w:t>
      </w:r>
      <w:proofErr w:type="spellEnd"/>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that</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methodological</w:t>
      </w:r>
      <w:r>
        <w:rPr>
          <w:rFonts w:ascii="Georgia" w:eastAsia="Georgia" w:hAnsi="Georgia" w:cs="Georgia"/>
          <w:color w:val="FF0000"/>
          <w:spacing w:val="39"/>
          <w:sz w:val="19"/>
          <w:szCs w:val="19"/>
        </w:rPr>
        <w:t xml:space="preserve"> </w:t>
      </w:r>
      <w:r>
        <w:rPr>
          <w:rFonts w:ascii="Georgia" w:eastAsia="Georgia" w:hAnsi="Georgia" w:cs="Georgia"/>
          <w:color w:val="FF0000"/>
          <w:sz w:val="19"/>
          <w:szCs w:val="19"/>
        </w:rPr>
        <w:t>depth</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field</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extensive</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implementing</w:t>
      </w:r>
      <w:r>
        <w:rPr>
          <w:rFonts w:ascii="Georgia" w:eastAsia="Georgia" w:hAnsi="Georgia" w:cs="Georgia"/>
          <w:color w:val="FF0000"/>
          <w:spacing w:val="37"/>
          <w:sz w:val="19"/>
          <w:szCs w:val="19"/>
        </w:rPr>
        <w:t xml:space="preserve"> </w:t>
      </w:r>
      <w:r>
        <w:rPr>
          <w:rFonts w:ascii="Georgia" w:eastAsia="Georgia" w:hAnsi="Georgia" w:cs="Georgia"/>
          <w:color w:val="FF0000"/>
          <w:sz w:val="19"/>
          <w:szCs w:val="19"/>
        </w:rPr>
        <w:t>even</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small</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portion</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total</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number</w:t>
      </w:r>
      <w:r>
        <w:rPr>
          <w:rFonts w:ascii="Georgia" w:eastAsia="Georgia" w:hAnsi="Georgia" w:cs="Georgia"/>
          <w:color w:val="FF0000"/>
          <w:spacing w:val="26"/>
          <w:sz w:val="19"/>
          <w:szCs w:val="19"/>
        </w:rPr>
        <w:t xml:space="preserve"> </w:t>
      </w:r>
      <w:r>
        <w:rPr>
          <w:rFonts w:ascii="Georgia" w:eastAsia="Georgia" w:hAnsi="Georgia" w:cs="Georgia"/>
          <w:color w:val="FF0000"/>
          <w:w w:val="102"/>
          <w:sz w:val="19"/>
          <w:szCs w:val="19"/>
        </w:rPr>
        <w:t xml:space="preserve">of </w:t>
      </w:r>
      <w:r>
        <w:rPr>
          <w:rFonts w:ascii="Georgia" w:eastAsia="Georgia" w:hAnsi="Georgia" w:cs="Georgia"/>
          <w:color w:val="FF0000"/>
          <w:sz w:val="19"/>
          <w:szCs w:val="19"/>
        </w:rPr>
        <w:t>algorithms</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would be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prohibitive.</w:t>
      </w:r>
      <w:proofErr w:type="gramEnd"/>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However,</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ins w:id="52" w:author="James Gee" w:date="2016-07-20T10:01:00Z">
        <w:r w:rsidR="00FE3BCF">
          <w:rPr>
            <w:rFonts w:ascii="Georgia" w:eastAsia="Georgia" w:hAnsi="Georgia" w:cs="Georgia"/>
            <w:color w:val="FF0000"/>
            <w:spacing w:val="-5"/>
            <w:sz w:val="19"/>
            <w:szCs w:val="19"/>
          </w:rPr>
          <w:t xml:space="preserve">carefully curated </w:t>
        </w:r>
        <w:proofErr w:type="gramStart"/>
        <w:r w:rsidR="00FE3BCF">
          <w:rPr>
            <w:rFonts w:ascii="Georgia" w:eastAsia="Georgia" w:hAnsi="Georgia" w:cs="Georgia"/>
            <w:color w:val="FF0000"/>
            <w:spacing w:val="-5"/>
            <w:sz w:val="19"/>
            <w:szCs w:val="19"/>
          </w:rPr>
          <w:t xml:space="preserve">selection of </w:t>
        </w:r>
      </w:ins>
      <w:r>
        <w:rPr>
          <w:rFonts w:ascii="Georgia" w:eastAsia="Georgia" w:hAnsi="Georgia" w:cs="Georgia"/>
          <w:color w:val="FF0000"/>
          <w:sz w:val="19"/>
          <w:szCs w:val="19"/>
        </w:rPr>
        <w:t>algorithmic</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implementations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provided</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through</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project</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have</w:t>
      </w:r>
      <w:proofErr w:type="gramEnd"/>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been</w:t>
      </w:r>
      <w:r>
        <w:rPr>
          <w:rFonts w:ascii="Georgia" w:eastAsia="Georgia" w:hAnsi="Georgia" w:cs="Georgia"/>
          <w:color w:val="FF0000"/>
          <w:spacing w:val="-2"/>
          <w:sz w:val="19"/>
          <w:szCs w:val="19"/>
        </w:rPr>
        <w:t xml:space="preserve"> </w:t>
      </w:r>
      <w:ins w:id="53" w:author="James Gee" w:date="2016-07-20T10:02:00Z">
        <w:r w:rsidR="00FE3BCF">
          <w:rPr>
            <w:rFonts w:ascii="Georgia" w:eastAsia="Georgia" w:hAnsi="Georgia" w:cs="Georgia"/>
            <w:color w:val="FF0000"/>
            <w:spacing w:val="-2"/>
            <w:sz w:val="19"/>
            <w:szCs w:val="19"/>
          </w:rPr>
          <w:t xml:space="preserve">extensively </w:t>
        </w:r>
      </w:ins>
      <w:r>
        <w:rPr>
          <w:rFonts w:ascii="Georgia" w:eastAsia="Georgia" w:hAnsi="Georgia" w:cs="Georgia"/>
          <w:color w:val="FF0000"/>
          <w:w w:val="102"/>
          <w:sz w:val="19"/>
          <w:szCs w:val="19"/>
        </w:rPr>
        <w:t xml:space="preserve">discussed </w:t>
      </w:r>
      <w:r>
        <w:rPr>
          <w:rFonts w:ascii="Georgia" w:eastAsia="Georgia" w:hAnsi="Georgia" w:cs="Georgia"/>
          <w:color w:val="FF0000"/>
          <w:sz w:val="19"/>
          <w:szCs w:val="19"/>
        </w:rPr>
        <w:t>in</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literature</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have</w:t>
      </w:r>
      <w:r>
        <w:rPr>
          <w:rFonts w:ascii="Georgia" w:eastAsia="Georgia" w:hAnsi="Georgia" w:cs="Georgia"/>
          <w:color w:val="FF0000"/>
          <w:spacing w:val="13"/>
          <w:sz w:val="19"/>
          <w:szCs w:val="19"/>
        </w:rPr>
        <w:t xml:space="preserve"> </w:t>
      </w:r>
      <w:del w:id="54" w:author="James Gee" w:date="2016-07-20T10:02:00Z">
        <w:r w:rsidDel="00FE3BCF">
          <w:rPr>
            <w:rFonts w:ascii="Georgia" w:eastAsia="Georgia" w:hAnsi="Georgia" w:cs="Georgia"/>
            <w:color w:val="FF0000"/>
            <w:sz w:val="19"/>
            <w:szCs w:val="19"/>
          </w:rPr>
          <w:delText>provided</w:delText>
        </w:r>
        <w:r w:rsidDel="00FE3BCF">
          <w:rPr>
            <w:rFonts w:ascii="Georgia" w:eastAsia="Georgia" w:hAnsi="Georgia" w:cs="Georgia"/>
            <w:color w:val="FF0000"/>
            <w:spacing w:val="20"/>
            <w:sz w:val="19"/>
            <w:szCs w:val="19"/>
          </w:rPr>
          <w:delText xml:space="preserve"> </w:delText>
        </w:r>
        <w:r w:rsidDel="00FE3BCF">
          <w:rPr>
            <w:rFonts w:ascii="Georgia" w:eastAsia="Georgia" w:hAnsi="Georgia" w:cs="Georgia"/>
            <w:color w:val="FF0000"/>
            <w:sz w:val="19"/>
            <w:szCs w:val="19"/>
          </w:rPr>
          <w:delText>good</w:delText>
        </w:r>
      </w:del>
      <w:ins w:id="55" w:author="James Gee" w:date="2016-07-20T10:02:00Z">
        <w:r w:rsidR="00FE3BCF">
          <w:rPr>
            <w:rFonts w:ascii="Georgia" w:eastAsia="Georgia" w:hAnsi="Georgia" w:cs="Georgia"/>
            <w:color w:val="FF0000"/>
            <w:sz w:val="19"/>
            <w:szCs w:val="19"/>
          </w:rPr>
          <w:t>delivered consistently excellent</w:t>
        </w:r>
      </w:ins>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performance</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our</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clinical</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 xml:space="preserve">collaborations. </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availability</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such</w:t>
      </w:r>
      <w:r>
        <w:rPr>
          <w:rFonts w:ascii="Georgia" w:eastAsia="Georgia" w:hAnsi="Georgia" w:cs="Georgia"/>
          <w:color w:val="FF0000"/>
          <w:spacing w:val="13"/>
          <w:sz w:val="19"/>
          <w:szCs w:val="19"/>
        </w:rPr>
        <w:t xml:space="preserve"> </w:t>
      </w:r>
      <w:r>
        <w:rPr>
          <w:rFonts w:ascii="Georgia" w:eastAsia="Georgia" w:hAnsi="Georgia" w:cs="Georgia"/>
          <w:color w:val="FF0000"/>
          <w:w w:val="102"/>
          <w:sz w:val="19"/>
          <w:szCs w:val="19"/>
        </w:rPr>
        <w:t xml:space="preserve">implementations </w:t>
      </w:r>
      <w:r>
        <w:rPr>
          <w:rFonts w:ascii="Georgia" w:eastAsia="Georgia" w:hAnsi="Georgia" w:cs="Georgia"/>
          <w:color w:val="FF0000"/>
          <w:sz w:val="19"/>
          <w:szCs w:val="19"/>
        </w:rPr>
        <w:t>will</w:t>
      </w:r>
      <w:r>
        <w:rPr>
          <w:rFonts w:ascii="Georgia" w:eastAsia="Georgia" w:hAnsi="Georgia" w:cs="Georgia"/>
          <w:color w:val="FF0000"/>
          <w:spacing w:val="7"/>
          <w:sz w:val="19"/>
          <w:szCs w:val="19"/>
        </w:rPr>
        <w:t xml:space="preserve"> </w:t>
      </w:r>
      <w:del w:id="56" w:author="James Gee" w:date="2016-07-20T10:03:00Z">
        <w:r w:rsidDel="00FE3BCF">
          <w:rPr>
            <w:rFonts w:ascii="Georgia" w:eastAsia="Georgia" w:hAnsi="Georgia" w:cs="Georgia"/>
            <w:color w:val="FF0000"/>
            <w:sz w:val="19"/>
            <w:szCs w:val="19"/>
          </w:rPr>
          <w:delText>provide</w:delText>
        </w:r>
        <w:r w:rsidDel="00FE3BCF">
          <w:rPr>
            <w:rFonts w:ascii="Georgia" w:eastAsia="Georgia" w:hAnsi="Georgia" w:cs="Georgia"/>
            <w:color w:val="FF0000"/>
            <w:spacing w:val="14"/>
            <w:sz w:val="19"/>
            <w:szCs w:val="19"/>
          </w:rPr>
          <w:delText xml:space="preserve"> </w:delText>
        </w:r>
      </w:del>
      <w:ins w:id="57" w:author="James Gee" w:date="2016-07-20T10:03:00Z">
        <w:r w:rsidR="00FE3BCF">
          <w:rPr>
            <w:rFonts w:ascii="Georgia" w:eastAsia="Georgia" w:hAnsi="Georgia" w:cs="Georgia"/>
            <w:color w:val="FF0000"/>
            <w:sz w:val="19"/>
            <w:szCs w:val="19"/>
          </w:rPr>
          <w:t>offer</w:t>
        </w:r>
        <w:r w:rsidR="00FE3BCF">
          <w:rPr>
            <w:rFonts w:ascii="Georgia" w:eastAsia="Georgia" w:hAnsi="Georgia" w:cs="Georgia"/>
            <w:color w:val="FF0000"/>
            <w:spacing w:val="14"/>
            <w:sz w:val="19"/>
            <w:szCs w:val="19"/>
          </w:rPr>
          <w:t xml:space="preserve"> </w:t>
        </w:r>
      </w:ins>
      <w:r>
        <w:rPr>
          <w:rFonts w:ascii="Georgia" w:eastAsia="Georgia" w:hAnsi="Georgia" w:cs="Georgia"/>
          <w:color w:val="FF0000"/>
          <w:sz w:val="19"/>
          <w:szCs w:val="19"/>
        </w:rPr>
        <w: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unique</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clinical</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utility</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community</w:t>
      </w:r>
      <w:r>
        <w:rPr>
          <w:rFonts w:ascii="Georgia" w:eastAsia="Georgia" w:hAnsi="Georgia" w:cs="Georgia"/>
          <w:color w:val="FF0000"/>
          <w:spacing w:val="20"/>
          <w:sz w:val="19"/>
          <w:szCs w:val="19"/>
        </w:rPr>
        <w:t xml:space="preserve"> </w:t>
      </w:r>
      <w:del w:id="58" w:author="James Gee" w:date="2016-07-20T10:04:00Z">
        <w:r w:rsidDel="00FE3BCF">
          <w:rPr>
            <w:rFonts w:ascii="Georgia" w:eastAsia="Georgia" w:hAnsi="Georgia" w:cs="Georgia"/>
            <w:color w:val="FF0000"/>
            <w:sz w:val="19"/>
            <w:szCs w:val="19"/>
          </w:rPr>
          <w:delText>and</w:delText>
        </w:r>
        <w:r w:rsidDel="00FE3BCF">
          <w:rPr>
            <w:rFonts w:ascii="Georgia" w:eastAsia="Georgia" w:hAnsi="Georgia" w:cs="Georgia"/>
            <w:color w:val="FF0000"/>
            <w:spacing w:val="7"/>
            <w:sz w:val="19"/>
            <w:szCs w:val="19"/>
          </w:rPr>
          <w:delText xml:space="preserve"> </w:delText>
        </w:r>
      </w:del>
      <w:ins w:id="59" w:author="James Gee" w:date="2016-07-20T10:04:00Z">
        <w:r w:rsidR="00FE3BCF">
          <w:rPr>
            <w:rFonts w:ascii="Georgia" w:eastAsia="Georgia" w:hAnsi="Georgia" w:cs="Georgia"/>
            <w:color w:val="FF0000"/>
            <w:sz w:val="19"/>
            <w:szCs w:val="19"/>
          </w:rPr>
          <w:t>as well as</w:t>
        </w:r>
        <w:r w:rsidR="00FE3BCF">
          <w:rPr>
            <w:rFonts w:ascii="Georgia" w:eastAsia="Georgia" w:hAnsi="Georgia" w:cs="Georgia"/>
            <w:color w:val="FF0000"/>
            <w:spacing w:val="7"/>
            <w:sz w:val="19"/>
            <w:szCs w:val="19"/>
          </w:rPr>
          <w:t xml:space="preserve"> </w:t>
        </w:r>
      </w:ins>
      <w:del w:id="60" w:author="James Gee" w:date="2016-07-20T10:04:00Z">
        <w:r w:rsidDel="00FE3BCF">
          <w:rPr>
            <w:rFonts w:ascii="Georgia" w:eastAsia="Georgia" w:hAnsi="Georgia" w:cs="Georgia"/>
            <w:color w:val="FF0000"/>
            <w:sz w:val="19"/>
            <w:szCs w:val="19"/>
          </w:rPr>
          <w:delText>provide</w:delText>
        </w:r>
        <w:r w:rsidDel="00FE3BCF">
          <w:rPr>
            <w:rFonts w:ascii="Georgia" w:eastAsia="Georgia" w:hAnsi="Georgia" w:cs="Georgia"/>
            <w:color w:val="FF0000"/>
            <w:spacing w:val="14"/>
            <w:sz w:val="19"/>
            <w:szCs w:val="19"/>
          </w:rPr>
          <w:delText xml:space="preserve"> </w:delText>
        </w:r>
      </w:del>
      <w:r>
        <w:rPr>
          <w:rFonts w:ascii="Georgia" w:eastAsia="Georgia" w:hAnsi="Georgia" w:cs="Georgia"/>
          <w:color w:val="FF0000"/>
          <w:sz w:val="19"/>
          <w:szCs w:val="19"/>
        </w:rPr>
        <w: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performance</w:t>
      </w:r>
      <w:r>
        <w:rPr>
          <w:rFonts w:ascii="Georgia" w:eastAsia="Georgia" w:hAnsi="Georgia" w:cs="Georgia"/>
          <w:color w:val="FF0000"/>
          <w:spacing w:val="22"/>
          <w:sz w:val="19"/>
          <w:szCs w:val="19"/>
        </w:rPr>
        <w:t xml:space="preserve"> </w:t>
      </w:r>
      <w:ins w:id="61" w:author="James Gee" w:date="2016-07-20T10:05:00Z">
        <w:r w:rsidR="00FE3BCF">
          <w:rPr>
            <w:rFonts w:ascii="Georgia" w:eastAsia="Georgia" w:hAnsi="Georgia" w:cs="Georgia"/>
            <w:color w:val="FF0000"/>
            <w:spacing w:val="22"/>
            <w:sz w:val="19"/>
            <w:szCs w:val="19"/>
          </w:rPr>
          <w:t xml:space="preserve">benchmark and </w:t>
        </w:r>
      </w:ins>
      <w:r>
        <w:rPr>
          <w:rFonts w:ascii="Georgia" w:eastAsia="Georgia" w:hAnsi="Georgia" w:cs="Georgia"/>
          <w:color w:val="FF0000"/>
          <w:sz w:val="19"/>
          <w:szCs w:val="19"/>
        </w:rPr>
        <w:t>baseline</w:t>
      </w:r>
      <w:ins w:id="62" w:author="James Gee" w:date="2016-07-20T10:05:00Z">
        <w:r w:rsidR="00FE3BCF">
          <w:rPr>
            <w:rFonts w:ascii="Georgia" w:eastAsia="Georgia" w:hAnsi="Georgia" w:cs="Georgia"/>
            <w:color w:val="FF0000"/>
            <w:sz w:val="19"/>
            <w:szCs w:val="19"/>
          </w:rPr>
          <w:t xml:space="preserve"> platform</w:t>
        </w:r>
      </w:ins>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future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algorithm</w:t>
      </w:r>
      <w:r>
        <w:rPr>
          <w:rFonts w:ascii="Georgia" w:eastAsia="Georgia" w:hAnsi="Georgia" w:cs="Georgia"/>
          <w:color w:val="FF0000"/>
          <w:spacing w:val="18"/>
          <w:sz w:val="19"/>
          <w:szCs w:val="19"/>
        </w:rPr>
        <w:t xml:space="preserve"> </w:t>
      </w:r>
      <w:r>
        <w:rPr>
          <w:rFonts w:ascii="Georgia" w:eastAsia="Georgia" w:hAnsi="Georgia" w:cs="Georgia"/>
          <w:color w:val="FF0000"/>
          <w:w w:val="102"/>
          <w:sz w:val="19"/>
          <w:szCs w:val="19"/>
        </w:rPr>
        <w:t>developers.</w:t>
      </w:r>
    </w:p>
    <w:p w14:paraId="06FFD429" w14:textId="5BBA7209" w:rsidR="00E61F9D" w:rsidRDefault="003F1692">
      <w:pPr>
        <w:spacing w:before="34" w:after="0" w:line="250" w:lineRule="exact"/>
        <w:ind w:left="120" w:right="88"/>
        <w:jc w:val="both"/>
        <w:rPr>
          <w:rFonts w:ascii="Georgia" w:eastAsia="Georgia" w:hAnsi="Georgia" w:cs="Georgia"/>
          <w:sz w:val="19"/>
          <w:szCs w:val="19"/>
        </w:rPr>
      </w:pPr>
      <w:r>
        <w:pict w14:anchorId="3E98C24F">
          <v:group id="_x0000_s1096" style="position:absolute;left:0;text-align:left;margin-left:36pt;margin-top:58.35pt;width:3in;height:.1pt;z-index:-251665920;mso-position-horizontal-relative:page" coordorigin="720,1168" coordsize="4320,2">
            <v:shape id="_x0000_s1097" style="position:absolute;left:720;top:1168;width:4320;height:2" coordorigin="720,1168" coordsize="4320,0" path="m720,1168l5040,1168e" filled="f" strokeweight="5054emu">
              <v:path arrowok="t"/>
            </v:shape>
            <w10:wrap anchorx="page"/>
          </v:group>
        </w:pict>
      </w:r>
      <w:r w:rsidR="005C64D6">
        <w:rPr>
          <w:rFonts w:ascii="Georgia" w:eastAsia="Georgia" w:hAnsi="Georgia" w:cs="Georgia"/>
          <w:b/>
          <w:bCs/>
          <w:sz w:val="19"/>
          <w:szCs w:val="19"/>
        </w:rPr>
        <w:t>3(b.2)</w:t>
      </w:r>
      <w:r w:rsidR="005C64D6">
        <w:rPr>
          <w:rFonts w:ascii="Georgia" w:eastAsia="Georgia" w:hAnsi="Georgia" w:cs="Georgia"/>
          <w:b/>
          <w:bCs/>
          <w:spacing w:val="37"/>
          <w:sz w:val="19"/>
          <w:szCs w:val="19"/>
        </w:rPr>
        <w:t xml:space="preserve"> </w:t>
      </w:r>
      <w:r w:rsidR="005C64D6">
        <w:rPr>
          <w:rFonts w:ascii="Georgia" w:eastAsia="Georgia" w:hAnsi="Georgia" w:cs="Georgia"/>
          <w:b/>
          <w:bCs/>
          <w:sz w:val="19"/>
          <w:szCs w:val="19"/>
        </w:rPr>
        <w:t>Use</w:t>
      </w:r>
      <w:r w:rsidR="005C64D6">
        <w:rPr>
          <w:rFonts w:ascii="Georgia" w:eastAsia="Georgia" w:hAnsi="Georgia" w:cs="Georgia"/>
          <w:b/>
          <w:bCs/>
          <w:spacing w:val="32"/>
          <w:sz w:val="19"/>
          <w:szCs w:val="19"/>
        </w:rPr>
        <w:t xml:space="preserve"> </w:t>
      </w:r>
      <w:r w:rsidR="005C64D6">
        <w:rPr>
          <w:rFonts w:ascii="Georgia" w:eastAsia="Georgia" w:hAnsi="Georgia" w:cs="Georgia"/>
          <w:b/>
          <w:bCs/>
          <w:sz w:val="19"/>
          <w:szCs w:val="19"/>
        </w:rPr>
        <w:t>case</w:t>
      </w:r>
      <w:r w:rsidR="005C64D6">
        <w:rPr>
          <w:rFonts w:ascii="Georgia" w:eastAsia="Georgia" w:hAnsi="Georgia" w:cs="Georgia"/>
          <w:b/>
          <w:bCs/>
          <w:spacing w:val="33"/>
          <w:sz w:val="19"/>
          <w:szCs w:val="19"/>
        </w:rPr>
        <w:t xml:space="preserve"> </w:t>
      </w:r>
      <w:r w:rsidR="005C64D6">
        <w:rPr>
          <w:rFonts w:ascii="Georgia" w:eastAsia="Georgia" w:hAnsi="Georgia" w:cs="Georgia"/>
          <w:b/>
          <w:bCs/>
          <w:sz w:val="19"/>
          <w:szCs w:val="19"/>
        </w:rPr>
        <w:t>studies</w:t>
      </w:r>
      <w:r w:rsidR="005C64D6">
        <w:rPr>
          <w:rFonts w:ascii="Georgia" w:eastAsia="Georgia" w:hAnsi="Georgia" w:cs="Georgia"/>
          <w:b/>
          <w:bCs/>
          <w:spacing w:val="39"/>
          <w:sz w:val="19"/>
          <w:szCs w:val="19"/>
        </w:rPr>
        <w:t xml:space="preserve"> </w:t>
      </w:r>
      <w:r w:rsidR="005C64D6">
        <w:rPr>
          <w:rFonts w:ascii="Georgia" w:eastAsia="Georgia" w:hAnsi="Georgia" w:cs="Georgia"/>
          <w:b/>
          <w:bCs/>
          <w:sz w:val="19"/>
          <w:szCs w:val="19"/>
        </w:rPr>
        <w:t>with</w:t>
      </w:r>
      <w:r w:rsidR="005C64D6">
        <w:rPr>
          <w:rFonts w:ascii="Georgia" w:eastAsia="Georgia" w:hAnsi="Georgia" w:cs="Georgia"/>
          <w:b/>
          <w:bCs/>
          <w:spacing w:val="34"/>
          <w:sz w:val="19"/>
          <w:szCs w:val="19"/>
        </w:rPr>
        <w:t xml:space="preserve"> </w:t>
      </w:r>
      <w:r w:rsidR="005C64D6">
        <w:rPr>
          <w:rFonts w:ascii="Georgia" w:eastAsia="Georgia" w:hAnsi="Georgia" w:cs="Georgia"/>
          <w:b/>
          <w:bCs/>
          <w:sz w:val="19"/>
          <w:szCs w:val="19"/>
        </w:rPr>
        <w:t>leading</w:t>
      </w:r>
      <w:r w:rsidR="005C64D6">
        <w:rPr>
          <w:rFonts w:ascii="Georgia" w:eastAsia="Georgia" w:hAnsi="Georgia" w:cs="Georgia"/>
          <w:b/>
          <w:bCs/>
          <w:spacing w:val="39"/>
          <w:sz w:val="19"/>
          <w:szCs w:val="19"/>
        </w:rPr>
        <w:t xml:space="preserve"> </w:t>
      </w:r>
      <w:r w:rsidR="005C64D6">
        <w:rPr>
          <w:rFonts w:ascii="Georgia" w:eastAsia="Georgia" w:hAnsi="Georgia" w:cs="Georgia"/>
          <w:b/>
          <w:bCs/>
          <w:sz w:val="19"/>
          <w:szCs w:val="19"/>
        </w:rPr>
        <w:t>pulmonary</w:t>
      </w:r>
      <w:r w:rsidR="005C64D6">
        <w:rPr>
          <w:rFonts w:ascii="Georgia" w:eastAsia="Georgia" w:hAnsi="Georgia" w:cs="Georgia"/>
          <w:b/>
          <w:bCs/>
          <w:spacing w:val="47"/>
          <w:sz w:val="19"/>
          <w:szCs w:val="19"/>
        </w:rPr>
        <w:t xml:space="preserve"> </w:t>
      </w:r>
      <w:r w:rsidR="005C64D6">
        <w:rPr>
          <w:rFonts w:ascii="Georgia" w:eastAsia="Georgia" w:hAnsi="Georgia" w:cs="Georgia"/>
          <w:b/>
          <w:bCs/>
          <w:sz w:val="19"/>
          <w:szCs w:val="19"/>
        </w:rPr>
        <w:t>research</w:t>
      </w:r>
      <w:r w:rsidR="005C64D6">
        <w:rPr>
          <w:rFonts w:ascii="Georgia" w:eastAsia="Georgia" w:hAnsi="Georgia" w:cs="Georgia"/>
          <w:b/>
          <w:bCs/>
          <w:spacing w:val="42"/>
          <w:sz w:val="19"/>
          <w:szCs w:val="19"/>
        </w:rPr>
        <w:t xml:space="preserve"> </w:t>
      </w:r>
      <w:r w:rsidR="005C64D6">
        <w:rPr>
          <w:rFonts w:ascii="Georgia" w:eastAsia="Georgia" w:hAnsi="Georgia" w:cs="Georgia"/>
          <w:b/>
          <w:bCs/>
          <w:sz w:val="19"/>
          <w:szCs w:val="19"/>
        </w:rPr>
        <w:t xml:space="preserve">scientists.  </w:t>
      </w:r>
      <w:r w:rsidR="005C64D6">
        <w:rPr>
          <w:rFonts w:ascii="Georgia" w:eastAsia="Georgia" w:hAnsi="Georgia" w:cs="Georgia"/>
          <w:b/>
          <w:bCs/>
          <w:spacing w:val="5"/>
          <w:sz w:val="19"/>
          <w:szCs w:val="19"/>
        </w:rPr>
        <w:t xml:space="preserve"> </w:t>
      </w:r>
      <w:del w:id="63" w:author="James Gee" w:date="2016-07-20T10:06:00Z">
        <w:r w:rsidR="005C64D6" w:rsidDel="00FE3BCF">
          <w:rPr>
            <w:rFonts w:ascii="Georgia" w:eastAsia="Georgia" w:hAnsi="Georgia" w:cs="Georgia"/>
            <w:sz w:val="19"/>
            <w:szCs w:val="19"/>
          </w:rPr>
          <w:delText>An</w:delText>
        </w:r>
        <w:r w:rsidR="005C64D6" w:rsidDel="00FE3BCF">
          <w:rPr>
            <w:rFonts w:ascii="Georgia" w:eastAsia="Georgia" w:hAnsi="Georgia" w:cs="Georgia"/>
            <w:spacing w:val="29"/>
            <w:sz w:val="19"/>
            <w:szCs w:val="19"/>
          </w:rPr>
          <w:delText xml:space="preserve"> </w:delText>
        </w:r>
        <w:r w:rsidR="005C64D6" w:rsidDel="00FE3BCF">
          <w:rPr>
            <w:rFonts w:ascii="Georgia" w:eastAsia="Georgia" w:hAnsi="Georgia" w:cs="Georgia"/>
            <w:sz w:val="19"/>
            <w:szCs w:val="19"/>
          </w:rPr>
          <w:delText>additional</w:delText>
        </w:r>
      </w:del>
      <w:ins w:id="64" w:author="James Gee" w:date="2016-07-20T10:06:00Z">
        <w:r w:rsidR="00FE3BCF">
          <w:rPr>
            <w:rFonts w:ascii="Georgia" w:eastAsia="Georgia" w:hAnsi="Georgia" w:cs="Georgia"/>
            <w:sz w:val="19"/>
            <w:szCs w:val="19"/>
          </w:rPr>
          <w:t>Another</w:t>
        </w:r>
      </w:ins>
      <w:r w:rsidR="005C64D6">
        <w:rPr>
          <w:rFonts w:ascii="Georgia" w:eastAsia="Georgia" w:hAnsi="Georgia" w:cs="Georgia"/>
          <w:spacing w:val="41"/>
          <w:sz w:val="19"/>
          <w:szCs w:val="19"/>
        </w:rPr>
        <w:t xml:space="preserve"> </w:t>
      </w:r>
      <w:r w:rsidR="005C64D6">
        <w:rPr>
          <w:rFonts w:ascii="Georgia" w:eastAsia="Georgia" w:hAnsi="Georgia" w:cs="Georgia"/>
          <w:sz w:val="19"/>
          <w:szCs w:val="19"/>
        </w:rPr>
        <w:t>innovative</w:t>
      </w:r>
      <w:r w:rsidR="005C64D6">
        <w:rPr>
          <w:rFonts w:ascii="Georgia" w:eastAsia="Georgia" w:hAnsi="Georgia" w:cs="Georgia"/>
          <w:spacing w:val="41"/>
          <w:sz w:val="19"/>
          <w:szCs w:val="19"/>
        </w:rPr>
        <w:t xml:space="preserve"> </w:t>
      </w:r>
      <w:r w:rsidR="005C64D6">
        <w:rPr>
          <w:rFonts w:ascii="Georgia" w:eastAsia="Georgia" w:hAnsi="Georgia" w:cs="Georgia"/>
          <w:sz w:val="19"/>
          <w:szCs w:val="19"/>
        </w:rPr>
        <w:t>component</w:t>
      </w:r>
      <w:r w:rsidR="005C64D6">
        <w:rPr>
          <w:rFonts w:ascii="Georgia" w:eastAsia="Georgia" w:hAnsi="Georgia" w:cs="Georgia"/>
          <w:spacing w:val="4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7"/>
          <w:sz w:val="19"/>
          <w:szCs w:val="19"/>
        </w:rPr>
        <w:t xml:space="preserve"> </w:t>
      </w:r>
      <w:r w:rsidR="005C64D6">
        <w:rPr>
          <w:rFonts w:ascii="Georgia" w:eastAsia="Georgia" w:hAnsi="Georgia" w:cs="Georgia"/>
          <w:w w:val="102"/>
          <w:sz w:val="19"/>
          <w:szCs w:val="19"/>
        </w:rPr>
        <w:t xml:space="preserve">the </w:t>
      </w:r>
      <w:r w:rsidR="005C64D6">
        <w:rPr>
          <w:rFonts w:ascii="Georgia" w:eastAsia="Georgia" w:hAnsi="Georgia" w:cs="Georgia"/>
          <w:sz w:val="19"/>
          <w:szCs w:val="19"/>
        </w:rPr>
        <w:t>project</w:t>
      </w:r>
      <w:r w:rsidR="005C64D6">
        <w:rPr>
          <w:rFonts w:ascii="Georgia" w:eastAsia="Georgia" w:hAnsi="Georgia" w:cs="Georgia"/>
          <w:spacing w:val="9"/>
          <w:sz w:val="19"/>
          <w:szCs w:val="19"/>
        </w:rPr>
        <w:t xml:space="preserve"> </w:t>
      </w:r>
      <w:r w:rsidR="005C64D6">
        <w:rPr>
          <w:rFonts w:ascii="Georgia" w:eastAsia="Georgia" w:hAnsi="Georgia" w:cs="Georgia"/>
          <w:sz w:val="19"/>
          <w:szCs w:val="19"/>
        </w:rPr>
        <w:t>is the</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inclusion</w:t>
      </w:r>
      <w:r w:rsidR="005C64D6">
        <w:rPr>
          <w:rFonts w:ascii="Georgia" w:eastAsia="Georgia" w:hAnsi="Georgia" w:cs="Georgia"/>
          <w:spacing w:val="1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1"/>
          <w:sz w:val="19"/>
          <w:szCs w:val="19"/>
        </w:rPr>
        <w:t xml:space="preserve"> </w:t>
      </w:r>
      <w:ins w:id="65" w:author="James Gee" w:date="2016-07-20T10:08:00Z">
        <w:r w:rsidR="00FE3BCF">
          <w:rPr>
            <w:rFonts w:ascii="Georgia" w:eastAsia="Georgia" w:hAnsi="Georgia" w:cs="Georgia"/>
            <w:spacing w:val="1"/>
            <w:sz w:val="19"/>
            <w:szCs w:val="19"/>
          </w:rPr>
          <w:t xml:space="preserve">an </w:t>
        </w:r>
      </w:ins>
      <w:r w:rsidR="005C64D6">
        <w:rPr>
          <w:rFonts w:ascii="Georgia" w:eastAsia="Georgia" w:hAnsi="Georgia" w:cs="Georgia"/>
          <w:sz w:val="19"/>
          <w:szCs w:val="19"/>
        </w:rPr>
        <w:t>extensive</w:t>
      </w:r>
      <w:r w:rsidR="005C64D6">
        <w:rPr>
          <w:rFonts w:ascii="Georgia" w:eastAsia="Georgia" w:hAnsi="Georgia" w:cs="Georgia"/>
          <w:spacing w:val="13"/>
          <w:sz w:val="19"/>
          <w:szCs w:val="19"/>
        </w:rPr>
        <w:t xml:space="preserve"> </w:t>
      </w:r>
      <w:ins w:id="66" w:author="James Gee" w:date="2016-07-20T10:08:00Z">
        <w:r w:rsidR="00FE3BCF">
          <w:rPr>
            <w:rFonts w:ascii="Georgia" w:eastAsia="Georgia" w:hAnsi="Georgia" w:cs="Georgia"/>
            <w:spacing w:val="13"/>
            <w:sz w:val="19"/>
            <w:szCs w:val="19"/>
          </w:rPr>
          <w:t xml:space="preserve">set of </w:t>
        </w:r>
      </w:ins>
      <w:r w:rsidR="005C64D6">
        <w:rPr>
          <w:rFonts w:ascii="Georgia" w:eastAsia="Georgia" w:hAnsi="Georgia" w:cs="Georgia"/>
          <w:sz w:val="19"/>
          <w:szCs w:val="19"/>
        </w:rPr>
        <w:t>use</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cases</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from</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leading</w:t>
      </w:r>
      <w:r w:rsidR="005C64D6">
        <w:rPr>
          <w:rFonts w:ascii="Georgia" w:eastAsia="Georgia" w:hAnsi="Georgia" w:cs="Georgia"/>
          <w:spacing w:val="10"/>
          <w:sz w:val="19"/>
          <w:szCs w:val="19"/>
        </w:rPr>
        <w:t xml:space="preserve"> </w:t>
      </w:r>
      <w:r w:rsidR="005C64D6">
        <w:rPr>
          <w:rFonts w:ascii="Georgia" w:eastAsia="Georgia" w:hAnsi="Georgia" w:cs="Georgia"/>
          <w:sz w:val="19"/>
          <w:szCs w:val="19"/>
        </w:rPr>
        <w:t>pulmonary</w:t>
      </w:r>
      <w:r w:rsidR="005C64D6">
        <w:rPr>
          <w:rFonts w:ascii="Georgia" w:eastAsia="Georgia" w:hAnsi="Georgia" w:cs="Georgia"/>
          <w:spacing w:val="17"/>
          <w:sz w:val="19"/>
          <w:szCs w:val="19"/>
        </w:rPr>
        <w:t xml:space="preserve"> </w:t>
      </w:r>
      <w:ins w:id="67" w:author="James Gee" w:date="2016-07-20T10:07:00Z">
        <w:r w:rsidR="00FE3BCF">
          <w:rPr>
            <w:rFonts w:ascii="Georgia" w:eastAsia="Georgia" w:hAnsi="Georgia" w:cs="Georgia"/>
            <w:spacing w:val="17"/>
            <w:sz w:val="19"/>
            <w:szCs w:val="19"/>
          </w:rPr>
          <w:t>research groups</w:t>
        </w:r>
      </w:ins>
      <w:ins w:id="68" w:author="James Gee" w:date="2016-07-20T10:08:00Z">
        <w:r w:rsidR="00076753">
          <w:rPr>
            <w:rFonts w:ascii="Georgia" w:eastAsia="Georgia" w:hAnsi="Georgia" w:cs="Georgia"/>
            <w:spacing w:val="17"/>
            <w:sz w:val="19"/>
            <w:szCs w:val="19"/>
          </w:rPr>
          <w:t>,</w:t>
        </w:r>
      </w:ins>
      <w:ins w:id="69" w:author="James Gee" w:date="2016-07-20T10:07:00Z">
        <w:r w:rsidR="00FE3BCF">
          <w:rPr>
            <w:rFonts w:ascii="Georgia" w:eastAsia="Georgia" w:hAnsi="Georgia" w:cs="Georgia"/>
            <w:spacing w:val="17"/>
            <w:sz w:val="19"/>
            <w:szCs w:val="19"/>
          </w:rPr>
          <w:t xml:space="preserve"> </w:t>
        </w:r>
      </w:ins>
      <w:r w:rsidR="005C64D6">
        <w:rPr>
          <w:rFonts w:ascii="Georgia" w:eastAsia="Georgia" w:hAnsi="Georgia" w:cs="Georgia"/>
          <w:color w:val="FF0000"/>
          <w:sz w:val="19"/>
          <w:szCs w:val="19"/>
        </w:rPr>
        <w:t>with</w:t>
      </w:r>
      <w:r w:rsidR="005C64D6">
        <w:rPr>
          <w:rFonts w:ascii="Georgia" w:eastAsia="Georgia" w:hAnsi="Georgia" w:cs="Georgia"/>
          <w:color w:val="FF0000"/>
          <w:spacing w:val="5"/>
          <w:sz w:val="19"/>
          <w:szCs w:val="19"/>
        </w:rPr>
        <w:t xml:space="preserve"> </w:t>
      </w:r>
      <w:r w:rsidR="005C64D6">
        <w:rPr>
          <w:rFonts w:ascii="Georgia" w:eastAsia="Georgia" w:hAnsi="Georgia" w:cs="Georgia"/>
          <w:color w:val="FF0000"/>
          <w:sz w:val="19"/>
          <w:szCs w:val="19"/>
        </w:rPr>
        <w:t>regression</w:t>
      </w:r>
      <w:r w:rsidR="005C64D6">
        <w:rPr>
          <w:rFonts w:ascii="Georgia" w:eastAsia="Georgia" w:hAnsi="Georgia" w:cs="Georgia"/>
          <w:color w:val="FF0000"/>
          <w:spacing w:val="15"/>
          <w:sz w:val="19"/>
          <w:szCs w:val="19"/>
        </w:rPr>
        <w:t xml:space="preserve"> </w:t>
      </w:r>
      <w:r w:rsidR="005C64D6">
        <w:rPr>
          <w:rFonts w:ascii="Georgia" w:eastAsia="Georgia" w:hAnsi="Georgia" w:cs="Georgia"/>
          <w:color w:val="FF0000"/>
          <w:sz w:val="19"/>
          <w:szCs w:val="19"/>
        </w:rPr>
        <w:t>testing</w:t>
      </w:r>
      <w:r w:rsidR="005C64D6">
        <w:rPr>
          <w:rFonts w:ascii="Georgia" w:eastAsia="Georgia" w:hAnsi="Georgia" w:cs="Georgia"/>
          <w:color w:val="FF0000"/>
          <w:spacing w:val="9"/>
          <w:sz w:val="19"/>
          <w:szCs w:val="19"/>
        </w:rPr>
        <w:t xml:space="preserve"> </w:t>
      </w:r>
      <w:r w:rsidR="005C64D6">
        <w:rPr>
          <w:rFonts w:ascii="Georgia" w:eastAsia="Georgia" w:hAnsi="Georgia" w:cs="Georgia"/>
          <w:color w:val="FF0000"/>
          <w:sz w:val="19"/>
          <w:szCs w:val="19"/>
        </w:rPr>
        <w:t>performed</w:t>
      </w:r>
      <w:r w:rsidR="005C64D6">
        <w:rPr>
          <w:rFonts w:ascii="Georgia" w:eastAsia="Georgia" w:hAnsi="Georgia" w:cs="Georgia"/>
          <w:color w:val="FF0000"/>
          <w:spacing w:val="15"/>
          <w:sz w:val="19"/>
          <w:szCs w:val="19"/>
        </w:rPr>
        <w:t xml:space="preserve"> </w:t>
      </w:r>
      <w:r w:rsidR="005C64D6">
        <w:rPr>
          <w:rFonts w:ascii="Georgia" w:eastAsia="Georgia" w:hAnsi="Georgia" w:cs="Georgia"/>
          <w:color w:val="000000"/>
          <w:sz w:val="19"/>
          <w:szCs w:val="19"/>
        </w:rPr>
        <w:t>using</w:t>
      </w:r>
      <w:r w:rsidR="005C64D6">
        <w:rPr>
          <w:rFonts w:ascii="Georgia" w:eastAsia="Georgia" w:hAnsi="Georgia" w:cs="Georgia"/>
          <w:color w:val="000000"/>
          <w:spacing w:val="6"/>
          <w:sz w:val="19"/>
          <w:szCs w:val="19"/>
        </w:rPr>
        <w:t xml:space="preserve"> </w:t>
      </w:r>
      <w:r w:rsidR="005C64D6">
        <w:rPr>
          <w:rFonts w:ascii="Georgia" w:eastAsia="Georgia" w:hAnsi="Georgia" w:cs="Georgia"/>
          <w:color w:val="000000"/>
          <w:sz w:val="19"/>
          <w:szCs w:val="19"/>
        </w:rPr>
        <w:t>different</w:t>
      </w:r>
      <w:r w:rsidR="005C64D6">
        <w:rPr>
          <w:rFonts w:ascii="Georgia" w:eastAsia="Georgia" w:hAnsi="Georgia" w:cs="Georgia"/>
          <w:color w:val="000000"/>
          <w:spacing w:val="12"/>
          <w:sz w:val="19"/>
          <w:szCs w:val="19"/>
        </w:rPr>
        <w:t xml:space="preserve"> </w:t>
      </w:r>
      <w:r w:rsidR="005C64D6">
        <w:rPr>
          <w:rFonts w:ascii="Georgia" w:eastAsia="Georgia" w:hAnsi="Georgia" w:cs="Georgia"/>
          <w:color w:val="000000"/>
          <w:w w:val="102"/>
          <w:sz w:val="19"/>
          <w:szCs w:val="19"/>
        </w:rPr>
        <w:t xml:space="preserve">image </w:t>
      </w:r>
      <w:r w:rsidR="005C64D6">
        <w:rPr>
          <w:rFonts w:ascii="Georgia" w:eastAsia="Georgia" w:hAnsi="Georgia" w:cs="Georgia"/>
          <w:color w:val="000000"/>
          <w:sz w:val="19"/>
          <w:szCs w:val="19"/>
        </w:rPr>
        <w:t>acquisition</w:t>
      </w:r>
      <w:r w:rsidR="005C64D6">
        <w:rPr>
          <w:rFonts w:ascii="Georgia" w:eastAsia="Georgia" w:hAnsi="Georgia" w:cs="Georgia"/>
          <w:color w:val="000000"/>
          <w:spacing w:val="34"/>
          <w:sz w:val="19"/>
          <w:szCs w:val="19"/>
        </w:rPr>
        <w:t xml:space="preserve"> </w:t>
      </w:r>
      <w:r w:rsidR="005C64D6">
        <w:rPr>
          <w:rFonts w:ascii="Georgia" w:eastAsia="Georgia" w:hAnsi="Georgia" w:cs="Georgia"/>
          <w:color w:val="000000"/>
          <w:sz w:val="19"/>
          <w:szCs w:val="19"/>
        </w:rPr>
        <w:t>protocols,</w:t>
      </w:r>
      <w:r w:rsidR="005C64D6">
        <w:rPr>
          <w:rFonts w:ascii="Georgia" w:eastAsia="Georgia" w:hAnsi="Georgia" w:cs="Georgia"/>
          <w:color w:val="000000"/>
          <w:spacing w:val="36"/>
          <w:sz w:val="19"/>
          <w:szCs w:val="19"/>
        </w:rPr>
        <w:t xml:space="preserve"> </w:t>
      </w:r>
      <w:r w:rsidR="005C64D6">
        <w:rPr>
          <w:rFonts w:ascii="Georgia" w:eastAsia="Georgia" w:hAnsi="Georgia" w:cs="Georgia"/>
          <w:color w:val="000000"/>
          <w:sz w:val="19"/>
          <w:szCs w:val="19"/>
        </w:rPr>
        <w:t>equipment,</w:t>
      </w:r>
      <w:r w:rsidR="005C64D6">
        <w:rPr>
          <w:rFonts w:ascii="Georgia" w:eastAsia="Georgia" w:hAnsi="Georgia" w:cs="Georgia"/>
          <w:color w:val="000000"/>
          <w:spacing w:val="37"/>
          <w:sz w:val="19"/>
          <w:szCs w:val="19"/>
        </w:rPr>
        <w:t xml:space="preserve"> </w:t>
      </w:r>
      <w:r w:rsidR="005C64D6">
        <w:rPr>
          <w:rFonts w:ascii="Georgia" w:eastAsia="Georgia" w:hAnsi="Georgia" w:cs="Georgia"/>
          <w:color w:val="000000"/>
          <w:sz w:val="19"/>
          <w:szCs w:val="19"/>
        </w:rPr>
        <w:t xml:space="preserve">etc. </w:t>
      </w:r>
      <w:del w:id="70" w:author="James Gee" w:date="2016-07-20T10:07:00Z">
        <w:r w:rsidR="005C64D6" w:rsidDel="00FE3BCF">
          <w:rPr>
            <w:rFonts w:ascii="Georgia" w:eastAsia="Georgia" w:hAnsi="Georgia" w:cs="Georgia"/>
            <w:color w:val="000000"/>
            <w:spacing w:val="19"/>
            <w:sz w:val="19"/>
            <w:szCs w:val="19"/>
          </w:rPr>
          <w:delText xml:space="preserve"> </w:delText>
        </w:r>
      </w:del>
      <w:r w:rsidR="005C64D6">
        <w:rPr>
          <w:rFonts w:ascii="Georgia" w:eastAsia="Georgia" w:hAnsi="Georgia" w:cs="Georgia"/>
          <w:color w:val="000000"/>
          <w:sz w:val="19"/>
          <w:szCs w:val="19"/>
        </w:rPr>
        <w:t>to</w:t>
      </w:r>
      <w:r w:rsidR="005C64D6">
        <w:rPr>
          <w:rFonts w:ascii="Georgia" w:eastAsia="Georgia" w:hAnsi="Georgia" w:cs="Georgia"/>
          <w:color w:val="000000"/>
          <w:spacing w:val="18"/>
          <w:sz w:val="19"/>
          <w:szCs w:val="19"/>
        </w:rPr>
        <w:t xml:space="preserve"> </w:t>
      </w:r>
      <w:r w:rsidR="005C64D6">
        <w:rPr>
          <w:rFonts w:ascii="Georgia" w:eastAsia="Georgia" w:hAnsi="Georgia" w:cs="Georgia"/>
          <w:color w:val="000000"/>
          <w:sz w:val="19"/>
          <w:szCs w:val="19"/>
        </w:rPr>
        <w:t>ensure</w:t>
      </w:r>
      <w:r w:rsidR="005C64D6">
        <w:rPr>
          <w:rFonts w:ascii="Georgia" w:eastAsia="Georgia" w:hAnsi="Georgia" w:cs="Georgia"/>
          <w:color w:val="000000"/>
          <w:spacing w:val="26"/>
          <w:sz w:val="19"/>
          <w:szCs w:val="19"/>
        </w:rPr>
        <w:t xml:space="preserve"> </w:t>
      </w:r>
      <w:r w:rsidR="005C64D6">
        <w:rPr>
          <w:rFonts w:ascii="Georgia" w:eastAsia="Georgia" w:hAnsi="Georgia" w:cs="Georgia"/>
          <w:color w:val="000000"/>
          <w:sz w:val="19"/>
          <w:szCs w:val="19"/>
        </w:rPr>
        <w:t>quality</w:t>
      </w:r>
      <w:r w:rsidR="005C64D6">
        <w:rPr>
          <w:rFonts w:ascii="Georgia" w:eastAsia="Georgia" w:hAnsi="Georgia" w:cs="Georgia"/>
          <w:color w:val="000000"/>
          <w:spacing w:val="27"/>
          <w:sz w:val="19"/>
          <w:szCs w:val="19"/>
        </w:rPr>
        <w:t xml:space="preserve"> </w:t>
      </w:r>
      <w:r w:rsidR="005C64D6">
        <w:rPr>
          <w:rFonts w:ascii="Georgia" w:eastAsia="Georgia" w:hAnsi="Georgia" w:cs="Georgia"/>
          <w:color w:val="000000"/>
          <w:sz w:val="19"/>
          <w:szCs w:val="19"/>
        </w:rPr>
        <w:t>and</w:t>
      </w:r>
      <w:r w:rsidR="005C64D6">
        <w:rPr>
          <w:rFonts w:ascii="Georgia" w:eastAsia="Georgia" w:hAnsi="Georgia" w:cs="Georgia"/>
          <w:color w:val="000000"/>
          <w:spacing w:val="21"/>
          <w:sz w:val="19"/>
          <w:szCs w:val="19"/>
        </w:rPr>
        <w:t xml:space="preserve"> </w:t>
      </w:r>
      <w:r w:rsidR="005C64D6">
        <w:rPr>
          <w:rFonts w:ascii="Georgia" w:eastAsia="Georgia" w:hAnsi="Georgia" w:cs="Georgia"/>
          <w:color w:val="000000"/>
          <w:sz w:val="19"/>
          <w:szCs w:val="19"/>
        </w:rPr>
        <w:t>robustness</w:t>
      </w:r>
      <w:r w:rsidR="005C64D6">
        <w:rPr>
          <w:rFonts w:ascii="Georgia" w:eastAsia="Georgia" w:hAnsi="Georgia" w:cs="Georgia"/>
          <w:color w:val="000000"/>
          <w:spacing w:val="33"/>
          <w:sz w:val="19"/>
          <w:szCs w:val="19"/>
        </w:rPr>
        <w:t xml:space="preserve"> </w:t>
      </w:r>
      <w:r w:rsidR="005C64D6">
        <w:rPr>
          <w:rFonts w:ascii="Georgia" w:eastAsia="Georgia" w:hAnsi="Georgia" w:cs="Georgia"/>
          <w:color w:val="000000"/>
          <w:sz w:val="19"/>
          <w:szCs w:val="19"/>
        </w:rPr>
        <w:t>of</w:t>
      </w:r>
      <w:r w:rsidR="005C64D6">
        <w:rPr>
          <w:rFonts w:ascii="Georgia" w:eastAsia="Georgia" w:hAnsi="Georgia" w:cs="Georgia"/>
          <w:color w:val="000000"/>
          <w:spacing w:val="18"/>
          <w:sz w:val="19"/>
          <w:szCs w:val="19"/>
        </w:rPr>
        <w:t xml:space="preserve"> </w:t>
      </w:r>
      <w:r w:rsidR="005C64D6">
        <w:rPr>
          <w:rFonts w:ascii="Georgia" w:eastAsia="Georgia" w:hAnsi="Georgia" w:cs="Georgia"/>
          <w:color w:val="000000"/>
          <w:sz w:val="19"/>
          <w:szCs w:val="19"/>
        </w:rPr>
        <w:t>the</w:t>
      </w:r>
      <w:r w:rsidR="005C64D6">
        <w:rPr>
          <w:rFonts w:ascii="Georgia" w:eastAsia="Georgia" w:hAnsi="Georgia" w:cs="Georgia"/>
          <w:color w:val="000000"/>
          <w:spacing w:val="21"/>
          <w:sz w:val="19"/>
          <w:szCs w:val="19"/>
        </w:rPr>
        <w:t xml:space="preserve"> </w:t>
      </w:r>
      <w:r w:rsidR="005C64D6">
        <w:rPr>
          <w:rFonts w:ascii="Georgia" w:eastAsia="Georgia" w:hAnsi="Georgia" w:cs="Georgia"/>
          <w:color w:val="FF0000"/>
          <w:sz w:val="19"/>
          <w:szCs w:val="19"/>
        </w:rPr>
        <w:t>software</w:t>
      </w:r>
      <w:r w:rsidR="005C64D6">
        <w:rPr>
          <w:rFonts w:ascii="Georgia" w:eastAsia="Georgia" w:hAnsi="Georgia" w:cs="Georgia"/>
          <w:color w:val="FF0000"/>
          <w:spacing w:val="29"/>
          <w:sz w:val="19"/>
          <w:szCs w:val="19"/>
        </w:rPr>
        <w:t xml:space="preserve"> </w:t>
      </w:r>
      <w:r w:rsidR="005C64D6">
        <w:rPr>
          <w:rFonts w:ascii="Georgia" w:eastAsia="Georgia" w:hAnsi="Georgia" w:cs="Georgia"/>
          <w:color w:val="FF0000"/>
          <w:sz w:val="19"/>
          <w:szCs w:val="19"/>
        </w:rPr>
        <w:t>and</w:t>
      </w:r>
      <w:r w:rsidR="005C64D6">
        <w:rPr>
          <w:rFonts w:ascii="Georgia" w:eastAsia="Georgia" w:hAnsi="Georgia" w:cs="Georgia"/>
          <w:color w:val="FF0000"/>
          <w:spacing w:val="21"/>
          <w:sz w:val="19"/>
          <w:szCs w:val="19"/>
        </w:rPr>
        <w:t xml:space="preserve"> </w:t>
      </w:r>
      <w:r w:rsidR="005C64D6">
        <w:rPr>
          <w:rFonts w:ascii="Georgia" w:eastAsia="Georgia" w:hAnsi="Georgia" w:cs="Georgia"/>
          <w:color w:val="000000"/>
          <w:sz w:val="19"/>
          <w:szCs w:val="19"/>
        </w:rPr>
        <w:t>processed</w:t>
      </w:r>
      <w:r w:rsidR="005C64D6">
        <w:rPr>
          <w:rFonts w:ascii="Georgia" w:eastAsia="Georgia" w:hAnsi="Georgia" w:cs="Georgia"/>
          <w:color w:val="000000"/>
          <w:spacing w:val="32"/>
          <w:sz w:val="19"/>
          <w:szCs w:val="19"/>
        </w:rPr>
        <w:t xml:space="preserve"> </w:t>
      </w:r>
      <w:r w:rsidR="005C64D6">
        <w:rPr>
          <w:rFonts w:ascii="Georgia" w:eastAsia="Georgia" w:hAnsi="Georgia" w:cs="Georgia"/>
          <w:color w:val="000000"/>
          <w:sz w:val="19"/>
          <w:szCs w:val="19"/>
        </w:rPr>
        <w:t xml:space="preserve">data. </w:t>
      </w:r>
      <w:r w:rsidR="005C64D6">
        <w:rPr>
          <w:rFonts w:ascii="Georgia" w:eastAsia="Georgia" w:hAnsi="Georgia" w:cs="Georgia"/>
          <w:color w:val="000000"/>
          <w:spacing w:val="21"/>
          <w:sz w:val="19"/>
          <w:szCs w:val="19"/>
        </w:rPr>
        <w:t xml:space="preserve"> </w:t>
      </w:r>
      <w:ins w:id="71" w:author="James Gee" w:date="2016-07-20T10:10:00Z">
        <w:r w:rsidR="00C112DA" w:rsidRPr="00C112DA">
          <w:rPr>
            <w:rFonts w:ascii="Georgia" w:eastAsia="Georgia" w:hAnsi="Georgia" w:cs="Georgia"/>
            <w:color w:val="000000"/>
            <w:sz w:val="19"/>
            <w:szCs w:val="19"/>
          </w:rPr>
          <w:t>The use of separate, independent testing sites will increase the value of the tools produced by ensuring that their success is not specific to the particular source of data.  This will increase the generality of the developed resources and thus ease dissemination to the wider community.</w:t>
        </w:r>
        <w:r w:rsidR="00C112DA">
          <w:rPr>
            <w:rFonts w:ascii="Georgia" w:eastAsia="Georgia" w:hAnsi="Georgia" w:cs="Georgia"/>
            <w:color w:val="000000"/>
            <w:sz w:val="19"/>
            <w:szCs w:val="19"/>
          </w:rPr>
          <w:t xml:space="preserve"> </w:t>
        </w:r>
      </w:ins>
      <w:del w:id="72" w:author="James Gee" w:date="2016-07-20T10:10:00Z">
        <w:r w:rsidR="005C64D6" w:rsidDel="00C112DA">
          <w:rPr>
            <w:rFonts w:ascii="Georgia" w:eastAsia="Georgia" w:hAnsi="Georgia" w:cs="Georgia"/>
            <w:color w:val="000000"/>
            <w:sz w:val="19"/>
            <w:szCs w:val="19"/>
          </w:rPr>
          <w:delText>Such</w:delText>
        </w:r>
        <w:r w:rsidR="005C64D6" w:rsidDel="00C112DA">
          <w:rPr>
            <w:rFonts w:ascii="Georgia" w:eastAsia="Georgia" w:hAnsi="Georgia" w:cs="Georgia"/>
            <w:color w:val="000000"/>
            <w:spacing w:val="23"/>
            <w:sz w:val="19"/>
            <w:szCs w:val="19"/>
          </w:rPr>
          <w:delText xml:space="preserve"> </w:delText>
        </w:r>
        <w:r w:rsidR="005C64D6" w:rsidDel="00C112DA">
          <w:rPr>
            <w:rFonts w:ascii="Georgia" w:eastAsia="Georgia" w:hAnsi="Georgia" w:cs="Georgia"/>
            <w:color w:val="000000"/>
            <w:sz w:val="19"/>
            <w:szCs w:val="19"/>
          </w:rPr>
          <w:delText>use</w:delText>
        </w:r>
        <w:r w:rsidR="005C64D6" w:rsidDel="00C112DA">
          <w:rPr>
            <w:rFonts w:ascii="Georgia" w:eastAsia="Georgia" w:hAnsi="Georgia" w:cs="Georgia"/>
            <w:color w:val="000000"/>
            <w:spacing w:val="21"/>
            <w:sz w:val="19"/>
            <w:szCs w:val="19"/>
          </w:rPr>
          <w:delText xml:space="preserve"> </w:delText>
        </w:r>
        <w:r w:rsidR="005C64D6" w:rsidDel="00C112DA">
          <w:rPr>
            <w:rFonts w:ascii="Georgia" w:eastAsia="Georgia" w:hAnsi="Georgia" w:cs="Georgia"/>
            <w:color w:val="000000"/>
            <w:w w:val="102"/>
            <w:sz w:val="19"/>
            <w:szCs w:val="19"/>
          </w:rPr>
          <w:delText xml:space="preserve">cases </w:delText>
        </w:r>
        <w:r w:rsidR="005C64D6" w:rsidDel="00C112DA">
          <w:rPr>
            <w:rFonts w:ascii="Georgia" w:eastAsia="Georgia" w:hAnsi="Georgia" w:cs="Georgia"/>
            <w:color w:val="000000"/>
            <w:sz w:val="19"/>
            <w:szCs w:val="19"/>
          </w:rPr>
          <w:delText>involving</w:delText>
        </w:r>
        <w:r w:rsidR="005C64D6" w:rsidDel="00C112DA">
          <w:rPr>
            <w:rFonts w:ascii="Georgia" w:eastAsia="Georgia" w:hAnsi="Georgia" w:cs="Georgia"/>
            <w:color w:val="000000"/>
            <w:spacing w:val="13"/>
            <w:sz w:val="19"/>
            <w:szCs w:val="19"/>
          </w:rPr>
          <w:delText xml:space="preserve"> </w:delText>
        </w:r>
        <w:r w:rsidR="005C64D6" w:rsidDel="00C112DA">
          <w:rPr>
            <w:rFonts w:ascii="Georgia" w:eastAsia="Georgia" w:hAnsi="Georgia" w:cs="Georgia"/>
            <w:color w:val="000000"/>
            <w:sz w:val="19"/>
            <w:szCs w:val="19"/>
          </w:rPr>
          <w:delText>other</w:delText>
        </w:r>
        <w:r w:rsidR="005C64D6" w:rsidDel="00C112DA">
          <w:rPr>
            <w:rFonts w:ascii="Georgia" w:eastAsia="Georgia" w:hAnsi="Georgia" w:cs="Georgia"/>
            <w:color w:val="000000"/>
            <w:spacing w:val="6"/>
            <w:sz w:val="19"/>
            <w:szCs w:val="19"/>
          </w:rPr>
          <w:delText xml:space="preserve"> </w:delText>
        </w:r>
        <w:r w:rsidR="005C64D6" w:rsidDel="00C112DA">
          <w:rPr>
            <w:rFonts w:ascii="Georgia" w:eastAsia="Georgia" w:hAnsi="Georgia" w:cs="Georgia"/>
            <w:color w:val="000000"/>
            <w:sz w:val="19"/>
            <w:szCs w:val="19"/>
          </w:rPr>
          <w:delText>groups</w:delText>
        </w:r>
        <w:r w:rsidR="005C64D6" w:rsidDel="00C112DA">
          <w:rPr>
            <w:rFonts w:ascii="Georgia" w:eastAsia="Georgia" w:hAnsi="Georgia" w:cs="Georgia"/>
            <w:color w:val="000000"/>
            <w:spacing w:val="9"/>
            <w:sz w:val="19"/>
            <w:szCs w:val="19"/>
          </w:rPr>
          <w:delText xml:space="preserve"> </w:delText>
        </w:r>
        <w:r w:rsidR="005C64D6" w:rsidDel="00C112DA">
          <w:rPr>
            <w:rFonts w:ascii="Georgia" w:eastAsia="Georgia" w:hAnsi="Georgia" w:cs="Georgia"/>
            <w:color w:val="000000"/>
            <w:sz w:val="19"/>
            <w:szCs w:val="19"/>
          </w:rPr>
          <w:delText>would</w:delText>
        </w:r>
        <w:r w:rsidR="005C64D6" w:rsidDel="00C112DA">
          <w:rPr>
            <w:rFonts w:ascii="Georgia" w:eastAsia="Georgia" w:hAnsi="Georgia" w:cs="Georgia"/>
            <w:color w:val="000000"/>
            <w:spacing w:val="8"/>
            <w:sz w:val="19"/>
            <w:szCs w:val="19"/>
          </w:rPr>
          <w:delText xml:space="preserve"> </w:delText>
        </w:r>
        <w:r w:rsidR="005C64D6" w:rsidDel="00C112DA">
          <w:rPr>
            <w:rFonts w:ascii="Georgia" w:eastAsia="Georgia" w:hAnsi="Georgia" w:cs="Georgia"/>
            <w:color w:val="000000"/>
            <w:sz w:val="19"/>
            <w:szCs w:val="19"/>
          </w:rPr>
          <w:delText>highlight</w:delText>
        </w:r>
        <w:r w:rsidR="005C64D6" w:rsidDel="00C112DA">
          <w:rPr>
            <w:rFonts w:ascii="Georgia" w:eastAsia="Georgia" w:hAnsi="Georgia" w:cs="Georgia"/>
            <w:color w:val="000000"/>
            <w:spacing w:val="12"/>
            <w:sz w:val="19"/>
            <w:szCs w:val="19"/>
          </w:rPr>
          <w:delText xml:space="preserve"> </w:delText>
        </w:r>
        <w:r w:rsidR="005C64D6" w:rsidDel="00C112DA">
          <w:rPr>
            <w:rFonts w:ascii="Georgia" w:eastAsia="Georgia" w:hAnsi="Georgia" w:cs="Georgia"/>
            <w:color w:val="000000"/>
            <w:sz w:val="19"/>
            <w:szCs w:val="19"/>
          </w:rPr>
          <w:delText>existing</w:delText>
        </w:r>
        <w:r w:rsidR="005C64D6" w:rsidDel="00C112DA">
          <w:rPr>
            <w:rFonts w:ascii="Georgia" w:eastAsia="Georgia" w:hAnsi="Georgia" w:cs="Georgia"/>
            <w:color w:val="000000"/>
            <w:spacing w:val="10"/>
            <w:sz w:val="19"/>
            <w:szCs w:val="19"/>
          </w:rPr>
          <w:delText xml:space="preserve"> </w:delText>
        </w:r>
        <w:r w:rsidR="005C64D6" w:rsidDel="00C112DA">
          <w:rPr>
            <w:rFonts w:ascii="Georgia" w:eastAsia="Georgia" w:hAnsi="Georgia" w:cs="Georgia"/>
            <w:color w:val="000000"/>
            <w:sz w:val="19"/>
            <w:szCs w:val="19"/>
          </w:rPr>
          <w:delText>deficiencies</w:delText>
        </w:r>
        <w:r w:rsidR="005C64D6" w:rsidDel="00C112DA">
          <w:rPr>
            <w:rFonts w:ascii="Georgia" w:eastAsia="Georgia" w:hAnsi="Georgia" w:cs="Georgia"/>
            <w:color w:val="000000"/>
            <w:spacing w:val="18"/>
            <w:sz w:val="19"/>
            <w:szCs w:val="19"/>
          </w:rPr>
          <w:delText xml:space="preserve"> </w:delText>
        </w:r>
        <w:r w:rsidR="005C64D6" w:rsidDel="00C112DA">
          <w:rPr>
            <w:rFonts w:ascii="Georgia" w:eastAsia="Georgia" w:hAnsi="Georgia" w:cs="Georgia"/>
            <w:color w:val="000000"/>
            <w:sz w:val="19"/>
            <w:szCs w:val="19"/>
          </w:rPr>
          <w:delText>in</w:delText>
        </w:r>
        <w:r w:rsidR="005C64D6" w:rsidDel="00C112DA">
          <w:rPr>
            <w:rFonts w:ascii="Georgia" w:eastAsia="Georgia" w:hAnsi="Georgia" w:cs="Georgia"/>
            <w:color w:val="000000"/>
            <w:spacing w:val="2"/>
            <w:sz w:val="19"/>
            <w:szCs w:val="19"/>
          </w:rPr>
          <w:delText xml:space="preserve"> </w:delText>
        </w:r>
        <w:r w:rsidR="005C64D6" w:rsidDel="00C112DA">
          <w:rPr>
            <w:rFonts w:ascii="Georgia" w:eastAsia="Georgia" w:hAnsi="Georgia" w:cs="Georgia"/>
            <w:color w:val="000000"/>
            <w:sz w:val="19"/>
            <w:szCs w:val="19"/>
          </w:rPr>
          <w:delText>framework</w:delText>
        </w:r>
        <w:r w:rsidR="005C64D6" w:rsidDel="00C112DA">
          <w:rPr>
            <w:rFonts w:ascii="Georgia" w:eastAsia="Georgia" w:hAnsi="Georgia" w:cs="Georgia"/>
            <w:color w:val="000000"/>
            <w:spacing w:val="15"/>
            <w:sz w:val="19"/>
            <w:szCs w:val="19"/>
          </w:rPr>
          <w:delText xml:space="preserve"> </w:delText>
        </w:r>
        <w:r w:rsidR="005C64D6" w:rsidDel="00C112DA">
          <w:rPr>
            <w:rFonts w:ascii="Georgia" w:eastAsia="Georgia" w:hAnsi="Georgia" w:cs="Georgia"/>
            <w:color w:val="000000"/>
            <w:sz w:val="19"/>
            <w:szCs w:val="19"/>
          </w:rPr>
          <w:delText>functionality</w:delText>
        </w:r>
        <w:r w:rsidR="005C64D6" w:rsidDel="00C112DA">
          <w:rPr>
            <w:rFonts w:ascii="Georgia" w:eastAsia="Georgia" w:hAnsi="Georgia" w:cs="Georgia"/>
            <w:color w:val="000000"/>
            <w:spacing w:val="19"/>
            <w:sz w:val="19"/>
            <w:szCs w:val="19"/>
          </w:rPr>
          <w:delText xml:space="preserve"> </w:delText>
        </w:r>
        <w:r w:rsidR="005C64D6" w:rsidDel="00C112DA">
          <w:rPr>
            <w:rFonts w:ascii="Georgia" w:eastAsia="Georgia" w:hAnsi="Georgia" w:cs="Georgia"/>
            <w:color w:val="000000"/>
            <w:sz w:val="19"/>
            <w:szCs w:val="19"/>
          </w:rPr>
          <w:delText>which</w:delText>
        </w:r>
        <w:r w:rsidR="005C64D6" w:rsidDel="00C112DA">
          <w:rPr>
            <w:rFonts w:ascii="Georgia" w:eastAsia="Georgia" w:hAnsi="Georgia" w:cs="Georgia"/>
            <w:color w:val="000000"/>
            <w:spacing w:val="7"/>
            <w:sz w:val="19"/>
            <w:szCs w:val="19"/>
          </w:rPr>
          <w:delText xml:space="preserve"> </w:delText>
        </w:r>
        <w:r w:rsidR="005C64D6" w:rsidDel="00C112DA">
          <w:rPr>
            <w:rFonts w:ascii="Georgia" w:eastAsia="Georgia" w:hAnsi="Georgia" w:cs="Georgia"/>
            <w:color w:val="000000"/>
            <w:sz w:val="19"/>
            <w:szCs w:val="19"/>
          </w:rPr>
          <w:delText>would</w:delText>
        </w:r>
        <w:r w:rsidR="005C64D6" w:rsidDel="00C112DA">
          <w:rPr>
            <w:rFonts w:ascii="Georgia" w:eastAsia="Georgia" w:hAnsi="Georgia" w:cs="Georgia"/>
            <w:color w:val="000000"/>
            <w:spacing w:val="7"/>
            <w:sz w:val="19"/>
            <w:szCs w:val="19"/>
          </w:rPr>
          <w:delText xml:space="preserve"> </w:delText>
        </w:r>
        <w:r w:rsidR="005C64D6" w:rsidDel="00C112DA">
          <w:rPr>
            <w:rFonts w:ascii="Georgia" w:eastAsia="Georgia" w:hAnsi="Georgia" w:cs="Georgia"/>
            <w:color w:val="000000"/>
            <w:sz w:val="19"/>
            <w:szCs w:val="19"/>
          </w:rPr>
          <w:delText>then</w:delText>
        </w:r>
        <w:r w:rsidR="005C64D6" w:rsidDel="00C112DA">
          <w:rPr>
            <w:rFonts w:ascii="Georgia" w:eastAsia="Georgia" w:hAnsi="Georgia" w:cs="Georgia"/>
            <w:color w:val="000000"/>
            <w:spacing w:val="6"/>
            <w:sz w:val="19"/>
            <w:szCs w:val="19"/>
          </w:rPr>
          <w:delText xml:space="preserve"> </w:delText>
        </w:r>
        <w:r w:rsidR="005C64D6" w:rsidDel="00C112DA">
          <w:rPr>
            <w:rFonts w:ascii="Georgia" w:eastAsia="Georgia" w:hAnsi="Georgia" w:cs="Georgia"/>
            <w:color w:val="000000"/>
            <w:sz w:val="19"/>
            <w:szCs w:val="19"/>
          </w:rPr>
          <w:delText>be</w:delText>
        </w:r>
        <w:r w:rsidR="005C64D6" w:rsidDel="00C112DA">
          <w:rPr>
            <w:rFonts w:ascii="Georgia" w:eastAsia="Georgia" w:hAnsi="Georgia" w:cs="Georgia"/>
            <w:color w:val="000000"/>
            <w:spacing w:val="1"/>
            <w:sz w:val="19"/>
            <w:szCs w:val="19"/>
          </w:rPr>
          <w:delText xml:space="preserve"> </w:delText>
        </w:r>
        <w:r w:rsidR="005C64D6" w:rsidDel="00C112DA">
          <w:rPr>
            <w:rFonts w:ascii="Georgia" w:eastAsia="Georgia" w:hAnsi="Georgia" w:cs="Georgia"/>
            <w:color w:val="000000"/>
            <w:sz w:val="19"/>
            <w:szCs w:val="19"/>
          </w:rPr>
          <w:delText>addressed.</w:delText>
        </w:r>
        <w:r w:rsidR="005C64D6" w:rsidDel="00C112DA">
          <w:rPr>
            <w:rFonts w:ascii="Georgia" w:eastAsia="Georgia" w:hAnsi="Georgia" w:cs="Georgia"/>
            <w:color w:val="000000"/>
            <w:spacing w:val="34"/>
            <w:sz w:val="19"/>
            <w:szCs w:val="19"/>
          </w:rPr>
          <w:delText xml:space="preserve"> </w:delText>
        </w:r>
      </w:del>
      <w:r w:rsidR="005C64D6">
        <w:rPr>
          <w:rFonts w:ascii="Georgia" w:eastAsia="Georgia" w:hAnsi="Georgia" w:cs="Georgia"/>
          <w:color w:val="000000"/>
          <w:w w:val="102"/>
          <w:sz w:val="19"/>
          <w:szCs w:val="19"/>
        </w:rPr>
        <w:t>T</w:t>
      </w:r>
      <w:ins w:id="73" w:author="James Gee" w:date="2016-07-20T10:11:00Z">
        <w:r w:rsidR="00C112DA">
          <w:rPr>
            <w:rFonts w:ascii="Georgia" w:eastAsia="Georgia" w:hAnsi="Georgia" w:cs="Georgia"/>
            <w:color w:val="000000"/>
            <w:w w:val="102"/>
            <w:sz w:val="19"/>
            <w:szCs w:val="19"/>
          </w:rPr>
          <w:t>oward this end, the</w:t>
        </w:r>
      </w:ins>
      <w:del w:id="74" w:author="James Gee" w:date="2016-07-20T10:11:00Z">
        <w:r w:rsidR="005C64D6" w:rsidDel="00C112DA">
          <w:rPr>
            <w:rFonts w:ascii="Georgia" w:eastAsia="Georgia" w:hAnsi="Georgia" w:cs="Georgia"/>
            <w:color w:val="000000"/>
            <w:w w:val="102"/>
            <w:sz w:val="19"/>
            <w:szCs w:val="19"/>
          </w:rPr>
          <w:delText>hese</w:delText>
        </w:r>
      </w:del>
    </w:p>
    <w:p w14:paraId="1F7AD03C" w14:textId="77777777" w:rsidR="00E61F9D" w:rsidRDefault="00E61F9D">
      <w:pPr>
        <w:spacing w:before="3" w:after="0" w:line="170" w:lineRule="exact"/>
        <w:rPr>
          <w:sz w:val="17"/>
          <w:szCs w:val="17"/>
        </w:rPr>
      </w:pPr>
    </w:p>
    <w:p w14:paraId="45934F22" w14:textId="5C175DB9" w:rsidR="00E61F9D" w:rsidRDefault="005C64D6">
      <w:pPr>
        <w:spacing w:after="0" w:line="265" w:lineRule="auto"/>
        <w:ind w:left="120" w:right="70" w:firstLine="233"/>
        <w:jc w:val="both"/>
        <w:rPr>
          <w:rFonts w:ascii="Georgia" w:eastAsia="Georgia" w:hAnsi="Georgia" w:cs="Georgia"/>
          <w:sz w:val="16"/>
          <w:szCs w:val="16"/>
        </w:rPr>
      </w:pPr>
      <w:r>
        <w:rPr>
          <w:rFonts w:ascii="Georgia" w:eastAsia="Georgia" w:hAnsi="Georgia" w:cs="Georgia"/>
          <w:w w:val="107"/>
          <w:position w:val="8"/>
          <w:sz w:val="10"/>
          <w:szCs w:val="10"/>
        </w:rPr>
        <w:t>1</w:t>
      </w:r>
      <w:r>
        <w:rPr>
          <w:rFonts w:ascii="Georgia" w:eastAsia="Georgia" w:hAnsi="Georgia" w:cs="Georgia"/>
          <w:spacing w:val="-14"/>
          <w:position w:val="8"/>
          <w:sz w:val="10"/>
          <w:szCs w:val="10"/>
        </w:rPr>
        <w:t xml:space="preserve"> </w:t>
      </w:r>
      <w:r>
        <w:rPr>
          <w:rFonts w:ascii="Georgia" w:eastAsia="Georgia" w:hAnsi="Georgia" w:cs="Georgia"/>
          <w:color w:val="FF0000"/>
          <w:sz w:val="16"/>
          <w:szCs w:val="16"/>
        </w:rPr>
        <w:t xml:space="preserve">Several competitions have been held in recent years focused on the processing and analysis of lung image data (e.g., VOLCANO09—nodule detection, </w:t>
      </w:r>
      <w:r>
        <w:rPr>
          <w:rFonts w:ascii="Georgia" w:eastAsia="Georgia" w:hAnsi="Georgia" w:cs="Georgia"/>
          <w:color w:val="FF0000"/>
          <w:sz w:val="16"/>
          <w:szCs w:val="16"/>
        </w:rPr>
        <w:lastRenderedPageBreak/>
        <w:t>EMPIRE10—</w:t>
      </w:r>
      <w:ins w:id="75" w:author="James Gee" w:date="2016-07-20T10:20:00Z">
        <w:r w:rsidR="00DD442B">
          <w:rPr>
            <w:rFonts w:ascii="Georgia" w:eastAsia="Georgia" w:hAnsi="Georgia" w:cs="Georgia"/>
            <w:color w:val="FF0000"/>
            <w:sz w:val="16"/>
            <w:szCs w:val="16"/>
          </w:rPr>
          <w:t xml:space="preserve">registration and </w:t>
        </w:r>
      </w:ins>
      <w:r>
        <w:rPr>
          <w:rFonts w:ascii="Georgia" w:eastAsia="Georgia" w:hAnsi="Georgia" w:cs="Georgia"/>
          <w:color w:val="FF0000"/>
          <w:sz w:val="16"/>
          <w:szCs w:val="16"/>
        </w:rPr>
        <w:t>motion</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estimation,</w:t>
      </w:r>
      <w:r>
        <w:rPr>
          <w:rFonts w:ascii="Georgia" w:eastAsia="Georgia" w:hAnsi="Georgia" w:cs="Georgia"/>
          <w:color w:val="FF0000"/>
          <w:spacing w:val="-6"/>
          <w:sz w:val="16"/>
          <w:szCs w:val="16"/>
        </w:rPr>
        <w:t xml:space="preserve"> </w:t>
      </w:r>
      <w:r>
        <w:rPr>
          <w:rFonts w:ascii="Georgia" w:eastAsia="Georgia" w:hAnsi="Georgia" w:cs="Georgia"/>
          <w:color w:val="FF0000"/>
          <w:sz w:val="16"/>
          <w:szCs w:val="16"/>
        </w:rPr>
        <w:t>LOLA11—lung</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and</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lobe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segmentation,</w:t>
      </w:r>
      <w:r>
        <w:rPr>
          <w:rFonts w:ascii="Georgia" w:eastAsia="Georgia" w:hAnsi="Georgia" w:cs="Georgia"/>
          <w:color w:val="FF0000"/>
          <w:spacing w:val="-5"/>
          <w:sz w:val="16"/>
          <w:szCs w:val="16"/>
        </w:rPr>
        <w:t xml:space="preserve"> </w:t>
      </w:r>
      <w:r>
        <w:rPr>
          <w:rFonts w:ascii="Georgia" w:eastAsia="Georgia" w:hAnsi="Georgia" w:cs="Georgia"/>
          <w:color w:val="FF0000"/>
          <w:sz w:val="16"/>
          <w:szCs w:val="16"/>
        </w:rPr>
        <w:t>and</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VESSEL12—vasculature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segmentation).</w:t>
      </w:r>
      <w:r>
        <w:rPr>
          <w:rFonts w:ascii="Georgia" w:eastAsia="Georgia" w:hAnsi="Georgia" w:cs="Georgia"/>
          <w:color w:val="FF0000"/>
          <w:spacing w:val="11"/>
          <w:sz w:val="16"/>
          <w:szCs w:val="16"/>
        </w:rPr>
        <w:t xml:space="preserve"> </w:t>
      </w:r>
      <w:r>
        <w:rPr>
          <w:rFonts w:ascii="Georgia" w:eastAsia="Georgia" w:hAnsi="Georgia" w:cs="Georgia"/>
          <w:color w:val="FF0000"/>
          <w:sz w:val="16"/>
          <w:szCs w:val="16"/>
        </w:rPr>
        <w:t>To</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the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best</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of</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our</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knowledge,</w:t>
      </w:r>
      <w:r>
        <w:rPr>
          <w:rFonts w:ascii="Georgia" w:eastAsia="Georgia" w:hAnsi="Georgia" w:cs="Georgia"/>
          <w:color w:val="FF0000"/>
          <w:spacing w:val="-5"/>
          <w:sz w:val="16"/>
          <w:szCs w:val="16"/>
        </w:rPr>
        <w:t xml:space="preserve"> </w:t>
      </w:r>
      <w:r>
        <w:rPr>
          <w:rFonts w:ascii="Georgia" w:eastAsia="Georgia" w:hAnsi="Georgia" w:cs="Georgia"/>
          <w:color w:val="FF0000"/>
          <w:sz w:val="16"/>
          <w:szCs w:val="16"/>
        </w:rPr>
        <w:t>the</w:t>
      </w:r>
      <w:r>
        <w:rPr>
          <w:rFonts w:ascii="Georgia" w:eastAsia="Georgia" w:hAnsi="Georgia" w:cs="Georgia"/>
          <w:color w:val="FF0000"/>
          <w:spacing w:val="-7"/>
          <w:sz w:val="16"/>
          <w:szCs w:val="16"/>
        </w:rPr>
        <w:t xml:space="preserve"> </w:t>
      </w:r>
      <w:r>
        <w:rPr>
          <w:rFonts w:ascii="Georgia" w:eastAsia="Georgia" w:hAnsi="Georgia" w:cs="Georgia"/>
          <w:color w:val="FF0000"/>
          <w:sz w:val="16"/>
          <w:szCs w:val="16"/>
        </w:rPr>
        <w:t>vast majority of</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the</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proposed</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algorithms</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are</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not</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publicly</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available.</w:t>
      </w:r>
      <w:r>
        <w:rPr>
          <w:rFonts w:ascii="Georgia" w:eastAsia="Georgia" w:hAnsi="Georgia" w:cs="Georgia"/>
          <w:color w:val="FF0000"/>
          <w:spacing w:val="14"/>
          <w:sz w:val="16"/>
          <w:szCs w:val="16"/>
        </w:rPr>
        <w:t xml:space="preserve"> </w:t>
      </w:r>
      <w:r>
        <w:rPr>
          <w:rFonts w:ascii="Georgia" w:eastAsia="Georgia" w:hAnsi="Georgia" w:cs="Georgia"/>
          <w:color w:val="FF0000"/>
          <w:sz w:val="16"/>
          <w:szCs w:val="16"/>
        </w:rPr>
        <w:t>Other</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pulmonary imaging</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efforts,</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such</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as</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LIDC</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and</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RIDER,</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have amassed</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large</w:t>
      </w:r>
      <w:r>
        <w:rPr>
          <w:rFonts w:ascii="Georgia" w:eastAsia="Georgia" w:hAnsi="Georgia" w:cs="Georgia"/>
          <w:color w:val="FF0000"/>
          <w:spacing w:val="1"/>
          <w:sz w:val="16"/>
          <w:szCs w:val="16"/>
        </w:rPr>
        <w:t xml:space="preserve"> </w:t>
      </w:r>
      <w:r>
        <w:rPr>
          <w:rFonts w:ascii="Georgia" w:eastAsia="Georgia" w:hAnsi="Georgia" w:cs="Georgia"/>
          <w:color w:val="FF0000"/>
          <w:sz w:val="16"/>
          <w:szCs w:val="16"/>
        </w:rPr>
        <w:t>amounts of imaging data but available software support is limited to organizational tasks specific to those databases.</w:t>
      </w:r>
    </w:p>
    <w:p w14:paraId="3F4FB42D" w14:textId="77777777" w:rsidR="00E61F9D" w:rsidRDefault="00E61F9D">
      <w:pPr>
        <w:spacing w:after="0"/>
        <w:jc w:val="both"/>
        <w:sectPr w:rsidR="00E61F9D">
          <w:pgSz w:w="12240" w:h="15840"/>
          <w:pgMar w:top="640" w:right="580" w:bottom="280" w:left="600" w:header="720" w:footer="720" w:gutter="0"/>
          <w:cols w:space="720"/>
        </w:sectPr>
      </w:pPr>
    </w:p>
    <w:p w14:paraId="6FC0009B" w14:textId="77777777" w:rsidR="00E61F9D" w:rsidRDefault="003F1692">
      <w:pPr>
        <w:tabs>
          <w:tab w:val="left" w:pos="7300"/>
        </w:tabs>
        <w:spacing w:before="88" w:after="0" w:line="240" w:lineRule="auto"/>
        <w:ind w:left="3264" w:right="-20"/>
        <w:rPr>
          <w:rFonts w:ascii="Georgia" w:eastAsia="Georgia" w:hAnsi="Georgia" w:cs="Georgia"/>
          <w:sz w:val="17"/>
          <w:szCs w:val="17"/>
        </w:rPr>
      </w:pPr>
      <w:r>
        <w:lastRenderedPageBreak/>
        <w:pict w14:anchorId="056321A0">
          <v:group id="_x0000_s1094" style="position:absolute;left:0;text-align:left;margin-left:169.9pt;margin-top:1.35pt;width:270pt;height:.1pt;z-index:-251664896;mso-position-horizontal-relative:page" coordorigin="3398,27" coordsize="5400,2">
            <v:shape id="_x0000_s1095" style="position:absolute;left:3398;top:27;width:5400;height:2" coordorigin="3398,27" coordsize="5400,0" path="m3398,27l8798,27e" filled="f" strokeweight="9067emu">
              <v:path arrowok="t"/>
            </v:shape>
            <w10:wrap anchorx="page"/>
          </v:group>
        </w:pict>
      </w:r>
      <w:r>
        <w:pict w14:anchorId="470DB132">
          <v:group id="_x0000_s1092" style="position:absolute;left:0;text-align:left;margin-left:174.35pt;margin-top:17.7pt;width:261.05pt;height:.1pt;z-index:-251663872;mso-position-horizontal-relative:page" coordorigin="3488,354" coordsize="5222,2">
            <v:shape id="_x0000_s1093" style="position:absolute;left:3488;top:354;width:5222;height:2" coordorigin="3488,354" coordsize="5222,0" path="m3488,354l8709,354e" filled="f" strokeweight="12649emu">
              <v:path arrowok="t"/>
            </v:shape>
            <w10:wrap anchorx="page"/>
          </v:group>
        </w:pict>
      </w:r>
      <w:r w:rsidR="005C64D6">
        <w:rPr>
          <w:rFonts w:ascii="Georgia" w:eastAsia="Georgia" w:hAnsi="Georgia" w:cs="Georgia"/>
          <w:b/>
          <w:bCs/>
          <w:sz w:val="17"/>
          <w:szCs w:val="17"/>
        </w:rPr>
        <w:t>Functionality</w:t>
      </w:r>
      <w:r w:rsidR="005C64D6">
        <w:rPr>
          <w:rFonts w:ascii="Georgia" w:eastAsia="Georgia" w:hAnsi="Georgia" w:cs="Georgia"/>
          <w:b/>
          <w:bCs/>
          <w:spacing w:val="4"/>
          <w:sz w:val="17"/>
          <w:szCs w:val="17"/>
        </w:rPr>
        <w:t xml:space="preserve"> </w:t>
      </w:r>
      <w:r w:rsidR="005C64D6">
        <w:rPr>
          <w:rFonts w:ascii="Georgia" w:eastAsia="Georgia" w:hAnsi="Georgia" w:cs="Georgia"/>
          <w:b/>
          <w:bCs/>
          <w:sz w:val="17"/>
          <w:szCs w:val="17"/>
        </w:rPr>
        <w:tab/>
      </w:r>
      <w:r w:rsidR="005C64D6">
        <w:rPr>
          <w:rFonts w:ascii="Georgia" w:eastAsia="Georgia" w:hAnsi="Georgia" w:cs="Georgia"/>
          <w:b/>
          <w:bCs/>
          <w:w w:val="104"/>
          <w:sz w:val="17"/>
          <w:szCs w:val="17"/>
        </w:rPr>
        <w:t>Papers</w:t>
      </w:r>
    </w:p>
    <w:p w14:paraId="33E4277B" w14:textId="77777777" w:rsidR="00E61F9D" w:rsidRDefault="00E61F9D">
      <w:pPr>
        <w:spacing w:before="8" w:after="0" w:line="120" w:lineRule="exact"/>
        <w:rPr>
          <w:sz w:val="12"/>
          <w:szCs w:val="12"/>
        </w:rPr>
      </w:pPr>
    </w:p>
    <w:p w14:paraId="52CB662F" w14:textId="77777777" w:rsidR="00E61F9D" w:rsidRDefault="005C64D6">
      <w:pPr>
        <w:tabs>
          <w:tab w:val="left" w:pos="7100"/>
          <w:tab w:val="left" w:pos="7220"/>
          <w:tab w:val="left" w:pos="7460"/>
        </w:tabs>
        <w:spacing w:after="0" w:line="258" w:lineRule="auto"/>
        <w:ind w:left="3083" w:right="2937" w:hanging="45"/>
        <w:rPr>
          <w:rFonts w:ascii="Georgia" w:eastAsia="Georgia" w:hAnsi="Georgia" w:cs="Georgia"/>
          <w:sz w:val="18"/>
          <w:szCs w:val="18"/>
        </w:rPr>
      </w:pPr>
      <w:proofErr w:type="gramStart"/>
      <w:r>
        <w:rPr>
          <w:rFonts w:ascii="Georgia" w:eastAsia="Georgia" w:hAnsi="Georgia" w:cs="Georgia"/>
          <w:sz w:val="18"/>
          <w:szCs w:val="18"/>
        </w:rPr>
        <w:t>spatial</w:t>
      </w:r>
      <w:proofErr w:type="gramEnd"/>
      <w:r>
        <w:rPr>
          <w:rFonts w:ascii="Georgia" w:eastAsia="Georgia" w:hAnsi="Georgia" w:cs="Georgia"/>
          <w:spacing w:val="-5"/>
          <w:sz w:val="18"/>
          <w:szCs w:val="18"/>
        </w:rPr>
        <w:t xml:space="preserve"> </w:t>
      </w:r>
      <w:r>
        <w:rPr>
          <w:rFonts w:ascii="Georgia" w:eastAsia="Georgia" w:hAnsi="Georgia" w:cs="Georgia"/>
          <w:sz w:val="18"/>
          <w:szCs w:val="18"/>
        </w:rPr>
        <w:t>normalization</w:t>
      </w:r>
      <w:r>
        <w:rPr>
          <w:rFonts w:ascii="Georgia" w:eastAsia="Georgia" w:hAnsi="Georgia" w:cs="Georgia"/>
          <w:sz w:val="18"/>
          <w:szCs w:val="18"/>
        </w:rPr>
        <w:tab/>
      </w:r>
      <w:r>
        <w:rPr>
          <w:rFonts w:ascii="Georgia" w:eastAsia="Georgia" w:hAnsi="Georgia" w:cs="Georgia"/>
          <w:sz w:val="18"/>
          <w:szCs w:val="18"/>
        </w:rPr>
        <w:tab/>
      </w:r>
      <w:r>
        <w:rPr>
          <w:rFonts w:ascii="Georgia" w:eastAsia="Georgia" w:hAnsi="Georgia" w:cs="Georgia"/>
          <w:w w:val="92"/>
          <w:sz w:val="18"/>
          <w:szCs w:val="18"/>
        </w:rPr>
        <w:t xml:space="preserve">  </w:t>
      </w:r>
      <w:r>
        <w:rPr>
          <w:rFonts w:ascii="Georgia" w:eastAsia="Georgia" w:hAnsi="Georgia" w:cs="Georgia"/>
          <w:sz w:val="18"/>
          <w:szCs w:val="18"/>
        </w:rPr>
        <w:t>[</w:t>
      </w:r>
      <w:commentRangeStart w:id="76"/>
      <w:r>
        <w:rPr>
          <w:rFonts w:ascii="Georgia" w:eastAsia="Georgia" w:hAnsi="Georgia" w:cs="Georgia"/>
          <w:sz w:val="18"/>
          <w:szCs w:val="18"/>
        </w:rPr>
        <w:t>13</w:t>
      </w:r>
      <w:commentRangeEnd w:id="76"/>
      <w:r w:rsidR="00F930D0">
        <w:rPr>
          <w:rStyle w:val="CommentReference"/>
        </w:rPr>
        <w:commentReference w:id="76"/>
      </w:r>
      <w:r>
        <w:rPr>
          <w:rFonts w:ascii="Georgia" w:eastAsia="Georgia" w:hAnsi="Georgia" w:cs="Georgia"/>
          <w:sz w:val="18"/>
          <w:szCs w:val="18"/>
        </w:rPr>
        <w:t>–20] template</w:t>
      </w:r>
      <w:r>
        <w:rPr>
          <w:rFonts w:ascii="Georgia" w:eastAsia="Georgia" w:hAnsi="Georgia" w:cs="Georgia"/>
          <w:spacing w:val="-7"/>
          <w:sz w:val="18"/>
          <w:szCs w:val="18"/>
        </w:rPr>
        <w:t xml:space="preserve"> </w:t>
      </w:r>
      <w:r>
        <w:rPr>
          <w:rFonts w:ascii="Georgia" w:eastAsia="Georgia" w:hAnsi="Georgia" w:cs="Georgia"/>
          <w:sz w:val="18"/>
          <w:szCs w:val="18"/>
        </w:rPr>
        <w:t>generation</w:t>
      </w:r>
      <w:r>
        <w:rPr>
          <w:rFonts w:ascii="Georgia" w:eastAsia="Georgia" w:hAnsi="Georgia" w:cs="Georgia"/>
          <w:sz w:val="18"/>
          <w:szCs w:val="18"/>
        </w:rPr>
        <w:tab/>
      </w:r>
      <w:r>
        <w:rPr>
          <w:rFonts w:ascii="Georgia" w:eastAsia="Georgia" w:hAnsi="Georgia" w:cs="Georgia"/>
          <w:sz w:val="18"/>
          <w:szCs w:val="18"/>
        </w:rPr>
        <w:tab/>
      </w:r>
      <w:r>
        <w:rPr>
          <w:rFonts w:ascii="Georgia" w:eastAsia="Georgia" w:hAnsi="Georgia" w:cs="Georgia"/>
          <w:sz w:val="18"/>
          <w:szCs w:val="18"/>
        </w:rPr>
        <w:tab/>
        <w:t>[21] lung</w:t>
      </w:r>
      <w:r>
        <w:rPr>
          <w:rFonts w:ascii="Georgia" w:eastAsia="Georgia" w:hAnsi="Georgia" w:cs="Georgia"/>
          <w:spacing w:val="-5"/>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t>[19,</w:t>
      </w:r>
      <w:r>
        <w:rPr>
          <w:rFonts w:ascii="Georgia" w:eastAsia="Georgia" w:hAnsi="Georgia" w:cs="Georgia"/>
          <w:spacing w:val="-3"/>
          <w:sz w:val="18"/>
          <w:szCs w:val="18"/>
        </w:rPr>
        <w:t xml:space="preserve"> </w:t>
      </w:r>
      <w:r>
        <w:rPr>
          <w:rFonts w:ascii="Georgia" w:eastAsia="Georgia" w:hAnsi="Georgia" w:cs="Georgia"/>
          <w:sz w:val="18"/>
          <w:szCs w:val="18"/>
        </w:rPr>
        <w:t>22–25] lobe</w:t>
      </w:r>
      <w:r>
        <w:rPr>
          <w:rFonts w:ascii="Georgia" w:eastAsia="Georgia" w:hAnsi="Georgia" w:cs="Georgia"/>
          <w:spacing w:val="-3"/>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r>
      <w:r>
        <w:rPr>
          <w:rFonts w:ascii="Georgia" w:eastAsia="Georgia" w:hAnsi="Georgia" w:cs="Georgia"/>
          <w:sz w:val="18"/>
          <w:szCs w:val="18"/>
        </w:rPr>
        <w:tab/>
        <w:t>[24,</w:t>
      </w:r>
      <w:r>
        <w:rPr>
          <w:rFonts w:ascii="Georgia" w:eastAsia="Georgia" w:hAnsi="Georgia" w:cs="Georgia"/>
          <w:spacing w:val="-3"/>
          <w:sz w:val="18"/>
          <w:szCs w:val="18"/>
        </w:rPr>
        <w:t xml:space="preserve"> </w:t>
      </w:r>
      <w:r>
        <w:rPr>
          <w:rFonts w:ascii="Georgia" w:eastAsia="Georgia" w:hAnsi="Georgia" w:cs="Georgia"/>
          <w:sz w:val="18"/>
          <w:szCs w:val="18"/>
        </w:rPr>
        <w:t>25]</w:t>
      </w:r>
    </w:p>
    <w:p w14:paraId="601C045F" w14:textId="77777777" w:rsidR="00E61F9D" w:rsidRDefault="005C64D6">
      <w:pPr>
        <w:tabs>
          <w:tab w:val="left" w:pos="7440"/>
        </w:tabs>
        <w:spacing w:after="0" w:line="240" w:lineRule="auto"/>
        <w:ind w:left="3057" w:right="-20"/>
        <w:rPr>
          <w:rFonts w:ascii="Georgia" w:eastAsia="Georgia" w:hAnsi="Georgia" w:cs="Georgia"/>
          <w:sz w:val="18"/>
          <w:szCs w:val="18"/>
        </w:rPr>
      </w:pPr>
      <w:proofErr w:type="gramStart"/>
      <w:r>
        <w:rPr>
          <w:rFonts w:ascii="Georgia" w:eastAsia="Georgia" w:hAnsi="Georgia" w:cs="Georgia"/>
          <w:sz w:val="18"/>
          <w:szCs w:val="18"/>
        </w:rPr>
        <w:t>airway</w:t>
      </w:r>
      <w:proofErr w:type="gramEnd"/>
      <w:r>
        <w:rPr>
          <w:rFonts w:ascii="Georgia" w:eastAsia="Georgia" w:hAnsi="Georgia" w:cs="Georgia"/>
          <w:spacing w:val="-5"/>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t>[26]</w:t>
      </w:r>
    </w:p>
    <w:p w14:paraId="2DE08E8C" w14:textId="77777777" w:rsidR="00E61F9D" w:rsidRDefault="005C64D6">
      <w:pPr>
        <w:tabs>
          <w:tab w:val="left" w:pos="7120"/>
        </w:tabs>
        <w:spacing w:before="15" w:after="0" w:line="240" w:lineRule="auto"/>
        <w:ind w:left="2883" w:right="2944"/>
        <w:jc w:val="center"/>
        <w:rPr>
          <w:rFonts w:ascii="Georgia" w:eastAsia="Georgia" w:hAnsi="Georgia" w:cs="Georgia"/>
          <w:sz w:val="18"/>
          <w:szCs w:val="18"/>
        </w:rPr>
      </w:pPr>
      <w:proofErr w:type="gramStart"/>
      <w:r>
        <w:rPr>
          <w:rFonts w:ascii="Georgia" w:eastAsia="Georgia" w:hAnsi="Georgia" w:cs="Georgia"/>
          <w:sz w:val="18"/>
          <w:szCs w:val="18"/>
        </w:rPr>
        <w:t>functional</w:t>
      </w:r>
      <w:proofErr w:type="gramEnd"/>
      <w:r>
        <w:rPr>
          <w:rFonts w:ascii="Georgia" w:eastAsia="Georgia" w:hAnsi="Georgia" w:cs="Georgia"/>
          <w:spacing w:val="-8"/>
          <w:sz w:val="18"/>
          <w:szCs w:val="18"/>
        </w:rPr>
        <w:t xml:space="preserve"> </w:t>
      </w:r>
      <w:r>
        <w:rPr>
          <w:rFonts w:ascii="Georgia" w:eastAsia="Georgia" w:hAnsi="Georgia" w:cs="Georgia"/>
          <w:sz w:val="18"/>
          <w:szCs w:val="18"/>
        </w:rPr>
        <w:t>segmentation</w:t>
      </w:r>
      <w:r>
        <w:rPr>
          <w:rFonts w:ascii="Georgia" w:eastAsia="Georgia" w:hAnsi="Georgia" w:cs="Georgia"/>
          <w:sz w:val="18"/>
          <w:szCs w:val="18"/>
        </w:rPr>
        <w:tab/>
        <w:t>[21,</w:t>
      </w:r>
      <w:r>
        <w:rPr>
          <w:rFonts w:ascii="Georgia" w:eastAsia="Georgia" w:hAnsi="Georgia" w:cs="Georgia"/>
          <w:spacing w:val="-4"/>
          <w:sz w:val="18"/>
          <w:szCs w:val="18"/>
        </w:rPr>
        <w:t xml:space="preserve"> </w:t>
      </w:r>
      <w:r>
        <w:rPr>
          <w:rFonts w:ascii="Georgia" w:eastAsia="Georgia" w:hAnsi="Georgia" w:cs="Georgia"/>
          <w:sz w:val="18"/>
          <w:szCs w:val="18"/>
        </w:rPr>
        <w:t>27,</w:t>
      </w:r>
      <w:r>
        <w:rPr>
          <w:rFonts w:ascii="Georgia" w:eastAsia="Georgia" w:hAnsi="Georgia" w:cs="Georgia"/>
          <w:spacing w:val="-2"/>
          <w:sz w:val="18"/>
          <w:szCs w:val="18"/>
        </w:rPr>
        <w:t xml:space="preserve"> </w:t>
      </w:r>
      <w:r>
        <w:rPr>
          <w:rFonts w:ascii="Georgia" w:eastAsia="Georgia" w:hAnsi="Georgia" w:cs="Georgia"/>
          <w:w w:val="99"/>
          <w:sz w:val="18"/>
          <w:szCs w:val="18"/>
        </w:rPr>
        <w:t>28]</w:t>
      </w:r>
    </w:p>
    <w:p w14:paraId="1AC96921" w14:textId="77777777" w:rsidR="00E61F9D" w:rsidRDefault="003F1692">
      <w:pPr>
        <w:tabs>
          <w:tab w:val="left" w:pos="7140"/>
        </w:tabs>
        <w:spacing w:before="15" w:after="0" w:line="199" w:lineRule="exact"/>
        <w:ind w:left="3297" w:right="-20"/>
        <w:rPr>
          <w:rFonts w:ascii="Georgia" w:eastAsia="Georgia" w:hAnsi="Georgia" w:cs="Georgia"/>
          <w:sz w:val="18"/>
          <w:szCs w:val="18"/>
        </w:rPr>
      </w:pPr>
      <w:r>
        <w:pict w14:anchorId="73539C3C">
          <v:group id="_x0000_s1090" style="position:absolute;left:0;text-align:left;margin-left:169.9pt;margin-top:14.35pt;width:270pt;height:.1pt;z-index:-251662848;mso-position-horizontal-relative:page" coordorigin="3398,287" coordsize="5400,2">
            <v:shape id="_x0000_s1091" style="position:absolute;left:3398;top:287;width:5400;height:2" coordorigin="3398,287" coordsize="5400,0" path="m3398,287l8798,287e" filled="f" strokeweight="9067emu">
              <v:path arrowok="t"/>
            </v:shape>
            <w10:wrap anchorx="page"/>
          </v:group>
        </w:pict>
      </w:r>
      <w:r w:rsidR="005C64D6">
        <w:rPr>
          <w:rFonts w:ascii="Georgia" w:eastAsia="Georgia" w:hAnsi="Georgia" w:cs="Georgia"/>
          <w:position w:val="-1"/>
          <w:sz w:val="18"/>
          <w:szCs w:val="18"/>
        </w:rPr>
        <w:t>feature</w:t>
      </w:r>
      <w:r w:rsidR="005C64D6">
        <w:rPr>
          <w:rFonts w:ascii="Georgia" w:eastAsia="Georgia" w:hAnsi="Georgia" w:cs="Georgia"/>
          <w:spacing w:val="-6"/>
          <w:position w:val="-1"/>
          <w:sz w:val="18"/>
          <w:szCs w:val="18"/>
        </w:rPr>
        <w:t xml:space="preserve"> </w:t>
      </w:r>
      <w:r w:rsidR="005C64D6">
        <w:rPr>
          <w:rFonts w:ascii="Georgia" w:eastAsia="Georgia" w:hAnsi="Georgia" w:cs="Georgia"/>
          <w:position w:val="-1"/>
          <w:sz w:val="18"/>
          <w:szCs w:val="18"/>
        </w:rPr>
        <w:t>indices</w:t>
      </w:r>
      <w:r w:rsidR="005C64D6">
        <w:rPr>
          <w:rFonts w:ascii="Georgia" w:eastAsia="Georgia" w:hAnsi="Georgia" w:cs="Georgia"/>
          <w:position w:val="-1"/>
          <w:sz w:val="18"/>
          <w:szCs w:val="18"/>
        </w:rPr>
        <w:tab/>
        <w:t>[22,</w:t>
      </w:r>
      <w:r w:rsidR="005C64D6">
        <w:rPr>
          <w:rFonts w:ascii="Georgia" w:eastAsia="Georgia" w:hAnsi="Georgia" w:cs="Georgia"/>
          <w:spacing w:val="-3"/>
          <w:position w:val="-1"/>
          <w:sz w:val="18"/>
          <w:szCs w:val="18"/>
        </w:rPr>
        <w:t xml:space="preserve"> </w:t>
      </w:r>
      <w:r w:rsidR="005C64D6">
        <w:rPr>
          <w:rFonts w:ascii="Georgia" w:eastAsia="Georgia" w:hAnsi="Georgia" w:cs="Georgia"/>
          <w:position w:val="-1"/>
          <w:sz w:val="18"/>
          <w:szCs w:val="18"/>
        </w:rPr>
        <w:t>29,</w:t>
      </w:r>
      <w:r w:rsidR="005C64D6">
        <w:rPr>
          <w:rFonts w:ascii="Georgia" w:eastAsia="Georgia" w:hAnsi="Georgia" w:cs="Georgia"/>
          <w:spacing w:val="-3"/>
          <w:position w:val="-1"/>
          <w:sz w:val="18"/>
          <w:szCs w:val="18"/>
        </w:rPr>
        <w:t xml:space="preserve"> </w:t>
      </w:r>
      <w:r w:rsidR="005C64D6">
        <w:rPr>
          <w:rFonts w:ascii="Georgia" w:eastAsia="Georgia" w:hAnsi="Georgia" w:cs="Georgia"/>
          <w:position w:val="-1"/>
          <w:sz w:val="18"/>
          <w:szCs w:val="18"/>
        </w:rPr>
        <w:t>30]</w:t>
      </w:r>
    </w:p>
    <w:p w14:paraId="3BD2C96A" w14:textId="77777777" w:rsidR="00E61F9D" w:rsidRDefault="00E61F9D">
      <w:pPr>
        <w:spacing w:before="9" w:after="0" w:line="220" w:lineRule="exact"/>
      </w:pPr>
    </w:p>
    <w:p w14:paraId="2085CAB7" w14:textId="77777777" w:rsidR="00E61F9D" w:rsidRDefault="005C64D6">
      <w:pPr>
        <w:spacing w:before="39" w:after="0" w:line="240" w:lineRule="auto"/>
        <w:ind w:left="1044" w:right="-20"/>
        <w:rPr>
          <w:rFonts w:ascii="Georgia" w:eastAsia="Georgia" w:hAnsi="Georgia" w:cs="Georgia"/>
          <w:sz w:val="18"/>
          <w:szCs w:val="18"/>
        </w:rPr>
      </w:pPr>
      <w:commentRangeStart w:id="77"/>
      <w:r>
        <w:rPr>
          <w:rFonts w:ascii="Georgia" w:eastAsia="Georgia" w:hAnsi="Georgia" w:cs="Georgia"/>
          <w:b/>
          <w:bCs/>
          <w:sz w:val="17"/>
          <w:szCs w:val="17"/>
        </w:rPr>
        <w:t>Table</w:t>
      </w:r>
      <w:r>
        <w:rPr>
          <w:rFonts w:ascii="Georgia" w:eastAsia="Georgia" w:hAnsi="Georgia" w:cs="Georgia"/>
          <w:b/>
          <w:bCs/>
          <w:spacing w:val="21"/>
          <w:sz w:val="17"/>
          <w:szCs w:val="17"/>
        </w:rPr>
        <w:t xml:space="preserve"> </w:t>
      </w:r>
      <w:r>
        <w:rPr>
          <w:rFonts w:ascii="Georgia" w:eastAsia="Georgia" w:hAnsi="Georgia" w:cs="Georgia"/>
          <w:b/>
          <w:bCs/>
          <w:sz w:val="17"/>
          <w:szCs w:val="17"/>
        </w:rPr>
        <w:t>1:</w:t>
      </w:r>
      <w:r>
        <w:rPr>
          <w:rFonts w:ascii="Georgia" w:eastAsia="Georgia" w:hAnsi="Georgia" w:cs="Georgia"/>
          <w:b/>
          <w:bCs/>
          <w:spacing w:val="23"/>
          <w:sz w:val="17"/>
          <w:szCs w:val="17"/>
        </w:rPr>
        <w:t xml:space="preserve"> </w:t>
      </w:r>
      <w:r>
        <w:rPr>
          <w:rFonts w:ascii="Georgia" w:eastAsia="Georgia" w:hAnsi="Georgia" w:cs="Georgia"/>
          <w:sz w:val="18"/>
          <w:szCs w:val="18"/>
        </w:rPr>
        <w:t>Research</w:t>
      </w:r>
      <w:r>
        <w:rPr>
          <w:rFonts w:ascii="Georgia" w:eastAsia="Georgia" w:hAnsi="Georgia" w:cs="Georgia"/>
          <w:spacing w:val="-8"/>
          <w:sz w:val="18"/>
          <w:szCs w:val="18"/>
        </w:rPr>
        <w:t xml:space="preserve"> </w:t>
      </w:r>
      <w:r>
        <w:rPr>
          <w:rFonts w:ascii="Georgia" w:eastAsia="Georgia" w:hAnsi="Georgia" w:cs="Georgia"/>
          <w:sz w:val="18"/>
          <w:szCs w:val="18"/>
        </w:rPr>
        <w:t>contributions</w:t>
      </w:r>
      <w:r>
        <w:rPr>
          <w:rFonts w:ascii="Georgia" w:eastAsia="Georgia" w:hAnsi="Georgia" w:cs="Georgia"/>
          <w:spacing w:val="-11"/>
          <w:sz w:val="18"/>
          <w:szCs w:val="18"/>
        </w:rPr>
        <w:t xml:space="preserve"> </w:t>
      </w:r>
      <w:r>
        <w:rPr>
          <w:rFonts w:ascii="Georgia" w:eastAsia="Georgia" w:hAnsi="Georgia" w:cs="Georgia"/>
          <w:sz w:val="18"/>
          <w:szCs w:val="18"/>
        </w:rPr>
        <w:t>from</w:t>
      </w:r>
      <w:r>
        <w:rPr>
          <w:rFonts w:ascii="Georgia" w:eastAsia="Georgia" w:hAnsi="Georgia" w:cs="Georgia"/>
          <w:spacing w:val="-4"/>
          <w:sz w:val="18"/>
          <w:szCs w:val="18"/>
        </w:rPr>
        <w:t xml:space="preserve"> </w:t>
      </w:r>
      <w:r>
        <w:rPr>
          <w:rFonts w:ascii="Georgia" w:eastAsia="Georgia" w:hAnsi="Georgia" w:cs="Georgia"/>
          <w:sz w:val="18"/>
          <w:szCs w:val="18"/>
        </w:rPr>
        <w:t>our</w:t>
      </w:r>
      <w:r>
        <w:rPr>
          <w:rFonts w:ascii="Georgia" w:eastAsia="Georgia" w:hAnsi="Georgia" w:cs="Georgia"/>
          <w:spacing w:val="-3"/>
          <w:sz w:val="18"/>
          <w:szCs w:val="18"/>
        </w:rPr>
        <w:t xml:space="preserve"> </w:t>
      </w:r>
      <w:r>
        <w:rPr>
          <w:rFonts w:ascii="Georgia" w:eastAsia="Georgia" w:hAnsi="Georgia" w:cs="Georgia"/>
          <w:sz w:val="18"/>
          <w:szCs w:val="18"/>
        </w:rPr>
        <w:t>group</w:t>
      </w:r>
      <w:r>
        <w:rPr>
          <w:rFonts w:ascii="Georgia" w:eastAsia="Georgia" w:hAnsi="Georgia" w:cs="Georgia"/>
          <w:spacing w:val="-5"/>
          <w:sz w:val="18"/>
          <w:szCs w:val="18"/>
        </w:rPr>
        <w:t xml:space="preserve"> </w:t>
      </w:r>
      <w:r>
        <w:rPr>
          <w:rFonts w:ascii="Georgia" w:eastAsia="Georgia" w:hAnsi="Georgia" w:cs="Georgia"/>
          <w:sz w:val="18"/>
          <w:szCs w:val="18"/>
        </w:rPr>
        <w:t>demonstrating</w:t>
      </w:r>
      <w:r>
        <w:rPr>
          <w:rFonts w:ascii="Georgia" w:eastAsia="Georgia" w:hAnsi="Georgia" w:cs="Georgia"/>
          <w:spacing w:val="-12"/>
          <w:sz w:val="18"/>
          <w:szCs w:val="18"/>
        </w:rPr>
        <w:t xml:space="preserve"> </w:t>
      </w:r>
      <w:r>
        <w:rPr>
          <w:rFonts w:ascii="Georgia" w:eastAsia="Georgia" w:hAnsi="Georgia" w:cs="Georgia"/>
          <w:sz w:val="18"/>
          <w:szCs w:val="18"/>
        </w:rPr>
        <w:t>pulmonary</w:t>
      </w:r>
      <w:r>
        <w:rPr>
          <w:rFonts w:ascii="Georgia" w:eastAsia="Georgia" w:hAnsi="Georgia" w:cs="Georgia"/>
          <w:spacing w:val="-9"/>
          <w:sz w:val="18"/>
          <w:szCs w:val="18"/>
        </w:rPr>
        <w:t xml:space="preserve"> </w:t>
      </w:r>
      <w:r>
        <w:rPr>
          <w:rFonts w:ascii="Georgia" w:eastAsia="Georgia" w:hAnsi="Georgia" w:cs="Georgia"/>
          <w:sz w:val="18"/>
          <w:szCs w:val="18"/>
        </w:rPr>
        <w:t>multi-modal</w:t>
      </w:r>
      <w:r>
        <w:rPr>
          <w:rFonts w:ascii="Georgia" w:eastAsia="Georgia" w:hAnsi="Georgia" w:cs="Georgia"/>
          <w:spacing w:val="-10"/>
          <w:sz w:val="18"/>
          <w:szCs w:val="18"/>
        </w:rPr>
        <w:t xml:space="preserve"> </w:t>
      </w:r>
      <w:r>
        <w:rPr>
          <w:rFonts w:ascii="Georgia" w:eastAsia="Georgia" w:hAnsi="Georgia" w:cs="Georgia"/>
          <w:sz w:val="18"/>
          <w:szCs w:val="18"/>
        </w:rPr>
        <w:t>image</w:t>
      </w:r>
      <w:r>
        <w:rPr>
          <w:rFonts w:ascii="Georgia" w:eastAsia="Georgia" w:hAnsi="Georgia" w:cs="Georgia"/>
          <w:spacing w:val="-5"/>
          <w:sz w:val="18"/>
          <w:szCs w:val="18"/>
        </w:rPr>
        <w:t xml:space="preserve"> </w:t>
      </w:r>
      <w:r>
        <w:rPr>
          <w:rFonts w:ascii="Georgia" w:eastAsia="Georgia" w:hAnsi="Georgia" w:cs="Georgia"/>
          <w:sz w:val="18"/>
          <w:szCs w:val="18"/>
        </w:rPr>
        <w:t>domain</w:t>
      </w:r>
      <w:r>
        <w:rPr>
          <w:rFonts w:ascii="Georgia" w:eastAsia="Georgia" w:hAnsi="Georgia" w:cs="Georgia"/>
          <w:spacing w:val="-6"/>
          <w:sz w:val="18"/>
          <w:szCs w:val="18"/>
        </w:rPr>
        <w:t xml:space="preserve"> </w:t>
      </w:r>
      <w:r>
        <w:rPr>
          <w:rFonts w:ascii="Georgia" w:eastAsia="Georgia" w:hAnsi="Georgia" w:cs="Georgia"/>
          <w:sz w:val="18"/>
          <w:szCs w:val="18"/>
        </w:rPr>
        <w:t>expertise.</w:t>
      </w:r>
      <w:commentRangeEnd w:id="77"/>
      <w:r w:rsidR="00C161B9">
        <w:rPr>
          <w:rStyle w:val="CommentReference"/>
        </w:rPr>
        <w:commentReference w:id="77"/>
      </w:r>
    </w:p>
    <w:p w14:paraId="47BE94D7" w14:textId="77777777" w:rsidR="00E61F9D" w:rsidRDefault="00E61F9D">
      <w:pPr>
        <w:spacing w:after="0" w:line="200" w:lineRule="exact"/>
        <w:rPr>
          <w:sz w:val="20"/>
          <w:szCs w:val="20"/>
        </w:rPr>
      </w:pPr>
    </w:p>
    <w:p w14:paraId="7560C515" w14:textId="77777777" w:rsidR="00E61F9D" w:rsidRDefault="00E61F9D">
      <w:pPr>
        <w:spacing w:before="10" w:after="0" w:line="260" w:lineRule="exact"/>
        <w:rPr>
          <w:sz w:val="26"/>
          <w:szCs w:val="26"/>
        </w:rPr>
      </w:pPr>
    </w:p>
    <w:p w14:paraId="1C75B3B0" w14:textId="4F923960" w:rsidR="00E61F9D" w:rsidDel="00C112DA" w:rsidRDefault="005C64D6">
      <w:pPr>
        <w:spacing w:after="0"/>
        <w:ind w:left="120" w:right="90"/>
        <w:jc w:val="both"/>
        <w:rPr>
          <w:del w:id="78" w:author="James Gee" w:date="2016-07-20T10:12:00Z"/>
          <w:rFonts w:ascii="Georgia" w:eastAsia="Georgia" w:hAnsi="Georgia" w:cs="Georgia"/>
          <w:sz w:val="19"/>
          <w:szCs w:val="19"/>
        </w:rPr>
      </w:pPr>
      <w:proofErr w:type="gramStart"/>
      <w:r>
        <w:rPr>
          <w:rFonts w:ascii="Georgia" w:eastAsia="Georgia" w:hAnsi="Georgia" w:cs="Georgia"/>
          <w:sz w:val="19"/>
          <w:szCs w:val="19"/>
        </w:rPr>
        <w:t>real</w:t>
      </w:r>
      <w:proofErr w:type="gramEnd"/>
      <w:r>
        <w:rPr>
          <w:rFonts w:ascii="Georgia" w:eastAsia="Georgia" w:hAnsi="Georgia" w:cs="Georgia"/>
          <w:sz w:val="19"/>
          <w:szCs w:val="19"/>
        </w:rPr>
        <w:t>-world</w:t>
      </w:r>
      <w:r>
        <w:rPr>
          <w:rFonts w:ascii="Georgia" w:eastAsia="Georgia" w:hAnsi="Georgia" w:cs="Georgia"/>
          <w:spacing w:val="4"/>
          <w:sz w:val="19"/>
          <w:szCs w:val="19"/>
        </w:rPr>
        <w:t xml:space="preserve"> </w:t>
      </w:r>
      <w:r>
        <w:rPr>
          <w:rFonts w:ascii="Georgia" w:eastAsia="Georgia" w:hAnsi="Georgia" w:cs="Georgia"/>
          <w:sz w:val="19"/>
          <w:szCs w:val="19"/>
        </w:rPr>
        <w:t>use</w:t>
      </w:r>
      <w:r>
        <w:rPr>
          <w:rFonts w:ascii="Georgia" w:eastAsia="Georgia" w:hAnsi="Georgia" w:cs="Georgia"/>
          <w:spacing w:val="-7"/>
          <w:sz w:val="19"/>
          <w:szCs w:val="19"/>
        </w:rPr>
        <w:t xml:space="preserve"> </w:t>
      </w:r>
      <w:r>
        <w:rPr>
          <w:rFonts w:ascii="Georgia" w:eastAsia="Georgia" w:hAnsi="Georgia" w:cs="Georgia"/>
          <w:sz w:val="19"/>
          <w:szCs w:val="19"/>
        </w:rPr>
        <w:t>cases</w:t>
      </w:r>
      <w:r>
        <w:rPr>
          <w:rFonts w:ascii="Georgia" w:eastAsia="Georgia" w:hAnsi="Georgia" w:cs="Georgia"/>
          <w:spacing w:val="-4"/>
          <w:sz w:val="19"/>
          <w:szCs w:val="19"/>
        </w:rPr>
        <w:t xml:space="preserve"> </w:t>
      </w:r>
      <w:r>
        <w:rPr>
          <w:rFonts w:ascii="Georgia" w:eastAsia="Georgia" w:hAnsi="Georgia" w:cs="Georgia"/>
          <w:sz w:val="19"/>
          <w:szCs w:val="19"/>
        </w:rPr>
        <w:t>were</w:t>
      </w:r>
      <w:r>
        <w:rPr>
          <w:rFonts w:ascii="Georgia" w:eastAsia="Georgia" w:hAnsi="Georgia" w:cs="Georgia"/>
          <w:spacing w:val="-5"/>
          <w:sz w:val="19"/>
          <w:szCs w:val="19"/>
        </w:rPr>
        <w:t xml:space="preserve"> </w:t>
      </w:r>
      <w:r>
        <w:rPr>
          <w:rFonts w:ascii="Georgia" w:eastAsia="Georgia" w:hAnsi="Georgia" w:cs="Georgia"/>
          <w:sz w:val="19"/>
          <w:szCs w:val="19"/>
        </w:rPr>
        <w:t>solicited</w:t>
      </w:r>
      <w:r>
        <w:rPr>
          <w:rFonts w:ascii="Georgia" w:eastAsia="Georgia" w:hAnsi="Georgia" w:cs="Georgia"/>
          <w:spacing w:val="1"/>
          <w:sz w:val="19"/>
          <w:szCs w:val="19"/>
        </w:rPr>
        <w:t xml:space="preserve"> </w:t>
      </w:r>
      <w:r>
        <w:rPr>
          <w:rFonts w:ascii="Georgia" w:eastAsia="Georgia" w:hAnsi="Georgia" w:cs="Georgia"/>
          <w:sz w:val="19"/>
          <w:szCs w:val="19"/>
        </w:rPr>
        <w:t>representing</w:t>
      </w:r>
      <w:r>
        <w:rPr>
          <w:rFonts w:ascii="Georgia" w:eastAsia="Georgia" w:hAnsi="Georgia" w:cs="Georgia"/>
          <w:spacing w:val="8"/>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broadly as</w:t>
      </w:r>
      <w:r>
        <w:rPr>
          <w:rFonts w:ascii="Georgia" w:eastAsia="Georgia" w:hAnsi="Georgia" w:cs="Georgia"/>
          <w:spacing w:val="-9"/>
          <w:sz w:val="19"/>
          <w:szCs w:val="19"/>
        </w:rPr>
        <w:t xml:space="preserve"> </w:t>
      </w:r>
      <w:r>
        <w:rPr>
          <w:rFonts w:ascii="Georgia" w:eastAsia="Georgia" w:hAnsi="Georgia" w:cs="Georgia"/>
          <w:sz w:val="19"/>
          <w:szCs w:val="19"/>
        </w:rPr>
        <w:t>possible</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requirements</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community</w:t>
      </w:r>
      <w:r>
        <w:rPr>
          <w:rFonts w:ascii="Georgia" w:eastAsia="Georgia" w:hAnsi="Georgia" w:cs="Georgia"/>
          <w:spacing w:val="6"/>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well</w:t>
      </w:r>
      <w:r>
        <w:rPr>
          <w:rFonts w:ascii="Georgia" w:eastAsia="Georgia" w:hAnsi="Georgia" w:cs="Georgia"/>
          <w:spacing w:val="-6"/>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w w:val="102"/>
          <w:sz w:val="19"/>
          <w:szCs w:val="19"/>
        </w:rPr>
        <w:t xml:space="preserve">multiple </w:t>
      </w:r>
      <w:r>
        <w:rPr>
          <w:rFonts w:ascii="Georgia" w:eastAsia="Georgia" w:hAnsi="Georgia" w:cs="Georgia"/>
          <w:sz w:val="19"/>
          <w:szCs w:val="19"/>
        </w:rPr>
        <w:t>modality</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algorithmic</w:t>
      </w:r>
      <w:r>
        <w:rPr>
          <w:rFonts w:ascii="Georgia" w:eastAsia="Georgia" w:hAnsi="Georgia" w:cs="Georgia"/>
          <w:spacing w:val="20"/>
          <w:sz w:val="19"/>
          <w:szCs w:val="19"/>
        </w:rPr>
        <w:t xml:space="preserve"> </w:t>
      </w:r>
      <w:r>
        <w:rPr>
          <w:rFonts w:ascii="Georgia" w:eastAsia="Georgia" w:hAnsi="Georgia" w:cs="Georgia"/>
          <w:sz w:val="19"/>
          <w:szCs w:val="19"/>
        </w:rPr>
        <w:t>variations</w:t>
      </w:r>
      <w:r>
        <w:rPr>
          <w:rFonts w:ascii="Georgia" w:eastAsia="Georgia" w:hAnsi="Georgia" w:cs="Georgia"/>
          <w:spacing w:val="18"/>
          <w:sz w:val="19"/>
          <w:szCs w:val="19"/>
        </w:rPr>
        <w:t xml:space="preserve"> </w:t>
      </w:r>
      <w:r>
        <w:rPr>
          <w:rFonts w:ascii="Georgia" w:eastAsia="Georgia" w:hAnsi="Georgia" w:cs="Georgia"/>
          <w:sz w:val="19"/>
          <w:szCs w:val="19"/>
        </w:rPr>
        <w:t>which</w:t>
      </w:r>
      <w:r>
        <w:rPr>
          <w:rFonts w:ascii="Georgia" w:eastAsia="Georgia" w:hAnsi="Georgia" w:cs="Georgia"/>
          <w:spacing w:val="11"/>
          <w:sz w:val="19"/>
          <w:szCs w:val="19"/>
        </w:rPr>
        <w:t xml:space="preserve"> </w:t>
      </w:r>
      <w:r>
        <w:rPr>
          <w:rFonts w:ascii="Georgia" w:eastAsia="Georgia" w:hAnsi="Georgia" w:cs="Georgia"/>
          <w:sz w:val="19"/>
          <w:szCs w:val="19"/>
        </w:rPr>
        <w:t>commonly</w:t>
      </w:r>
      <w:r>
        <w:rPr>
          <w:rFonts w:ascii="Georgia" w:eastAsia="Georgia" w:hAnsi="Georgia" w:cs="Georgia"/>
          <w:spacing w:val="19"/>
          <w:sz w:val="19"/>
          <w:szCs w:val="19"/>
        </w:rPr>
        <w:t xml:space="preserve"> </w:t>
      </w:r>
      <w:r>
        <w:rPr>
          <w:rFonts w:ascii="Georgia" w:eastAsia="Georgia" w:hAnsi="Georgia" w:cs="Georgia"/>
          <w:w w:val="102"/>
          <w:sz w:val="19"/>
          <w:szCs w:val="19"/>
        </w:rPr>
        <w:t>occur.</w:t>
      </w:r>
      <w:ins w:id="79" w:author="James Gee" w:date="2016-07-20T10:12:00Z">
        <w:r w:rsidR="00C112DA">
          <w:rPr>
            <w:rFonts w:ascii="Georgia" w:eastAsia="Georgia" w:hAnsi="Georgia" w:cs="Georgia"/>
            <w:color w:val="FF0000"/>
            <w:sz w:val="19"/>
            <w:szCs w:val="19"/>
          </w:rPr>
          <w:t xml:space="preserve">  </w:t>
        </w:r>
      </w:ins>
    </w:p>
    <w:p w14:paraId="6A7B208E" w14:textId="481DB4E2" w:rsidR="00E61F9D" w:rsidRDefault="005C64D6">
      <w:pPr>
        <w:spacing w:after="0"/>
        <w:ind w:left="120" w:right="90"/>
        <w:jc w:val="both"/>
        <w:rPr>
          <w:rFonts w:ascii="Georgia" w:eastAsia="Georgia" w:hAnsi="Georgia" w:cs="Georgia"/>
          <w:sz w:val="19"/>
          <w:szCs w:val="19"/>
        </w:rPr>
        <w:pPrChange w:id="80" w:author="James Gee" w:date="2016-07-20T10:12:00Z">
          <w:pPr>
            <w:spacing w:before="60" w:after="0" w:line="277" w:lineRule="auto"/>
            <w:ind w:left="113" w:right="52" w:firstLine="7"/>
            <w:jc w:val="both"/>
          </w:pPr>
        </w:pPrChange>
      </w:pPr>
      <w:del w:id="81" w:author="James Gee" w:date="2016-07-20T10:11:00Z">
        <w:r w:rsidDel="00C112DA">
          <w:rPr>
            <w:rFonts w:ascii="Georgia" w:eastAsia="Georgia" w:hAnsi="Georgia" w:cs="Georgia"/>
            <w:color w:val="FF0000"/>
            <w:sz w:val="19"/>
            <w:szCs w:val="19"/>
          </w:rPr>
          <w:delText>Our</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institutional</w:delText>
        </w:r>
        <w:r w:rsidDel="00C112DA">
          <w:rPr>
            <w:rFonts w:ascii="Georgia" w:eastAsia="Georgia" w:hAnsi="Georgia" w:cs="Georgia"/>
            <w:color w:val="FF0000"/>
            <w:spacing w:val="26"/>
            <w:sz w:val="19"/>
            <w:szCs w:val="19"/>
          </w:rPr>
          <w:delText xml:space="preserve"> </w:delText>
        </w:r>
        <w:r w:rsidDel="00C112DA">
          <w:rPr>
            <w:rFonts w:ascii="Georgia" w:eastAsia="Georgia" w:hAnsi="Georgia" w:cs="Georgia"/>
            <w:color w:val="FF0000"/>
            <w:sz w:val="19"/>
            <w:szCs w:val="19"/>
          </w:rPr>
          <w:delText>collaborators</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will</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comprise</w:delText>
        </w:r>
        <w:r w:rsidDel="00C112DA">
          <w:rPr>
            <w:rFonts w:ascii="Georgia" w:eastAsia="Georgia" w:hAnsi="Georgia" w:cs="Georgia"/>
            <w:color w:val="FF0000"/>
            <w:spacing w:val="20"/>
            <w:sz w:val="19"/>
            <w:szCs w:val="19"/>
          </w:rPr>
          <w:delText xml:space="preserve"> </w:delText>
        </w:r>
        <w:r w:rsidDel="00C112DA">
          <w:rPr>
            <w:rFonts w:ascii="Georgia" w:eastAsia="Georgia" w:hAnsi="Georgia" w:cs="Georgia"/>
            <w:color w:val="FF0000"/>
            <w:sz w:val="19"/>
            <w:szCs w:val="19"/>
          </w:rPr>
          <w:delText>the</w:delText>
        </w:r>
        <w:r w:rsidDel="00C112DA">
          <w:rPr>
            <w:rFonts w:ascii="Georgia" w:eastAsia="Georgia" w:hAnsi="Georgia" w:cs="Georgia"/>
            <w:color w:val="FF0000"/>
            <w:spacing w:val="9"/>
            <w:sz w:val="19"/>
            <w:szCs w:val="19"/>
          </w:rPr>
          <w:delText xml:space="preserve"> </w:delText>
        </w:r>
        <w:r w:rsidDel="00C112DA">
          <w:rPr>
            <w:rFonts w:ascii="Georgia" w:eastAsia="Georgia" w:hAnsi="Georgia" w:cs="Georgia"/>
            <w:color w:val="FF0000"/>
            <w:sz w:val="19"/>
            <w:szCs w:val="19"/>
          </w:rPr>
          <w:delText>primary</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evaluation</w:delText>
        </w:r>
        <w:r w:rsidDel="00C112DA">
          <w:rPr>
            <w:rFonts w:ascii="Georgia" w:eastAsia="Georgia" w:hAnsi="Georgia" w:cs="Georgia"/>
            <w:color w:val="FF0000"/>
            <w:spacing w:val="23"/>
            <w:sz w:val="19"/>
            <w:szCs w:val="19"/>
          </w:rPr>
          <w:delText xml:space="preserve"> </w:delText>
        </w:r>
        <w:r w:rsidDel="00C112DA">
          <w:rPr>
            <w:rFonts w:ascii="Georgia" w:eastAsia="Georgia" w:hAnsi="Georgia" w:cs="Georgia"/>
            <w:color w:val="FF0000"/>
            <w:sz w:val="19"/>
            <w:szCs w:val="19"/>
          </w:rPr>
          <w:delText>team.</w:delText>
        </w:r>
        <w:r w:rsidDel="00C112DA">
          <w:rPr>
            <w:rFonts w:ascii="Georgia" w:eastAsia="Georgia" w:hAnsi="Georgia" w:cs="Georgia"/>
            <w:color w:val="FF0000"/>
            <w:spacing w:val="36"/>
            <w:sz w:val="19"/>
            <w:szCs w:val="19"/>
          </w:rPr>
          <w:delText xml:space="preserve"> </w:delText>
        </w:r>
        <w:r w:rsidDel="00C112DA">
          <w:rPr>
            <w:rFonts w:ascii="Georgia" w:eastAsia="Georgia" w:hAnsi="Georgia" w:cs="Georgia"/>
            <w:color w:val="FF0000"/>
            <w:sz w:val="19"/>
            <w:szCs w:val="19"/>
          </w:rPr>
          <w:delText>Processed</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data</w:delText>
        </w:r>
        <w:r w:rsidDel="00C112DA">
          <w:rPr>
            <w:rFonts w:ascii="Georgia" w:eastAsia="Georgia" w:hAnsi="Georgia" w:cs="Georgia"/>
            <w:color w:val="FF0000"/>
            <w:spacing w:val="12"/>
            <w:sz w:val="19"/>
            <w:szCs w:val="19"/>
          </w:rPr>
          <w:delText xml:space="preserve"> </w:delText>
        </w:r>
        <w:r w:rsidDel="00C112DA">
          <w:rPr>
            <w:rFonts w:ascii="Georgia" w:eastAsia="Georgia" w:hAnsi="Georgia" w:cs="Georgia"/>
            <w:color w:val="FF0000"/>
            <w:sz w:val="19"/>
            <w:szCs w:val="19"/>
          </w:rPr>
          <w:delText>will</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be</w:delText>
        </w:r>
        <w:r w:rsidDel="00C112DA">
          <w:rPr>
            <w:rFonts w:ascii="Georgia" w:eastAsia="Georgia" w:hAnsi="Georgia" w:cs="Georgia"/>
            <w:color w:val="FF0000"/>
            <w:spacing w:val="9"/>
            <w:sz w:val="19"/>
            <w:szCs w:val="19"/>
          </w:rPr>
          <w:delText xml:space="preserve"> </w:delText>
        </w:r>
        <w:r w:rsidDel="00C112DA">
          <w:rPr>
            <w:rFonts w:ascii="Georgia" w:eastAsia="Georgia" w:hAnsi="Georgia" w:cs="Georgia"/>
            <w:color w:val="FF0000"/>
            <w:sz w:val="19"/>
            <w:szCs w:val="19"/>
          </w:rPr>
          <w:delText>returned</w:delText>
        </w:r>
        <w:r w:rsidDel="00C112DA">
          <w:rPr>
            <w:rFonts w:ascii="Georgia" w:eastAsia="Georgia" w:hAnsi="Georgia" w:cs="Georgia"/>
            <w:color w:val="FF0000"/>
            <w:spacing w:val="20"/>
            <w:sz w:val="19"/>
            <w:szCs w:val="19"/>
          </w:rPr>
          <w:delText xml:space="preserve"> </w:delText>
        </w:r>
        <w:r w:rsidDel="00C112DA">
          <w:rPr>
            <w:rFonts w:ascii="Georgia" w:eastAsia="Georgia" w:hAnsi="Georgia" w:cs="Georgia"/>
            <w:color w:val="FF0000"/>
            <w:sz w:val="19"/>
            <w:szCs w:val="19"/>
          </w:rPr>
          <w:delText>to</w:delText>
        </w:r>
        <w:r w:rsidDel="00C112DA">
          <w:rPr>
            <w:rFonts w:ascii="Georgia" w:eastAsia="Georgia" w:hAnsi="Georgia" w:cs="Georgia"/>
            <w:color w:val="FF0000"/>
            <w:spacing w:val="7"/>
            <w:sz w:val="19"/>
            <w:szCs w:val="19"/>
          </w:rPr>
          <w:delText xml:space="preserve"> </w:delText>
        </w:r>
        <w:r w:rsidDel="00C112DA">
          <w:rPr>
            <w:rFonts w:ascii="Georgia" w:eastAsia="Georgia" w:hAnsi="Georgia" w:cs="Georgia"/>
            <w:color w:val="FF0000"/>
            <w:sz w:val="19"/>
            <w:szCs w:val="19"/>
          </w:rPr>
          <w:delText>the</w:delText>
        </w:r>
        <w:r w:rsidDel="00C112DA">
          <w:rPr>
            <w:rFonts w:ascii="Georgia" w:eastAsia="Georgia" w:hAnsi="Georgia" w:cs="Georgia"/>
            <w:color w:val="FF0000"/>
            <w:spacing w:val="10"/>
            <w:sz w:val="19"/>
            <w:szCs w:val="19"/>
          </w:rPr>
          <w:delText xml:space="preserve"> </w:delText>
        </w:r>
        <w:r w:rsidDel="00C112DA">
          <w:rPr>
            <w:rFonts w:ascii="Georgia" w:eastAsia="Georgia" w:hAnsi="Georgia" w:cs="Georgia"/>
            <w:color w:val="FF0000"/>
            <w:w w:val="102"/>
            <w:sz w:val="19"/>
            <w:szCs w:val="19"/>
          </w:rPr>
          <w:delText xml:space="preserve">correspond- </w:delText>
        </w:r>
        <w:r w:rsidDel="00C112DA">
          <w:rPr>
            <w:rFonts w:ascii="Georgia" w:eastAsia="Georgia" w:hAnsi="Georgia" w:cs="Georgia"/>
            <w:color w:val="FF0000"/>
            <w:sz w:val="19"/>
            <w:szCs w:val="19"/>
          </w:rPr>
          <w:delText>ing</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providers</w:delText>
        </w:r>
        <w:r w:rsidDel="00C112DA">
          <w:rPr>
            <w:rFonts w:ascii="Georgia" w:eastAsia="Georgia" w:hAnsi="Georgia" w:cs="Georgia"/>
            <w:color w:val="FF0000"/>
            <w:spacing w:val="26"/>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sz w:val="19"/>
            <w:szCs w:val="19"/>
          </w:rPr>
          <w:delText>detailed</w:delText>
        </w:r>
        <w:r w:rsidDel="00C112DA">
          <w:rPr>
            <w:rFonts w:ascii="Georgia" w:eastAsia="Georgia" w:hAnsi="Georgia" w:cs="Georgia"/>
            <w:color w:val="FF0000"/>
            <w:spacing w:val="23"/>
            <w:sz w:val="19"/>
            <w:szCs w:val="19"/>
          </w:rPr>
          <w:delText xml:space="preserve"> </w:delText>
        </w:r>
        <w:r w:rsidDel="00C112DA">
          <w:rPr>
            <w:rFonts w:ascii="Georgia" w:eastAsia="Georgia" w:hAnsi="Georgia" w:cs="Georgia"/>
            <w:color w:val="FF0000"/>
            <w:sz w:val="19"/>
            <w:szCs w:val="19"/>
          </w:rPr>
          <w:delText>instructions</w:delText>
        </w:r>
        <w:r w:rsidDel="00C112DA">
          <w:rPr>
            <w:rFonts w:ascii="Georgia" w:eastAsia="Georgia" w:hAnsi="Georgia" w:cs="Georgia"/>
            <w:color w:val="FF0000"/>
            <w:spacing w:val="30"/>
            <w:sz w:val="19"/>
            <w:szCs w:val="19"/>
          </w:rPr>
          <w:delText xml:space="preserve"> </w:delText>
        </w:r>
        <w:r w:rsidDel="00C112DA">
          <w:rPr>
            <w:rFonts w:ascii="Georgia" w:eastAsia="Georgia" w:hAnsi="Georgia" w:cs="Georgia"/>
            <w:color w:val="FF0000"/>
            <w:sz w:val="19"/>
            <w:szCs w:val="19"/>
          </w:rPr>
          <w:delText>on</w:delText>
        </w:r>
        <w:r w:rsidDel="00C112DA">
          <w:rPr>
            <w:rFonts w:ascii="Georgia" w:eastAsia="Georgia" w:hAnsi="Georgia" w:cs="Georgia"/>
            <w:color w:val="FF0000"/>
            <w:spacing w:val="14"/>
            <w:sz w:val="19"/>
            <w:szCs w:val="19"/>
          </w:rPr>
          <w:delText xml:space="preserve"> </w:delText>
        </w:r>
        <w:r w:rsidDel="00C112DA">
          <w:rPr>
            <w:rFonts w:ascii="Georgia" w:eastAsia="Georgia" w:hAnsi="Georgia" w:cs="Georgia"/>
            <w:color w:val="FF0000"/>
            <w:sz w:val="19"/>
            <w:szCs w:val="19"/>
          </w:rPr>
          <w:delText>reproducing</w:delText>
        </w:r>
        <w:r w:rsidDel="00C112DA">
          <w:rPr>
            <w:rFonts w:ascii="Georgia" w:eastAsia="Georgia" w:hAnsi="Georgia" w:cs="Georgia"/>
            <w:color w:val="FF0000"/>
            <w:spacing w:val="31"/>
            <w:sz w:val="19"/>
            <w:szCs w:val="19"/>
          </w:rPr>
          <w:delText xml:space="preserve"> </w:delText>
        </w:r>
        <w:r w:rsidDel="00C112DA">
          <w:rPr>
            <w:rFonts w:ascii="Georgia" w:eastAsia="Georgia" w:hAnsi="Georgia" w:cs="Georgia"/>
            <w:color w:val="FF0000"/>
            <w:sz w:val="19"/>
            <w:szCs w:val="19"/>
          </w:rPr>
          <w:delText>these</w:delText>
        </w:r>
        <w:r w:rsidDel="00C112DA">
          <w:rPr>
            <w:rFonts w:ascii="Georgia" w:eastAsia="Georgia" w:hAnsi="Georgia" w:cs="Georgia"/>
            <w:color w:val="FF0000"/>
            <w:spacing w:val="19"/>
            <w:sz w:val="19"/>
            <w:szCs w:val="19"/>
          </w:rPr>
          <w:delText xml:space="preserve"> </w:delText>
        </w:r>
        <w:r w:rsidDel="00C112DA">
          <w:rPr>
            <w:rFonts w:ascii="Georgia" w:eastAsia="Georgia" w:hAnsi="Georgia" w:cs="Georgia"/>
            <w:color w:val="FF0000"/>
            <w:sz w:val="19"/>
            <w:szCs w:val="19"/>
          </w:rPr>
          <w:delText>results</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in</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their</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own</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sz w:val="19"/>
            <w:szCs w:val="19"/>
          </w:rPr>
          <w:delText xml:space="preserve">labs. </w:delText>
        </w:r>
        <w:r w:rsidDel="00C112DA">
          <w:rPr>
            <w:rFonts w:ascii="Georgia" w:eastAsia="Georgia" w:hAnsi="Georgia" w:cs="Georgia"/>
            <w:color w:val="FF0000"/>
            <w:spacing w:val="5"/>
            <w:sz w:val="19"/>
            <w:szCs w:val="19"/>
          </w:rPr>
          <w:delText xml:space="preserve"> </w:delText>
        </w:r>
        <w:r w:rsidDel="00C112DA">
          <w:rPr>
            <w:rFonts w:ascii="Georgia" w:eastAsia="Georgia" w:hAnsi="Georgia" w:cs="Georgia"/>
            <w:color w:val="FF0000"/>
            <w:sz w:val="19"/>
            <w:szCs w:val="19"/>
          </w:rPr>
          <w:delText>We</w:delText>
        </w:r>
        <w:r w:rsidDel="00C112DA">
          <w:rPr>
            <w:rFonts w:ascii="Georgia" w:eastAsia="Georgia" w:hAnsi="Georgia" w:cs="Georgia"/>
            <w:color w:val="FF0000"/>
            <w:spacing w:val="16"/>
            <w:sz w:val="19"/>
            <w:szCs w:val="19"/>
          </w:rPr>
          <w:delText xml:space="preserve"> </w:delText>
        </w:r>
        <w:r w:rsidDel="00C112DA">
          <w:rPr>
            <w:rFonts w:ascii="Georgia" w:eastAsia="Georgia" w:hAnsi="Georgia" w:cs="Georgia"/>
            <w:color w:val="FF0000"/>
            <w:sz w:val="19"/>
            <w:szCs w:val="19"/>
          </w:rPr>
          <w:delText>have</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also</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sz w:val="19"/>
            <w:szCs w:val="19"/>
          </w:rPr>
          <w:delText>partnered</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17"/>
            <w:sz w:val="19"/>
            <w:szCs w:val="19"/>
          </w:rPr>
          <w:delText xml:space="preserve"> </w:delText>
        </w:r>
        <w:r w:rsidDel="00C112DA">
          <w:rPr>
            <w:rFonts w:ascii="Georgia" w:eastAsia="Georgia" w:hAnsi="Georgia" w:cs="Georgia"/>
            <w:color w:val="FF0000"/>
            <w:w w:val="102"/>
            <w:sz w:val="19"/>
            <w:szCs w:val="19"/>
          </w:rPr>
          <w:delText xml:space="preserve">leading </w:delText>
        </w:r>
        <w:r w:rsidDel="00C112DA">
          <w:rPr>
            <w:rFonts w:ascii="Georgia" w:eastAsia="Georgia" w:hAnsi="Georgia" w:cs="Georgia"/>
            <w:color w:val="FF0000"/>
            <w:sz w:val="19"/>
            <w:szCs w:val="19"/>
          </w:rPr>
          <w:delText>pulmonary</w:delText>
        </w:r>
        <w:r w:rsidDel="00C112DA">
          <w:rPr>
            <w:rFonts w:ascii="Georgia" w:eastAsia="Georgia" w:hAnsi="Georgia" w:cs="Georgia"/>
            <w:color w:val="FF0000"/>
            <w:spacing w:val="33"/>
            <w:sz w:val="19"/>
            <w:szCs w:val="19"/>
          </w:rPr>
          <w:delText xml:space="preserve"> </w:delText>
        </w:r>
        <w:r w:rsidDel="00C112DA">
          <w:rPr>
            <w:rFonts w:ascii="Georgia" w:eastAsia="Georgia" w:hAnsi="Georgia" w:cs="Georgia"/>
            <w:color w:val="FF0000"/>
            <w:sz w:val="19"/>
            <w:szCs w:val="19"/>
          </w:rPr>
          <w:delText>research</w:delText>
        </w:r>
        <w:r w:rsidDel="00C112DA">
          <w:rPr>
            <w:rFonts w:ascii="Georgia" w:eastAsia="Georgia" w:hAnsi="Georgia" w:cs="Georgia"/>
            <w:color w:val="FF0000"/>
            <w:spacing w:val="29"/>
            <w:sz w:val="19"/>
            <w:szCs w:val="19"/>
          </w:rPr>
          <w:delText xml:space="preserve"> </w:delText>
        </w:r>
        <w:r w:rsidDel="00C112DA">
          <w:rPr>
            <w:rFonts w:ascii="Georgia" w:eastAsia="Georgia" w:hAnsi="Georgia" w:cs="Georgia"/>
            <w:color w:val="FF0000"/>
            <w:sz w:val="19"/>
            <w:szCs w:val="19"/>
          </w:rPr>
          <w:delText>groups</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outside</w:delText>
        </w:r>
        <w:r w:rsidDel="00C112DA">
          <w:rPr>
            <w:rFonts w:ascii="Georgia" w:eastAsia="Georgia" w:hAnsi="Georgia" w:cs="Georgia"/>
            <w:color w:val="FF0000"/>
            <w:spacing w:val="27"/>
            <w:sz w:val="19"/>
            <w:szCs w:val="19"/>
          </w:rPr>
          <w:delText xml:space="preserve"> </w:delText>
        </w:r>
        <w:r w:rsidDel="00C112DA">
          <w:rPr>
            <w:rFonts w:ascii="Georgia" w:eastAsia="Georgia" w:hAnsi="Georgia" w:cs="Georgia"/>
            <w:color w:val="FF0000"/>
            <w:sz w:val="19"/>
            <w:szCs w:val="19"/>
          </w:rPr>
          <w:delText>of</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our</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home</w:delText>
        </w:r>
        <w:r w:rsidDel="00C112DA">
          <w:rPr>
            <w:rFonts w:ascii="Georgia" w:eastAsia="Georgia" w:hAnsi="Georgia" w:cs="Georgia"/>
            <w:color w:val="FF0000"/>
            <w:spacing w:val="24"/>
            <w:sz w:val="19"/>
            <w:szCs w:val="19"/>
          </w:rPr>
          <w:delText xml:space="preserve"> </w:delText>
        </w:r>
        <w:r w:rsidDel="00C112DA">
          <w:rPr>
            <w:rFonts w:ascii="Georgia" w:eastAsia="Georgia" w:hAnsi="Georgia" w:cs="Georgia"/>
            <w:color w:val="FF0000"/>
            <w:sz w:val="19"/>
            <w:szCs w:val="19"/>
          </w:rPr>
          <w:delText>institutions</w:delText>
        </w:r>
        <w:r w:rsidDel="00C112DA">
          <w:rPr>
            <w:rFonts w:ascii="Georgia" w:eastAsia="Georgia" w:hAnsi="Georgia" w:cs="Georgia"/>
            <w:color w:val="FF0000"/>
            <w:spacing w:val="34"/>
            <w:sz w:val="19"/>
            <w:szCs w:val="19"/>
          </w:rPr>
          <w:delText xml:space="preserve"> </w:delText>
        </w:r>
        <w:r w:rsidDel="00C112DA">
          <w:rPr>
            <w:rFonts w:ascii="Georgia" w:eastAsia="Georgia" w:hAnsi="Georgia" w:cs="Georgia"/>
            <w:color w:val="FF0000"/>
            <w:sz w:val="19"/>
            <w:szCs w:val="19"/>
          </w:rPr>
          <w:delText>who</w:delText>
        </w:r>
        <w:r w:rsidDel="00C112DA">
          <w:rPr>
            <w:rFonts w:ascii="Georgia" w:eastAsia="Georgia" w:hAnsi="Georgia" w:cs="Georgia"/>
            <w:color w:val="FF0000"/>
            <w:spacing w:val="22"/>
            <w:sz w:val="19"/>
            <w:szCs w:val="19"/>
          </w:rPr>
          <w:delText xml:space="preserve"> </w:delText>
        </w:r>
        <w:r w:rsidDel="00C112DA">
          <w:rPr>
            <w:rFonts w:ascii="Georgia" w:eastAsia="Georgia" w:hAnsi="Georgia" w:cs="Georgia"/>
            <w:color w:val="FF0000"/>
            <w:sz w:val="19"/>
            <w:szCs w:val="19"/>
          </w:rPr>
          <w:delText>are</w:delText>
        </w:r>
        <w:r w:rsidDel="00C112DA">
          <w:rPr>
            <w:rFonts w:ascii="Georgia" w:eastAsia="Georgia" w:hAnsi="Georgia" w:cs="Georgia"/>
            <w:color w:val="FF0000"/>
            <w:spacing w:val="20"/>
            <w:sz w:val="19"/>
            <w:szCs w:val="19"/>
          </w:rPr>
          <w:delText xml:space="preserve"> </w:delText>
        </w:r>
        <w:r w:rsidDel="00C112DA">
          <w:rPr>
            <w:rFonts w:ascii="Georgia" w:eastAsia="Georgia" w:hAnsi="Georgia" w:cs="Georgia"/>
            <w:color w:val="FF0000"/>
            <w:sz w:val="19"/>
            <w:szCs w:val="19"/>
          </w:rPr>
          <w:delText>familiar</w:delText>
        </w:r>
        <w:r w:rsidDel="00C112DA">
          <w:rPr>
            <w:rFonts w:ascii="Georgia" w:eastAsia="Georgia" w:hAnsi="Georgia" w:cs="Georgia"/>
            <w:color w:val="FF0000"/>
            <w:spacing w:val="28"/>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22"/>
            <w:sz w:val="19"/>
            <w:szCs w:val="19"/>
          </w:rPr>
          <w:delText xml:space="preserve"> </w:delText>
        </w:r>
        <w:r w:rsidDel="00C112DA">
          <w:rPr>
            <w:rFonts w:ascii="Georgia" w:eastAsia="Georgia" w:hAnsi="Georgia" w:cs="Georgia"/>
            <w:color w:val="FF0000"/>
            <w:sz w:val="19"/>
            <w:szCs w:val="19"/>
          </w:rPr>
          <w:delText>our</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work</w:delText>
        </w:r>
        <w:r w:rsidDel="00C112DA">
          <w:rPr>
            <w:rFonts w:ascii="Georgia" w:eastAsia="Georgia" w:hAnsi="Georgia" w:cs="Georgia"/>
            <w:color w:val="FF0000"/>
            <w:spacing w:val="23"/>
            <w:sz w:val="19"/>
            <w:szCs w:val="19"/>
          </w:rPr>
          <w:delText xml:space="preserve"> </w:delText>
        </w:r>
        <w:r w:rsidDel="00C112DA">
          <w:rPr>
            <w:rFonts w:ascii="Georgia" w:eastAsia="Georgia" w:hAnsi="Georgia" w:cs="Georgia"/>
            <w:color w:val="FF0000"/>
            <w:sz w:val="19"/>
            <w:szCs w:val="19"/>
          </w:rPr>
          <w:delText>and</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who</w:delText>
        </w:r>
        <w:r w:rsidDel="00C112DA">
          <w:rPr>
            <w:rFonts w:ascii="Georgia" w:eastAsia="Georgia" w:hAnsi="Georgia" w:cs="Georgia"/>
            <w:color w:val="FF0000"/>
            <w:spacing w:val="22"/>
            <w:sz w:val="19"/>
            <w:szCs w:val="19"/>
          </w:rPr>
          <w:delText xml:space="preserve"> </w:delText>
        </w:r>
        <w:r w:rsidDel="00C112DA">
          <w:rPr>
            <w:rFonts w:ascii="Georgia" w:eastAsia="Georgia" w:hAnsi="Georgia" w:cs="Georgia"/>
            <w:color w:val="FF0000"/>
            <w:sz w:val="19"/>
            <w:szCs w:val="19"/>
          </w:rPr>
          <w:delText>will</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provide</w:delText>
        </w:r>
        <w:r w:rsidDel="00C112DA">
          <w:rPr>
            <w:rFonts w:ascii="Georgia" w:eastAsia="Georgia" w:hAnsi="Georgia" w:cs="Georgia"/>
            <w:color w:val="FF0000"/>
            <w:spacing w:val="28"/>
            <w:sz w:val="19"/>
            <w:szCs w:val="19"/>
          </w:rPr>
          <w:delText xml:space="preserve"> </w:delText>
        </w:r>
        <w:r w:rsidDel="00C112DA">
          <w:rPr>
            <w:rFonts w:ascii="Georgia" w:eastAsia="Georgia" w:hAnsi="Georgia" w:cs="Georgia"/>
            <w:color w:val="FF0000"/>
            <w:w w:val="102"/>
            <w:sz w:val="19"/>
            <w:szCs w:val="19"/>
          </w:rPr>
          <w:delText xml:space="preserve">feedback </w:delText>
        </w:r>
        <w:r w:rsidDel="00C112DA">
          <w:rPr>
            <w:rFonts w:ascii="Georgia" w:eastAsia="Georgia" w:hAnsi="Georgia" w:cs="Georgia"/>
            <w:color w:val="FF0000"/>
            <w:sz w:val="19"/>
            <w:szCs w:val="19"/>
          </w:rPr>
          <w:delText>based</w:delText>
        </w:r>
        <w:r w:rsidDel="00C112DA">
          <w:rPr>
            <w:rFonts w:ascii="Georgia" w:eastAsia="Georgia" w:hAnsi="Georgia" w:cs="Georgia"/>
            <w:color w:val="FF0000"/>
            <w:spacing w:val="18"/>
            <w:sz w:val="19"/>
            <w:szCs w:val="19"/>
          </w:rPr>
          <w:delText xml:space="preserve"> </w:delText>
        </w:r>
        <w:r w:rsidDel="00C112DA">
          <w:rPr>
            <w:rFonts w:ascii="Georgia" w:eastAsia="Georgia" w:hAnsi="Georgia" w:cs="Georgia"/>
            <w:color w:val="FF0000"/>
            <w:sz w:val="19"/>
            <w:szCs w:val="19"/>
          </w:rPr>
          <w:delText>on</w:delText>
        </w:r>
        <w:r w:rsidDel="00C112DA">
          <w:rPr>
            <w:rFonts w:ascii="Georgia" w:eastAsia="Georgia" w:hAnsi="Georgia" w:cs="Georgia"/>
            <w:color w:val="FF0000"/>
            <w:spacing w:val="12"/>
            <w:sz w:val="19"/>
            <w:szCs w:val="19"/>
          </w:rPr>
          <w:delText xml:space="preserve"> </w:delText>
        </w:r>
        <w:r w:rsidDel="00C112DA">
          <w:rPr>
            <w:rFonts w:ascii="Georgia" w:eastAsia="Georgia" w:hAnsi="Georgia" w:cs="Georgia"/>
            <w:color w:val="FF0000"/>
            <w:sz w:val="19"/>
            <w:szCs w:val="19"/>
          </w:rPr>
          <w:delText>their</w:delText>
        </w:r>
        <w:r w:rsidDel="00C112DA">
          <w:rPr>
            <w:rFonts w:ascii="Georgia" w:eastAsia="Georgia" w:hAnsi="Georgia" w:cs="Georgia"/>
            <w:color w:val="FF0000"/>
            <w:spacing w:val="16"/>
            <w:sz w:val="19"/>
            <w:szCs w:val="19"/>
          </w:rPr>
          <w:delText xml:space="preserve"> </w:delText>
        </w:r>
        <w:r w:rsidDel="00C112DA">
          <w:rPr>
            <w:rFonts w:ascii="Georgia" w:eastAsia="Georgia" w:hAnsi="Georgia" w:cs="Georgia"/>
            <w:color w:val="FF0000"/>
            <w:sz w:val="19"/>
            <w:szCs w:val="19"/>
          </w:rPr>
          <w:delText>interaction</w:delText>
        </w:r>
        <w:r w:rsidDel="00C112DA">
          <w:rPr>
            <w:rFonts w:ascii="Georgia" w:eastAsia="Georgia" w:hAnsi="Georgia" w:cs="Georgia"/>
            <w:color w:val="FF0000"/>
            <w:spacing w:val="26"/>
            <w:sz w:val="19"/>
            <w:szCs w:val="19"/>
          </w:rPr>
          <w:delText xml:space="preserve"> </w:delText>
        </w:r>
        <w:r w:rsidDel="00C112DA">
          <w:rPr>
            <w:rFonts w:ascii="Georgia" w:eastAsia="Georgia" w:hAnsi="Georgia" w:cs="Georgia"/>
            <w:color w:val="FF0000"/>
            <w:sz w:val="19"/>
            <w:szCs w:val="19"/>
          </w:rPr>
          <w:delText>with</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beta</w:delText>
        </w:r>
        <w:r w:rsidDel="00C112DA">
          <w:rPr>
            <w:rFonts w:ascii="Georgia" w:eastAsia="Georgia" w:hAnsi="Georgia" w:cs="Georgia"/>
            <w:color w:val="FF0000"/>
            <w:spacing w:val="15"/>
            <w:sz w:val="19"/>
            <w:szCs w:val="19"/>
          </w:rPr>
          <w:delText xml:space="preserve"> </w:delText>
        </w:r>
        <w:r w:rsidDel="00C112DA">
          <w:rPr>
            <w:rFonts w:ascii="Georgia" w:eastAsia="Georgia" w:hAnsi="Georgia" w:cs="Georgia"/>
            <w:color w:val="FF0000"/>
            <w:sz w:val="19"/>
            <w:szCs w:val="19"/>
          </w:rPr>
          <w:delText>releases</w:delText>
        </w:r>
        <w:r w:rsidDel="00C112DA">
          <w:rPr>
            <w:rFonts w:ascii="Georgia" w:eastAsia="Georgia" w:hAnsi="Georgia" w:cs="Georgia"/>
            <w:color w:val="FF0000"/>
            <w:spacing w:val="21"/>
            <w:sz w:val="19"/>
            <w:szCs w:val="19"/>
          </w:rPr>
          <w:delText xml:space="preserve"> </w:delText>
        </w:r>
        <w:r w:rsidDel="00C112DA">
          <w:rPr>
            <w:rFonts w:ascii="Georgia" w:eastAsia="Georgia" w:hAnsi="Georgia" w:cs="Georgia"/>
            <w:color w:val="FF0000"/>
            <w:sz w:val="19"/>
            <w:szCs w:val="19"/>
          </w:rPr>
          <w:delText>of</w:delText>
        </w:r>
        <w:r w:rsidDel="00C112DA">
          <w:rPr>
            <w:rFonts w:ascii="Georgia" w:eastAsia="Georgia" w:hAnsi="Georgia" w:cs="Georgia"/>
            <w:color w:val="FF0000"/>
            <w:spacing w:val="11"/>
            <w:sz w:val="19"/>
            <w:szCs w:val="19"/>
          </w:rPr>
          <w:delText xml:space="preserve"> </w:delText>
        </w:r>
        <w:r w:rsidDel="00C112DA">
          <w:rPr>
            <w:rFonts w:ascii="Georgia" w:eastAsia="Georgia" w:hAnsi="Georgia" w:cs="Georgia"/>
            <w:color w:val="FF0000"/>
            <w:sz w:val="19"/>
            <w:szCs w:val="19"/>
          </w:rPr>
          <w:delText>the</w:delText>
        </w:r>
        <w:r w:rsidDel="00C112DA">
          <w:rPr>
            <w:rFonts w:ascii="Georgia" w:eastAsia="Georgia" w:hAnsi="Georgia" w:cs="Georgia"/>
            <w:color w:val="FF0000"/>
            <w:spacing w:val="13"/>
            <w:sz w:val="19"/>
            <w:szCs w:val="19"/>
          </w:rPr>
          <w:delText xml:space="preserve"> </w:delText>
        </w:r>
        <w:r w:rsidDel="00C112DA">
          <w:rPr>
            <w:rFonts w:ascii="Georgia" w:eastAsia="Georgia" w:hAnsi="Georgia" w:cs="Georgia"/>
            <w:color w:val="FF0000"/>
            <w:sz w:val="19"/>
            <w:szCs w:val="19"/>
          </w:rPr>
          <w:delText xml:space="preserve">platform. </w:delText>
        </w:r>
        <w:r w:rsidDel="00C112DA">
          <w:rPr>
            <w:rFonts w:ascii="Georgia" w:eastAsia="Georgia" w:hAnsi="Georgia" w:cs="Georgia"/>
            <w:color w:val="FF0000"/>
            <w:spacing w:val="7"/>
            <w:sz w:val="19"/>
            <w:szCs w:val="19"/>
          </w:rPr>
          <w:delText xml:space="preserve"> </w:delText>
        </w:r>
      </w:del>
      <w:r>
        <w:rPr>
          <w:rFonts w:ascii="Georgia" w:eastAsia="Georgia" w:hAnsi="Georgia" w:cs="Georgia"/>
          <w:color w:val="FF0000"/>
          <w:sz w:val="19"/>
          <w:szCs w:val="19"/>
        </w:rPr>
        <w:t>Tutorial</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materials,</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data,</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example</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scripts</w:t>
      </w:r>
      <w:r>
        <w:rPr>
          <w:rFonts w:ascii="Georgia" w:eastAsia="Georgia" w:hAnsi="Georgia" w:cs="Georgia"/>
          <w:color w:val="FF0000"/>
          <w:spacing w:val="19"/>
          <w:sz w:val="19"/>
          <w:szCs w:val="19"/>
        </w:rPr>
        <w:t xml:space="preserve"> </w:t>
      </w:r>
      <w:r>
        <w:rPr>
          <w:rFonts w:ascii="Georgia" w:eastAsia="Georgia" w:hAnsi="Georgia" w:cs="Georgia"/>
          <w:color w:val="000000"/>
          <w:sz w:val="19"/>
          <w:szCs w:val="19"/>
        </w:rPr>
        <w:t>drawn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these </w:t>
      </w:r>
      <w:del w:id="82" w:author="James Gee" w:date="2016-07-20T10:12:00Z">
        <w:r w:rsidDel="00C112DA">
          <w:rPr>
            <w:rFonts w:ascii="Georgia" w:eastAsia="Georgia" w:hAnsi="Georgia" w:cs="Georgia"/>
            <w:color w:val="000000"/>
            <w:sz w:val="19"/>
            <w:szCs w:val="19"/>
          </w:rPr>
          <w:delText>experiences</w:delText>
        </w:r>
        <w:r w:rsidDel="00C112DA">
          <w:rPr>
            <w:rFonts w:ascii="Georgia" w:eastAsia="Georgia" w:hAnsi="Georgia" w:cs="Georgia"/>
            <w:color w:val="000000"/>
            <w:spacing w:val="28"/>
            <w:sz w:val="19"/>
            <w:szCs w:val="19"/>
          </w:rPr>
          <w:delText xml:space="preserve"> </w:delText>
        </w:r>
      </w:del>
      <w:ins w:id="83" w:author="James Gee" w:date="2016-07-20T10:12:00Z">
        <w:r w:rsidR="00C112DA">
          <w:rPr>
            <w:rFonts w:ascii="Georgia" w:eastAsia="Georgia" w:hAnsi="Georgia" w:cs="Georgia"/>
            <w:color w:val="000000"/>
            <w:sz w:val="19"/>
            <w:szCs w:val="19"/>
          </w:rPr>
          <w:t>studies</w:t>
        </w:r>
        <w:r w:rsidR="00C112DA">
          <w:rPr>
            <w:rFonts w:ascii="Georgia" w:eastAsia="Georgia" w:hAnsi="Georgia" w:cs="Georgia"/>
            <w:color w:val="000000"/>
            <w:spacing w:val="28"/>
            <w:sz w:val="19"/>
            <w:szCs w:val="19"/>
          </w:rPr>
          <w:t xml:space="preserve"> </w:t>
        </w:r>
      </w:ins>
      <w:r>
        <w:rPr>
          <w:rFonts w:ascii="Georgia" w:eastAsia="Georgia" w:hAnsi="Georgia" w:cs="Georgia"/>
          <w:color w:val="000000"/>
          <w:sz w:val="19"/>
          <w:szCs w:val="19"/>
        </w:rPr>
        <w:t>will</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provided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public</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any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interested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researcher</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apply</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their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own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45"/>
          <w:sz w:val="19"/>
          <w:szCs w:val="19"/>
        </w:rPr>
        <w:t xml:space="preserve"> </w:t>
      </w:r>
      <w:del w:id="84" w:author="James Gee" w:date="2016-07-20T10:13:00Z">
        <w:r w:rsidDel="00C112DA">
          <w:rPr>
            <w:rFonts w:ascii="Georgia" w:eastAsia="Georgia" w:hAnsi="Georgia" w:cs="Georgia"/>
            <w:color w:val="000000"/>
            <w:sz w:val="19"/>
            <w:szCs w:val="19"/>
          </w:rPr>
          <w:delText>Given</w:delText>
        </w:r>
        <w:r w:rsidDel="00C112DA">
          <w:rPr>
            <w:rFonts w:ascii="Georgia" w:eastAsia="Georgia" w:hAnsi="Georgia" w:cs="Georgia"/>
            <w:color w:val="000000"/>
            <w:spacing w:val="18"/>
            <w:sz w:val="19"/>
            <w:szCs w:val="19"/>
          </w:rPr>
          <w:delText xml:space="preserve"> </w:delText>
        </w:r>
        <w:r w:rsidDel="00C112DA">
          <w:rPr>
            <w:rFonts w:ascii="Georgia" w:eastAsia="Georgia" w:hAnsi="Georgia" w:cs="Georgia"/>
            <w:color w:val="000000"/>
            <w:sz w:val="19"/>
            <w:szCs w:val="19"/>
          </w:rPr>
          <w:delText>the</w:delText>
        </w:r>
        <w:r w:rsidDel="00C112DA">
          <w:rPr>
            <w:rFonts w:ascii="Georgia" w:eastAsia="Georgia" w:hAnsi="Georgia" w:cs="Georgia"/>
            <w:color w:val="000000"/>
            <w:spacing w:val="13"/>
            <w:sz w:val="19"/>
            <w:szCs w:val="19"/>
          </w:rPr>
          <w:delText xml:space="preserve"> </w:delText>
        </w:r>
        <w:r w:rsidDel="00C112DA">
          <w:rPr>
            <w:rFonts w:ascii="Georgia" w:eastAsia="Georgia" w:hAnsi="Georgia" w:cs="Georgia"/>
            <w:color w:val="000000"/>
            <w:sz w:val="19"/>
            <w:szCs w:val="19"/>
          </w:rPr>
          <w:delText>different</w:delText>
        </w:r>
        <w:r w:rsidDel="00C112DA">
          <w:rPr>
            <w:rFonts w:ascii="Georgia" w:eastAsia="Georgia" w:hAnsi="Georgia" w:cs="Georgia"/>
            <w:color w:val="000000"/>
            <w:spacing w:val="23"/>
            <w:sz w:val="19"/>
            <w:szCs w:val="19"/>
          </w:rPr>
          <w:delText xml:space="preserve"> </w:delText>
        </w:r>
        <w:r w:rsidDel="00C112DA">
          <w:rPr>
            <w:rFonts w:ascii="Georgia" w:eastAsia="Georgia" w:hAnsi="Georgia" w:cs="Georgia"/>
            <w:color w:val="000000"/>
            <w:w w:val="102"/>
            <w:sz w:val="19"/>
            <w:szCs w:val="19"/>
          </w:rPr>
          <w:delText xml:space="preserve">image </w:delText>
        </w:r>
        <w:r w:rsidDel="00C112DA">
          <w:rPr>
            <w:rFonts w:ascii="Georgia" w:eastAsia="Georgia" w:hAnsi="Georgia" w:cs="Georgia"/>
            <w:color w:val="000000"/>
            <w:sz w:val="19"/>
            <w:szCs w:val="19"/>
          </w:rPr>
          <w:delText>acquisition</w:delText>
        </w:r>
        <w:r w:rsidDel="00C112DA">
          <w:rPr>
            <w:rFonts w:ascii="Georgia" w:eastAsia="Georgia" w:hAnsi="Georgia" w:cs="Georgia"/>
            <w:color w:val="000000"/>
            <w:spacing w:val="25"/>
            <w:sz w:val="19"/>
            <w:szCs w:val="19"/>
          </w:rPr>
          <w:delText xml:space="preserve"> </w:delText>
        </w:r>
        <w:r w:rsidDel="00C112DA">
          <w:rPr>
            <w:rFonts w:ascii="Georgia" w:eastAsia="Georgia" w:hAnsi="Georgia" w:cs="Georgia"/>
            <w:color w:val="000000"/>
            <w:sz w:val="19"/>
            <w:szCs w:val="19"/>
          </w:rPr>
          <w:delText>sources,</w:delText>
        </w:r>
        <w:r w:rsidDel="00C112DA">
          <w:rPr>
            <w:rFonts w:ascii="Georgia" w:eastAsia="Georgia" w:hAnsi="Georgia" w:cs="Georgia"/>
            <w:color w:val="000000"/>
            <w:spacing w:val="21"/>
            <w:sz w:val="19"/>
            <w:szCs w:val="19"/>
          </w:rPr>
          <w:delText xml:space="preserve"> </w:delText>
        </w:r>
        <w:r w:rsidDel="00C112DA">
          <w:rPr>
            <w:rFonts w:ascii="Georgia" w:eastAsia="Georgia" w:hAnsi="Georgia" w:cs="Georgia"/>
            <w:color w:val="000000"/>
            <w:sz w:val="19"/>
            <w:szCs w:val="19"/>
          </w:rPr>
          <w:delText>this</w:delText>
        </w:r>
        <w:r w:rsidDel="00C112DA">
          <w:rPr>
            <w:rFonts w:ascii="Georgia" w:eastAsia="Georgia" w:hAnsi="Georgia" w:cs="Georgia"/>
            <w:color w:val="000000"/>
            <w:spacing w:val="12"/>
            <w:sz w:val="19"/>
            <w:szCs w:val="19"/>
          </w:rPr>
          <w:delText xml:space="preserve"> </w:delText>
        </w:r>
        <w:r w:rsidDel="00C112DA">
          <w:rPr>
            <w:rFonts w:ascii="Georgia" w:eastAsia="Georgia" w:hAnsi="Georgia" w:cs="Georgia"/>
            <w:color w:val="000000"/>
            <w:sz w:val="19"/>
            <w:szCs w:val="19"/>
          </w:rPr>
          <w:delText>strategy</w:delText>
        </w:r>
        <w:r w:rsidDel="00C112DA">
          <w:rPr>
            <w:rFonts w:ascii="Georgia" w:eastAsia="Georgia" w:hAnsi="Georgia" w:cs="Georgia"/>
            <w:color w:val="000000"/>
            <w:spacing w:val="19"/>
            <w:sz w:val="19"/>
            <w:szCs w:val="19"/>
          </w:rPr>
          <w:delText xml:space="preserve"> </w:delText>
        </w:r>
        <w:r w:rsidDel="00C112DA">
          <w:rPr>
            <w:rFonts w:ascii="Georgia" w:eastAsia="Georgia" w:hAnsi="Georgia" w:cs="Georgia"/>
            <w:color w:val="000000"/>
            <w:sz w:val="19"/>
            <w:szCs w:val="19"/>
          </w:rPr>
          <w:delText>should</w:delText>
        </w:r>
        <w:r w:rsidDel="00C112DA">
          <w:rPr>
            <w:rFonts w:ascii="Georgia" w:eastAsia="Georgia" w:hAnsi="Georgia" w:cs="Georgia"/>
            <w:color w:val="000000"/>
            <w:spacing w:val="17"/>
            <w:sz w:val="19"/>
            <w:szCs w:val="19"/>
          </w:rPr>
          <w:delText xml:space="preserve"> </w:delText>
        </w:r>
        <w:r w:rsidDel="00C112DA">
          <w:rPr>
            <w:rFonts w:ascii="Georgia" w:eastAsia="Georgia" w:hAnsi="Georgia" w:cs="Georgia"/>
            <w:color w:val="000000"/>
            <w:sz w:val="19"/>
            <w:szCs w:val="19"/>
          </w:rPr>
          <w:delText>also</w:delText>
        </w:r>
        <w:r w:rsidDel="00C112DA">
          <w:rPr>
            <w:rFonts w:ascii="Georgia" w:eastAsia="Georgia" w:hAnsi="Georgia" w:cs="Georgia"/>
            <w:color w:val="000000"/>
            <w:spacing w:val="13"/>
            <w:sz w:val="19"/>
            <w:szCs w:val="19"/>
          </w:rPr>
          <w:delText xml:space="preserve"> </w:delText>
        </w:r>
        <w:r w:rsidDel="00C112DA">
          <w:rPr>
            <w:rFonts w:ascii="Georgia" w:eastAsia="Georgia" w:hAnsi="Georgia" w:cs="Georgia"/>
            <w:color w:val="000000"/>
            <w:sz w:val="19"/>
            <w:szCs w:val="19"/>
          </w:rPr>
          <w:delText>demonstrate</w:delText>
        </w:r>
        <w:r w:rsidDel="00C112DA">
          <w:rPr>
            <w:rFonts w:ascii="Georgia" w:eastAsia="Georgia" w:hAnsi="Georgia" w:cs="Georgia"/>
            <w:color w:val="000000"/>
            <w:spacing w:val="27"/>
            <w:sz w:val="19"/>
            <w:szCs w:val="19"/>
          </w:rPr>
          <w:delText xml:space="preserve"> </w:delText>
        </w:r>
        <w:r w:rsidDel="00C112DA">
          <w:rPr>
            <w:rFonts w:ascii="Georgia" w:eastAsia="Georgia" w:hAnsi="Georgia" w:cs="Georgia"/>
            <w:color w:val="000000"/>
            <w:sz w:val="19"/>
            <w:szCs w:val="19"/>
          </w:rPr>
          <w:delText>the</w:delText>
        </w:r>
        <w:r w:rsidDel="00C112DA">
          <w:rPr>
            <w:rFonts w:ascii="Georgia" w:eastAsia="Georgia" w:hAnsi="Georgia" w:cs="Georgia"/>
            <w:color w:val="000000"/>
            <w:spacing w:val="11"/>
            <w:sz w:val="19"/>
            <w:szCs w:val="19"/>
          </w:rPr>
          <w:delText xml:space="preserve"> </w:delText>
        </w:r>
        <w:r w:rsidDel="00C112DA">
          <w:rPr>
            <w:rFonts w:ascii="Georgia" w:eastAsia="Georgia" w:hAnsi="Georgia" w:cs="Georgia"/>
            <w:color w:val="000000"/>
            <w:sz w:val="19"/>
            <w:szCs w:val="19"/>
          </w:rPr>
          <w:delText>robustness</w:delText>
        </w:r>
        <w:r w:rsidDel="00C112DA">
          <w:rPr>
            <w:rFonts w:ascii="Georgia" w:eastAsia="Georgia" w:hAnsi="Georgia" w:cs="Georgia"/>
            <w:color w:val="000000"/>
            <w:spacing w:val="24"/>
            <w:sz w:val="19"/>
            <w:szCs w:val="19"/>
          </w:rPr>
          <w:delText xml:space="preserve"> </w:delText>
        </w:r>
        <w:r w:rsidDel="00C112DA">
          <w:rPr>
            <w:rFonts w:ascii="Georgia" w:eastAsia="Georgia" w:hAnsi="Georgia" w:cs="Georgia"/>
            <w:color w:val="000000"/>
            <w:sz w:val="19"/>
            <w:szCs w:val="19"/>
          </w:rPr>
          <w:delText>of</w:delText>
        </w:r>
        <w:r w:rsidDel="00C112DA">
          <w:rPr>
            <w:rFonts w:ascii="Georgia" w:eastAsia="Georgia" w:hAnsi="Georgia" w:cs="Georgia"/>
            <w:color w:val="000000"/>
            <w:spacing w:val="9"/>
            <w:sz w:val="19"/>
            <w:szCs w:val="19"/>
          </w:rPr>
          <w:delText xml:space="preserve"> </w:delText>
        </w:r>
        <w:r w:rsidDel="00C112DA">
          <w:rPr>
            <w:rFonts w:ascii="Georgia" w:eastAsia="Georgia" w:hAnsi="Georgia" w:cs="Georgia"/>
            <w:color w:val="000000"/>
            <w:sz w:val="19"/>
            <w:szCs w:val="19"/>
          </w:rPr>
          <w:delText>our</w:delText>
        </w:r>
        <w:r w:rsidDel="00C112DA">
          <w:rPr>
            <w:rFonts w:ascii="Georgia" w:eastAsia="Georgia" w:hAnsi="Georgia" w:cs="Georgia"/>
            <w:color w:val="000000"/>
            <w:spacing w:val="12"/>
            <w:sz w:val="19"/>
            <w:szCs w:val="19"/>
          </w:rPr>
          <w:delText xml:space="preserve"> </w:delText>
        </w:r>
        <w:r w:rsidDel="00C112DA">
          <w:rPr>
            <w:rFonts w:ascii="Georgia" w:eastAsia="Georgia" w:hAnsi="Georgia" w:cs="Georgia"/>
            <w:color w:val="000000"/>
            <w:sz w:val="19"/>
            <w:szCs w:val="19"/>
          </w:rPr>
          <w:delText>tools.</w:delText>
        </w:r>
        <w:r w:rsidDel="00C112DA">
          <w:rPr>
            <w:rFonts w:ascii="Georgia" w:eastAsia="Georgia" w:hAnsi="Georgia" w:cs="Georgia"/>
            <w:color w:val="000000"/>
            <w:spacing w:val="40"/>
            <w:sz w:val="19"/>
            <w:szCs w:val="19"/>
          </w:rPr>
          <w:delText xml:space="preserve"> </w:delText>
        </w:r>
      </w:del>
      <w:r>
        <w:rPr>
          <w:rFonts w:ascii="Georgia" w:eastAsia="Georgia" w:hAnsi="Georgia" w:cs="Georgia"/>
          <w:color w:val="000000"/>
          <w:sz w:val="19"/>
          <w:szCs w:val="19"/>
        </w:rPr>
        <w:t>Any</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clinical</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findings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interest</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2"/>
          <w:sz w:val="19"/>
          <w:szCs w:val="19"/>
        </w:rPr>
        <w:t xml:space="preserve"> </w:t>
      </w:r>
      <w:r>
        <w:rPr>
          <w:rFonts w:ascii="Georgia" w:eastAsia="Georgia" w:hAnsi="Georgia" w:cs="Georgia"/>
          <w:color w:val="000000"/>
          <w:w w:val="102"/>
          <w:sz w:val="19"/>
          <w:szCs w:val="19"/>
        </w:rPr>
        <w:t xml:space="preserve">be </w:t>
      </w:r>
      <w:r>
        <w:rPr>
          <w:rFonts w:ascii="Georgia" w:eastAsia="Georgia" w:hAnsi="Georgia" w:cs="Georgia"/>
          <w:color w:val="000000"/>
          <w:sz w:val="19"/>
          <w:szCs w:val="19"/>
        </w:rPr>
        <w:t>published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traditional</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venues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(e.g.,</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 xml:space="preserve">Chest). </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quantitative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companion </w:t>
      </w:r>
      <w:r>
        <w:rPr>
          <w:rFonts w:ascii="Georgia" w:eastAsia="Georgia" w:hAnsi="Georgia" w:cs="Georgia"/>
          <w:color w:val="000000"/>
          <w:sz w:val="19"/>
          <w:szCs w:val="19"/>
        </w:rPr>
        <w:t>release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paper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(e.g.,</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see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previous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similar</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offerings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group</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[12,</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13]).</w:t>
      </w:r>
      <w:r>
        <w:rPr>
          <w:rFonts w:ascii="Georgia" w:eastAsia="Georgia" w:hAnsi="Georgia" w:cs="Georgia"/>
          <w:color w:val="000000"/>
          <w:spacing w:val="39"/>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9"/>
          <w:sz w:val="19"/>
          <w:szCs w:val="19"/>
        </w:rPr>
        <w:t xml:space="preserve"> </w:t>
      </w:r>
      <w:proofErr w:type="gramStart"/>
      <w:r>
        <w:rPr>
          <w:rFonts w:ascii="Georgia" w:eastAsia="Georgia" w:hAnsi="Georgia" w:cs="Georgia"/>
          <w:color w:val="FF0000"/>
          <w:sz w:val="19"/>
          <w:szCs w:val="19"/>
        </w:rPr>
        <w:t>clinically-based</w:t>
      </w:r>
      <w:proofErr w:type="gramEnd"/>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evaluation</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these</w:t>
      </w:r>
      <w:r>
        <w:rPr>
          <w:rFonts w:ascii="Georgia" w:eastAsia="Georgia" w:hAnsi="Georgia" w:cs="Georgia"/>
          <w:color w:val="FF0000"/>
          <w:spacing w:val="15"/>
          <w:sz w:val="19"/>
          <w:szCs w:val="19"/>
        </w:rPr>
        <w:t xml:space="preserve"> </w:t>
      </w:r>
      <w:r>
        <w:rPr>
          <w:rFonts w:ascii="Georgia" w:eastAsia="Georgia" w:hAnsi="Georgia" w:cs="Georgia"/>
          <w:color w:val="FF0000"/>
          <w:w w:val="102"/>
          <w:sz w:val="19"/>
          <w:szCs w:val="19"/>
        </w:rPr>
        <w:t xml:space="preserve">tools </w:t>
      </w:r>
      <w:r>
        <w:rPr>
          <w:rFonts w:ascii="Georgia" w:eastAsia="Georgia" w:hAnsi="Georgia" w:cs="Georgia"/>
          <w:color w:val="FF0000"/>
          <w:sz w:val="19"/>
          <w:szCs w:val="19"/>
        </w:rPr>
        <w:t>will</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provide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insight</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into</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specifics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certain</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pathologies</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also</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offer</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reproducible</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mechanism</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using</w:t>
      </w:r>
      <w:r>
        <w:rPr>
          <w:rFonts w:ascii="Georgia" w:eastAsia="Georgia" w:hAnsi="Georgia" w:cs="Georgia"/>
          <w:color w:val="FF0000"/>
          <w:spacing w:val="14"/>
          <w:sz w:val="19"/>
          <w:szCs w:val="19"/>
        </w:rPr>
        <w:t xml:space="preserve"> </w:t>
      </w:r>
      <w:r>
        <w:rPr>
          <w:rFonts w:ascii="Georgia" w:eastAsia="Georgia" w:hAnsi="Georgia" w:cs="Georgia"/>
          <w:color w:val="FF0000"/>
          <w:w w:val="102"/>
          <w:sz w:val="19"/>
          <w:szCs w:val="19"/>
        </w:rPr>
        <w:t xml:space="preserve">the </w:t>
      </w:r>
      <w:r>
        <w:rPr>
          <w:rFonts w:ascii="Georgia" w:eastAsia="Georgia" w:hAnsi="Georgia" w:cs="Georgia"/>
          <w:color w:val="FF0000"/>
          <w:sz w:val="19"/>
          <w:szCs w:val="19"/>
        </w:rPr>
        <w:t>tools</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created</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7"/>
          <w:sz w:val="19"/>
          <w:szCs w:val="19"/>
        </w:rPr>
        <w:t xml:space="preserve"> </w:t>
      </w:r>
      <w:r>
        <w:rPr>
          <w:rFonts w:ascii="Georgia" w:eastAsia="Georgia" w:hAnsi="Georgia" w:cs="Georgia"/>
          <w:color w:val="FF0000"/>
          <w:w w:val="102"/>
          <w:sz w:val="19"/>
          <w:szCs w:val="19"/>
        </w:rPr>
        <w:t>project.</w:t>
      </w:r>
    </w:p>
    <w:p w14:paraId="109CDB94" w14:textId="77777777" w:rsidR="00E61F9D" w:rsidRDefault="005C64D6">
      <w:pPr>
        <w:spacing w:before="48" w:after="0" w:line="240" w:lineRule="auto"/>
        <w:ind w:left="160" w:right="8570"/>
        <w:jc w:val="both"/>
        <w:rPr>
          <w:rFonts w:ascii="Georgia" w:eastAsia="Georgia" w:hAnsi="Georgia" w:cs="Georgia"/>
          <w:sz w:val="21"/>
          <w:szCs w:val="21"/>
        </w:rPr>
      </w:pPr>
      <w:r>
        <w:rPr>
          <w:rFonts w:ascii="Georgia" w:eastAsia="Georgia" w:hAnsi="Georgia" w:cs="Georgia"/>
          <w:b/>
          <w:bCs/>
          <w:sz w:val="21"/>
          <w:szCs w:val="21"/>
        </w:rPr>
        <w:t>3(c)</w:t>
      </w:r>
      <w:r>
        <w:rPr>
          <w:rFonts w:ascii="Georgia" w:eastAsia="Georgia" w:hAnsi="Georgia" w:cs="Georgia"/>
          <w:b/>
          <w:bCs/>
          <w:spacing w:val="5"/>
          <w:sz w:val="21"/>
          <w:szCs w:val="21"/>
        </w:rPr>
        <w:t xml:space="preserve"> </w:t>
      </w:r>
      <w:r>
        <w:rPr>
          <w:rFonts w:ascii="Georgia" w:eastAsia="Georgia" w:hAnsi="Georgia" w:cs="Georgia"/>
          <w:b/>
          <w:bCs/>
          <w:sz w:val="21"/>
          <w:szCs w:val="21"/>
        </w:rPr>
        <w:t>Research</w:t>
      </w:r>
      <w:r>
        <w:rPr>
          <w:rFonts w:ascii="Georgia" w:eastAsia="Georgia" w:hAnsi="Georgia" w:cs="Georgia"/>
          <w:b/>
          <w:bCs/>
          <w:spacing w:val="11"/>
          <w:sz w:val="21"/>
          <w:szCs w:val="21"/>
        </w:rPr>
        <w:t xml:space="preserve"> </w:t>
      </w:r>
      <w:r>
        <w:rPr>
          <w:rFonts w:ascii="Georgia" w:eastAsia="Georgia" w:hAnsi="Georgia" w:cs="Georgia"/>
          <w:b/>
          <w:bCs/>
          <w:w w:val="101"/>
          <w:sz w:val="21"/>
          <w:szCs w:val="21"/>
        </w:rPr>
        <w:t>design</w:t>
      </w:r>
    </w:p>
    <w:p w14:paraId="6CA07722" w14:textId="77777777" w:rsidR="00E61F9D" w:rsidRDefault="00E61F9D">
      <w:pPr>
        <w:spacing w:before="1" w:after="0" w:line="110" w:lineRule="exact"/>
        <w:rPr>
          <w:sz w:val="11"/>
          <w:szCs w:val="11"/>
        </w:rPr>
      </w:pPr>
    </w:p>
    <w:p w14:paraId="6307404C" w14:textId="77777777" w:rsidR="00E61F9D" w:rsidRDefault="005C64D6">
      <w:pPr>
        <w:spacing w:after="0" w:line="240" w:lineRule="auto"/>
        <w:ind w:left="160" w:right="8549"/>
        <w:jc w:val="both"/>
        <w:rPr>
          <w:rFonts w:ascii="Georgia" w:eastAsia="Georgia" w:hAnsi="Georgia" w:cs="Georgia"/>
          <w:sz w:val="19"/>
          <w:szCs w:val="19"/>
        </w:rPr>
      </w:pPr>
      <w:r>
        <w:rPr>
          <w:rFonts w:ascii="Georgia" w:eastAsia="Georgia" w:hAnsi="Georgia" w:cs="Georgia"/>
          <w:b/>
          <w:bCs/>
          <w:sz w:val="19"/>
          <w:szCs w:val="19"/>
        </w:rPr>
        <w:t>3(c.1)</w:t>
      </w:r>
      <w:r>
        <w:rPr>
          <w:rFonts w:ascii="Georgia" w:eastAsia="Georgia" w:hAnsi="Georgia" w:cs="Georgia"/>
          <w:b/>
          <w:bCs/>
          <w:spacing w:val="12"/>
          <w:sz w:val="19"/>
          <w:szCs w:val="19"/>
        </w:rPr>
        <w:t xml:space="preserve"> </w:t>
      </w:r>
      <w:r>
        <w:rPr>
          <w:rFonts w:ascii="Georgia" w:eastAsia="Georgia" w:hAnsi="Georgia" w:cs="Georgia"/>
          <w:b/>
          <w:bCs/>
          <w:sz w:val="19"/>
          <w:szCs w:val="19"/>
        </w:rPr>
        <w:t>Preliminary</w:t>
      </w:r>
      <w:r>
        <w:rPr>
          <w:rFonts w:ascii="Georgia" w:eastAsia="Georgia" w:hAnsi="Georgia" w:cs="Georgia"/>
          <w:b/>
          <w:bCs/>
          <w:spacing w:val="25"/>
          <w:sz w:val="19"/>
          <w:szCs w:val="19"/>
        </w:rPr>
        <w:t xml:space="preserve"> </w:t>
      </w:r>
      <w:r>
        <w:rPr>
          <w:rFonts w:ascii="Georgia" w:eastAsia="Georgia" w:hAnsi="Georgia" w:cs="Georgia"/>
          <w:b/>
          <w:bCs/>
          <w:w w:val="102"/>
          <w:sz w:val="19"/>
          <w:szCs w:val="19"/>
        </w:rPr>
        <w:t>data</w:t>
      </w:r>
    </w:p>
    <w:p w14:paraId="283A81A5" w14:textId="04FA9F4A" w:rsidR="00E61F9D" w:rsidRDefault="000F62E4">
      <w:pPr>
        <w:spacing w:before="93" w:after="0" w:line="277" w:lineRule="auto"/>
        <w:ind w:left="115" w:right="89" w:hanging="2"/>
        <w:jc w:val="both"/>
        <w:rPr>
          <w:rFonts w:ascii="Georgia" w:eastAsia="Georgia" w:hAnsi="Georgia" w:cs="Georgia"/>
          <w:sz w:val="19"/>
          <w:szCs w:val="19"/>
        </w:rPr>
      </w:pPr>
      <w:proofErr w:type="gramStart"/>
      <w:ins w:id="85" w:author="James Gee" w:date="2016-07-20T10:16:00Z">
        <w:r w:rsidRPr="000F62E4">
          <w:rPr>
            <w:rFonts w:ascii="Georgia" w:eastAsia="Georgia" w:hAnsi="Georgia" w:cs="Georgia"/>
            <w:sz w:val="19"/>
            <w:szCs w:val="19"/>
          </w:rPr>
          <w:t>Major progress toward the proposed platform, demonstrating project feasibility, has already been reported by our group</w:t>
        </w:r>
        <w:proofErr w:type="gramEnd"/>
        <w:r w:rsidRPr="000F62E4">
          <w:rPr>
            <w:rFonts w:ascii="Georgia" w:eastAsia="Georgia" w:hAnsi="Georgia" w:cs="Georgia"/>
            <w:sz w:val="19"/>
            <w:szCs w:val="19"/>
          </w:rPr>
          <w:t xml:space="preserve"> (</w:t>
        </w:r>
        <w:proofErr w:type="spellStart"/>
        <w:r w:rsidRPr="000F62E4">
          <w:rPr>
            <w:rFonts w:ascii="Georgia" w:eastAsia="Georgia" w:hAnsi="Georgia" w:cs="Georgia"/>
            <w:sz w:val="19"/>
            <w:szCs w:val="19"/>
          </w:rPr>
          <w:t>cf</w:t>
        </w:r>
        <w:proofErr w:type="spellEnd"/>
        <w:r w:rsidRPr="000F62E4">
          <w:rPr>
            <w:rFonts w:ascii="Georgia" w:eastAsia="Georgia" w:hAnsi="Georgia" w:cs="Georgia"/>
            <w:sz w:val="19"/>
            <w:szCs w:val="19"/>
          </w:rPr>
          <w:t xml:space="preserve"> Table 1).  These publications not only document methodological novelty of the work but also describe their subsequent usage for clinical research studies of small to large cohorts.  Much of this innovation has been encoded in prototypical form in the ANTs processing toolkit, </w:t>
        </w:r>
      </w:ins>
      <w:ins w:id="86" w:author="James Gee" w:date="2016-07-20T10:18:00Z">
        <w:r w:rsidR="001C2591">
          <w:rPr>
            <w:rFonts w:ascii="Georgia" w:eastAsia="Georgia" w:hAnsi="Georgia" w:cs="Georgia"/>
            <w:sz w:val="19"/>
            <w:szCs w:val="19"/>
          </w:rPr>
          <w:t xml:space="preserve">as described below, </w:t>
        </w:r>
      </w:ins>
      <w:ins w:id="87" w:author="James Gee" w:date="2016-07-20T10:16:00Z">
        <w:r w:rsidRPr="000F62E4">
          <w:rPr>
            <w:rFonts w:ascii="Georgia" w:eastAsia="Georgia" w:hAnsi="Georgia" w:cs="Georgia"/>
            <w:sz w:val="19"/>
            <w:szCs w:val="19"/>
          </w:rPr>
          <w:t>to allow for</w:t>
        </w:r>
      </w:ins>
      <w:ins w:id="88" w:author="James Gee" w:date="2016-07-20T10:17:00Z">
        <w:r>
          <w:rPr>
            <w:rFonts w:ascii="Georgia" w:eastAsia="Georgia" w:hAnsi="Georgia" w:cs="Georgia"/>
            <w:sz w:val="19"/>
            <w:szCs w:val="19"/>
          </w:rPr>
          <w:t xml:space="preserve"> continued use, potential future improvements, and reproducibility</w:t>
        </w:r>
      </w:ins>
      <w:ins w:id="89" w:author="James Gee" w:date="2016-07-20T10:18:00Z">
        <w:r w:rsidR="001C2591">
          <w:rPr>
            <w:rFonts w:ascii="Georgia" w:eastAsia="Georgia" w:hAnsi="Georgia" w:cs="Georgia"/>
            <w:sz w:val="19"/>
            <w:szCs w:val="19"/>
          </w:rPr>
          <w:t>.</w:t>
        </w:r>
      </w:ins>
      <w:del w:id="90" w:author="James Gee" w:date="2016-07-20T10:16:00Z">
        <w:r w:rsidR="005C64D6" w:rsidDel="000F62E4">
          <w:rPr>
            <w:rFonts w:ascii="Georgia" w:eastAsia="Georgia" w:hAnsi="Georgia" w:cs="Georgia"/>
            <w:sz w:val="19"/>
            <w:szCs w:val="19"/>
          </w:rPr>
          <w:delText>A</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significant</w:delText>
        </w:r>
        <w:r w:rsidR="005C64D6" w:rsidDel="000F62E4">
          <w:rPr>
            <w:rFonts w:ascii="Georgia" w:eastAsia="Georgia" w:hAnsi="Georgia" w:cs="Georgia"/>
            <w:spacing w:val="29"/>
            <w:sz w:val="19"/>
            <w:szCs w:val="19"/>
          </w:rPr>
          <w:delText xml:space="preserve"> </w:delText>
        </w:r>
        <w:r w:rsidR="005C64D6" w:rsidDel="000F62E4">
          <w:rPr>
            <w:rFonts w:ascii="Georgia" w:eastAsia="Georgia" w:hAnsi="Georgia" w:cs="Georgia"/>
            <w:sz w:val="19"/>
            <w:szCs w:val="19"/>
          </w:rPr>
          <w:delText>portion</w:delText>
        </w:r>
        <w:r w:rsidR="005C64D6" w:rsidDel="000F62E4">
          <w:rPr>
            <w:rFonts w:ascii="Georgia" w:eastAsia="Georgia" w:hAnsi="Georgia" w:cs="Georgia"/>
            <w:spacing w:val="23"/>
            <w:sz w:val="19"/>
            <w:szCs w:val="19"/>
          </w:rPr>
          <w:delText xml:space="preserve"> </w:delText>
        </w:r>
        <w:r w:rsidR="005C64D6" w:rsidDel="000F62E4">
          <w:rPr>
            <w:rFonts w:ascii="Georgia" w:eastAsia="Georgia" w:hAnsi="Georgia" w:cs="Georgia"/>
            <w:sz w:val="19"/>
            <w:szCs w:val="19"/>
          </w:rPr>
          <w:delText>of</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the</w:delText>
        </w:r>
        <w:r w:rsidR="005C64D6" w:rsidDel="000F62E4">
          <w:rPr>
            <w:rFonts w:ascii="Georgia" w:eastAsia="Georgia" w:hAnsi="Georgia" w:cs="Georgia"/>
            <w:spacing w:val="16"/>
            <w:sz w:val="19"/>
            <w:szCs w:val="19"/>
          </w:rPr>
          <w:delText xml:space="preserve"> </w:delText>
        </w:r>
        <w:r w:rsidR="005C64D6" w:rsidDel="000F62E4">
          <w:rPr>
            <w:rFonts w:ascii="Georgia" w:eastAsia="Georgia" w:hAnsi="Georgia" w:cs="Georgia"/>
            <w:sz w:val="19"/>
            <w:szCs w:val="19"/>
          </w:rPr>
          <w:delText>proposed</w:delText>
        </w:r>
        <w:r w:rsidR="005C64D6" w:rsidDel="000F62E4">
          <w:rPr>
            <w:rFonts w:ascii="Georgia" w:eastAsia="Georgia" w:hAnsi="Georgia" w:cs="Georgia"/>
            <w:spacing w:val="27"/>
            <w:sz w:val="19"/>
            <w:szCs w:val="19"/>
          </w:rPr>
          <w:delText xml:space="preserve"> </w:delText>
        </w:r>
        <w:r w:rsidR="005C64D6" w:rsidDel="000F62E4">
          <w:rPr>
            <w:rFonts w:ascii="Georgia" w:eastAsia="Georgia" w:hAnsi="Georgia" w:cs="Georgia"/>
            <w:sz w:val="19"/>
            <w:szCs w:val="19"/>
          </w:rPr>
          <w:delText>platform</w:delText>
        </w:r>
        <w:r w:rsidR="005C64D6" w:rsidDel="000F62E4">
          <w:rPr>
            <w:rFonts w:ascii="Georgia" w:eastAsia="Georgia" w:hAnsi="Georgia" w:cs="Georgia"/>
            <w:spacing w:val="26"/>
            <w:sz w:val="19"/>
            <w:szCs w:val="19"/>
          </w:rPr>
          <w:delText xml:space="preserve"> </w:delText>
        </w:r>
        <w:r w:rsidR="005C64D6" w:rsidDel="000F62E4">
          <w:rPr>
            <w:rFonts w:ascii="Georgia" w:eastAsia="Georgia" w:hAnsi="Georgia" w:cs="Georgia"/>
            <w:sz w:val="19"/>
            <w:szCs w:val="19"/>
          </w:rPr>
          <w:delText>spanning</w:delText>
        </w:r>
        <w:r w:rsidR="005C64D6" w:rsidDel="000F62E4">
          <w:rPr>
            <w:rFonts w:ascii="Georgia" w:eastAsia="Georgia" w:hAnsi="Georgia" w:cs="Georgia"/>
            <w:spacing w:val="26"/>
            <w:sz w:val="19"/>
            <w:szCs w:val="19"/>
          </w:rPr>
          <w:delText xml:space="preserve"> </w:delText>
        </w:r>
        <w:r w:rsidR="005C64D6" w:rsidDel="000F62E4">
          <w:rPr>
            <w:rFonts w:ascii="Georgia" w:eastAsia="Georgia" w:hAnsi="Georgia" w:cs="Georgia"/>
            <w:sz w:val="19"/>
            <w:szCs w:val="19"/>
          </w:rPr>
          <w:delText>the</w:delText>
        </w:r>
        <w:r w:rsidR="005C64D6" w:rsidDel="000F62E4">
          <w:rPr>
            <w:rFonts w:ascii="Georgia" w:eastAsia="Georgia" w:hAnsi="Georgia" w:cs="Georgia"/>
            <w:spacing w:val="16"/>
            <w:sz w:val="19"/>
            <w:szCs w:val="19"/>
          </w:rPr>
          <w:delText xml:space="preserve"> </w:delText>
        </w:r>
        <w:r w:rsidR="005C64D6" w:rsidDel="000F62E4">
          <w:rPr>
            <w:rFonts w:ascii="Georgia" w:eastAsia="Georgia" w:hAnsi="Georgia" w:cs="Georgia"/>
            <w:sz w:val="19"/>
            <w:szCs w:val="19"/>
          </w:rPr>
          <w:delText>range</w:delText>
        </w:r>
        <w:r w:rsidR="005C64D6" w:rsidDel="000F62E4">
          <w:rPr>
            <w:rFonts w:ascii="Georgia" w:eastAsia="Georgia" w:hAnsi="Georgia" w:cs="Georgia"/>
            <w:spacing w:val="20"/>
            <w:sz w:val="19"/>
            <w:szCs w:val="19"/>
          </w:rPr>
          <w:delText xml:space="preserve"> </w:delText>
        </w:r>
        <w:r w:rsidR="005C64D6" w:rsidDel="000F62E4">
          <w:rPr>
            <w:rFonts w:ascii="Georgia" w:eastAsia="Georgia" w:hAnsi="Georgia" w:cs="Georgia"/>
            <w:sz w:val="19"/>
            <w:szCs w:val="19"/>
          </w:rPr>
          <w:delText>of</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proposed</w:delText>
        </w:r>
        <w:r w:rsidR="005C64D6" w:rsidDel="000F62E4">
          <w:rPr>
            <w:rFonts w:ascii="Georgia" w:eastAsia="Georgia" w:hAnsi="Georgia" w:cs="Georgia"/>
            <w:spacing w:val="27"/>
            <w:sz w:val="19"/>
            <w:szCs w:val="19"/>
          </w:rPr>
          <w:delText xml:space="preserve"> </w:delText>
        </w:r>
        <w:r w:rsidR="005C64D6" w:rsidDel="000F62E4">
          <w:rPr>
            <w:rFonts w:ascii="Georgia" w:eastAsia="Georgia" w:hAnsi="Georgia" w:cs="Georgia"/>
            <w:sz w:val="19"/>
            <w:szCs w:val="19"/>
          </w:rPr>
          <w:delText>functionality</w:delText>
        </w:r>
        <w:r w:rsidR="005C64D6" w:rsidDel="000F62E4">
          <w:rPr>
            <w:rFonts w:ascii="Georgia" w:eastAsia="Georgia" w:hAnsi="Georgia" w:cs="Georgia"/>
            <w:spacing w:val="32"/>
            <w:sz w:val="19"/>
            <w:szCs w:val="19"/>
          </w:rPr>
          <w:delText xml:space="preserve"> </w:delText>
        </w:r>
        <w:r w:rsidR="005C64D6" w:rsidDel="000F62E4">
          <w:rPr>
            <w:rFonts w:ascii="Georgia" w:eastAsia="Georgia" w:hAnsi="Georgia" w:cs="Georgia"/>
            <w:sz w:val="19"/>
            <w:szCs w:val="19"/>
          </w:rPr>
          <w:delText>has</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been</w:delText>
        </w:r>
        <w:r w:rsidR="005C64D6" w:rsidDel="000F62E4">
          <w:rPr>
            <w:rFonts w:ascii="Georgia" w:eastAsia="Georgia" w:hAnsi="Georgia" w:cs="Georgia"/>
            <w:spacing w:val="19"/>
            <w:sz w:val="19"/>
            <w:szCs w:val="19"/>
          </w:rPr>
          <w:delText xml:space="preserve"> </w:delText>
        </w:r>
        <w:r w:rsidR="005C64D6" w:rsidDel="000F62E4">
          <w:rPr>
            <w:rFonts w:ascii="Georgia" w:eastAsia="Georgia" w:hAnsi="Georgia" w:cs="Georgia"/>
            <w:sz w:val="19"/>
            <w:szCs w:val="19"/>
          </w:rPr>
          <w:delText>previously</w:delText>
        </w:r>
        <w:r w:rsidR="005C64D6" w:rsidDel="000F62E4">
          <w:rPr>
            <w:rFonts w:ascii="Georgia" w:eastAsia="Georgia" w:hAnsi="Georgia" w:cs="Georgia"/>
            <w:spacing w:val="28"/>
            <w:sz w:val="19"/>
            <w:szCs w:val="19"/>
          </w:rPr>
          <w:delText xml:space="preserve"> </w:delText>
        </w:r>
        <w:r w:rsidR="005C64D6" w:rsidDel="000F62E4">
          <w:rPr>
            <w:rFonts w:ascii="Georgia" w:eastAsia="Georgia" w:hAnsi="Georgia" w:cs="Georgia"/>
            <w:sz w:val="19"/>
            <w:szCs w:val="19"/>
          </w:rPr>
          <w:delText>reported</w:delText>
        </w:r>
        <w:r w:rsidR="005C64D6" w:rsidDel="000F62E4">
          <w:rPr>
            <w:rFonts w:ascii="Georgia" w:eastAsia="Georgia" w:hAnsi="Georgia" w:cs="Georgia"/>
            <w:spacing w:val="25"/>
            <w:sz w:val="19"/>
            <w:szCs w:val="19"/>
          </w:rPr>
          <w:delText xml:space="preserve"> </w:delText>
        </w:r>
        <w:r w:rsidR="005C64D6" w:rsidDel="000F62E4">
          <w:rPr>
            <w:rFonts w:ascii="Georgia" w:eastAsia="Georgia" w:hAnsi="Georgia" w:cs="Georgia"/>
            <w:w w:val="103"/>
            <w:sz w:val="19"/>
            <w:szCs w:val="19"/>
          </w:rPr>
          <w:delText xml:space="preserve">in </w:delText>
        </w:r>
        <w:r w:rsidR="005C64D6" w:rsidDel="000F62E4">
          <w:rPr>
            <w:rFonts w:ascii="Georgia" w:eastAsia="Georgia" w:hAnsi="Georgia" w:cs="Georgia"/>
            <w:sz w:val="19"/>
            <w:szCs w:val="19"/>
          </w:rPr>
          <w:delText>various</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articles</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from</w:delText>
        </w:r>
        <w:r w:rsidR="005C64D6" w:rsidDel="000F62E4">
          <w:rPr>
            <w:rFonts w:ascii="Georgia" w:eastAsia="Georgia" w:hAnsi="Georgia" w:cs="Georgia"/>
            <w:spacing w:val="13"/>
            <w:sz w:val="19"/>
            <w:szCs w:val="19"/>
          </w:rPr>
          <w:delText xml:space="preserve"> </w:delText>
        </w:r>
        <w:r w:rsidR="005C64D6" w:rsidDel="000F62E4">
          <w:rPr>
            <w:rFonts w:ascii="Georgia" w:eastAsia="Georgia" w:hAnsi="Georgia" w:cs="Georgia"/>
            <w:sz w:val="19"/>
            <w:szCs w:val="19"/>
          </w:rPr>
          <w:delText>our</w:delText>
        </w:r>
        <w:r w:rsidR="005C64D6" w:rsidDel="000F62E4">
          <w:rPr>
            <w:rFonts w:ascii="Georgia" w:eastAsia="Georgia" w:hAnsi="Georgia" w:cs="Georgia"/>
            <w:spacing w:val="11"/>
            <w:sz w:val="19"/>
            <w:szCs w:val="19"/>
          </w:rPr>
          <w:delText xml:space="preserve"> </w:delText>
        </w:r>
        <w:r w:rsidR="005C64D6" w:rsidDel="000F62E4">
          <w:rPr>
            <w:rFonts w:ascii="Georgia" w:eastAsia="Georgia" w:hAnsi="Georgia" w:cs="Georgia"/>
            <w:sz w:val="19"/>
            <w:szCs w:val="19"/>
          </w:rPr>
          <w:delText>group</w:delText>
        </w:r>
        <w:r w:rsidR="005C64D6" w:rsidDel="000F62E4">
          <w:rPr>
            <w:rFonts w:ascii="Georgia" w:eastAsia="Georgia" w:hAnsi="Georgia" w:cs="Georgia"/>
            <w:spacing w:val="15"/>
            <w:sz w:val="19"/>
            <w:szCs w:val="19"/>
          </w:rPr>
          <w:delText xml:space="preserve"> </w:delText>
        </w:r>
        <w:r w:rsidR="005C64D6" w:rsidDel="000F62E4">
          <w:rPr>
            <w:rFonts w:ascii="Georgia" w:eastAsia="Georgia" w:hAnsi="Georgia" w:cs="Georgia"/>
            <w:sz w:val="19"/>
            <w:szCs w:val="19"/>
          </w:rPr>
          <w:delText>(cf</w:delText>
        </w:r>
        <w:r w:rsidR="005C64D6" w:rsidDel="000F62E4">
          <w:rPr>
            <w:rFonts w:ascii="Georgia" w:eastAsia="Georgia" w:hAnsi="Georgia" w:cs="Georgia"/>
            <w:spacing w:val="9"/>
            <w:sz w:val="19"/>
            <w:szCs w:val="19"/>
          </w:rPr>
          <w:delText xml:space="preserve"> </w:delText>
        </w:r>
        <w:r w:rsidR="005C64D6" w:rsidDel="000F62E4">
          <w:rPr>
            <w:rFonts w:ascii="Georgia" w:eastAsia="Georgia" w:hAnsi="Georgia" w:cs="Georgia"/>
            <w:sz w:val="19"/>
            <w:szCs w:val="19"/>
          </w:rPr>
          <w:delText>Table</w:delText>
        </w:r>
        <w:r w:rsidR="005C64D6" w:rsidDel="000F62E4">
          <w:rPr>
            <w:rFonts w:ascii="Georgia" w:eastAsia="Georgia" w:hAnsi="Georgia" w:cs="Georgia"/>
            <w:spacing w:val="14"/>
            <w:sz w:val="19"/>
            <w:szCs w:val="19"/>
          </w:rPr>
          <w:delText xml:space="preserve"> </w:delText>
        </w:r>
        <w:r w:rsidR="005C64D6" w:rsidDel="000F62E4">
          <w:rPr>
            <w:rFonts w:ascii="Georgia" w:eastAsia="Georgia" w:hAnsi="Georgia" w:cs="Georgia"/>
            <w:sz w:val="19"/>
            <w:szCs w:val="19"/>
          </w:rPr>
          <w:delText>1).</w:delText>
        </w:r>
        <w:r w:rsidR="005C64D6" w:rsidDel="000F62E4">
          <w:rPr>
            <w:rFonts w:ascii="Georgia" w:eastAsia="Georgia" w:hAnsi="Georgia" w:cs="Georgia"/>
            <w:spacing w:val="33"/>
            <w:sz w:val="19"/>
            <w:szCs w:val="19"/>
          </w:rPr>
          <w:delText xml:space="preserve"> </w:delText>
        </w:r>
        <w:r w:rsidR="005C64D6" w:rsidDel="000F62E4">
          <w:rPr>
            <w:rFonts w:ascii="Georgia" w:eastAsia="Georgia" w:hAnsi="Georgia" w:cs="Georgia"/>
            <w:sz w:val="19"/>
            <w:szCs w:val="19"/>
          </w:rPr>
          <w:delText>This</w:delText>
        </w:r>
        <w:r w:rsidR="005C64D6" w:rsidDel="000F62E4">
          <w:rPr>
            <w:rFonts w:ascii="Georgia" w:eastAsia="Georgia" w:hAnsi="Georgia" w:cs="Georgia"/>
            <w:spacing w:val="12"/>
            <w:sz w:val="19"/>
            <w:szCs w:val="19"/>
          </w:rPr>
          <w:delText xml:space="preserve"> </w:delText>
        </w:r>
        <w:r w:rsidR="005C64D6" w:rsidDel="000F62E4">
          <w:rPr>
            <w:rFonts w:ascii="Georgia" w:eastAsia="Georgia" w:hAnsi="Georgia" w:cs="Georgia"/>
            <w:sz w:val="19"/>
            <w:szCs w:val="19"/>
          </w:rPr>
          <w:delText>includes</w:delText>
        </w:r>
        <w:r w:rsidR="005C64D6" w:rsidDel="000F62E4">
          <w:rPr>
            <w:rFonts w:ascii="Georgia" w:eastAsia="Georgia" w:hAnsi="Georgia" w:cs="Georgia"/>
            <w:spacing w:val="19"/>
            <w:sz w:val="19"/>
            <w:szCs w:val="19"/>
          </w:rPr>
          <w:delText xml:space="preserve"> </w:delText>
        </w:r>
        <w:r w:rsidR="005C64D6" w:rsidDel="000F62E4">
          <w:rPr>
            <w:rFonts w:ascii="Georgia" w:eastAsia="Georgia" w:hAnsi="Georgia" w:cs="Georgia"/>
            <w:sz w:val="19"/>
            <w:szCs w:val="19"/>
          </w:rPr>
          <w:delText>both</w:delText>
        </w:r>
        <w:r w:rsidR="005C64D6" w:rsidDel="000F62E4">
          <w:rPr>
            <w:rFonts w:ascii="Georgia" w:eastAsia="Georgia" w:hAnsi="Georgia" w:cs="Georgia"/>
            <w:spacing w:val="13"/>
            <w:sz w:val="19"/>
            <w:szCs w:val="19"/>
          </w:rPr>
          <w:delText xml:space="preserve"> </w:delText>
        </w:r>
        <w:r w:rsidR="005C64D6" w:rsidDel="000F62E4">
          <w:rPr>
            <w:rFonts w:ascii="Georgia" w:eastAsia="Georgia" w:hAnsi="Georgia" w:cs="Georgia"/>
            <w:sz w:val="19"/>
            <w:szCs w:val="19"/>
          </w:rPr>
          <w:delText>the</w:delText>
        </w:r>
        <w:r w:rsidR="005C64D6" w:rsidDel="000F62E4">
          <w:rPr>
            <w:rFonts w:ascii="Georgia" w:eastAsia="Georgia" w:hAnsi="Georgia" w:cs="Georgia"/>
            <w:spacing w:val="10"/>
            <w:sz w:val="19"/>
            <w:szCs w:val="19"/>
          </w:rPr>
          <w:delText xml:space="preserve"> </w:delText>
        </w:r>
        <w:r w:rsidR="005C64D6" w:rsidDel="000F62E4">
          <w:rPr>
            <w:rFonts w:ascii="Georgia" w:eastAsia="Georgia" w:hAnsi="Georgia" w:cs="Georgia"/>
            <w:sz w:val="19"/>
            <w:szCs w:val="19"/>
          </w:rPr>
          <w:delText>reporting</w:delText>
        </w:r>
        <w:r w:rsidR="005C64D6" w:rsidDel="000F62E4">
          <w:rPr>
            <w:rFonts w:ascii="Georgia" w:eastAsia="Georgia" w:hAnsi="Georgia" w:cs="Georgia"/>
            <w:spacing w:val="21"/>
            <w:sz w:val="19"/>
            <w:szCs w:val="19"/>
          </w:rPr>
          <w:delText xml:space="preserve"> </w:delText>
        </w:r>
        <w:r w:rsidR="005C64D6" w:rsidDel="000F62E4">
          <w:rPr>
            <w:rFonts w:ascii="Georgia" w:eastAsia="Georgia" w:hAnsi="Georgia" w:cs="Georgia"/>
            <w:sz w:val="19"/>
            <w:szCs w:val="19"/>
          </w:rPr>
          <w:delText>of</w:delText>
        </w:r>
        <w:r w:rsidR="005C64D6" w:rsidDel="000F62E4">
          <w:rPr>
            <w:rFonts w:ascii="Georgia" w:eastAsia="Georgia" w:hAnsi="Georgia" w:cs="Georgia"/>
            <w:spacing w:val="8"/>
            <w:sz w:val="19"/>
            <w:szCs w:val="19"/>
          </w:rPr>
          <w:delText xml:space="preserve"> </w:delText>
        </w:r>
        <w:r w:rsidR="005C64D6" w:rsidDel="000F62E4">
          <w:rPr>
            <w:rFonts w:ascii="Georgia" w:eastAsia="Georgia" w:hAnsi="Georgia" w:cs="Georgia"/>
            <w:sz w:val="19"/>
            <w:szCs w:val="19"/>
          </w:rPr>
          <w:delText>methodoligical</w:delText>
        </w:r>
        <w:r w:rsidR="005C64D6" w:rsidDel="000F62E4">
          <w:rPr>
            <w:rFonts w:ascii="Georgia" w:eastAsia="Georgia" w:hAnsi="Georgia" w:cs="Georgia"/>
            <w:spacing w:val="30"/>
            <w:sz w:val="19"/>
            <w:szCs w:val="19"/>
          </w:rPr>
          <w:delText xml:space="preserve"> </w:delText>
        </w:r>
        <w:r w:rsidR="005C64D6" w:rsidDel="000F62E4">
          <w:rPr>
            <w:rFonts w:ascii="Georgia" w:eastAsia="Georgia" w:hAnsi="Georgia" w:cs="Georgia"/>
            <w:sz w:val="19"/>
            <w:szCs w:val="19"/>
          </w:rPr>
          <w:delText>novelty</w:delText>
        </w:r>
        <w:r w:rsidR="005C64D6" w:rsidDel="000F62E4">
          <w:rPr>
            <w:rFonts w:ascii="Georgia" w:eastAsia="Georgia" w:hAnsi="Georgia" w:cs="Georgia"/>
            <w:spacing w:val="17"/>
            <w:sz w:val="19"/>
            <w:szCs w:val="19"/>
          </w:rPr>
          <w:delText xml:space="preserve"> </w:delText>
        </w:r>
        <w:r w:rsidR="005C64D6" w:rsidDel="000F62E4">
          <w:rPr>
            <w:rFonts w:ascii="Georgia" w:eastAsia="Georgia" w:hAnsi="Georgia" w:cs="Georgia"/>
            <w:sz w:val="19"/>
            <w:szCs w:val="19"/>
          </w:rPr>
          <w:delText>and</w:delText>
        </w:r>
        <w:r w:rsidR="005C64D6" w:rsidDel="000F62E4">
          <w:rPr>
            <w:rFonts w:ascii="Georgia" w:eastAsia="Georgia" w:hAnsi="Georgia" w:cs="Georgia"/>
            <w:spacing w:val="11"/>
            <w:sz w:val="19"/>
            <w:szCs w:val="19"/>
          </w:rPr>
          <w:delText xml:space="preserve"> </w:delText>
        </w:r>
        <w:r w:rsidR="005C64D6" w:rsidDel="000F62E4">
          <w:rPr>
            <w:rFonts w:ascii="Georgia" w:eastAsia="Georgia" w:hAnsi="Georgia" w:cs="Georgia"/>
            <w:sz w:val="19"/>
            <w:szCs w:val="19"/>
          </w:rPr>
          <w:delText>subsequent</w:delText>
        </w:r>
        <w:r w:rsidR="005C64D6" w:rsidDel="000F62E4">
          <w:rPr>
            <w:rFonts w:ascii="Georgia" w:eastAsia="Georgia" w:hAnsi="Georgia" w:cs="Georgia"/>
            <w:spacing w:val="24"/>
            <w:sz w:val="19"/>
            <w:szCs w:val="19"/>
          </w:rPr>
          <w:delText xml:space="preserve"> </w:delText>
        </w:r>
        <w:r w:rsidR="005C64D6" w:rsidDel="000F62E4">
          <w:rPr>
            <w:rFonts w:ascii="Georgia" w:eastAsia="Georgia" w:hAnsi="Georgia" w:cs="Georgia"/>
            <w:w w:val="102"/>
            <w:sz w:val="19"/>
            <w:szCs w:val="19"/>
          </w:rPr>
          <w:delText xml:space="preserve">usage </w:delText>
        </w:r>
        <w:r w:rsidR="005C64D6" w:rsidDel="000F62E4">
          <w:rPr>
            <w:rFonts w:ascii="Georgia" w:eastAsia="Georgia" w:hAnsi="Georgia" w:cs="Georgia"/>
            <w:sz w:val="19"/>
            <w:szCs w:val="19"/>
          </w:rPr>
          <w:delText>for</w:delText>
        </w:r>
        <w:r w:rsidR="005C64D6" w:rsidDel="000F62E4">
          <w:rPr>
            <w:rFonts w:ascii="Georgia" w:eastAsia="Georgia" w:hAnsi="Georgia" w:cs="Georgia"/>
            <w:spacing w:val="2"/>
            <w:sz w:val="19"/>
            <w:szCs w:val="19"/>
          </w:rPr>
          <w:delText xml:space="preserve"> </w:delText>
        </w:r>
        <w:r w:rsidR="005C64D6" w:rsidDel="000F62E4">
          <w:rPr>
            <w:rFonts w:ascii="Georgia" w:eastAsia="Georgia" w:hAnsi="Georgia" w:cs="Georgia"/>
            <w:sz w:val="19"/>
            <w:szCs w:val="19"/>
          </w:rPr>
          <w:delText>clinical</w:delText>
        </w:r>
        <w:r w:rsidR="005C64D6" w:rsidDel="000F62E4">
          <w:rPr>
            <w:rFonts w:ascii="Georgia" w:eastAsia="Georgia" w:hAnsi="Georgia" w:cs="Georgia"/>
            <w:spacing w:val="9"/>
            <w:sz w:val="19"/>
            <w:szCs w:val="19"/>
          </w:rPr>
          <w:delText xml:space="preserve"> </w:delText>
        </w:r>
        <w:r w:rsidR="005C64D6" w:rsidDel="000F62E4">
          <w:rPr>
            <w:rFonts w:ascii="Georgia" w:eastAsia="Georgia" w:hAnsi="Georgia" w:cs="Georgia"/>
            <w:sz w:val="19"/>
            <w:szCs w:val="19"/>
          </w:rPr>
          <w:delText>studies</w:delText>
        </w:r>
        <w:r w:rsidR="005C64D6" w:rsidDel="000F62E4">
          <w:rPr>
            <w:rFonts w:ascii="Georgia" w:eastAsia="Georgia" w:hAnsi="Georgia" w:cs="Georgia"/>
            <w:spacing w:val="9"/>
            <w:sz w:val="19"/>
            <w:szCs w:val="19"/>
          </w:rPr>
          <w:delText xml:space="preserve"> </w:delText>
        </w:r>
        <w:r w:rsidR="005C64D6" w:rsidDel="000F62E4">
          <w:rPr>
            <w:rFonts w:ascii="Georgia" w:eastAsia="Georgia" w:hAnsi="Georgia" w:cs="Georgia"/>
            <w:sz w:val="19"/>
            <w:szCs w:val="19"/>
          </w:rPr>
          <w:delText>of small</w:delText>
        </w:r>
        <w:r w:rsidR="005C64D6" w:rsidDel="000F62E4">
          <w:rPr>
            <w:rFonts w:ascii="Georgia" w:eastAsia="Georgia" w:hAnsi="Georgia" w:cs="Georgia"/>
            <w:spacing w:val="6"/>
            <w:sz w:val="19"/>
            <w:szCs w:val="19"/>
          </w:rPr>
          <w:delText xml:space="preserve"> </w:delText>
        </w:r>
        <w:r w:rsidR="005C64D6" w:rsidDel="000F62E4">
          <w:rPr>
            <w:rFonts w:ascii="Georgia" w:eastAsia="Georgia" w:hAnsi="Georgia" w:cs="Georgia"/>
            <w:sz w:val="19"/>
            <w:szCs w:val="19"/>
          </w:rPr>
          <w:delText>to large</w:delText>
        </w:r>
        <w:r w:rsidR="005C64D6" w:rsidDel="000F62E4">
          <w:rPr>
            <w:rFonts w:ascii="Georgia" w:eastAsia="Georgia" w:hAnsi="Georgia" w:cs="Georgia"/>
            <w:spacing w:val="5"/>
            <w:sz w:val="19"/>
            <w:szCs w:val="19"/>
          </w:rPr>
          <w:delText xml:space="preserve"> </w:delText>
        </w:r>
        <w:r w:rsidR="005C64D6" w:rsidDel="000F62E4">
          <w:rPr>
            <w:rFonts w:ascii="Georgia" w:eastAsia="Georgia" w:hAnsi="Georgia" w:cs="Georgia"/>
            <w:sz w:val="19"/>
            <w:szCs w:val="19"/>
          </w:rPr>
          <w:delText>cohorts.</w:delText>
        </w:r>
        <w:r w:rsidR="005C64D6" w:rsidDel="000F62E4">
          <w:rPr>
            <w:rFonts w:ascii="Georgia" w:eastAsia="Georgia" w:hAnsi="Georgia" w:cs="Georgia"/>
            <w:spacing w:val="30"/>
            <w:sz w:val="19"/>
            <w:szCs w:val="19"/>
          </w:rPr>
          <w:delText xml:space="preserve"> </w:delText>
        </w:r>
        <w:r w:rsidR="005C64D6" w:rsidDel="000F62E4">
          <w:rPr>
            <w:rFonts w:ascii="Georgia" w:eastAsia="Georgia" w:hAnsi="Georgia" w:cs="Georgia"/>
            <w:color w:val="FF0000"/>
            <w:sz w:val="19"/>
            <w:szCs w:val="19"/>
          </w:rPr>
          <w:delText>Much</w:delText>
        </w:r>
        <w:r w:rsidR="005C64D6" w:rsidDel="000F62E4">
          <w:rPr>
            <w:rFonts w:ascii="Georgia" w:eastAsia="Georgia" w:hAnsi="Georgia" w:cs="Georgia"/>
            <w:color w:val="FF0000"/>
            <w:spacing w:val="7"/>
            <w:sz w:val="19"/>
            <w:szCs w:val="19"/>
          </w:rPr>
          <w:delText xml:space="preserve"> </w:delText>
        </w:r>
        <w:r w:rsidR="005C64D6" w:rsidDel="000F62E4">
          <w:rPr>
            <w:rFonts w:ascii="Georgia" w:eastAsia="Georgia" w:hAnsi="Georgia" w:cs="Georgia"/>
            <w:color w:val="FF0000"/>
            <w:sz w:val="19"/>
            <w:szCs w:val="19"/>
          </w:rPr>
          <w:delText>of this</w:delText>
        </w:r>
        <w:r w:rsidR="005C64D6" w:rsidDel="000F62E4">
          <w:rPr>
            <w:rFonts w:ascii="Georgia" w:eastAsia="Georgia" w:hAnsi="Georgia" w:cs="Georgia"/>
            <w:color w:val="FF0000"/>
            <w:spacing w:val="3"/>
            <w:sz w:val="19"/>
            <w:szCs w:val="19"/>
          </w:rPr>
          <w:delText xml:space="preserve"> </w:delText>
        </w:r>
        <w:r w:rsidR="005C64D6" w:rsidDel="000F62E4">
          <w:rPr>
            <w:rFonts w:ascii="Georgia" w:eastAsia="Georgia" w:hAnsi="Georgia" w:cs="Georgia"/>
            <w:color w:val="FF0000"/>
            <w:sz w:val="19"/>
            <w:szCs w:val="19"/>
          </w:rPr>
          <w:delText>innovation</w:delText>
        </w:r>
        <w:r w:rsidR="005C64D6" w:rsidDel="000F62E4">
          <w:rPr>
            <w:rFonts w:ascii="Georgia" w:eastAsia="Georgia" w:hAnsi="Georgia" w:cs="Georgia"/>
            <w:color w:val="FF0000"/>
            <w:spacing w:val="15"/>
            <w:sz w:val="19"/>
            <w:szCs w:val="19"/>
          </w:rPr>
          <w:delText xml:space="preserve"> </w:delText>
        </w:r>
        <w:r w:rsidR="005C64D6" w:rsidDel="000F62E4">
          <w:rPr>
            <w:rFonts w:ascii="Georgia" w:eastAsia="Georgia" w:hAnsi="Georgia" w:cs="Georgia"/>
            <w:color w:val="FF0000"/>
            <w:sz w:val="19"/>
            <w:szCs w:val="19"/>
          </w:rPr>
          <w:delText>has</w:delText>
        </w:r>
        <w:r w:rsidR="005C64D6" w:rsidDel="000F62E4">
          <w:rPr>
            <w:rFonts w:ascii="Georgia" w:eastAsia="Georgia" w:hAnsi="Georgia" w:cs="Georgia"/>
            <w:color w:val="FF0000"/>
            <w:spacing w:val="3"/>
            <w:sz w:val="19"/>
            <w:szCs w:val="19"/>
          </w:rPr>
          <w:delText xml:space="preserve"> </w:delText>
        </w:r>
        <w:r w:rsidR="005C64D6" w:rsidDel="000F62E4">
          <w:rPr>
            <w:rFonts w:ascii="Georgia" w:eastAsia="Georgia" w:hAnsi="Georgia" w:cs="Georgia"/>
            <w:color w:val="FF0000"/>
            <w:sz w:val="19"/>
            <w:szCs w:val="19"/>
          </w:rPr>
          <w:delText>been</w:delText>
        </w:r>
        <w:r w:rsidR="005C64D6" w:rsidDel="000F62E4">
          <w:rPr>
            <w:rFonts w:ascii="Georgia" w:eastAsia="Georgia" w:hAnsi="Georgia" w:cs="Georgia"/>
            <w:color w:val="FF0000"/>
            <w:spacing w:val="5"/>
            <w:sz w:val="19"/>
            <w:szCs w:val="19"/>
          </w:rPr>
          <w:delText xml:space="preserve"> </w:delText>
        </w:r>
        <w:r w:rsidR="005C64D6" w:rsidDel="000F62E4">
          <w:rPr>
            <w:rFonts w:ascii="Georgia" w:eastAsia="Georgia" w:hAnsi="Georgia" w:cs="Georgia"/>
            <w:color w:val="FF0000"/>
            <w:sz w:val="19"/>
            <w:szCs w:val="19"/>
          </w:rPr>
          <w:delText>provided</w:delText>
        </w:r>
        <w:r w:rsidR="005C64D6" w:rsidDel="000F62E4">
          <w:rPr>
            <w:rFonts w:ascii="Georgia" w:eastAsia="Georgia" w:hAnsi="Georgia" w:cs="Georgia"/>
            <w:color w:val="FF0000"/>
            <w:spacing w:val="12"/>
            <w:sz w:val="19"/>
            <w:szCs w:val="19"/>
          </w:rPr>
          <w:delText xml:space="preserve"> </w:delText>
        </w:r>
        <w:r w:rsidR="005C64D6" w:rsidDel="000F62E4">
          <w:rPr>
            <w:rFonts w:ascii="Georgia" w:eastAsia="Georgia" w:hAnsi="Georgia" w:cs="Georgia"/>
            <w:color w:val="FF0000"/>
            <w:sz w:val="19"/>
            <w:szCs w:val="19"/>
          </w:rPr>
          <w:delText>through</w:delText>
        </w:r>
        <w:r w:rsidR="005C64D6" w:rsidDel="000F62E4">
          <w:rPr>
            <w:rFonts w:ascii="Georgia" w:eastAsia="Georgia" w:hAnsi="Georgia" w:cs="Georgia"/>
            <w:color w:val="FF0000"/>
            <w:spacing w:val="10"/>
            <w:sz w:val="19"/>
            <w:szCs w:val="19"/>
          </w:rPr>
          <w:delText xml:space="preserve"> </w:delText>
        </w:r>
        <w:r w:rsidR="005C64D6" w:rsidDel="000F62E4">
          <w:rPr>
            <w:rFonts w:ascii="Georgia" w:eastAsia="Georgia" w:hAnsi="Georgia" w:cs="Georgia"/>
            <w:color w:val="FF0000"/>
            <w:sz w:val="19"/>
            <w:szCs w:val="19"/>
          </w:rPr>
          <w:delText>the</w:delText>
        </w:r>
        <w:r w:rsidR="005C64D6" w:rsidDel="000F62E4">
          <w:rPr>
            <w:rFonts w:ascii="Georgia" w:eastAsia="Georgia" w:hAnsi="Georgia" w:cs="Georgia"/>
            <w:color w:val="FF0000"/>
            <w:spacing w:val="2"/>
            <w:sz w:val="19"/>
            <w:szCs w:val="19"/>
          </w:rPr>
          <w:delText xml:space="preserve"> </w:delText>
        </w:r>
        <w:r w:rsidR="005C64D6" w:rsidDel="000F62E4">
          <w:rPr>
            <w:rFonts w:ascii="Georgia" w:eastAsia="Georgia" w:hAnsi="Georgia" w:cs="Georgia"/>
            <w:color w:val="FF0000"/>
            <w:sz w:val="19"/>
            <w:szCs w:val="19"/>
          </w:rPr>
          <w:delText>ANTs</w:delText>
        </w:r>
        <w:r w:rsidR="005C64D6" w:rsidDel="000F62E4">
          <w:rPr>
            <w:rFonts w:ascii="Georgia" w:eastAsia="Georgia" w:hAnsi="Georgia" w:cs="Georgia"/>
            <w:color w:val="FF0000"/>
            <w:spacing w:val="6"/>
            <w:sz w:val="19"/>
            <w:szCs w:val="19"/>
          </w:rPr>
          <w:delText xml:space="preserve"> </w:delText>
        </w:r>
        <w:r w:rsidR="005C64D6" w:rsidDel="000F62E4">
          <w:rPr>
            <w:rFonts w:ascii="Georgia" w:eastAsia="Georgia" w:hAnsi="Georgia" w:cs="Georgia"/>
            <w:color w:val="FF0000"/>
            <w:sz w:val="19"/>
            <w:szCs w:val="19"/>
          </w:rPr>
          <w:delText>processing</w:delText>
        </w:r>
        <w:r w:rsidR="005C64D6" w:rsidDel="000F62E4">
          <w:rPr>
            <w:rFonts w:ascii="Georgia" w:eastAsia="Georgia" w:hAnsi="Georgia" w:cs="Georgia"/>
            <w:color w:val="FF0000"/>
            <w:spacing w:val="15"/>
            <w:sz w:val="19"/>
            <w:szCs w:val="19"/>
          </w:rPr>
          <w:delText xml:space="preserve"> </w:delText>
        </w:r>
        <w:r w:rsidR="005C64D6" w:rsidDel="000F62E4">
          <w:rPr>
            <w:rFonts w:ascii="Georgia" w:eastAsia="Georgia" w:hAnsi="Georgia" w:cs="Georgia"/>
            <w:color w:val="FF0000"/>
            <w:sz w:val="19"/>
            <w:szCs w:val="19"/>
          </w:rPr>
          <w:delText>toolkit</w:delText>
        </w:r>
        <w:r w:rsidR="005C64D6" w:rsidDel="000F62E4">
          <w:rPr>
            <w:rFonts w:ascii="Georgia" w:eastAsia="Georgia" w:hAnsi="Georgia" w:cs="Georgia"/>
            <w:color w:val="FF0000"/>
            <w:spacing w:val="8"/>
            <w:sz w:val="19"/>
            <w:szCs w:val="19"/>
          </w:rPr>
          <w:delText xml:space="preserve"> </w:delText>
        </w:r>
        <w:r w:rsidR="005C64D6" w:rsidDel="000F62E4">
          <w:rPr>
            <w:rFonts w:ascii="Georgia" w:eastAsia="Georgia" w:hAnsi="Georgia" w:cs="Georgia"/>
            <w:color w:val="FF0000"/>
            <w:w w:val="102"/>
            <w:sz w:val="19"/>
            <w:szCs w:val="19"/>
          </w:rPr>
          <w:delText xml:space="preserve">to </w:delText>
        </w:r>
        <w:r w:rsidR="005C64D6" w:rsidDel="000F62E4">
          <w:rPr>
            <w:rFonts w:ascii="Georgia" w:eastAsia="Georgia" w:hAnsi="Georgia" w:cs="Georgia"/>
            <w:color w:val="FF0000"/>
            <w:sz w:val="19"/>
            <w:szCs w:val="19"/>
          </w:rPr>
          <w:delText>allow</w:delText>
        </w:r>
        <w:r w:rsidR="005C64D6" w:rsidDel="000F62E4">
          <w:rPr>
            <w:rFonts w:ascii="Georgia" w:eastAsia="Georgia" w:hAnsi="Georgia" w:cs="Georgia"/>
            <w:color w:val="FF0000"/>
            <w:spacing w:val="10"/>
            <w:sz w:val="19"/>
            <w:szCs w:val="19"/>
          </w:rPr>
          <w:delText xml:space="preserve"> </w:delText>
        </w:r>
        <w:r w:rsidR="005C64D6" w:rsidDel="000F62E4">
          <w:rPr>
            <w:rFonts w:ascii="Georgia" w:eastAsia="Georgia" w:hAnsi="Georgia" w:cs="Georgia"/>
            <w:color w:val="FF0000"/>
            <w:sz w:val="19"/>
            <w:szCs w:val="19"/>
          </w:rPr>
          <w:delText>for</w:delText>
        </w:r>
        <w:r w:rsidR="005C64D6" w:rsidDel="000F62E4">
          <w:rPr>
            <w:rFonts w:ascii="Georgia" w:eastAsia="Georgia" w:hAnsi="Georgia" w:cs="Georgia"/>
            <w:color w:val="FF0000"/>
            <w:spacing w:val="6"/>
            <w:sz w:val="19"/>
            <w:szCs w:val="19"/>
          </w:rPr>
          <w:delText xml:space="preserve"> </w:delText>
        </w:r>
        <w:r w:rsidR="005C64D6" w:rsidDel="000F62E4">
          <w:rPr>
            <w:rFonts w:ascii="Georgia" w:eastAsia="Georgia" w:hAnsi="Georgia" w:cs="Georgia"/>
            <w:color w:val="FF0000"/>
            <w:sz w:val="19"/>
            <w:szCs w:val="19"/>
          </w:rPr>
          <w:delText>continued</w:delText>
        </w:r>
        <w:r w:rsidR="005C64D6" w:rsidDel="000F62E4">
          <w:rPr>
            <w:rFonts w:ascii="Georgia" w:eastAsia="Georgia" w:hAnsi="Georgia" w:cs="Georgia"/>
            <w:color w:val="FF0000"/>
            <w:spacing w:val="18"/>
            <w:sz w:val="19"/>
            <w:szCs w:val="19"/>
          </w:rPr>
          <w:delText xml:space="preserve"> </w:delText>
        </w:r>
        <w:r w:rsidR="005C64D6" w:rsidDel="000F62E4">
          <w:rPr>
            <w:rFonts w:ascii="Georgia" w:eastAsia="Georgia" w:hAnsi="Georgia" w:cs="Georgia"/>
            <w:color w:val="FF0000"/>
            <w:sz w:val="19"/>
            <w:szCs w:val="19"/>
          </w:rPr>
          <w:delText>use,</w:delText>
        </w:r>
        <w:r w:rsidR="005C64D6" w:rsidDel="000F62E4">
          <w:rPr>
            <w:rFonts w:ascii="Georgia" w:eastAsia="Georgia" w:hAnsi="Georgia" w:cs="Georgia"/>
            <w:color w:val="FF0000"/>
            <w:spacing w:val="8"/>
            <w:sz w:val="19"/>
            <w:szCs w:val="19"/>
          </w:rPr>
          <w:delText xml:space="preserve"> </w:delText>
        </w:r>
        <w:r w:rsidR="005C64D6" w:rsidDel="000F62E4">
          <w:rPr>
            <w:rFonts w:ascii="Georgia" w:eastAsia="Georgia" w:hAnsi="Georgia" w:cs="Georgia"/>
            <w:color w:val="FF0000"/>
            <w:sz w:val="19"/>
            <w:szCs w:val="19"/>
          </w:rPr>
          <w:delText>potential</w:delText>
        </w:r>
        <w:r w:rsidR="005C64D6" w:rsidDel="000F62E4">
          <w:rPr>
            <w:rFonts w:ascii="Georgia" w:eastAsia="Georgia" w:hAnsi="Georgia" w:cs="Georgia"/>
            <w:color w:val="FF0000"/>
            <w:spacing w:val="16"/>
            <w:sz w:val="19"/>
            <w:szCs w:val="19"/>
          </w:rPr>
          <w:delText xml:space="preserve"> </w:delText>
        </w:r>
        <w:r w:rsidR="005C64D6" w:rsidDel="000F62E4">
          <w:rPr>
            <w:rFonts w:ascii="Georgia" w:eastAsia="Georgia" w:hAnsi="Georgia" w:cs="Georgia"/>
            <w:color w:val="FF0000"/>
            <w:sz w:val="19"/>
            <w:szCs w:val="19"/>
          </w:rPr>
          <w:delText>future</w:delText>
        </w:r>
        <w:r w:rsidR="005C64D6" w:rsidDel="000F62E4">
          <w:rPr>
            <w:rFonts w:ascii="Georgia" w:eastAsia="Georgia" w:hAnsi="Georgia" w:cs="Georgia"/>
            <w:color w:val="FF0000"/>
            <w:spacing w:val="11"/>
            <w:sz w:val="19"/>
            <w:szCs w:val="19"/>
          </w:rPr>
          <w:delText xml:space="preserve"> </w:delText>
        </w:r>
        <w:r w:rsidR="005C64D6" w:rsidDel="000F62E4">
          <w:rPr>
            <w:rFonts w:ascii="Georgia" w:eastAsia="Georgia" w:hAnsi="Georgia" w:cs="Georgia"/>
            <w:color w:val="FF0000"/>
            <w:sz w:val="19"/>
            <w:szCs w:val="19"/>
          </w:rPr>
          <w:delText>improvements,</w:delText>
        </w:r>
        <w:r w:rsidR="005C64D6" w:rsidDel="000F62E4">
          <w:rPr>
            <w:rFonts w:ascii="Georgia" w:eastAsia="Georgia" w:hAnsi="Georgia" w:cs="Georgia"/>
            <w:color w:val="FF0000"/>
            <w:spacing w:val="26"/>
            <w:sz w:val="19"/>
            <w:szCs w:val="19"/>
          </w:rPr>
          <w:delText xml:space="preserve"> </w:delText>
        </w:r>
        <w:r w:rsidR="005C64D6" w:rsidDel="000F62E4">
          <w:rPr>
            <w:rFonts w:ascii="Georgia" w:eastAsia="Georgia" w:hAnsi="Georgia" w:cs="Georgia"/>
            <w:color w:val="FF0000"/>
            <w:sz w:val="19"/>
            <w:szCs w:val="19"/>
          </w:rPr>
          <w:delText>and</w:delText>
        </w:r>
        <w:r w:rsidR="005C64D6" w:rsidDel="000F62E4">
          <w:rPr>
            <w:rFonts w:ascii="Georgia" w:eastAsia="Georgia" w:hAnsi="Georgia" w:cs="Georgia"/>
            <w:color w:val="FF0000"/>
            <w:spacing w:val="7"/>
            <w:sz w:val="19"/>
            <w:szCs w:val="19"/>
          </w:rPr>
          <w:delText xml:space="preserve"> </w:delText>
        </w:r>
        <w:r w:rsidR="005C64D6" w:rsidDel="000F62E4">
          <w:rPr>
            <w:rFonts w:ascii="Georgia" w:eastAsia="Georgia" w:hAnsi="Georgia" w:cs="Georgia"/>
            <w:color w:val="FF0000"/>
            <w:w w:val="102"/>
            <w:sz w:val="19"/>
            <w:szCs w:val="19"/>
          </w:rPr>
          <w:delText>reproducibility.</w:delText>
        </w:r>
      </w:del>
    </w:p>
    <w:p w14:paraId="678C6F34" w14:textId="30BE489F" w:rsidR="00E61F9D" w:rsidRDefault="005C64D6">
      <w:pPr>
        <w:spacing w:before="60" w:after="0" w:line="277" w:lineRule="auto"/>
        <w:ind w:left="120" w:right="53"/>
        <w:jc w:val="both"/>
        <w:rPr>
          <w:rFonts w:ascii="Georgia" w:eastAsia="Georgia" w:hAnsi="Georgia" w:cs="Georgia"/>
          <w:sz w:val="19"/>
          <w:szCs w:val="19"/>
        </w:rPr>
      </w:pPr>
      <w:r>
        <w:rPr>
          <w:rFonts w:ascii="Georgia" w:eastAsia="Georgia" w:hAnsi="Georgia" w:cs="Georgia"/>
          <w:b/>
          <w:bCs/>
          <w:sz w:val="19"/>
          <w:szCs w:val="19"/>
        </w:rPr>
        <w:t>3(c.1.1)</w:t>
      </w:r>
      <w:r>
        <w:rPr>
          <w:rFonts w:ascii="Georgia" w:eastAsia="Georgia" w:hAnsi="Georgia" w:cs="Georgia"/>
          <w:b/>
          <w:bCs/>
          <w:spacing w:val="39"/>
          <w:sz w:val="19"/>
          <w:szCs w:val="19"/>
        </w:rPr>
        <w:t xml:space="preserve"> </w:t>
      </w:r>
      <w:r>
        <w:rPr>
          <w:rFonts w:ascii="Georgia" w:eastAsia="Georgia" w:hAnsi="Georgia" w:cs="Georgia"/>
          <w:b/>
          <w:bCs/>
          <w:sz w:val="19"/>
          <w:szCs w:val="19"/>
        </w:rPr>
        <w:t>Generic</w:t>
      </w:r>
      <w:r>
        <w:rPr>
          <w:rFonts w:ascii="Georgia" w:eastAsia="Georgia" w:hAnsi="Georgia" w:cs="Georgia"/>
          <w:b/>
          <w:bCs/>
          <w:spacing w:val="40"/>
          <w:sz w:val="19"/>
          <w:szCs w:val="19"/>
        </w:rPr>
        <w:t xml:space="preserve"> </w:t>
      </w:r>
      <w:r>
        <w:rPr>
          <w:rFonts w:ascii="Georgia" w:eastAsia="Georgia" w:hAnsi="Georgia" w:cs="Georgia"/>
          <w:b/>
          <w:bCs/>
          <w:sz w:val="19"/>
          <w:szCs w:val="19"/>
        </w:rPr>
        <w:t>ANTs</w:t>
      </w:r>
      <w:r>
        <w:rPr>
          <w:rFonts w:ascii="Georgia" w:eastAsia="Georgia" w:hAnsi="Georgia" w:cs="Georgia"/>
          <w:b/>
          <w:bCs/>
          <w:spacing w:val="36"/>
          <w:sz w:val="19"/>
          <w:szCs w:val="19"/>
        </w:rPr>
        <w:t xml:space="preserve"> </w:t>
      </w:r>
      <w:r>
        <w:rPr>
          <w:rFonts w:ascii="Georgia" w:eastAsia="Georgia" w:hAnsi="Georgia" w:cs="Georgia"/>
          <w:b/>
          <w:bCs/>
          <w:sz w:val="19"/>
          <w:szCs w:val="19"/>
        </w:rPr>
        <w:t>core</w:t>
      </w:r>
      <w:r>
        <w:rPr>
          <w:rFonts w:ascii="Georgia" w:eastAsia="Georgia" w:hAnsi="Georgia" w:cs="Georgia"/>
          <w:b/>
          <w:bCs/>
          <w:spacing w:val="34"/>
          <w:sz w:val="19"/>
          <w:szCs w:val="19"/>
        </w:rPr>
        <w:t xml:space="preserve"> </w:t>
      </w:r>
      <w:r>
        <w:rPr>
          <w:rFonts w:ascii="Georgia" w:eastAsia="Georgia" w:hAnsi="Georgia" w:cs="Georgia"/>
          <w:b/>
          <w:bCs/>
          <w:sz w:val="19"/>
          <w:szCs w:val="19"/>
        </w:rPr>
        <w:t>tools</w:t>
      </w:r>
      <w:r>
        <w:rPr>
          <w:rFonts w:ascii="Georgia" w:eastAsia="Georgia" w:hAnsi="Georgia" w:cs="Georgia"/>
          <w:b/>
          <w:bCs/>
          <w:spacing w:val="35"/>
          <w:sz w:val="19"/>
          <w:szCs w:val="19"/>
        </w:rPr>
        <w:t xml:space="preserve"> </w:t>
      </w:r>
      <w:r>
        <w:rPr>
          <w:rFonts w:ascii="Georgia" w:eastAsia="Georgia" w:hAnsi="Georgia" w:cs="Georgia"/>
          <w:b/>
          <w:bCs/>
          <w:sz w:val="19"/>
          <w:szCs w:val="19"/>
        </w:rPr>
        <w:t>for</w:t>
      </w:r>
      <w:r>
        <w:rPr>
          <w:rFonts w:ascii="Georgia" w:eastAsia="Georgia" w:hAnsi="Georgia" w:cs="Georgia"/>
          <w:b/>
          <w:bCs/>
          <w:spacing w:val="31"/>
          <w:sz w:val="19"/>
          <w:szCs w:val="19"/>
        </w:rPr>
        <w:t xml:space="preserve"> </w:t>
      </w:r>
      <w:r>
        <w:rPr>
          <w:rFonts w:ascii="Georgia" w:eastAsia="Georgia" w:hAnsi="Georgia" w:cs="Georgia"/>
          <w:b/>
          <w:bCs/>
          <w:sz w:val="19"/>
          <w:szCs w:val="19"/>
        </w:rPr>
        <w:t>image</w:t>
      </w:r>
      <w:r>
        <w:rPr>
          <w:rFonts w:ascii="Georgia" w:eastAsia="Georgia" w:hAnsi="Georgia" w:cs="Georgia"/>
          <w:b/>
          <w:bCs/>
          <w:spacing w:val="37"/>
          <w:sz w:val="19"/>
          <w:szCs w:val="19"/>
        </w:rPr>
        <w:t xml:space="preserve"> </w:t>
      </w:r>
      <w:r>
        <w:rPr>
          <w:rFonts w:ascii="Georgia" w:eastAsia="Georgia" w:hAnsi="Georgia" w:cs="Georgia"/>
          <w:b/>
          <w:bCs/>
          <w:sz w:val="19"/>
          <w:szCs w:val="19"/>
        </w:rPr>
        <w:t>analysis</w:t>
      </w:r>
      <w:r>
        <w:rPr>
          <w:rFonts w:ascii="Georgia" w:eastAsia="Georgia" w:hAnsi="Georgia" w:cs="Georgia"/>
          <w:b/>
          <w:bCs/>
          <w:spacing w:val="41"/>
          <w:sz w:val="19"/>
          <w:szCs w:val="19"/>
        </w:rPr>
        <w:t xml:space="preserve"> </w:t>
      </w:r>
      <w:r>
        <w:rPr>
          <w:rFonts w:ascii="Georgia" w:eastAsia="Georgia" w:hAnsi="Georgia" w:cs="Georgia"/>
          <w:b/>
          <w:bCs/>
          <w:sz w:val="19"/>
          <w:szCs w:val="19"/>
        </w:rPr>
        <w:t>and</w:t>
      </w:r>
      <w:r>
        <w:rPr>
          <w:rFonts w:ascii="Georgia" w:eastAsia="Georgia" w:hAnsi="Georgia" w:cs="Georgia"/>
          <w:b/>
          <w:bCs/>
          <w:spacing w:val="32"/>
          <w:sz w:val="19"/>
          <w:szCs w:val="19"/>
        </w:rPr>
        <w:t xml:space="preserve"> </w:t>
      </w:r>
      <w:r>
        <w:rPr>
          <w:rFonts w:ascii="Georgia" w:eastAsia="Georgia" w:hAnsi="Georgia" w:cs="Georgia"/>
          <w:b/>
          <w:bCs/>
          <w:sz w:val="19"/>
          <w:szCs w:val="19"/>
        </w:rPr>
        <w:t xml:space="preserve">processing.  </w:t>
      </w:r>
      <w:r>
        <w:rPr>
          <w:rFonts w:ascii="Georgia" w:eastAsia="Georgia" w:hAnsi="Georgia" w:cs="Georgia"/>
          <w:b/>
          <w:bCs/>
          <w:spacing w:val="9"/>
          <w:sz w:val="19"/>
          <w:szCs w:val="19"/>
        </w:rPr>
        <w:t xml:space="preserve"> </w:t>
      </w:r>
      <w:r>
        <w:rPr>
          <w:rFonts w:ascii="Georgia" w:eastAsia="Georgia" w:hAnsi="Georgia" w:cs="Georgia"/>
          <w:sz w:val="19"/>
          <w:szCs w:val="19"/>
        </w:rPr>
        <w:t>The</w:t>
      </w:r>
      <w:r>
        <w:rPr>
          <w:rFonts w:ascii="Georgia" w:eastAsia="Georgia" w:hAnsi="Georgia" w:cs="Georgia"/>
          <w:spacing w:val="31"/>
          <w:sz w:val="19"/>
          <w:szCs w:val="19"/>
        </w:rPr>
        <w:t xml:space="preserve"> </w:t>
      </w:r>
      <w:r>
        <w:rPr>
          <w:rFonts w:ascii="Georgia" w:eastAsia="Georgia" w:hAnsi="Georgia" w:cs="Georgia"/>
          <w:sz w:val="19"/>
          <w:szCs w:val="19"/>
        </w:rPr>
        <w:t>Advanced</w:t>
      </w:r>
      <w:r>
        <w:rPr>
          <w:rFonts w:ascii="Georgia" w:eastAsia="Georgia" w:hAnsi="Georgia" w:cs="Georgia"/>
          <w:spacing w:val="41"/>
          <w:sz w:val="19"/>
          <w:szCs w:val="19"/>
        </w:rPr>
        <w:t xml:space="preserve"> </w:t>
      </w:r>
      <w:proofErr w:type="gramStart"/>
      <w:r>
        <w:rPr>
          <w:rFonts w:ascii="Georgia" w:eastAsia="Georgia" w:hAnsi="Georgia" w:cs="Georgia"/>
          <w:sz w:val="19"/>
          <w:szCs w:val="19"/>
        </w:rPr>
        <w:t xml:space="preserve">Normalization </w:t>
      </w:r>
      <w:r>
        <w:rPr>
          <w:rFonts w:ascii="Georgia" w:eastAsia="Georgia" w:hAnsi="Georgia" w:cs="Georgia"/>
          <w:spacing w:val="3"/>
          <w:sz w:val="19"/>
          <w:szCs w:val="19"/>
        </w:rPr>
        <w:t xml:space="preserve"> </w:t>
      </w:r>
      <w:r>
        <w:rPr>
          <w:rFonts w:ascii="Georgia" w:eastAsia="Georgia" w:hAnsi="Georgia" w:cs="Georgia"/>
          <w:sz w:val="19"/>
          <w:szCs w:val="19"/>
        </w:rPr>
        <w:t>Tools</w:t>
      </w:r>
      <w:proofErr w:type="gramEnd"/>
      <w:r>
        <w:rPr>
          <w:rFonts w:ascii="Georgia" w:eastAsia="Georgia" w:hAnsi="Georgia" w:cs="Georgia"/>
          <w:spacing w:val="34"/>
          <w:sz w:val="19"/>
          <w:szCs w:val="19"/>
        </w:rPr>
        <w:t xml:space="preserve"> </w:t>
      </w:r>
      <w:r>
        <w:rPr>
          <w:rFonts w:ascii="Georgia" w:eastAsia="Georgia" w:hAnsi="Georgia" w:cs="Georgia"/>
          <w:w w:val="102"/>
          <w:sz w:val="19"/>
          <w:szCs w:val="19"/>
        </w:rPr>
        <w:t xml:space="preserve">(ANTs) </w:t>
      </w:r>
      <w:r>
        <w:rPr>
          <w:rFonts w:ascii="Georgia" w:eastAsia="Georgia" w:hAnsi="Georgia" w:cs="Georgia"/>
          <w:sz w:val="19"/>
          <w:szCs w:val="19"/>
        </w:rPr>
        <w:t>package</w:t>
      </w:r>
      <w:r>
        <w:rPr>
          <w:rFonts w:ascii="Georgia" w:eastAsia="Georgia" w:hAnsi="Georgia" w:cs="Georgia"/>
          <w:spacing w:val="11"/>
          <w:sz w:val="19"/>
          <w:szCs w:val="19"/>
        </w:rPr>
        <w:t xml:space="preserve"> </w:t>
      </w:r>
      <w:r>
        <w:rPr>
          <w:rFonts w:ascii="Georgia" w:eastAsia="Georgia" w:hAnsi="Georgia" w:cs="Georgia"/>
          <w:sz w:val="19"/>
          <w:szCs w:val="19"/>
        </w:rPr>
        <w:t>is a state-of-the-art,</w:t>
      </w:r>
      <w:r>
        <w:rPr>
          <w:rFonts w:ascii="Georgia" w:eastAsia="Georgia" w:hAnsi="Georgia" w:cs="Georgia"/>
          <w:spacing w:val="25"/>
          <w:sz w:val="19"/>
          <w:szCs w:val="19"/>
        </w:rPr>
        <w:t xml:space="preserve"> </w:t>
      </w:r>
      <w:r>
        <w:rPr>
          <w:rFonts w:ascii="Georgia" w:eastAsia="Georgia" w:hAnsi="Georgia" w:cs="Georgia"/>
          <w:sz w:val="19"/>
          <w:szCs w:val="19"/>
        </w:rPr>
        <w:t>open-source</w:t>
      </w:r>
      <w:r>
        <w:rPr>
          <w:rFonts w:ascii="Georgia" w:eastAsia="Georgia" w:hAnsi="Georgia" w:cs="Georgia"/>
          <w:spacing w:val="18"/>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toolkit</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registration,</w:t>
      </w:r>
      <w:r>
        <w:rPr>
          <w:rFonts w:ascii="Georgia" w:eastAsia="Georgia" w:hAnsi="Georgia" w:cs="Georgia"/>
          <w:spacing w:val="19"/>
          <w:sz w:val="19"/>
          <w:szCs w:val="19"/>
        </w:rPr>
        <w:t xml:space="preserve"> </w:t>
      </w:r>
      <w:r>
        <w:rPr>
          <w:rFonts w:ascii="Georgia" w:eastAsia="Georgia" w:hAnsi="Georgia" w:cs="Georgia"/>
          <w:sz w:val="19"/>
          <w:szCs w:val="19"/>
        </w:rPr>
        <w:t>segmentation,</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other</w:t>
      </w:r>
      <w:r>
        <w:rPr>
          <w:rFonts w:ascii="Georgia" w:eastAsia="Georgia" w:hAnsi="Georgia" w:cs="Georgia"/>
          <w:spacing w:val="6"/>
          <w:sz w:val="19"/>
          <w:szCs w:val="19"/>
        </w:rPr>
        <w:t xml:space="preserve"> </w:t>
      </w:r>
      <w:r>
        <w:rPr>
          <w:rFonts w:ascii="Georgia" w:eastAsia="Georgia" w:hAnsi="Georgia" w:cs="Georgia"/>
          <w:sz w:val="19"/>
          <w:szCs w:val="19"/>
        </w:rPr>
        <w:t>basic</w:t>
      </w:r>
      <w:r>
        <w:rPr>
          <w:rFonts w:ascii="Georgia" w:eastAsia="Georgia" w:hAnsi="Georgia" w:cs="Georgia"/>
          <w:spacing w:val="6"/>
          <w:sz w:val="19"/>
          <w:szCs w:val="19"/>
        </w:rPr>
        <w:t xml:space="preserve"> </w:t>
      </w:r>
      <w:r>
        <w:rPr>
          <w:rFonts w:ascii="Georgia" w:eastAsia="Georgia" w:hAnsi="Georgia" w:cs="Georgia"/>
          <w:sz w:val="19"/>
          <w:szCs w:val="19"/>
        </w:rPr>
        <w:t>medical</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image </w:t>
      </w:r>
      <w:r>
        <w:rPr>
          <w:rFonts w:ascii="Georgia" w:eastAsia="Georgia" w:hAnsi="Georgia" w:cs="Georgia"/>
          <w:sz w:val="19"/>
          <w:szCs w:val="19"/>
        </w:rPr>
        <w:t>analysis</w:t>
      </w:r>
      <w:r>
        <w:rPr>
          <w:rFonts w:ascii="Georgia" w:eastAsia="Georgia" w:hAnsi="Georgia" w:cs="Georgia"/>
          <w:spacing w:val="22"/>
          <w:sz w:val="19"/>
          <w:szCs w:val="19"/>
        </w:rPr>
        <w:t xml:space="preserve"> </w:t>
      </w:r>
      <w:r>
        <w:rPr>
          <w:rFonts w:ascii="Georgia" w:eastAsia="Georgia" w:hAnsi="Georgia" w:cs="Georgia"/>
          <w:sz w:val="19"/>
          <w:szCs w:val="19"/>
        </w:rPr>
        <w:t>functionality</w:t>
      </w:r>
      <w:r>
        <w:rPr>
          <w:rFonts w:ascii="Georgia" w:eastAsia="Georgia" w:hAnsi="Georgia" w:cs="Georgia"/>
          <w:spacing w:val="30"/>
          <w:sz w:val="19"/>
          <w:szCs w:val="19"/>
        </w:rPr>
        <w:t xml:space="preserve"> </w:t>
      </w:r>
      <w:r>
        <w:rPr>
          <w:rFonts w:ascii="Georgia" w:eastAsia="Georgia" w:hAnsi="Georgia" w:cs="Georgia"/>
          <w:sz w:val="19"/>
          <w:szCs w:val="19"/>
        </w:rPr>
        <w:t>[11].  Several</w:t>
      </w:r>
      <w:r>
        <w:rPr>
          <w:rFonts w:ascii="Georgia" w:eastAsia="Georgia" w:hAnsi="Georgia" w:cs="Georgia"/>
          <w:spacing w:val="21"/>
          <w:sz w:val="19"/>
          <w:szCs w:val="19"/>
        </w:rPr>
        <w:t xml:space="preserve"> </w:t>
      </w:r>
      <w:r>
        <w:rPr>
          <w:rFonts w:ascii="Georgia" w:eastAsia="Georgia" w:hAnsi="Georgia" w:cs="Georgia"/>
          <w:sz w:val="19"/>
          <w:szCs w:val="19"/>
        </w:rPr>
        <w:t>core</w:t>
      </w:r>
      <w:r>
        <w:rPr>
          <w:rFonts w:ascii="Georgia" w:eastAsia="Georgia" w:hAnsi="Georgia" w:cs="Georgia"/>
          <w:spacing w:val="16"/>
          <w:sz w:val="19"/>
          <w:szCs w:val="19"/>
        </w:rPr>
        <w:t xml:space="preserve"> </w:t>
      </w:r>
      <w:r>
        <w:rPr>
          <w:rFonts w:ascii="Georgia" w:eastAsia="Georgia" w:hAnsi="Georgia" w:cs="Georgia"/>
          <w:sz w:val="19"/>
          <w:szCs w:val="19"/>
        </w:rPr>
        <w:t>programs</w:t>
      </w:r>
      <w:r>
        <w:rPr>
          <w:rFonts w:ascii="Georgia" w:eastAsia="Georgia" w:hAnsi="Georgia" w:cs="Georgia"/>
          <w:spacing w:val="25"/>
          <w:sz w:val="19"/>
          <w:szCs w:val="19"/>
        </w:rPr>
        <w:t xml:space="preserve"> </w:t>
      </w:r>
      <w:r>
        <w:rPr>
          <w:rFonts w:ascii="Georgia" w:eastAsia="Georgia" w:hAnsi="Georgia" w:cs="Georgia"/>
          <w:sz w:val="19"/>
          <w:szCs w:val="19"/>
        </w:rPr>
        <w:t>comprising</w:t>
      </w:r>
      <w:r>
        <w:rPr>
          <w:rFonts w:ascii="Georgia" w:eastAsia="Georgia" w:hAnsi="Georgia" w:cs="Georgia"/>
          <w:spacing w:val="28"/>
          <w:sz w:val="19"/>
          <w:szCs w:val="19"/>
        </w:rPr>
        <w:t xml:space="preserve"> </w:t>
      </w:r>
      <w:r>
        <w:rPr>
          <w:rFonts w:ascii="Georgia" w:eastAsia="Georgia" w:hAnsi="Georgia" w:cs="Georgia"/>
          <w:sz w:val="19"/>
          <w:szCs w:val="19"/>
        </w:rPr>
        <w:t>portions</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proposed</w:t>
      </w:r>
      <w:r>
        <w:rPr>
          <w:rFonts w:ascii="Georgia" w:eastAsia="Georgia" w:hAnsi="Georgia" w:cs="Georgia"/>
          <w:spacing w:val="25"/>
          <w:sz w:val="19"/>
          <w:szCs w:val="19"/>
        </w:rPr>
        <w:t xml:space="preserve"> </w:t>
      </w:r>
      <w:r>
        <w:rPr>
          <w:rFonts w:ascii="Georgia" w:eastAsia="Georgia" w:hAnsi="Georgia" w:cs="Georgia"/>
          <w:sz w:val="19"/>
          <w:szCs w:val="19"/>
        </w:rPr>
        <w:t>pulmonary</w:t>
      </w:r>
      <w:r>
        <w:rPr>
          <w:rFonts w:ascii="Georgia" w:eastAsia="Georgia" w:hAnsi="Georgia" w:cs="Georgia"/>
          <w:spacing w:val="27"/>
          <w:sz w:val="19"/>
          <w:szCs w:val="19"/>
        </w:rPr>
        <w:t xml:space="preserve"> </w:t>
      </w:r>
      <w:r>
        <w:rPr>
          <w:rFonts w:ascii="Georgia" w:eastAsia="Georgia" w:hAnsi="Georgia" w:cs="Georgia"/>
          <w:sz w:val="19"/>
          <w:szCs w:val="19"/>
        </w:rPr>
        <w:t>imaging</w:t>
      </w:r>
      <w:r>
        <w:rPr>
          <w:rFonts w:ascii="Georgia" w:eastAsia="Georgia" w:hAnsi="Georgia" w:cs="Georgia"/>
          <w:spacing w:val="23"/>
          <w:sz w:val="19"/>
          <w:szCs w:val="19"/>
        </w:rPr>
        <w:t xml:space="preserve"> </w:t>
      </w:r>
      <w:r>
        <w:rPr>
          <w:rFonts w:ascii="Georgia" w:eastAsia="Georgia" w:hAnsi="Georgia" w:cs="Georgia"/>
          <w:sz w:val="19"/>
          <w:szCs w:val="19"/>
        </w:rPr>
        <w:t>analysis</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software </w:t>
      </w:r>
      <w:r>
        <w:rPr>
          <w:rFonts w:ascii="Georgia" w:eastAsia="Georgia" w:hAnsi="Georgia" w:cs="Georgia"/>
          <w:sz w:val="19"/>
          <w:szCs w:val="19"/>
        </w:rPr>
        <w:t>framework</w:t>
      </w:r>
      <w:r>
        <w:rPr>
          <w:rFonts w:ascii="Georgia" w:eastAsia="Georgia" w:hAnsi="Georgia" w:cs="Georgia"/>
          <w:spacing w:val="25"/>
          <w:sz w:val="19"/>
          <w:szCs w:val="19"/>
        </w:rPr>
        <w:t xml:space="preserve"> </w:t>
      </w:r>
      <w:r>
        <w:rPr>
          <w:rFonts w:ascii="Georgia" w:eastAsia="Georgia" w:hAnsi="Georgia" w:cs="Georgia"/>
          <w:sz w:val="19"/>
          <w:szCs w:val="19"/>
        </w:rPr>
        <w:t>have</w:t>
      </w:r>
      <w:r>
        <w:rPr>
          <w:rFonts w:ascii="Georgia" w:eastAsia="Georgia" w:hAnsi="Georgia" w:cs="Georgia"/>
          <w:spacing w:val="15"/>
          <w:sz w:val="19"/>
          <w:szCs w:val="19"/>
        </w:rPr>
        <w:t xml:space="preserve"> </w:t>
      </w:r>
      <w:r>
        <w:rPr>
          <w:rFonts w:ascii="Georgia" w:eastAsia="Georgia" w:hAnsi="Georgia" w:cs="Georgia"/>
          <w:sz w:val="19"/>
          <w:szCs w:val="19"/>
        </w:rPr>
        <w:t>been</w:t>
      </w:r>
      <w:r>
        <w:rPr>
          <w:rFonts w:ascii="Georgia" w:eastAsia="Georgia" w:hAnsi="Georgia" w:cs="Georgia"/>
          <w:spacing w:val="15"/>
          <w:sz w:val="19"/>
          <w:szCs w:val="19"/>
        </w:rPr>
        <w:t xml:space="preserve"> </w:t>
      </w:r>
      <w:r>
        <w:rPr>
          <w:rFonts w:ascii="Georgia" w:eastAsia="Georgia" w:hAnsi="Georgia" w:cs="Georgia"/>
          <w:sz w:val="19"/>
          <w:szCs w:val="19"/>
        </w:rPr>
        <w:t>created</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made</w:t>
      </w:r>
      <w:r>
        <w:rPr>
          <w:rFonts w:ascii="Georgia" w:eastAsia="Georgia" w:hAnsi="Georgia" w:cs="Georgia"/>
          <w:spacing w:val="16"/>
          <w:sz w:val="19"/>
          <w:szCs w:val="19"/>
        </w:rPr>
        <w:t xml:space="preserve"> </w:t>
      </w:r>
      <w:r>
        <w:rPr>
          <w:rFonts w:ascii="Georgia" w:eastAsia="Georgia" w:hAnsi="Georgia" w:cs="Georgia"/>
          <w:sz w:val="19"/>
          <w:szCs w:val="19"/>
        </w:rPr>
        <w:t>available</w:t>
      </w:r>
      <w:r>
        <w:rPr>
          <w:rFonts w:ascii="Georgia" w:eastAsia="Georgia" w:hAnsi="Georgia" w:cs="Georgia"/>
          <w:spacing w:val="22"/>
          <w:sz w:val="19"/>
          <w:szCs w:val="19"/>
        </w:rPr>
        <w:t xml:space="preserve"> </w:t>
      </w:r>
      <w:r>
        <w:rPr>
          <w:rFonts w:ascii="Georgia" w:eastAsia="Georgia" w:hAnsi="Georgia" w:cs="Georgia"/>
          <w:sz w:val="19"/>
          <w:szCs w:val="19"/>
        </w:rPr>
        <w:t>within</w:t>
      </w:r>
      <w:r>
        <w:rPr>
          <w:rFonts w:ascii="Georgia" w:eastAsia="Georgia" w:hAnsi="Georgia" w:cs="Georgia"/>
          <w:spacing w:val="18"/>
          <w:sz w:val="19"/>
          <w:szCs w:val="19"/>
        </w:rPr>
        <w:t xml:space="preserve"> </w:t>
      </w:r>
      <w:r>
        <w:rPr>
          <w:rFonts w:ascii="Georgia" w:eastAsia="Georgia" w:hAnsi="Georgia" w:cs="Georgia"/>
          <w:sz w:val="19"/>
          <w:szCs w:val="19"/>
        </w:rPr>
        <w:t>ANTs</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either</w:t>
      </w:r>
      <w:r>
        <w:rPr>
          <w:rFonts w:ascii="Georgia" w:eastAsia="Georgia" w:hAnsi="Georgia" w:cs="Georgia"/>
          <w:spacing w:val="17"/>
          <w:sz w:val="19"/>
          <w:szCs w:val="19"/>
        </w:rPr>
        <w:t xml:space="preserve"> </w:t>
      </w:r>
      <w:r>
        <w:rPr>
          <w:rFonts w:ascii="Georgia" w:eastAsia="Georgia" w:hAnsi="Georgia" w:cs="Georgia"/>
          <w:sz w:val="19"/>
          <w:szCs w:val="19"/>
        </w:rPr>
        <w:t>simultaneously</w:t>
      </w:r>
      <w:r>
        <w:rPr>
          <w:rFonts w:ascii="Georgia" w:eastAsia="Georgia" w:hAnsi="Georgia" w:cs="Georgia"/>
          <w:spacing w:val="32"/>
          <w:sz w:val="19"/>
          <w:szCs w:val="19"/>
        </w:rPr>
        <w:t xml:space="preserve"> </w:t>
      </w:r>
      <w:r>
        <w:rPr>
          <w:rFonts w:ascii="Georgia" w:eastAsia="Georgia" w:hAnsi="Georgia" w:cs="Georgia"/>
          <w:sz w:val="19"/>
          <w:szCs w:val="19"/>
        </w:rPr>
        <w:t>or</w:t>
      </w:r>
      <w:r>
        <w:rPr>
          <w:rFonts w:ascii="Georgia" w:eastAsia="Georgia" w:hAnsi="Georgia" w:cs="Georgia"/>
          <w:spacing w:val="11"/>
          <w:sz w:val="19"/>
          <w:szCs w:val="19"/>
        </w:rPr>
        <w:t xml:space="preserve"> </w:t>
      </w:r>
      <w:r>
        <w:rPr>
          <w:rFonts w:ascii="Georgia" w:eastAsia="Georgia" w:hAnsi="Georgia" w:cs="Georgia"/>
          <w:sz w:val="19"/>
          <w:szCs w:val="19"/>
        </w:rPr>
        <w:t>subsequently</w:t>
      </w:r>
      <w:r>
        <w:rPr>
          <w:rFonts w:ascii="Georgia" w:eastAsia="Georgia" w:hAnsi="Georgia" w:cs="Georgia"/>
          <w:spacing w:val="29"/>
          <w:sz w:val="19"/>
          <w:szCs w:val="19"/>
        </w:rPr>
        <w:t xml:space="preserve"> </w:t>
      </w:r>
      <w:r>
        <w:rPr>
          <w:rFonts w:ascii="Georgia" w:eastAsia="Georgia" w:hAnsi="Georgia" w:cs="Georgia"/>
          <w:sz w:val="19"/>
          <w:szCs w:val="19"/>
        </w:rPr>
        <w:t>made</w:t>
      </w:r>
      <w:r>
        <w:rPr>
          <w:rFonts w:ascii="Georgia" w:eastAsia="Georgia" w:hAnsi="Georgia" w:cs="Georgia"/>
          <w:spacing w:val="16"/>
          <w:sz w:val="19"/>
          <w:szCs w:val="19"/>
        </w:rPr>
        <w:t xml:space="preserve"> </w:t>
      </w:r>
      <w:r>
        <w:rPr>
          <w:rFonts w:ascii="Georgia" w:eastAsia="Georgia" w:hAnsi="Georgia" w:cs="Georgia"/>
          <w:sz w:val="19"/>
          <w:szCs w:val="19"/>
        </w:rPr>
        <w:t>available</w:t>
      </w:r>
      <w:r>
        <w:rPr>
          <w:rFonts w:ascii="Georgia" w:eastAsia="Georgia" w:hAnsi="Georgia" w:cs="Georgia"/>
          <w:spacing w:val="22"/>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ITK).</w:t>
      </w:r>
      <w:r>
        <w:rPr>
          <w:rFonts w:ascii="Georgia" w:eastAsia="Georgia" w:hAnsi="Georgia" w:cs="Georgia"/>
          <w:spacing w:val="24"/>
          <w:sz w:val="19"/>
          <w:szCs w:val="19"/>
        </w:rPr>
        <w:t xml:space="preserve"> </w:t>
      </w:r>
      <w:r>
        <w:rPr>
          <w:rFonts w:ascii="Georgia" w:eastAsia="Georgia" w:hAnsi="Georgia" w:cs="Georgia"/>
          <w:sz w:val="19"/>
          <w:szCs w:val="19"/>
        </w:rPr>
        <w:t>However,</w:t>
      </w:r>
      <w:r>
        <w:rPr>
          <w:rFonts w:ascii="Georgia" w:eastAsia="Georgia" w:hAnsi="Georgia" w:cs="Georgia"/>
          <w:spacing w:val="34"/>
          <w:sz w:val="19"/>
          <w:szCs w:val="19"/>
        </w:rPr>
        <w:t xml:space="preserve"> </w:t>
      </w:r>
      <w:del w:id="91" w:author="James Gee" w:date="2016-07-20T10:21:00Z">
        <w:r w:rsidDel="00DD442B">
          <w:rPr>
            <w:rFonts w:ascii="Georgia" w:eastAsia="Georgia" w:hAnsi="Georgia" w:cs="Georgia"/>
            <w:sz w:val="19"/>
            <w:szCs w:val="19"/>
          </w:rPr>
          <w:delText>as</w:delText>
        </w:r>
        <w:r w:rsidDel="00DD442B">
          <w:rPr>
            <w:rFonts w:ascii="Georgia" w:eastAsia="Georgia" w:hAnsi="Georgia" w:cs="Georgia"/>
            <w:spacing w:val="19"/>
            <w:sz w:val="19"/>
            <w:szCs w:val="19"/>
          </w:rPr>
          <w:delText xml:space="preserve"> </w:delText>
        </w:r>
        <w:r w:rsidDel="00DD442B">
          <w:rPr>
            <w:rFonts w:ascii="Georgia" w:eastAsia="Georgia" w:hAnsi="Georgia" w:cs="Georgia"/>
            <w:sz w:val="19"/>
            <w:szCs w:val="19"/>
          </w:rPr>
          <w:delText>mentioned</w:delText>
        </w:r>
        <w:r w:rsidDel="00DD442B">
          <w:rPr>
            <w:rFonts w:ascii="Georgia" w:eastAsia="Georgia" w:hAnsi="Georgia" w:cs="Georgia"/>
            <w:spacing w:val="33"/>
            <w:sz w:val="19"/>
            <w:szCs w:val="19"/>
          </w:rPr>
          <w:delText xml:space="preserve"> </w:delText>
        </w:r>
        <w:r w:rsidDel="00DD442B">
          <w:rPr>
            <w:rFonts w:ascii="Georgia" w:eastAsia="Georgia" w:hAnsi="Georgia" w:cs="Georgia"/>
            <w:sz w:val="19"/>
            <w:szCs w:val="19"/>
          </w:rPr>
          <w:delText>earlier,</w:delText>
        </w:r>
        <w:r w:rsidDel="00DD442B">
          <w:rPr>
            <w:rFonts w:ascii="Georgia" w:eastAsia="Georgia" w:hAnsi="Georgia" w:cs="Georgia"/>
            <w:spacing w:val="30"/>
            <w:sz w:val="19"/>
            <w:szCs w:val="19"/>
          </w:rPr>
          <w:delText xml:space="preserve"> </w:delText>
        </w:r>
      </w:del>
      <w:r>
        <w:rPr>
          <w:rFonts w:ascii="Georgia" w:eastAsia="Georgia" w:hAnsi="Georgia" w:cs="Georgia"/>
          <w:sz w:val="19"/>
          <w:szCs w:val="19"/>
        </w:rPr>
        <w:t>these</w:t>
      </w:r>
      <w:r>
        <w:rPr>
          <w:rFonts w:ascii="Georgia" w:eastAsia="Georgia" w:hAnsi="Georgia" w:cs="Georgia"/>
          <w:spacing w:val="24"/>
          <w:sz w:val="19"/>
          <w:szCs w:val="19"/>
        </w:rPr>
        <w:t xml:space="preserve"> </w:t>
      </w:r>
      <w:r>
        <w:rPr>
          <w:rFonts w:ascii="Georgia" w:eastAsia="Georgia" w:hAnsi="Georgia" w:cs="Georgia"/>
          <w:sz w:val="19"/>
          <w:szCs w:val="19"/>
        </w:rPr>
        <w:t>programs</w:t>
      </w:r>
      <w:r>
        <w:rPr>
          <w:rFonts w:ascii="Georgia" w:eastAsia="Georgia" w:hAnsi="Georgia" w:cs="Georgia"/>
          <w:spacing w:val="31"/>
          <w:sz w:val="19"/>
          <w:szCs w:val="19"/>
        </w:rPr>
        <w:t xml:space="preserve"> </w:t>
      </w:r>
      <w:r>
        <w:rPr>
          <w:rFonts w:ascii="Georgia" w:eastAsia="Georgia" w:hAnsi="Georgia" w:cs="Georgia"/>
          <w:sz w:val="19"/>
          <w:szCs w:val="19"/>
        </w:rPr>
        <w:t>have</w:t>
      </w:r>
      <w:r>
        <w:rPr>
          <w:rFonts w:ascii="Georgia" w:eastAsia="Georgia" w:hAnsi="Georgia" w:cs="Georgia"/>
          <w:spacing w:val="23"/>
          <w:sz w:val="19"/>
          <w:szCs w:val="19"/>
        </w:rPr>
        <w:t xml:space="preserve"> </w:t>
      </w:r>
      <w:r>
        <w:rPr>
          <w:rFonts w:ascii="Georgia" w:eastAsia="Georgia" w:hAnsi="Georgia" w:cs="Georgia"/>
          <w:sz w:val="19"/>
          <w:szCs w:val="19"/>
        </w:rPr>
        <w:t>more</w:t>
      </w:r>
      <w:r>
        <w:rPr>
          <w:rFonts w:ascii="Georgia" w:eastAsia="Georgia" w:hAnsi="Georgia" w:cs="Georgia"/>
          <w:spacing w:val="24"/>
          <w:sz w:val="19"/>
          <w:szCs w:val="19"/>
        </w:rPr>
        <w:t xml:space="preserve"> </w:t>
      </w:r>
      <w:r>
        <w:rPr>
          <w:rFonts w:ascii="Georgia" w:eastAsia="Georgia" w:hAnsi="Georgia" w:cs="Georgia"/>
          <w:sz w:val="19"/>
          <w:szCs w:val="19"/>
        </w:rPr>
        <w:t>general</w:t>
      </w:r>
      <w:r>
        <w:rPr>
          <w:rFonts w:ascii="Georgia" w:eastAsia="Georgia" w:hAnsi="Georgia" w:cs="Georgia"/>
          <w:spacing w:val="27"/>
          <w:sz w:val="19"/>
          <w:szCs w:val="19"/>
        </w:rPr>
        <w:t xml:space="preserve"> </w:t>
      </w:r>
      <w:r>
        <w:rPr>
          <w:rFonts w:ascii="Georgia" w:eastAsia="Georgia" w:hAnsi="Georgia" w:cs="Georgia"/>
          <w:sz w:val="19"/>
          <w:szCs w:val="19"/>
        </w:rPr>
        <w:t>application</w:t>
      </w:r>
      <w:r>
        <w:rPr>
          <w:rFonts w:ascii="Georgia" w:eastAsia="Georgia" w:hAnsi="Georgia" w:cs="Georgia"/>
          <w:spacing w:val="34"/>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sz w:val="19"/>
          <w:szCs w:val="19"/>
        </w:rPr>
        <w:t>require</w:t>
      </w:r>
      <w:r>
        <w:rPr>
          <w:rFonts w:ascii="Georgia" w:eastAsia="Georgia" w:hAnsi="Georgia" w:cs="Georgia"/>
          <w:spacing w:val="27"/>
          <w:sz w:val="19"/>
          <w:szCs w:val="19"/>
        </w:rPr>
        <w:t xml:space="preserve"> </w:t>
      </w:r>
      <w:r>
        <w:rPr>
          <w:rFonts w:ascii="Georgia" w:eastAsia="Georgia" w:hAnsi="Georgia" w:cs="Georgia"/>
          <w:sz w:val="19"/>
          <w:szCs w:val="19"/>
        </w:rPr>
        <w:t>pulmonary-</w:t>
      </w:r>
      <w:proofErr w:type="gramStart"/>
      <w:r>
        <w:rPr>
          <w:rFonts w:ascii="Georgia" w:eastAsia="Georgia" w:hAnsi="Georgia" w:cs="Georgia"/>
          <w:sz w:val="19"/>
          <w:szCs w:val="19"/>
        </w:rPr>
        <w:t xml:space="preserve">specific </w:t>
      </w:r>
      <w:r>
        <w:rPr>
          <w:rFonts w:ascii="Georgia" w:eastAsia="Georgia" w:hAnsi="Georgia" w:cs="Georgia"/>
          <w:spacing w:val="2"/>
          <w:sz w:val="19"/>
          <w:szCs w:val="19"/>
        </w:rPr>
        <w:t xml:space="preserve"> </w:t>
      </w:r>
      <w:r>
        <w:rPr>
          <w:rFonts w:ascii="Georgia" w:eastAsia="Georgia" w:hAnsi="Georgia" w:cs="Georgia"/>
          <w:w w:val="102"/>
          <w:sz w:val="19"/>
          <w:szCs w:val="19"/>
        </w:rPr>
        <w:t>tuning</w:t>
      </w:r>
      <w:proofErr w:type="gramEnd"/>
      <w:r>
        <w:rPr>
          <w:rFonts w:ascii="Georgia" w:eastAsia="Georgia" w:hAnsi="Georgia" w:cs="Georgia"/>
          <w:w w:val="102"/>
          <w:sz w:val="19"/>
          <w:szCs w:val="19"/>
        </w:rPr>
        <w:t xml:space="preserve"> </w:t>
      </w:r>
      <w:r>
        <w:rPr>
          <w:rFonts w:ascii="Georgia" w:eastAsia="Georgia" w:hAnsi="Georgia" w:cs="Georgia"/>
          <w:sz w:val="19"/>
          <w:szCs w:val="19"/>
        </w:rPr>
        <w:t>for</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tasks</w:t>
      </w:r>
      <w:r>
        <w:rPr>
          <w:rFonts w:ascii="Georgia" w:eastAsia="Georgia" w:hAnsi="Georgia" w:cs="Georgia"/>
          <w:spacing w:val="26"/>
          <w:sz w:val="19"/>
          <w:szCs w:val="19"/>
        </w:rPr>
        <w:t xml:space="preserve"> </w:t>
      </w:r>
      <w:r>
        <w:rPr>
          <w:rFonts w:ascii="Georgia" w:eastAsia="Georgia" w:hAnsi="Georgia" w:cs="Georgia"/>
          <w:sz w:val="19"/>
          <w:szCs w:val="19"/>
        </w:rPr>
        <w:t>targeted</w:t>
      </w:r>
      <w:r>
        <w:rPr>
          <w:rFonts w:ascii="Georgia" w:eastAsia="Georgia" w:hAnsi="Georgia" w:cs="Georgia"/>
          <w:spacing w:val="31"/>
          <w:sz w:val="19"/>
          <w:szCs w:val="19"/>
        </w:rPr>
        <w:t xml:space="preserve"> </w:t>
      </w:r>
      <w:r>
        <w:rPr>
          <w:rFonts w:ascii="Georgia" w:eastAsia="Georgia" w:hAnsi="Georgia" w:cs="Georgia"/>
          <w:sz w:val="19"/>
          <w:szCs w:val="19"/>
        </w:rPr>
        <w:t>by</w:t>
      </w:r>
      <w:r>
        <w:rPr>
          <w:rFonts w:ascii="Georgia" w:eastAsia="Georgia" w:hAnsi="Georgia" w:cs="Georgia"/>
          <w:spacing w:val="21"/>
          <w:sz w:val="19"/>
          <w:szCs w:val="19"/>
        </w:rPr>
        <w:t xml:space="preserve"> </w:t>
      </w:r>
      <w:r>
        <w:rPr>
          <w:rFonts w:ascii="Georgia" w:eastAsia="Georgia" w:hAnsi="Georgia" w:cs="Georgia"/>
          <w:sz w:val="19"/>
          <w:szCs w:val="19"/>
        </w:rPr>
        <w:t>this</w:t>
      </w:r>
      <w:r>
        <w:rPr>
          <w:rFonts w:ascii="Georgia" w:eastAsia="Georgia" w:hAnsi="Georgia" w:cs="Georgia"/>
          <w:spacing w:val="23"/>
          <w:sz w:val="19"/>
          <w:szCs w:val="19"/>
        </w:rPr>
        <w:t xml:space="preserve"> </w:t>
      </w:r>
      <w:r>
        <w:rPr>
          <w:rFonts w:ascii="Georgia" w:eastAsia="Georgia" w:hAnsi="Georgia" w:cs="Georgia"/>
          <w:sz w:val="19"/>
          <w:szCs w:val="19"/>
        </w:rPr>
        <w:t xml:space="preserve">project. </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23"/>
          <w:sz w:val="19"/>
          <w:szCs w:val="19"/>
        </w:rPr>
        <w:t xml:space="preserve"> </w:t>
      </w:r>
      <w:r>
        <w:rPr>
          <w:rFonts w:ascii="Georgia" w:eastAsia="Georgia" w:hAnsi="Georgia" w:cs="Georgia"/>
          <w:sz w:val="19"/>
          <w:szCs w:val="19"/>
        </w:rPr>
        <w:t>following</w:t>
      </w:r>
      <w:r>
        <w:rPr>
          <w:rFonts w:ascii="Georgia" w:eastAsia="Georgia" w:hAnsi="Georgia" w:cs="Georgia"/>
          <w:spacing w:val="33"/>
          <w:sz w:val="19"/>
          <w:szCs w:val="19"/>
        </w:rPr>
        <w:t xml:space="preserve"> </w:t>
      </w:r>
      <w:r>
        <w:rPr>
          <w:rFonts w:ascii="Georgia" w:eastAsia="Georgia" w:hAnsi="Georgia" w:cs="Georgia"/>
          <w:sz w:val="19"/>
          <w:szCs w:val="19"/>
        </w:rPr>
        <w:t>list</w:t>
      </w:r>
      <w:r>
        <w:rPr>
          <w:rFonts w:ascii="Georgia" w:eastAsia="Georgia" w:hAnsi="Georgia" w:cs="Georgia"/>
          <w:spacing w:val="22"/>
          <w:sz w:val="19"/>
          <w:szCs w:val="19"/>
        </w:rPr>
        <w:t xml:space="preserve"> </w:t>
      </w:r>
      <w:r>
        <w:rPr>
          <w:rFonts w:ascii="Georgia" w:eastAsia="Georgia" w:hAnsi="Georgia" w:cs="Georgia"/>
          <w:sz w:val="19"/>
          <w:szCs w:val="19"/>
        </w:rPr>
        <w:t>comprises</w:t>
      </w:r>
      <w:r>
        <w:rPr>
          <w:rFonts w:ascii="Georgia" w:eastAsia="Georgia" w:hAnsi="Georgia" w:cs="Georgia"/>
          <w:spacing w:val="34"/>
          <w:sz w:val="19"/>
          <w:szCs w:val="19"/>
        </w:rPr>
        <w:t xml:space="preserve"> </w:t>
      </w:r>
      <w:del w:id="92" w:author="James Gee" w:date="2016-07-20T10:22:00Z">
        <w:r w:rsidDel="00DD442B">
          <w:rPr>
            <w:rFonts w:ascii="Georgia" w:eastAsia="Georgia" w:hAnsi="Georgia" w:cs="Georgia"/>
            <w:sz w:val="19"/>
            <w:szCs w:val="19"/>
          </w:rPr>
          <w:delText>several</w:delText>
        </w:r>
        <w:r w:rsidDel="00DD442B">
          <w:rPr>
            <w:rFonts w:ascii="Georgia" w:eastAsia="Georgia" w:hAnsi="Georgia" w:cs="Georgia"/>
            <w:spacing w:val="29"/>
            <w:sz w:val="19"/>
            <w:szCs w:val="19"/>
          </w:rPr>
          <w:delText xml:space="preserve"> </w:delText>
        </w:r>
        <w:r w:rsidDel="00DD442B">
          <w:rPr>
            <w:rFonts w:ascii="Georgia" w:eastAsia="Georgia" w:hAnsi="Georgia" w:cs="Georgia"/>
            <w:sz w:val="19"/>
            <w:szCs w:val="19"/>
          </w:rPr>
          <w:delText>core</w:delText>
        </w:r>
        <w:r w:rsidDel="00DD442B">
          <w:rPr>
            <w:rFonts w:ascii="Georgia" w:eastAsia="Georgia" w:hAnsi="Georgia" w:cs="Georgia"/>
            <w:spacing w:val="24"/>
            <w:sz w:val="19"/>
            <w:szCs w:val="19"/>
          </w:rPr>
          <w:delText xml:space="preserve"> </w:delText>
        </w:r>
        <w:r w:rsidDel="00DD442B">
          <w:rPr>
            <w:rFonts w:ascii="Georgia" w:eastAsia="Georgia" w:hAnsi="Georgia" w:cs="Georgia"/>
            <w:sz w:val="19"/>
            <w:szCs w:val="19"/>
          </w:rPr>
          <w:delText>software</w:delText>
        </w:r>
        <w:r w:rsidDel="00DD442B">
          <w:rPr>
            <w:rFonts w:ascii="Georgia" w:eastAsia="Georgia" w:hAnsi="Georgia" w:cs="Georgia"/>
            <w:spacing w:val="31"/>
            <w:sz w:val="19"/>
            <w:szCs w:val="19"/>
          </w:rPr>
          <w:delText xml:space="preserve"> </w:delText>
        </w:r>
        <w:r w:rsidDel="00DD442B">
          <w:rPr>
            <w:rFonts w:ascii="Georgia" w:eastAsia="Georgia" w:hAnsi="Georgia" w:cs="Georgia"/>
            <w:sz w:val="19"/>
            <w:szCs w:val="19"/>
          </w:rPr>
          <w:delText>tools</w:delText>
        </w:r>
      </w:del>
      <w:ins w:id="93" w:author="James Gee" w:date="2016-07-20T10:22:00Z">
        <w:r w:rsidR="00DD442B">
          <w:rPr>
            <w:rFonts w:ascii="Georgia" w:eastAsia="Georgia" w:hAnsi="Georgia" w:cs="Georgia"/>
            <w:sz w:val="19"/>
            <w:szCs w:val="19"/>
          </w:rPr>
          <w:t>available functionality proposed</w:t>
        </w:r>
      </w:ins>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22"/>
          <w:sz w:val="19"/>
          <w:szCs w:val="19"/>
        </w:rPr>
        <w:t xml:space="preserve"> </w:t>
      </w:r>
      <w:proofErr w:type="gramStart"/>
      <w:r>
        <w:rPr>
          <w:rFonts w:ascii="Georgia" w:eastAsia="Georgia" w:hAnsi="Georgia" w:cs="Georgia"/>
          <w:sz w:val="19"/>
          <w:szCs w:val="19"/>
        </w:rPr>
        <w:t>tuning,</w:t>
      </w:r>
      <w:proofErr w:type="gramEnd"/>
      <w:r>
        <w:rPr>
          <w:rFonts w:ascii="Georgia" w:eastAsia="Georgia" w:hAnsi="Georgia" w:cs="Georgia"/>
          <w:spacing w:val="32"/>
          <w:sz w:val="19"/>
          <w:szCs w:val="19"/>
        </w:rPr>
        <w:t xml:space="preserve"> </w:t>
      </w:r>
      <w:r>
        <w:rPr>
          <w:rFonts w:ascii="Georgia" w:eastAsia="Georgia" w:hAnsi="Georgia" w:cs="Georgia"/>
          <w:sz w:val="19"/>
          <w:szCs w:val="19"/>
        </w:rPr>
        <w:t>subsequent</w:t>
      </w:r>
      <w:r>
        <w:rPr>
          <w:rFonts w:ascii="Georgia" w:eastAsia="Georgia" w:hAnsi="Georgia" w:cs="Georgia"/>
          <w:spacing w:val="36"/>
          <w:sz w:val="19"/>
          <w:szCs w:val="19"/>
        </w:rPr>
        <w:t xml:space="preserve"> </w:t>
      </w:r>
      <w:proofErr w:type="spellStart"/>
      <w:r>
        <w:rPr>
          <w:rFonts w:ascii="Georgia" w:eastAsia="Georgia" w:hAnsi="Georgia" w:cs="Georgia"/>
          <w:w w:val="102"/>
          <w:sz w:val="19"/>
          <w:szCs w:val="19"/>
        </w:rPr>
        <w:t>exten</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sions</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documentation,</w:t>
      </w:r>
      <w:r>
        <w:rPr>
          <w:rFonts w:ascii="Georgia" w:eastAsia="Georgia" w:hAnsi="Georgia" w:cs="Georgia"/>
          <w:spacing w:val="26"/>
          <w:sz w:val="19"/>
          <w:szCs w:val="19"/>
        </w:rPr>
        <w:t xml:space="preserve"> </w:t>
      </w:r>
      <w:r>
        <w:rPr>
          <w:rFonts w:ascii="Georgia" w:eastAsia="Georgia" w:hAnsi="Georgia" w:cs="Georgia"/>
          <w:sz w:val="19"/>
          <w:szCs w:val="19"/>
        </w:rPr>
        <w:t>tutorial</w:t>
      </w:r>
      <w:r>
        <w:rPr>
          <w:rFonts w:ascii="Georgia" w:eastAsia="Georgia" w:hAnsi="Georgia" w:cs="Georgia"/>
          <w:spacing w:val="12"/>
          <w:sz w:val="19"/>
          <w:szCs w:val="19"/>
        </w:rPr>
        <w:t xml:space="preserve"> </w:t>
      </w:r>
      <w:r>
        <w:rPr>
          <w:rFonts w:ascii="Georgia" w:eastAsia="Georgia" w:hAnsi="Georgia" w:cs="Georgia"/>
          <w:sz w:val="19"/>
          <w:szCs w:val="19"/>
        </w:rPr>
        <w:t>generation,</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creation</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easy-to-use</w:t>
      </w:r>
      <w:r>
        <w:rPr>
          <w:rFonts w:ascii="Georgia" w:eastAsia="Georgia" w:hAnsi="Georgia" w:cs="Georgia"/>
          <w:spacing w:val="18"/>
          <w:sz w:val="19"/>
          <w:szCs w:val="19"/>
        </w:rPr>
        <w:t xml:space="preserve"> </w:t>
      </w:r>
      <w:r>
        <w:rPr>
          <w:rFonts w:ascii="Georgia" w:eastAsia="Georgia" w:hAnsi="Georgia" w:cs="Georgia"/>
          <w:sz w:val="19"/>
          <w:szCs w:val="19"/>
        </w:rPr>
        <w:t>bash</w:t>
      </w:r>
      <w:r>
        <w:rPr>
          <w:rFonts w:ascii="Georgia" w:eastAsia="Georgia" w:hAnsi="Georgia" w:cs="Georgia"/>
          <w:spacing w:val="7"/>
          <w:sz w:val="19"/>
          <w:szCs w:val="19"/>
        </w:rPr>
        <w:t xml:space="preserve"> </w:t>
      </w:r>
      <w:r>
        <w:rPr>
          <w:rFonts w:ascii="Georgia" w:eastAsia="Georgia" w:hAnsi="Georgia" w:cs="Georgia"/>
          <w:sz w:val="19"/>
          <w:szCs w:val="19"/>
        </w:rPr>
        <w:t>scripts</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large-scale</w:t>
      </w:r>
      <w:r>
        <w:rPr>
          <w:rFonts w:ascii="Georgia" w:eastAsia="Georgia" w:hAnsi="Georgia" w:cs="Georgia"/>
          <w:spacing w:val="17"/>
          <w:sz w:val="19"/>
          <w:szCs w:val="19"/>
        </w:rPr>
        <w:t xml:space="preserve"> </w:t>
      </w:r>
      <w:r>
        <w:rPr>
          <w:rFonts w:ascii="Georgia" w:eastAsia="Georgia" w:hAnsi="Georgia" w:cs="Georgia"/>
          <w:sz w:val="19"/>
          <w:szCs w:val="19"/>
        </w:rPr>
        <w:t>processing</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w w:val="102"/>
          <w:sz w:val="19"/>
          <w:szCs w:val="19"/>
        </w:rPr>
        <w:t xml:space="preserve">pulmonary </w:t>
      </w:r>
      <w:r>
        <w:rPr>
          <w:rFonts w:ascii="Georgia" w:eastAsia="Georgia" w:hAnsi="Georgia" w:cs="Georgia"/>
          <w:sz w:val="19"/>
          <w:szCs w:val="19"/>
        </w:rPr>
        <w:t>imaging</w:t>
      </w:r>
      <w:r>
        <w:rPr>
          <w:rFonts w:ascii="Georgia" w:eastAsia="Georgia" w:hAnsi="Georgia" w:cs="Georgia"/>
          <w:spacing w:val="15"/>
          <w:sz w:val="19"/>
          <w:szCs w:val="19"/>
        </w:rPr>
        <w:t xml:space="preserve"> </w:t>
      </w:r>
      <w:r>
        <w:rPr>
          <w:rFonts w:ascii="Georgia" w:eastAsia="Georgia" w:hAnsi="Georgia" w:cs="Georgia"/>
          <w:w w:val="102"/>
          <w:sz w:val="19"/>
          <w:szCs w:val="19"/>
        </w:rPr>
        <w:t>data:</w:t>
      </w:r>
    </w:p>
    <w:p w14:paraId="11931D0C" w14:textId="77777777" w:rsidR="00E61F9D" w:rsidRDefault="005C64D6">
      <w:pPr>
        <w:spacing w:before="60" w:after="0" w:line="277" w:lineRule="auto"/>
        <w:ind w:left="120" w:right="64"/>
        <w:jc w:val="both"/>
        <w:rPr>
          <w:rFonts w:ascii="Georgia" w:eastAsia="Georgia" w:hAnsi="Georgia" w:cs="Georgia"/>
          <w:sz w:val="19"/>
          <w:szCs w:val="19"/>
        </w:rPr>
      </w:pPr>
      <w:r>
        <w:rPr>
          <w:rFonts w:ascii="Georgia" w:eastAsia="Georgia" w:hAnsi="Georgia" w:cs="Georgia"/>
          <w:b/>
          <w:bCs/>
          <w:sz w:val="19"/>
          <w:szCs w:val="19"/>
        </w:rPr>
        <w:t>ANTs</w:t>
      </w:r>
      <w:r>
        <w:rPr>
          <w:rFonts w:ascii="Georgia" w:eastAsia="Georgia" w:hAnsi="Georgia" w:cs="Georgia"/>
          <w:b/>
          <w:bCs/>
          <w:spacing w:val="21"/>
          <w:sz w:val="19"/>
          <w:szCs w:val="19"/>
        </w:rPr>
        <w:t xml:space="preserve"> </w:t>
      </w:r>
      <w:r>
        <w:rPr>
          <w:rFonts w:ascii="Georgia" w:eastAsia="Georgia" w:hAnsi="Georgia" w:cs="Georgia"/>
          <w:b/>
          <w:bCs/>
          <w:sz w:val="19"/>
          <w:szCs w:val="19"/>
        </w:rPr>
        <w:t>image</w:t>
      </w:r>
      <w:r>
        <w:rPr>
          <w:rFonts w:ascii="Georgia" w:eastAsia="Georgia" w:hAnsi="Georgia" w:cs="Georgia"/>
          <w:b/>
          <w:bCs/>
          <w:spacing w:val="22"/>
          <w:sz w:val="19"/>
          <w:szCs w:val="19"/>
        </w:rPr>
        <w:t xml:space="preserve"> </w:t>
      </w:r>
      <w:r>
        <w:rPr>
          <w:rFonts w:ascii="Georgia" w:eastAsia="Georgia" w:hAnsi="Georgia" w:cs="Georgia"/>
          <w:b/>
          <w:bCs/>
          <w:sz w:val="19"/>
          <w:szCs w:val="19"/>
        </w:rPr>
        <w:t xml:space="preserve">registration. </w:t>
      </w:r>
      <w:r>
        <w:rPr>
          <w:rFonts w:ascii="Georgia" w:eastAsia="Georgia" w:hAnsi="Georgia" w:cs="Georgia"/>
          <w:b/>
          <w:bCs/>
          <w:spacing w:val="17"/>
          <w:sz w:val="19"/>
          <w:szCs w:val="19"/>
        </w:rPr>
        <w:t xml:space="preserve"> </w:t>
      </w:r>
      <w:r>
        <w:rPr>
          <w:rFonts w:ascii="Georgia" w:eastAsia="Georgia" w:hAnsi="Georgia" w:cs="Georgia"/>
          <w:sz w:val="19"/>
          <w:szCs w:val="19"/>
        </w:rPr>
        <w:t>One</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most</w:t>
      </w:r>
      <w:r>
        <w:rPr>
          <w:rFonts w:ascii="Georgia" w:eastAsia="Georgia" w:hAnsi="Georgia" w:cs="Georgia"/>
          <w:spacing w:val="18"/>
          <w:sz w:val="19"/>
          <w:szCs w:val="19"/>
        </w:rPr>
        <w:t xml:space="preserve"> </w:t>
      </w:r>
      <w:r>
        <w:rPr>
          <w:rFonts w:ascii="Georgia" w:eastAsia="Georgia" w:hAnsi="Georgia" w:cs="Georgia"/>
          <w:sz w:val="19"/>
          <w:szCs w:val="19"/>
        </w:rPr>
        <w:t>important</w:t>
      </w:r>
      <w:r>
        <w:rPr>
          <w:rFonts w:ascii="Georgia" w:eastAsia="Georgia" w:hAnsi="Georgia" w:cs="Georgia"/>
          <w:spacing w:val="27"/>
          <w:sz w:val="19"/>
          <w:szCs w:val="19"/>
        </w:rPr>
        <w:t xml:space="preserve"> </w:t>
      </w:r>
      <w:r>
        <w:rPr>
          <w:rFonts w:ascii="Georgia" w:eastAsia="Georgia" w:hAnsi="Georgia" w:cs="Georgia"/>
          <w:color w:val="FF0000"/>
          <w:sz w:val="19"/>
          <w:szCs w:val="19"/>
        </w:rPr>
        <w:t>innovations</w:t>
      </w:r>
      <w:r>
        <w:rPr>
          <w:rFonts w:ascii="Georgia" w:eastAsia="Georgia" w:hAnsi="Georgia" w:cs="Georgia"/>
          <w:color w:val="FF0000"/>
          <w:spacing w:val="3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medical</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6"/>
          <w:sz w:val="19"/>
          <w:szCs w:val="19"/>
        </w:rPr>
        <w:t xml:space="preserve"> </w:t>
      </w:r>
      <w:r>
        <w:rPr>
          <w:rFonts w:ascii="Georgia" w:eastAsia="Georgia" w:hAnsi="Georgia" w:cs="Georgia"/>
          <w:color w:val="FF0000"/>
          <w:sz w:val="19"/>
          <w:szCs w:val="19"/>
        </w:rPr>
        <w:t>development</w:t>
      </w:r>
      <w:r>
        <w:rPr>
          <w:rFonts w:ascii="Georgia" w:eastAsia="Georgia" w:hAnsi="Georgia" w:cs="Georgia"/>
          <w:color w:val="FF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w w:val="102"/>
          <w:sz w:val="19"/>
          <w:szCs w:val="19"/>
        </w:rPr>
        <w:t xml:space="preserve">image </w:t>
      </w:r>
      <w:r>
        <w:rPr>
          <w:rFonts w:ascii="Georgia" w:eastAsia="Georgia" w:hAnsi="Georgia" w:cs="Georgia"/>
          <w:color w:val="000000"/>
          <w:sz w:val="19"/>
          <w:szCs w:val="19"/>
        </w:rPr>
        <w:t>registration</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techniques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capable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mapping</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highly</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complex</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variations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seen in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human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anatomy.</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team is</w:t>
      </w:r>
      <w:r>
        <w:rPr>
          <w:rFonts w:ascii="Georgia" w:eastAsia="Georgia" w:hAnsi="Georgia" w:cs="Georgia"/>
          <w:color w:val="000000"/>
          <w:spacing w:val="-5"/>
          <w:sz w:val="19"/>
          <w:szCs w:val="19"/>
        </w:rPr>
        <w:t xml:space="preserve"> </w:t>
      </w:r>
      <w:r>
        <w:rPr>
          <w:rFonts w:ascii="Georgia" w:eastAsia="Georgia" w:hAnsi="Georgia" w:cs="Georgia"/>
          <w:color w:val="000000"/>
          <w:w w:val="102"/>
          <w:sz w:val="19"/>
          <w:szCs w:val="19"/>
        </w:rPr>
        <w:t xml:space="preserve">well-recognized </w:t>
      </w:r>
      <w:r>
        <w:rPr>
          <w:rFonts w:ascii="Georgia" w:eastAsia="Georgia" w:hAnsi="Georgia" w:cs="Georgia"/>
          <w:color w:val="000000"/>
          <w:sz w:val="19"/>
          <w:szCs w:val="19"/>
        </w:rPr>
        <w:t>for</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seminal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contributions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field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date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back</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original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elastic</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matching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method</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
          <w:sz w:val="19"/>
          <w:szCs w:val="19"/>
        </w:rPr>
        <w:t xml:space="preserve"> </w:t>
      </w:r>
      <w:proofErr w:type="spellStart"/>
      <w:r>
        <w:rPr>
          <w:rFonts w:ascii="Georgia" w:eastAsia="Georgia" w:hAnsi="Georgia" w:cs="Georgia"/>
          <w:color w:val="000000"/>
          <w:sz w:val="19"/>
          <w:szCs w:val="19"/>
        </w:rPr>
        <w:t>Bajcsy</w:t>
      </w:r>
      <w:proofErr w:type="spellEnd"/>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co-investigators</w:t>
      </w:r>
      <w:r>
        <w:rPr>
          <w:rFonts w:ascii="Georgia" w:eastAsia="Georgia" w:hAnsi="Georgia" w:cs="Georgia"/>
          <w:color w:val="000000"/>
          <w:spacing w:val="25"/>
          <w:sz w:val="19"/>
          <w:szCs w:val="19"/>
        </w:rPr>
        <w:t xml:space="preserve"> </w:t>
      </w:r>
      <w:r>
        <w:rPr>
          <w:rFonts w:ascii="Georgia" w:eastAsia="Georgia" w:hAnsi="Georgia" w:cs="Georgia"/>
          <w:color w:val="000000"/>
          <w:w w:val="102"/>
          <w:sz w:val="19"/>
          <w:szCs w:val="19"/>
        </w:rPr>
        <w:t>[14–</w:t>
      </w:r>
    </w:p>
    <w:p w14:paraId="53CE1233" w14:textId="5E326EF7" w:rsidR="00E61F9D" w:rsidRDefault="005C64D6">
      <w:pPr>
        <w:spacing w:after="0" w:line="274" w:lineRule="auto"/>
        <w:ind w:left="115" w:right="50" w:firstLine="1"/>
        <w:jc w:val="both"/>
        <w:rPr>
          <w:rFonts w:ascii="Georgia" w:eastAsia="Georgia" w:hAnsi="Georgia" w:cs="Georgia"/>
          <w:sz w:val="19"/>
          <w:szCs w:val="19"/>
        </w:rPr>
      </w:pPr>
      <w:r>
        <w:rPr>
          <w:rFonts w:ascii="Georgia" w:eastAsia="Georgia" w:hAnsi="Georgia" w:cs="Georgia"/>
          <w:sz w:val="19"/>
          <w:szCs w:val="19"/>
        </w:rPr>
        <w:t>16].</w:t>
      </w:r>
      <w:r>
        <w:rPr>
          <w:rFonts w:ascii="Georgia" w:eastAsia="Georgia" w:hAnsi="Georgia" w:cs="Georgia"/>
          <w:spacing w:val="22"/>
          <w:sz w:val="19"/>
          <w:szCs w:val="19"/>
        </w:rPr>
        <w:t xml:space="preserve"> </w:t>
      </w:r>
      <w:r>
        <w:rPr>
          <w:rFonts w:ascii="Georgia" w:eastAsia="Georgia" w:hAnsi="Georgia" w:cs="Georgia"/>
          <w:sz w:val="19"/>
          <w:szCs w:val="19"/>
        </w:rPr>
        <w:t>Our</w:t>
      </w:r>
      <w:r>
        <w:rPr>
          <w:rFonts w:ascii="Georgia" w:eastAsia="Georgia" w:hAnsi="Georgia" w:cs="Georgia"/>
          <w:spacing w:val="6"/>
          <w:sz w:val="19"/>
          <w:szCs w:val="19"/>
        </w:rPr>
        <w:t xml:space="preserve"> </w:t>
      </w:r>
      <w:r>
        <w:rPr>
          <w:rFonts w:ascii="Georgia" w:eastAsia="Georgia" w:hAnsi="Georgia" w:cs="Georgia"/>
          <w:sz w:val="19"/>
          <w:szCs w:val="19"/>
        </w:rPr>
        <w:t>most</w:t>
      </w:r>
      <w:r>
        <w:rPr>
          <w:rFonts w:ascii="Georgia" w:eastAsia="Georgia" w:hAnsi="Georgia" w:cs="Georgia"/>
          <w:spacing w:val="7"/>
          <w:sz w:val="19"/>
          <w:szCs w:val="19"/>
        </w:rPr>
        <w:t xml:space="preserve"> </w:t>
      </w:r>
      <w:r>
        <w:rPr>
          <w:rFonts w:ascii="Georgia" w:eastAsia="Georgia" w:hAnsi="Georgia" w:cs="Georgia"/>
          <w:sz w:val="19"/>
          <w:szCs w:val="19"/>
        </w:rPr>
        <w:t>recent</w:t>
      </w:r>
      <w:r>
        <w:rPr>
          <w:rFonts w:ascii="Georgia" w:eastAsia="Georgia" w:hAnsi="Georgia" w:cs="Georgia"/>
          <w:spacing w:val="9"/>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embodied</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ANTs</w:t>
      </w:r>
      <w:r>
        <w:rPr>
          <w:rFonts w:ascii="Georgia" w:eastAsia="Georgia" w:hAnsi="Georgia" w:cs="Georgia"/>
          <w:spacing w:val="8"/>
          <w:sz w:val="19"/>
          <w:szCs w:val="19"/>
        </w:rPr>
        <w:t xml:space="preserve"> </w:t>
      </w:r>
      <w:r>
        <w:rPr>
          <w:rFonts w:ascii="Georgia" w:eastAsia="Georgia" w:hAnsi="Georgia" w:cs="Georgia"/>
          <w:sz w:val="19"/>
          <w:szCs w:val="19"/>
        </w:rPr>
        <w:t>open-source,</w:t>
      </w:r>
      <w:r>
        <w:rPr>
          <w:rFonts w:ascii="Georgia" w:eastAsia="Georgia" w:hAnsi="Georgia" w:cs="Georgia"/>
          <w:spacing w:val="22"/>
          <w:sz w:val="19"/>
          <w:szCs w:val="19"/>
        </w:rPr>
        <w:t xml:space="preserve"> </w:t>
      </w:r>
      <w:r>
        <w:rPr>
          <w:rFonts w:ascii="Georgia" w:eastAsia="Georgia" w:hAnsi="Georgia" w:cs="Georgia"/>
          <w:sz w:val="19"/>
          <w:szCs w:val="19"/>
        </w:rPr>
        <w:t>cross-platform</w:t>
      </w:r>
      <w:r>
        <w:rPr>
          <w:rFonts w:ascii="Georgia" w:eastAsia="Georgia" w:hAnsi="Georgia" w:cs="Georgia"/>
          <w:spacing w:val="24"/>
          <w:sz w:val="19"/>
          <w:szCs w:val="19"/>
        </w:rPr>
        <w:t xml:space="preserve"> </w:t>
      </w:r>
      <w:r>
        <w:rPr>
          <w:rFonts w:ascii="Georgia" w:eastAsia="Georgia" w:hAnsi="Georgia" w:cs="Georgia"/>
          <w:sz w:val="19"/>
          <w:szCs w:val="19"/>
        </w:rPr>
        <w:t>toolkit</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multiple</w:t>
      </w:r>
      <w:r>
        <w:rPr>
          <w:rFonts w:ascii="Georgia" w:eastAsia="Georgia" w:hAnsi="Georgia" w:cs="Georgia"/>
          <w:spacing w:val="13"/>
          <w:sz w:val="19"/>
          <w:szCs w:val="19"/>
        </w:rPr>
        <w:t xml:space="preserve"> </w:t>
      </w:r>
      <w:r>
        <w:rPr>
          <w:rFonts w:ascii="Georgia" w:eastAsia="Georgia" w:hAnsi="Georgia" w:cs="Georgia"/>
          <w:sz w:val="19"/>
          <w:szCs w:val="19"/>
        </w:rPr>
        <w:t>modality</w:t>
      </w:r>
      <w:r>
        <w:rPr>
          <w:rFonts w:ascii="Georgia" w:eastAsia="Georgia" w:hAnsi="Georgia" w:cs="Georgia"/>
          <w:spacing w:val="14"/>
          <w:sz w:val="19"/>
          <w:szCs w:val="19"/>
        </w:rPr>
        <w:t xml:space="preserve"> </w:t>
      </w:r>
      <w:r>
        <w:rPr>
          <w:rFonts w:ascii="Georgia" w:eastAsia="Georgia" w:hAnsi="Georgia" w:cs="Georgia"/>
          <w:sz w:val="19"/>
          <w:szCs w:val="19"/>
        </w:rPr>
        <w:t>image</w:t>
      </w:r>
      <w:r>
        <w:rPr>
          <w:rFonts w:ascii="Georgia" w:eastAsia="Georgia" w:hAnsi="Georgia" w:cs="Georgia"/>
          <w:spacing w:val="9"/>
          <w:sz w:val="19"/>
          <w:szCs w:val="19"/>
        </w:rPr>
        <w:t xml:space="preserve"> </w:t>
      </w:r>
      <w:r>
        <w:rPr>
          <w:rFonts w:ascii="Georgia" w:eastAsia="Georgia" w:hAnsi="Georgia" w:cs="Georgia"/>
          <w:w w:val="102"/>
          <w:sz w:val="19"/>
          <w:szCs w:val="19"/>
        </w:rPr>
        <w:t xml:space="preserve">processing, </w:t>
      </w:r>
      <w:r>
        <w:rPr>
          <w:rFonts w:ascii="Georgia" w:eastAsia="Georgia" w:hAnsi="Georgia" w:cs="Georgia"/>
          <w:sz w:val="19"/>
          <w:szCs w:val="19"/>
        </w:rPr>
        <w:t>continues</w:t>
      </w:r>
      <w:r>
        <w:rPr>
          <w:rFonts w:ascii="Georgia" w:eastAsia="Georgia" w:hAnsi="Georgia" w:cs="Georgia"/>
          <w:spacing w:val="23"/>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set</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standard</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field</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color w:val="FF0000"/>
          <w:sz w:val="19"/>
          <w:szCs w:val="19"/>
        </w:rPr>
        <w:t>lung</w:t>
      </w:r>
      <w:r>
        <w:rPr>
          <w:rFonts w:ascii="Georgia" w:eastAsia="Georgia" w:hAnsi="Georgia" w:cs="Georgia"/>
          <w:color w:val="FF0000"/>
          <w:spacing w:val="15"/>
          <w:sz w:val="19"/>
          <w:szCs w:val="19"/>
        </w:rPr>
        <w:t xml:space="preserve"> </w:t>
      </w:r>
      <w:r>
        <w:rPr>
          <w:rFonts w:ascii="Georgia" w:eastAsia="Georgia" w:hAnsi="Georgia" w:cs="Georgia"/>
          <w:color w:val="000000"/>
          <w:sz w:val="19"/>
          <w:szCs w:val="19"/>
        </w:rPr>
        <w:t>[17],</w:t>
      </w:r>
      <w:r>
        <w:rPr>
          <w:rFonts w:ascii="Georgia" w:eastAsia="Georgia" w:hAnsi="Georgia" w:cs="Georgia"/>
          <w:color w:val="000000"/>
          <w:spacing w:val="16"/>
          <w:sz w:val="19"/>
          <w:szCs w:val="19"/>
        </w:rPr>
        <w:t xml:space="preserve"> </w:t>
      </w:r>
      <w:r>
        <w:rPr>
          <w:rFonts w:ascii="Georgia" w:eastAsia="Georgia" w:hAnsi="Georgia" w:cs="Georgia"/>
          <w:color w:val="FF0000"/>
          <w:sz w:val="19"/>
          <w:szCs w:val="19"/>
        </w:rPr>
        <w:t>brain</w:t>
      </w:r>
      <w:r>
        <w:rPr>
          <w:rFonts w:ascii="Georgia" w:eastAsia="Georgia" w:hAnsi="Georgia" w:cs="Georgia"/>
          <w:color w:val="FF0000"/>
          <w:spacing w:val="16"/>
          <w:sz w:val="19"/>
          <w:szCs w:val="19"/>
        </w:rPr>
        <w:t xml:space="preserve"> </w:t>
      </w:r>
      <w:r>
        <w:rPr>
          <w:rFonts w:ascii="Georgia" w:eastAsia="Georgia" w:hAnsi="Georgia" w:cs="Georgia"/>
          <w:color w:val="000000"/>
          <w:sz w:val="19"/>
          <w:szCs w:val="19"/>
        </w:rPr>
        <w:t>[18],</w:t>
      </w:r>
      <w:r>
        <w:rPr>
          <w:rFonts w:ascii="Georgia" w:eastAsia="Georgia" w:hAnsi="Georgia" w:cs="Georgia"/>
          <w:color w:val="000000"/>
          <w:spacing w:val="17"/>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cardiac</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imaging</w:t>
      </w:r>
      <w:r>
        <w:rPr>
          <w:rFonts w:ascii="Georgia" w:eastAsia="Georgia" w:hAnsi="Georgia" w:cs="Georgia"/>
          <w:color w:val="FF0000"/>
          <w:spacing w:val="22"/>
          <w:sz w:val="19"/>
          <w:szCs w:val="19"/>
        </w:rPr>
        <w:t xml:space="preserve"> </w:t>
      </w:r>
      <w:r>
        <w:rPr>
          <w:rFonts w:ascii="Georgia" w:eastAsia="Georgia" w:hAnsi="Georgia" w:cs="Georgia"/>
          <w:color w:val="000000"/>
          <w:sz w:val="19"/>
          <w:szCs w:val="19"/>
        </w:rPr>
        <w:t>[19].</w:t>
      </w:r>
      <w:r>
        <w:rPr>
          <w:rFonts w:ascii="Georgia" w:eastAsia="Georgia" w:hAnsi="Georgia" w:cs="Georgia"/>
          <w:color w:val="000000"/>
          <w:spacing w:val="42"/>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not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only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encodes</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3"/>
          <w:sz w:val="19"/>
          <w:szCs w:val="19"/>
        </w:rPr>
        <w:t xml:space="preserve"> </w:t>
      </w:r>
      <w:r>
        <w:rPr>
          <w:rFonts w:ascii="Georgia" w:eastAsia="Georgia" w:hAnsi="Georgia" w:cs="Georgia"/>
          <w:color w:val="000000"/>
          <w:w w:val="102"/>
          <w:sz w:val="19"/>
          <w:szCs w:val="19"/>
        </w:rPr>
        <w:t xml:space="preserve">most </w:t>
      </w:r>
      <w:r>
        <w:rPr>
          <w:rFonts w:ascii="Georgia" w:eastAsia="Georgia" w:hAnsi="Georgia" w:cs="Georgia"/>
          <w:color w:val="000000"/>
          <w:sz w:val="19"/>
          <w:szCs w:val="19"/>
        </w:rPr>
        <w:t>advanced</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results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research,</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notably</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Symmetric</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Normalization</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w:t>
      </w:r>
      <w:proofErr w:type="spellStart"/>
      <w:r>
        <w:rPr>
          <w:rFonts w:ascii="Georgia" w:eastAsia="Georgia" w:hAnsi="Georgia" w:cs="Georgia"/>
          <w:color w:val="000000"/>
          <w:sz w:val="19"/>
          <w:szCs w:val="19"/>
        </w:rPr>
        <w:t>SyN</w:t>
      </w:r>
      <w:proofErr w:type="spellEnd"/>
      <w:r>
        <w:rPr>
          <w:rFonts w:ascii="Georgia" w:eastAsia="Georgia" w:hAnsi="Georgia" w:cs="Georgia"/>
          <w:color w:val="000000"/>
          <w:sz w:val="19"/>
          <w:szCs w:val="19"/>
        </w:rPr>
        <w:t>)</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algorithm</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4"/>
          <w:sz w:val="19"/>
          <w:szCs w:val="19"/>
        </w:rPr>
        <w:t xml:space="preserve"> </w:t>
      </w:r>
      <w:proofErr w:type="spellStart"/>
      <w:r>
        <w:rPr>
          <w:rFonts w:ascii="Georgia" w:eastAsia="Georgia" w:hAnsi="Georgia" w:cs="Georgia"/>
          <w:color w:val="000000"/>
          <w:sz w:val="19"/>
          <w:szCs w:val="19"/>
        </w:rPr>
        <w:t>diffeomorphisms</w:t>
      </w:r>
      <w:proofErr w:type="spellEnd"/>
      <w:r>
        <w:rPr>
          <w:rFonts w:ascii="Georgia" w:eastAsia="Georgia" w:hAnsi="Georgia" w:cs="Georgia"/>
          <w:color w:val="000000"/>
          <w:sz w:val="19"/>
          <w:szCs w:val="19"/>
        </w:rPr>
        <w:t xml:space="preserve"> </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[20], </w:t>
      </w:r>
      <w:r>
        <w:rPr>
          <w:rFonts w:ascii="Georgia" w:eastAsia="Georgia" w:hAnsi="Georgia" w:cs="Georgia"/>
          <w:color w:val="000000"/>
          <w:sz w:val="19"/>
          <w:szCs w:val="19"/>
        </w:rPr>
        <w:t>but</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also</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packages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these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within</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full</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featured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platform</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includes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an</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extensive</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library</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similarity</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measures,</w:t>
      </w:r>
      <w:r>
        <w:rPr>
          <w:rFonts w:ascii="Georgia" w:eastAsia="Georgia" w:hAnsi="Georgia" w:cs="Georgia"/>
          <w:color w:val="000000"/>
          <w:spacing w:val="32"/>
          <w:sz w:val="19"/>
          <w:szCs w:val="19"/>
        </w:rPr>
        <w:t xml:space="preserve"> </w:t>
      </w:r>
      <w:proofErr w:type="spellStart"/>
      <w:r>
        <w:rPr>
          <w:rFonts w:ascii="Georgia" w:eastAsia="Georgia" w:hAnsi="Georgia" w:cs="Georgia"/>
          <w:color w:val="000000"/>
          <w:w w:val="102"/>
          <w:sz w:val="19"/>
          <w:szCs w:val="19"/>
        </w:rPr>
        <w:t>transforma</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w:t>
      </w:r>
      <w:proofErr w:type="spellEnd"/>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types,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4"/>
          <w:sz w:val="19"/>
          <w:szCs w:val="19"/>
        </w:rPr>
        <w:t xml:space="preserve"> </w:t>
      </w:r>
      <w:proofErr w:type="spellStart"/>
      <w:r>
        <w:rPr>
          <w:rFonts w:ascii="Georgia" w:eastAsia="Georgia" w:hAnsi="Georgia" w:cs="Georgia"/>
          <w:color w:val="000000"/>
          <w:sz w:val="19"/>
          <w:szCs w:val="19"/>
        </w:rPr>
        <w:t>regularizers</w:t>
      </w:r>
      <w:proofErr w:type="spellEnd"/>
      <w:r>
        <w:rPr>
          <w:rFonts w:ascii="Georgia" w:eastAsia="Georgia" w:hAnsi="Georgia" w:cs="Georgia"/>
          <w:color w:val="000000"/>
          <w:sz w:val="19"/>
          <w:szCs w:val="19"/>
        </w:rPr>
        <w:t>.</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Recently,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thorough</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comparison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original</w:t>
      </w:r>
      <w:r>
        <w:rPr>
          <w:rFonts w:ascii="Georgia" w:eastAsia="Georgia" w:hAnsi="Georgia" w:cs="Georgia"/>
          <w:color w:val="000000"/>
          <w:spacing w:val="12"/>
          <w:sz w:val="19"/>
          <w:szCs w:val="19"/>
        </w:rPr>
        <w:t xml:space="preserve"> </w:t>
      </w:r>
      <w:proofErr w:type="spellStart"/>
      <w:r>
        <w:rPr>
          <w:rFonts w:ascii="Georgia" w:eastAsia="Georgia" w:hAnsi="Georgia" w:cs="Georgia"/>
          <w:color w:val="000000"/>
          <w:sz w:val="19"/>
          <w:szCs w:val="19"/>
        </w:rPr>
        <w:t>SyN</w:t>
      </w:r>
      <w:proofErr w:type="spellEnd"/>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algorithm</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was</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performed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 xml:space="preserve">B-spline </w:t>
      </w:r>
      <w:r>
        <w:rPr>
          <w:rFonts w:ascii="Georgia" w:eastAsia="Georgia" w:hAnsi="Georgia" w:cs="Georgia"/>
          <w:color w:val="000000"/>
          <w:sz w:val="19"/>
          <w:szCs w:val="19"/>
        </w:rPr>
        <w:t>variant</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 xml:space="preserve">[12]. </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evaluation</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utilized</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multiple</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publicly</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available,</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annotated</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sets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demonstrated</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statistically</w:t>
      </w:r>
      <w:r>
        <w:rPr>
          <w:rFonts w:ascii="Georgia" w:eastAsia="Georgia" w:hAnsi="Georgia" w:cs="Georgia"/>
          <w:color w:val="000000"/>
          <w:spacing w:val="39"/>
          <w:sz w:val="19"/>
          <w:szCs w:val="19"/>
        </w:rPr>
        <w:t xml:space="preserve"> </w:t>
      </w:r>
      <w:proofErr w:type="spellStart"/>
      <w:r>
        <w:rPr>
          <w:rFonts w:ascii="Georgia" w:eastAsia="Georgia" w:hAnsi="Georgia" w:cs="Georgia"/>
          <w:color w:val="000000"/>
          <w:w w:val="102"/>
          <w:sz w:val="19"/>
          <w:szCs w:val="19"/>
        </w:rPr>
        <w:t>signifi</w:t>
      </w:r>
      <w:proofErr w:type="spellEnd"/>
      <w:r>
        <w:rPr>
          <w:rFonts w:ascii="Georgia" w:eastAsia="Georgia" w:hAnsi="Georgia" w:cs="Georgia"/>
          <w:color w:val="000000"/>
          <w:w w:val="102"/>
          <w:sz w:val="19"/>
          <w:szCs w:val="19"/>
        </w:rPr>
        <w:t xml:space="preserve">- </w:t>
      </w:r>
      <w:r>
        <w:rPr>
          <w:rFonts w:ascii="Georgia" w:eastAsia="Georgia" w:hAnsi="Georgia" w:cs="Georgia"/>
          <w:color w:val="000000"/>
          <w:sz w:val="19"/>
          <w:szCs w:val="19"/>
        </w:rPr>
        <w:t>cant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improvement</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label</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overlap</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measures.</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part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study,</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produced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15"/>
          <w:sz w:val="19"/>
          <w:szCs w:val="19"/>
        </w:rPr>
        <w:t xml:space="preserve"> </w:t>
      </w:r>
      <w:r>
        <w:rPr>
          <w:rFonts w:ascii="Courier" w:eastAsia="Courier" w:hAnsi="Courier" w:cs="Courier"/>
          <w:color w:val="000000"/>
          <w:w w:val="86"/>
        </w:rPr>
        <w:t>aMib_2</w:t>
      </w:r>
      <w:proofErr w:type="gramStart"/>
      <w:r>
        <w:rPr>
          <w:rFonts w:ascii="Courier" w:eastAsia="Courier" w:hAnsi="Courier" w:cs="Courier"/>
          <w:color w:val="000000"/>
          <w:w w:val="86"/>
        </w:rPr>
        <w:t>;</w:t>
      </w:r>
      <w:proofErr w:type="gramEnd"/>
      <w:r>
        <w:rPr>
          <w:rFonts w:ascii="Courier" w:eastAsia="Courier" w:hAnsi="Courier" w:cs="Courier"/>
          <w:color w:val="000000"/>
          <w:w w:val="86"/>
        </w:rPr>
        <w:t>Bbi`aiBQMavLXb?</w:t>
      </w:r>
      <w:r>
        <w:rPr>
          <w:rFonts w:ascii="Courier" w:eastAsia="Courier" w:hAnsi="Courier" w:cs="Courier"/>
          <w:color w:val="000000"/>
          <w:spacing w:val="-83"/>
        </w:rPr>
        <w:t xml:space="preserve"> </w:t>
      </w:r>
      <w:proofErr w:type="gramStart"/>
      <w:r>
        <w:rPr>
          <w:rFonts w:ascii="Georgia" w:eastAsia="Georgia" w:hAnsi="Georgia" w:cs="Georgia"/>
          <w:color w:val="000000"/>
          <w:w w:val="102"/>
          <w:sz w:val="19"/>
          <w:szCs w:val="19"/>
        </w:rPr>
        <w:t>and</w:t>
      </w:r>
      <w:proofErr w:type="gramEnd"/>
      <w:r>
        <w:rPr>
          <w:rFonts w:ascii="Georgia" w:eastAsia="Georgia" w:hAnsi="Georgia" w:cs="Georgia"/>
          <w:color w:val="000000"/>
          <w:w w:val="102"/>
          <w:sz w:val="19"/>
          <w:szCs w:val="19"/>
        </w:rPr>
        <w:t xml:space="preserve"> </w:t>
      </w:r>
      <w:r>
        <w:rPr>
          <w:rFonts w:ascii="Courier" w:eastAsia="Courier" w:hAnsi="Courier" w:cs="Courier"/>
          <w:color w:val="000000"/>
          <w:w w:val="86"/>
        </w:rPr>
        <w:t>aMib_2;Bbi`aiBQMavLZmB+FXb?</w:t>
      </w:r>
      <w:r>
        <w:rPr>
          <w:rFonts w:ascii="Courier" w:eastAsia="Courier" w:hAnsi="Courier" w:cs="Courier"/>
          <w:color w:val="000000"/>
          <w:spacing w:val="-77"/>
        </w:rPr>
        <w:t xml:space="preserve"> </w:t>
      </w:r>
      <w:proofErr w:type="gramStart"/>
      <w:r>
        <w:rPr>
          <w:rFonts w:ascii="Georgia" w:eastAsia="Georgia" w:hAnsi="Georgia" w:cs="Georgia"/>
          <w:color w:val="000000"/>
          <w:sz w:val="19"/>
          <w:szCs w:val="19"/>
        </w:rPr>
        <w:t>which</w:t>
      </w:r>
      <w:proofErr w:type="gramEnd"/>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provide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simple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interface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normalization</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tools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brain-specific</w:t>
      </w:r>
      <w:r>
        <w:rPr>
          <w:rFonts w:ascii="Georgia" w:eastAsia="Georgia" w:hAnsi="Georgia" w:cs="Georgia"/>
          <w:color w:val="000000"/>
          <w:spacing w:val="32"/>
          <w:sz w:val="19"/>
          <w:szCs w:val="19"/>
        </w:rPr>
        <w:t xml:space="preserve"> </w:t>
      </w:r>
      <w:proofErr w:type="spellStart"/>
      <w:r>
        <w:rPr>
          <w:rFonts w:ascii="Georgia" w:eastAsia="Georgia" w:hAnsi="Georgia" w:cs="Georgia"/>
          <w:color w:val="000000"/>
          <w:w w:val="102"/>
          <w:sz w:val="19"/>
          <w:szCs w:val="19"/>
        </w:rPr>
        <w:t>normaliza</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tion</w:t>
      </w:r>
      <w:proofErr w:type="spellEnd"/>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two</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most</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widely</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scripts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toolkit.</w:t>
      </w:r>
      <w:r>
        <w:rPr>
          <w:rFonts w:ascii="Georgia" w:eastAsia="Georgia" w:hAnsi="Georgia" w:cs="Georgia"/>
          <w:color w:val="000000"/>
          <w:spacing w:val="35"/>
          <w:sz w:val="19"/>
          <w:szCs w:val="19"/>
        </w:rPr>
        <w:t xml:space="preserve"> </w:t>
      </w:r>
      <w:r>
        <w:rPr>
          <w:rFonts w:ascii="Georgia" w:eastAsia="Georgia" w:hAnsi="Georgia" w:cs="Georgia"/>
          <w:i/>
          <w:color w:val="000000"/>
          <w:sz w:val="19"/>
          <w:szCs w:val="19"/>
        </w:rPr>
        <w:t>Similar</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developments</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that</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we</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are</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proposing,</w:t>
      </w:r>
      <w:r>
        <w:rPr>
          <w:rFonts w:ascii="Georgia" w:eastAsia="Georgia" w:hAnsi="Georgia" w:cs="Georgia"/>
          <w:i/>
          <w:color w:val="000000"/>
          <w:spacing w:val="2"/>
          <w:sz w:val="19"/>
          <w:szCs w:val="19"/>
        </w:rPr>
        <w:t xml:space="preserve"> </w:t>
      </w:r>
      <w:r>
        <w:rPr>
          <w:rFonts w:ascii="Georgia" w:eastAsia="Georgia" w:hAnsi="Georgia" w:cs="Georgia"/>
          <w:i/>
          <w:color w:val="000000"/>
          <w:sz w:val="19"/>
          <w:szCs w:val="19"/>
        </w:rPr>
        <w:t>these scripts</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were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extensively</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modified</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serve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as</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a</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follow-up</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entry</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into</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EMPIRE10</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lung</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image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registration</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challenge</w:t>
      </w:r>
      <w:r>
        <w:rPr>
          <w:rFonts w:ascii="Georgia" w:eastAsia="Georgia" w:hAnsi="Georgia" w:cs="Georgia"/>
          <w:i/>
          <w:color w:val="000000"/>
          <w:spacing w:val="15"/>
          <w:sz w:val="19"/>
          <w:szCs w:val="19"/>
        </w:rPr>
        <w:t xml:space="preserve"> </w:t>
      </w:r>
      <w:r>
        <w:rPr>
          <w:rFonts w:ascii="Georgia" w:eastAsia="Georgia" w:hAnsi="Georgia" w:cs="Georgia"/>
          <w:i/>
          <w:color w:val="000000"/>
          <w:sz w:val="19"/>
          <w:szCs w:val="19"/>
        </w:rPr>
        <w:t xml:space="preserve">where B-spline </w:t>
      </w:r>
      <w:proofErr w:type="spellStart"/>
      <w:r>
        <w:rPr>
          <w:rFonts w:ascii="Georgia" w:eastAsia="Georgia" w:hAnsi="Georgia" w:cs="Georgia"/>
          <w:i/>
          <w:color w:val="000000"/>
          <w:sz w:val="19"/>
          <w:szCs w:val="19"/>
        </w:rPr>
        <w:t>SyN</w:t>
      </w:r>
      <w:proofErr w:type="spellEnd"/>
      <w:r>
        <w:rPr>
          <w:rFonts w:ascii="Georgia" w:eastAsia="Georgia" w:hAnsi="Georgia" w:cs="Georgia"/>
          <w:i/>
          <w:color w:val="000000"/>
          <w:sz w:val="19"/>
          <w:szCs w:val="19"/>
        </w:rPr>
        <w:t xml:space="preserve"> performed better than its original counterpart on pulmonary data [21]</w:t>
      </w:r>
      <w:ins w:id="94" w:author="James Gee" w:date="2016-07-20T10:23:00Z">
        <w:r w:rsidR="00DD442B">
          <w:rPr>
            <w:rFonts w:ascii="Georgia" w:eastAsia="Georgia" w:hAnsi="Georgia" w:cs="Georgia"/>
            <w:i/>
            <w:color w:val="000000"/>
            <w:sz w:val="19"/>
            <w:szCs w:val="19"/>
          </w:rPr>
          <w:t>, which had been the official top ranked entry since the inception of the challenge.</w:t>
        </w:r>
      </w:ins>
      <w:del w:id="95" w:author="James Gee" w:date="2016-07-20T10:23:00Z">
        <w:r w:rsidDel="00DD442B">
          <w:rPr>
            <w:rFonts w:ascii="Georgia" w:eastAsia="Georgia" w:hAnsi="Georgia" w:cs="Georgia"/>
            <w:i/>
            <w:color w:val="000000"/>
            <w:sz w:val="19"/>
            <w:szCs w:val="19"/>
          </w:rPr>
          <w:delText>.</w:delText>
        </w:r>
      </w:del>
    </w:p>
    <w:p w14:paraId="239D1B40" w14:textId="424A1D2C" w:rsidR="00E61F9D" w:rsidRDefault="005C64D6">
      <w:pPr>
        <w:spacing w:before="62" w:after="0" w:line="277" w:lineRule="auto"/>
        <w:ind w:left="120" w:right="84"/>
        <w:jc w:val="both"/>
        <w:rPr>
          <w:rFonts w:ascii="Georgia" w:eastAsia="Georgia" w:hAnsi="Georgia" w:cs="Georgia"/>
          <w:sz w:val="19"/>
          <w:szCs w:val="19"/>
        </w:rPr>
      </w:pPr>
      <w:proofErr w:type="gramStart"/>
      <w:r>
        <w:rPr>
          <w:rFonts w:ascii="Georgia" w:eastAsia="Georgia" w:hAnsi="Georgia" w:cs="Georgia"/>
          <w:b/>
          <w:bCs/>
          <w:sz w:val="19"/>
          <w:szCs w:val="19"/>
        </w:rPr>
        <w:t>Multi-modality</w:t>
      </w:r>
      <w:r>
        <w:rPr>
          <w:rFonts w:ascii="Georgia" w:eastAsia="Georgia" w:hAnsi="Georgia" w:cs="Georgia"/>
          <w:b/>
          <w:bCs/>
          <w:spacing w:val="22"/>
          <w:sz w:val="19"/>
          <w:szCs w:val="19"/>
        </w:rPr>
        <w:t xml:space="preserve"> </w:t>
      </w:r>
      <w:r>
        <w:rPr>
          <w:rFonts w:ascii="Georgia" w:eastAsia="Georgia" w:hAnsi="Georgia" w:cs="Georgia"/>
          <w:b/>
          <w:bCs/>
          <w:sz w:val="19"/>
          <w:szCs w:val="19"/>
        </w:rPr>
        <w:t>template</w:t>
      </w:r>
      <w:r>
        <w:rPr>
          <w:rFonts w:ascii="Georgia" w:eastAsia="Georgia" w:hAnsi="Georgia" w:cs="Georgia"/>
          <w:b/>
          <w:bCs/>
          <w:spacing w:val="10"/>
          <w:sz w:val="19"/>
          <w:szCs w:val="19"/>
        </w:rPr>
        <w:t xml:space="preserve"> </w:t>
      </w:r>
      <w:r>
        <w:rPr>
          <w:rFonts w:ascii="Georgia" w:eastAsia="Georgia" w:hAnsi="Georgia" w:cs="Georgia"/>
          <w:b/>
          <w:bCs/>
          <w:sz w:val="19"/>
          <w:szCs w:val="19"/>
        </w:rPr>
        <w:t>generation.</w:t>
      </w:r>
      <w:proofErr w:type="gramEnd"/>
      <w:r>
        <w:rPr>
          <w:rFonts w:ascii="Georgia" w:eastAsia="Georgia" w:hAnsi="Georgia" w:cs="Georgia"/>
          <w:b/>
          <w:bCs/>
          <w:spacing w:val="34"/>
          <w:sz w:val="19"/>
          <w:szCs w:val="19"/>
        </w:rPr>
        <w:t xml:space="preserve"> </w:t>
      </w:r>
      <w:r>
        <w:rPr>
          <w:rFonts w:ascii="Georgia" w:eastAsia="Georgia" w:hAnsi="Georgia" w:cs="Georgia"/>
          <w:sz w:val="19"/>
          <w:szCs w:val="19"/>
        </w:rPr>
        <w:t>Given</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variability</w:t>
      </w:r>
      <w:r>
        <w:rPr>
          <w:rFonts w:ascii="Georgia" w:eastAsia="Georgia" w:hAnsi="Georgia" w:cs="Georgia"/>
          <w:spacing w:val="10"/>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anatomical</w:t>
      </w:r>
      <w:r>
        <w:rPr>
          <w:rFonts w:ascii="Georgia" w:eastAsia="Georgia" w:hAnsi="Georgia" w:cs="Georgia"/>
          <w:spacing w:val="12"/>
          <w:sz w:val="19"/>
          <w:szCs w:val="19"/>
        </w:rPr>
        <w:t xml:space="preserve"> </w:t>
      </w:r>
      <w:r>
        <w:rPr>
          <w:rFonts w:ascii="Georgia" w:eastAsia="Georgia" w:hAnsi="Georgia" w:cs="Georgia"/>
          <w:sz w:val="19"/>
          <w:szCs w:val="19"/>
        </w:rPr>
        <w:t>shape</w:t>
      </w:r>
      <w:r>
        <w:rPr>
          <w:rFonts w:ascii="Georgia" w:eastAsia="Georgia" w:hAnsi="Georgia" w:cs="Georgia"/>
          <w:spacing w:val="3"/>
          <w:sz w:val="19"/>
          <w:szCs w:val="19"/>
        </w:rPr>
        <w:t xml:space="preserve"> </w:t>
      </w:r>
      <w:r>
        <w:rPr>
          <w:rFonts w:ascii="Georgia" w:eastAsia="Georgia" w:hAnsi="Georgia" w:cs="Georgia"/>
          <w:sz w:val="19"/>
          <w:szCs w:val="19"/>
        </w:rPr>
        <w:t>across</w:t>
      </w:r>
      <w:r>
        <w:rPr>
          <w:rFonts w:ascii="Georgia" w:eastAsia="Georgia" w:hAnsi="Georgia" w:cs="Georgia"/>
          <w:spacing w:val="4"/>
          <w:sz w:val="19"/>
          <w:szCs w:val="19"/>
        </w:rPr>
        <w:t xml:space="preserve"> </w:t>
      </w:r>
      <w:r>
        <w:rPr>
          <w:rFonts w:ascii="Georgia" w:eastAsia="Georgia" w:hAnsi="Georgia" w:cs="Georgia"/>
          <w:sz w:val="19"/>
          <w:szCs w:val="19"/>
        </w:rPr>
        <w:t>populations</w:t>
      </w:r>
      <w:del w:id="96" w:author="James Gee" w:date="2016-07-20T10:24:00Z">
        <w:r w:rsidDel="00DD442B">
          <w:rPr>
            <w:rFonts w:ascii="Georgia" w:eastAsia="Georgia" w:hAnsi="Georgia" w:cs="Georgia"/>
            <w:spacing w:val="13"/>
            <w:sz w:val="19"/>
            <w:szCs w:val="19"/>
          </w:rPr>
          <w:delText xml:space="preserve"> </w:delText>
        </w:r>
        <w:r w:rsidDel="00DD442B">
          <w:rPr>
            <w:rFonts w:ascii="Georgia" w:eastAsia="Georgia" w:hAnsi="Georgia" w:cs="Georgia"/>
            <w:sz w:val="19"/>
            <w:szCs w:val="19"/>
          </w:rPr>
          <w:delText>and</w:delText>
        </w:r>
        <w:r w:rsidDel="00DD442B">
          <w:rPr>
            <w:rFonts w:ascii="Georgia" w:eastAsia="Georgia" w:hAnsi="Georgia" w:cs="Georgia"/>
            <w:spacing w:val="-1"/>
            <w:sz w:val="19"/>
            <w:szCs w:val="19"/>
          </w:rPr>
          <w:delText xml:space="preserve"> </w:delText>
        </w:r>
        <w:r w:rsidDel="00DD442B">
          <w:rPr>
            <w:rFonts w:ascii="Georgia" w:eastAsia="Georgia" w:hAnsi="Georgia" w:cs="Georgia"/>
            <w:sz w:val="19"/>
            <w:szCs w:val="19"/>
          </w:rPr>
          <w:delText>the</w:delText>
        </w:r>
        <w:r w:rsidDel="00DD442B">
          <w:rPr>
            <w:rFonts w:ascii="Georgia" w:eastAsia="Georgia" w:hAnsi="Georgia" w:cs="Georgia"/>
            <w:spacing w:val="-2"/>
            <w:sz w:val="19"/>
            <w:szCs w:val="19"/>
          </w:rPr>
          <w:delText xml:space="preserve"> </w:delText>
        </w:r>
        <w:r w:rsidDel="00DD442B">
          <w:rPr>
            <w:rFonts w:ascii="Georgia" w:eastAsia="Georgia" w:hAnsi="Georgia" w:cs="Georgia"/>
            <w:sz w:val="19"/>
            <w:szCs w:val="19"/>
          </w:rPr>
          <w:delText>lack of</w:delText>
        </w:r>
        <w:r w:rsidDel="00DD442B">
          <w:rPr>
            <w:rFonts w:ascii="Georgia" w:eastAsia="Georgia" w:hAnsi="Georgia" w:cs="Georgia"/>
            <w:spacing w:val="-4"/>
            <w:sz w:val="19"/>
            <w:szCs w:val="19"/>
          </w:rPr>
          <w:delText xml:space="preserve"> </w:delText>
        </w:r>
        <w:r w:rsidDel="00DD442B">
          <w:rPr>
            <w:rFonts w:ascii="Georgia" w:eastAsia="Georgia" w:hAnsi="Georgia" w:cs="Georgia"/>
            <w:w w:val="102"/>
            <w:sz w:val="19"/>
            <w:szCs w:val="19"/>
          </w:rPr>
          <w:delText xml:space="preserve">publicly </w:delText>
        </w:r>
        <w:r w:rsidDel="00DD442B">
          <w:rPr>
            <w:rFonts w:ascii="Georgia" w:eastAsia="Georgia" w:hAnsi="Georgia" w:cs="Georgia"/>
            <w:sz w:val="19"/>
            <w:szCs w:val="19"/>
          </w:rPr>
          <w:delText>available</w:delText>
        </w:r>
        <w:r w:rsidDel="00DD442B">
          <w:rPr>
            <w:rFonts w:ascii="Georgia" w:eastAsia="Georgia" w:hAnsi="Georgia" w:cs="Georgia"/>
            <w:spacing w:val="15"/>
            <w:sz w:val="19"/>
            <w:szCs w:val="19"/>
          </w:rPr>
          <w:delText xml:space="preserve"> </w:delText>
        </w:r>
        <w:r w:rsidDel="00DD442B">
          <w:rPr>
            <w:rFonts w:ascii="Georgia" w:eastAsia="Georgia" w:hAnsi="Georgia" w:cs="Georgia"/>
            <w:sz w:val="19"/>
            <w:szCs w:val="19"/>
          </w:rPr>
          <w:delText>atlases</w:delText>
        </w:r>
        <w:r w:rsidDel="00DD442B">
          <w:rPr>
            <w:rFonts w:ascii="Georgia" w:eastAsia="Georgia" w:hAnsi="Georgia" w:cs="Georgia"/>
            <w:spacing w:val="11"/>
            <w:sz w:val="19"/>
            <w:szCs w:val="19"/>
          </w:rPr>
          <w:delText xml:space="preserve"> </w:delText>
        </w:r>
        <w:r w:rsidDel="00DD442B">
          <w:rPr>
            <w:rFonts w:ascii="Georgia" w:eastAsia="Georgia" w:hAnsi="Georgia" w:cs="Georgia"/>
            <w:sz w:val="19"/>
            <w:szCs w:val="19"/>
          </w:rPr>
          <w:delText>for</w:delText>
        </w:r>
        <w:r w:rsidDel="00DD442B">
          <w:rPr>
            <w:rFonts w:ascii="Georgia" w:eastAsia="Georgia" w:hAnsi="Georgia" w:cs="Georgia"/>
            <w:spacing w:val="5"/>
            <w:sz w:val="19"/>
            <w:szCs w:val="19"/>
          </w:rPr>
          <w:delText xml:space="preserve"> </w:delText>
        </w:r>
        <w:r w:rsidDel="00DD442B">
          <w:rPr>
            <w:rFonts w:ascii="Georgia" w:eastAsia="Georgia" w:hAnsi="Georgia" w:cs="Georgia"/>
            <w:sz w:val="19"/>
            <w:szCs w:val="19"/>
          </w:rPr>
          <w:delText>specific</w:delText>
        </w:r>
        <w:r w:rsidDel="00DD442B">
          <w:rPr>
            <w:rFonts w:ascii="Georgia" w:eastAsia="Georgia" w:hAnsi="Georgia" w:cs="Georgia"/>
            <w:spacing w:val="13"/>
            <w:sz w:val="19"/>
            <w:szCs w:val="19"/>
          </w:rPr>
          <w:delText xml:space="preserve"> </w:delText>
        </w:r>
        <w:r w:rsidDel="00DD442B">
          <w:rPr>
            <w:rFonts w:ascii="Georgia" w:eastAsia="Georgia" w:hAnsi="Georgia" w:cs="Georgia"/>
            <w:sz w:val="19"/>
            <w:szCs w:val="19"/>
          </w:rPr>
          <w:delText>organs</w:delText>
        </w:r>
      </w:del>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generating</w:t>
      </w:r>
      <w:r>
        <w:rPr>
          <w:rFonts w:ascii="Georgia" w:eastAsia="Georgia" w:hAnsi="Georgia" w:cs="Georgia"/>
          <w:spacing w:val="19"/>
          <w:sz w:val="19"/>
          <w:szCs w:val="19"/>
        </w:rPr>
        <w:t xml:space="preserve"> </w:t>
      </w:r>
      <w:r>
        <w:rPr>
          <w:rFonts w:ascii="Georgia" w:eastAsia="Georgia" w:hAnsi="Georgia" w:cs="Georgia"/>
          <w:sz w:val="19"/>
          <w:szCs w:val="19"/>
        </w:rPr>
        <w:t>population-</w:t>
      </w:r>
      <w:r>
        <w:rPr>
          <w:rFonts w:ascii="Georgia" w:eastAsia="Georgia" w:hAnsi="Georgia" w:cs="Georgia"/>
          <w:spacing w:val="20"/>
          <w:sz w:val="19"/>
          <w:szCs w:val="19"/>
        </w:rPr>
        <w:t xml:space="preserve"> </w:t>
      </w:r>
      <w:r>
        <w:rPr>
          <w:rFonts w:ascii="Georgia" w:eastAsia="Georgia" w:hAnsi="Georgia" w:cs="Georgia"/>
          <w:sz w:val="19"/>
          <w:szCs w:val="19"/>
        </w:rPr>
        <w:t>or</w:t>
      </w:r>
      <w:r>
        <w:rPr>
          <w:rFonts w:ascii="Georgia" w:eastAsia="Georgia" w:hAnsi="Georgia" w:cs="Georgia"/>
          <w:spacing w:val="4"/>
          <w:sz w:val="19"/>
          <w:szCs w:val="19"/>
        </w:rPr>
        <w:t xml:space="preserve"> </w:t>
      </w:r>
      <w:r>
        <w:rPr>
          <w:rFonts w:ascii="Georgia" w:eastAsia="Georgia" w:hAnsi="Georgia" w:cs="Georgia"/>
          <w:sz w:val="19"/>
          <w:szCs w:val="19"/>
        </w:rPr>
        <w:t>subject-specific</w:t>
      </w:r>
      <w:r>
        <w:rPr>
          <w:rFonts w:ascii="Georgia" w:eastAsia="Georgia" w:hAnsi="Georgia" w:cs="Georgia"/>
          <w:spacing w:val="26"/>
          <w:sz w:val="19"/>
          <w:szCs w:val="19"/>
        </w:rPr>
        <w:t xml:space="preserve"> </w:t>
      </w:r>
      <w:r>
        <w:rPr>
          <w:rFonts w:ascii="Georgia" w:eastAsia="Georgia" w:hAnsi="Georgia" w:cs="Georgia"/>
          <w:sz w:val="19"/>
          <w:szCs w:val="19"/>
        </w:rPr>
        <w:t>optimal</w:t>
      </w:r>
      <w:r>
        <w:rPr>
          <w:rFonts w:ascii="Georgia" w:eastAsia="Georgia" w:hAnsi="Georgia" w:cs="Georgia"/>
          <w:spacing w:val="13"/>
          <w:sz w:val="19"/>
          <w:szCs w:val="19"/>
        </w:rPr>
        <w:t xml:space="preserve"> </w:t>
      </w:r>
      <w:r>
        <w:rPr>
          <w:rFonts w:ascii="Georgia" w:eastAsia="Georgia" w:hAnsi="Georgia" w:cs="Georgia"/>
          <w:sz w:val="19"/>
          <w:szCs w:val="19"/>
        </w:rPr>
        <w:t>shape/intensity</w:t>
      </w:r>
      <w:r>
        <w:rPr>
          <w:rFonts w:ascii="Georgia" w:eastAsia="Georgia" w:hAnsi="Georgia" w:cs="Georgia"/>
          <w:spacing w:val="26"/>
          <w:sz w:val="19"/>
          <w:szCs w:val="19"/>
        </w:rPr>
        <w:t xml:space="preserve"> </w:t>
      </w:r>
      <w:r>
        <w:rPr>
          <w:rFonts w:ascii="Georgia" w:eastAsia="Georgia" w:hAnsi="Georgia" w:cs="Georgia"/>
          <w:sz w:val="19"/>
          <w:szCs w:val="19"/>
        </w:rPr>
        <w:t>templates</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significantly </w:t>
      </w:r>
      <w:r>
        <w:rPr>
          <w:rFonts w:ascii="Georgia" w:eastAsia="Georgia" w:hAnsi="Georgia" w:cs="Georgia"/>
          <w:sz w:val="19"/>
          <w:szCs w:val="19"/>
        </w:rPr>
        <w:t>enhances</w:t>
      </w:r>
      <w:r>
        <w:rPr>
          <w:rFonts w:ascii="Georgia" w:eastAsia="Georgia" w:hAnsi="Georgia" w:cs="Georgia"/>
          <w:spacing w:val="26"/>
          <w:sz w:val="19"/>
          <w:szCs w:val="19"/>
        </w:rPr>
        <w:t xml:space="preserve"> </w:t>
      </w:r>
      <w:r>
        <w:rPr>
          <w:rFonts w:ascii="Georgia" w:eastAsia="Georgia" w:hAnsi="Georgia" w:cs="Georgia"/>
          <w:sz w:val="19"/>
          <w:szCs w:val="19"/>
        </w:rPr>
        <w:t>study</w:t>
      </w:r>
      <w:r>
        <w:rPr>
          <w:rFonts w:ascii="Georgia" w:eastAsia="Georgia" w:hAnsi="Georgia" w:cs="Georgia"/>
          <w:spacing w:val="19"/>
          <w:sz w:val="19"/>
          <w:szCs w:val="19"/>
        </w:rPr>
        <w:t xml:space="preserve"> </w:t>
      </w:r>
      <w:r>
        <w:rPr>
          <w:rFonts w:ascii="Georgia" w:eastAsia="Georgia" w:hAnsi="Georgia" w:cs="Georgia"/>
          <w:sz w:val="19"/>
          <w:szCs w:val="19"/>
        </w:rPr>
        <w:t>potential</w:t>
      </w:r>
      <w:r>
        <w:rPr>
          <w:rFonts w:ascii="Georgia" w:eastAsia="Georgia" w:hAnsi="Georgia" w:cs="Georgia"/>
          <w:spacing w:val="25"/>
          <w:sz w:val="19"/>
          <w:szCs w:val="19"/>
        </w:rPr>
        <w:t xml:space="preserve"> </w:t>
      </w:r>
      <w:r>
        <w:rPr>
          <w:rFonts w:ascii="Georgia" w:eastAsia="Georgia" w:hAnsi="Georgia" w:cs="Georgia"/>
          <w:sz w:val="19"/>
          <w:szCs w:val="19"/>
        </w:rPr>
        <w:t>[22,</w:t>
      </w:r>
      <w:r>
        <w:rPr>
          <w:rFonts w:ascii="Georgia" w:eastAsia="Georgia" w:hAnsi="Georgia" w:cs="Georgia"/>
          <w:spacing w:val="19"/>
          <w:sz w:val="19"/>
          <w:szCs w:val="19"/>
        </w:rPr>
        <w:t xml:space="preserve"> </w:t>
      </w:r>
      <w:r>
        <w:rPr>
          <w:rFonts w:ascii="Georgia" w:eastAsia="Georgia" w:hAnsi="Georgia" w:cs="Georgia"/>
          <w:sz w:val="19"/>
          <w:szCs w:val="19"/>
        </w:rPr>
        <w:t xml:space="preserve">23]. </w:t>
      </w:r>
      <w:r>
        <w:rPr>
          <w:rFonts w:ascii="Georgia" w:eastAsia="Georgia" w:hAnsi="Georgia" w:cs="Georgia"/>
          <w:spacing w:val="4"/>
          <w:sz w:val="19"/>
          <w:szCs w:val="19"/>
        </w:rPr>
        <w:t xml:space="preserve"> </w:t>
      </w:r>
      <w:r>
        <w:rPr>
          <w:rFonts w:ascii="Georgia" w:eastAsia="Georgia" w:hAnsi="Georgia" w:cs="Georgia"/>
          <w:sz w:val="19"/>
          <w:szCs w:val="19"/>
        </w:rPr>
        <w:t>First,</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14"/>
          <w:sz w:val="19"/>
          <w:szCs w:val="19"/>
        </w:rPr>
        <w:t xml:space="preserve"> </w:t>
      </w:r>
      <w:r>
        <w:rPr>
          <w:rFonts w:ascii="Georgia" w:eastAsia="Georgia" w:hAnsi="Georgia" w:cs="Georgia"/>
          <w:sz w:val="19"/>
          <w:szCs w:val="19"/>
        </w:rPr>
        <w:t>average</w:t>
      </w:r>
      <w:r>
        <w:rPr>
          <w:rFonts w:ascii="Georgia" w:eastAsia="Georgia" w:hAnsi="Georgia" w:cs="Georgia"/>
          <w:spacing w:val="23"/>
          <w:sz w:val="19"/>
          <w:szCs w:val="19"/>
        </w:rPr>
        <w:t xml:space="preserve"> </w:t>
      </w:r>
      <w:r>
        <w:rPr>
          <w:rFonts w:ascii="Georgia" w:eastAsia="Georgia" w:hAnsi="Georgia" w:cs="Georgia"/>
          <w:sz w:val="19"/>
          <w:szCs w:val="19"/>
        </w:rPr>
        <w:t>template</w:t>
      </w:r>
      <w:r>
        <w:rPr>
          <w:rFonts w:ascii="Georgia" w:eastAsia="Georgia" w:hAnsi="Georgia" w:cs="Georgia"/>
          <w:spacing w:val="25"/>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estimated</w:t>
      </w:r>
      <w:r>
        <w:rPr>
          <w:rFonts w:ascii="Georgia" w:eastAsia="Georgia" w:hAnsi="Georgia" w:cs="Georgia"/>
          <w:spacing w:val="26"/>
          <w:sz w:val="19"/>
          <w:szCs w:val="19"/>
        </w:rPr>
        <w:t xml:space="preserve"> </w:t>
      </w:r>
      <w:r>
        <w:rPr>
          <w:rFonts w:ascii="Georgia" w:eastAsia="Georgia" w:hAnsi="Georgia" w:cs="Georgia"/>
          <w:sz w:val="19"/>
          <w:szCs w:val="19"/>
        </w:rPr>
        <w:t>via</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proofErr w:type="spellStart"/>
      <w:r>
        <w:rPr>
          <w:rFonts w:ascii="Georgia" w:eastAsia="Georgia" w:hAnsi="Georgia" w:cs="Georgia"/>
          <w:sz w:val="19"/>
          <w:szCs w:val="19"/>
        </w:rPr>
        <w:t>voxel</w:t>
      </w:r>
      <w:del w:id="97" w:author="James Gee" w:date="2016-07-20T10:24:00Z">
        <w:r w:rsidDel="00DD442B">
          <w:rPr>
            <w:rFonts w:ascii="Georgia" w:eastAsia="Georgia" w:hAnsi="Georgia" w:cs="Georgia"/>
            <w:sz w:val="19"/>
            <w:szCs w:val="19"/>
          </w:rPr>
          <w:delText>-</w:delText>
        </w:r>
      </w:del>
      <w:r>
        <w:rPr>
          <w:rFonts w:ascii="Georgia" w:eastAsia="Georgia" w:hAnsi="Georgia" w:cs="Georgia"/>
          <w:sz w:val="19"/>
          <w:szCs w:val="19"/>
        </w:rPr>
        <w:t>wise</w:t>
      </w:r>
      <w:proofErr w:type="spellEnd"/>
      <w:r>
        <w:rPr>
          <w:rFonts w:ascii="Georgia" w:eastAsia="Georgia" w:hAnsi="Georgia" w:cs="Georgia"/>
          <w:spacing w:val="28"/>
          <w:sz w:val="19"/>
          <w:szCs w:val="19"/>
        </w:rPr>
        <w:t xml:space="preserve"> </w:t>
      </w:r>
      <w:r>
        <w:rPr>
          <w:rFonts w:ascii="Georgia" w:eastAsia="Georgia" w:hAnsi="Georgia" w:cs="Georgia"/>
          <w:sz w:val="19"/>
          <w:szCs w:val="19"/>
        </w:rPr>
        <w:t>mean</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all</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individual</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subject </w:t>
      </w:r>
      <w:r>
        <w:rPr>
          <w:rFonts w:ascii="Georgia" w:eastAsia="Georgia" w:hAnsi="Georgia" w:cs="Georgia"/>
          <w:sz w:val="19"/>
          <w:szCs w:val="19"/>
        </w:rPr>
        <w:t>images.</w:t>
      </w:r>
      <w:r>
        <w:rPr>
          <w:rFonts w:ascii="Georgia" w:eastAsia="Georgia" w:hAnsi="Georgia" w:cs="Georgia"/>
          <w:spacing w:val="29"/>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estimate</w:t>
      </w:r>
      <w:r>
        <w:rPr>
          <w:rFonts w:ascii="Georgia" w:eastAsia="Georgia" w:hAnsi="Georgia" w:cs="Georgia"/>
          <w:spacing w:val="14"/>
          <w:sz w:val="19"/>
          <w:szCs w:val="19"/>
        </w:rPr>
        <w:t xml:space="preserve"> </w:t>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iteratively</w:t>
      </w:r>
      <w:r>
        <w:rPr>
          <w:rFonts w:ascii="Georgia" w:eastAsia="Georgia" w:hAnsi="Georgia" w:cs="Georgia"/>
          <w:spacing w:val="17"/>
          <w:sz w:val="19"/>
          <w:szCs w:val="19"/>
        </w:rPr>
        <w:t xml:space="preserve"> </w:t>
      </w:r>
      <w:r>
        <w:rPr>
          <w:rFonts w:ascii="Georgia" w:eastAsia="Georgia" w:hAnsi="Georgia" w:cs="Georgia"/>
          <w:sz w:val="19"/>
          <w:szCs w:val="19"/>
        </w:rPr>
        <w:t>updated</w:t>
      </w:r>
      <w:r>
        <w:rPr>
          <w:rFonts w:ascii="Georgia" w:eastAsia="Georgia" w:hAnsi="Georgia" w:cs="Georgia"/>
          <w:spacing w:val="14"/>
          <w:sz w:val="19"/>
          <w:szCs w:val="19"/>
        </w:rPr>
        <w:t xml:space="preserve"> </w:t>
      </w:r>
      <w:r>
        <w:rPr>
          <w:rFonts w:ascii="Georgia" w:eastAsia="Georgia" w:hAnsi="Georgia" w:cs="Georgia"/>
          <w:sz w:val="19"/>
          <w:szCs w:val="19"/>
        </w:rPr>
        <w:t>by</w:t>
      </w:r>
      <w:r>
        <w:rPr>
          <w:rFonts w:ascii="Georgia" w:eastAsia="Georgia" w:hAnsi="Georgia" w:cs="Georgia"/>
          <w:spacing w:val="4"/>
          <w:sz w:val="19"/>
          <w:szCs w:val="19"/>
        </w:rPr>
        <w:t xml:space="preserve"> </w:t>
      </w:r>
      <w:r>
        <w:rPr>
          <w:rFonts w:ascii="Georgia" w:eastAsia="Georgia" w:hAnsi="Georgia" w:cs="Georgia"/>
          <w:sz w:val="19"/>
          <w:szCs w:val="19"/>
        </w:rPr>
        <w:t>registering</w:t>
      </w:r>
      <w:r>
        <w:rPr>
          <w:rFonts w:ascii="Georgia" w:eastAsia="Georgia" w:hAnsi="Georgia" w:cs="Georgia"/>
          <w:spacing w:val="18"/>
          <w:sz w:val="19"/>
          <w:szCs w:val="19"/>
        </w:rPr>
        <w:t xml:space="preserve"> </w:t>
      </w:r>
      <w:r>
        <w:rPr>
          <w:rFonts w:ascii="Georgia" w:eastAsia="Georgia" w:hAnsi="Georgia" w:cs="Georgia"/>
          <w:sz w:val="19"/>
          <w:szCs w:val="19"/>
        </w:rPr>
        <w:t>each</w:t>
      </w:r>
      <w:r>
        <w:rPr>
          <w:rFonts w:ascii="Georgia" w:eastAsia="Georgia" w:hAnsi="Georgia" w:cs="Georgia"/>
          <w:spacing w:val="8"/>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current</w:t>
      </w:r>
      <w:r>
        <w:rPr>
          <w:rFonts w:ascii="Georgia" w:eastAsia="Georgia" w:hAnsi="Georgia" w:cs="Georgia"/>
          <w:spacing w:val="12"/>
          <w:sz w:val="19"/>
          <w:szCs w:val="19"/>
        </w:rPr>
        <w:t xml:space="preserve"> </w:t>
      </w:r>
      <w:r>
        <w:rPr>
          <w:rFonts w:ascii="Georgia" w:eastAsia="Georgia" w:hAnsi="Georgia" w:cs="Georgia"/>
          <w:sz w:val="19"/>
          <w:szCs w:val="19"/>
        </w:rPr>
        <w:t>template,</w:t>
      </w:r>
      <w:r>
        <w:rPr>
          <w:rFonts w:ascii="Georgia" w:eastAsia="Georgia" w:hAnsi="Georgia" w:cs="Georgia"/>
          <w:spacing w:val="16"/>
          <w:sz w:val="19"/>
          <w:szCs w:val="19"/>
        </w:rPr>
        <w:t xml:space="preserve"> </w:t>
      </w:r>
      <w:r>
        <w:rPr>
          <w:rFonts w:ascii="Georgia" w:eastAsia="Georgia" w:hAnsi="Georgia" w:cs="Georgia"/>
          <w:sz w:val="19"/>
          <w:szCs w:val="19"/>
        </w:rPr>
        <w:t>performing</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proofErr w:type="spellStart"/>
      <w:r>
        <w:rPr>
          <w:rFonts w:ascii="Georgia" w:eastAsia="Georgia" w:hAnsi="Georgia" w:cs="Georgia"/>
          <w:sz w:val="19"/>
          <w:szCs w:val="19"/>
        </w:rPr>
        <w:t>voxelwise</w:t>
      </w:r>
      <w:proofErr w:type="spellEnd"/>
      <w:r>
        <w:rPr>
          <w:rFonts w:ascii="Georgia" w:eastAsia="Georgia" w:hAnsi="Georgia" w:cs="Georgia"/>
          <w:spacing w:val="16"/>
          <w:sz w:val="19"/>
          <w:szCs w:val="19"/>
        </w:rPr>
        <w:t xml:space="preserve"> </w:t>
      </w:r>
      <w:r>
        <w:rPr>
          <w:rFonts w:ascii="Georgia" w:eastAsia="Georgia" w:hAnsi="Georgia" w:cs="Georgia"/>
          <w:w w:val="102"/>
          <w:sz w:val="19"/>
          <w:szCs w:val="19"/>
        </w:rPr>
        <w:t>average</w:t>
      </w:r>
    </w:p>
    <w:p w14:paraId="5D2B2F3B" w14:textId="77777777" w:rsidR="00E61F9D" w:rsidRDefault="00E61F9D">
      <w:pPr>
        <w:spacing w:after="0"/>
        <w:jc w:val="both"/>
        <w:sectPr w:rsidR="00E61F9D">
          <w:pgSz w:w="12240" w:h="15840"/>
          <w:pgMar w:top="700" w:right="580" w:bottom="280" w:left="600" w:header="720" w:footer="720" w:gutter="0"/>
          <w:cols w:space="720"/>
        </w:sectPr>
      </w:pPr>
    </w:p>
    <w:p w14:paraId="5CBFC120" w14:textId="3E1DC78C" w:rsidR="00E61F9D" w:rsidRDefault="005C64D6">
      <w:pPr>
        <w:spacing w:before="85" w:after="0" w:line="277" w:lineRule="auto"/>
        <w:ind w:left="120" w:right="83"/>
        <w:jc w:val="both"/>
        <w:rPr>
          <w:rFonts w:ascii="Georgia" w:eastAsia="Georgia" w:hAnsi="Georgia" w:cs="Georgia"/>
          <w:sz w:val="19"/>
          <w:szCs w:val="19"/>
        </w:rPr>
      </w:pPr>
      <w:proofErr w:type="gramStart"/>
      <w:r>
        <w:rPr>
          <w:rFonts w:ascii="Georgia" w:eastAsia="Georgia" w:hAnsi="Georgia" w:cs="Georgia"/>
          <w:sz w:val="19"/>
          <w:szCs w:val="19"/>
        </w:rPr>
        <w:lastRenderedPageBreak/>
        <w:t>to</w:t>
      </w:r>
      <w:proofErr w:type="gramEnd"/>
      <w:r>
        <w:rPr>
          <w:rFonts w:ascii="Georgia" w:eastAsia="Georgia" w:hAnsi="Georgia" w:cs="Georgia"/>
          <w:spacing w:val="10"/>
          <w:sz w:val="19"/>
          <w:szCs w:val="19"/>
        </w:rPr>
        <w:t xml:space="preserve"> </w:t>
      </w:r>
      <w:r>
        <w:rPr>
          <w:rFonts w:ascii="Georgia" w:eastAsia="Georgia" w:hAnsi="Georgia" w:cs="Georgia"/>
          <w:sz w:val="19"/>
          <w:szCs w:val="19"/>
        </w:rPr>
        <w:t>create</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new</w:t>
      </w:r>
      <w:r>
        <w:rPr>
          <w:rFonts w:ascii="Georgia" w:eastAsia="Georgia" w:hAnsi="Georgia" w:cs="Georgia"/>
          <w:spacing w:val="14"/>
          <w:sz w:val="19"/>
          <w:szCs w:val="19"/>
        </w:rPr>
        <w:t xml:space="preserve"> </w:t>
      </w:r>
      <w:r>
        <w:rPr>
          <w:rFonts w:ascii="Georgia" w:eastAsia="Georgia" w:hAnsi="Georgia" w:cs="Georgia"/>
          <w:sz w:val="19"/>
          <w:szCs w:val="19"/>
        </w:rPr>
        <w:t>estimate,</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then</w:t>
      </w:r>
      <w:r>
        <w:rPr>
          <w:rFonts w:ascii="Georgia" w:eastAsia="Georgia" w:hAnsi="Georgia" w:cs="Georgia"/>
          <w:spacing w:val="15"/>
          <w:sz w:val="19"/>
          <w:szCs w:val="19"/>
        </w:rPr>
        <w:t xml:space="preserve"> </w:t>
      </w:r>
      <w:r>
        <w:rPr>
          <w:rFonts w:ascii="Georgia" w:eastAsia="Georgia" w:hAnsi="Georgia" w:cs="Georgia"/>
          <w:sz w:val="19"/>
          <w:szCs w:val="19"/>
        </w:rPr>
        <w:t>“reshaping”</w:t>
      </w:r>
      <w:r>
        <w:rPr>
          <w:rFonts w:ascii="Georgia" w:eastAsia="Georgia" w:hAnsi="Georgia" w:cs="Georgia"/>
          <w:spacing w:val="27"/>
          <w:sz w:val="19"/>
          <w:szCs w:val="19"/>
        </w:rPr>
        <w:t xml:space="preserve"> </w:t>
      </w:r>
      <w:r>
        <w:rPr>
          <w:rFonts w:ascii="Georgia" w:eastAsia="Georgia" w:hAnsi="Georgia" w:cs="Georgia"/>
          <w:sz w:val="19"/>
          <w:szCs w:val="19"/>
        </w:rPr>
        <w:t>this</w:t>
      </w:r>
      <w:r>
        <w:rPr>
          <w:rFonts w:ascii="Georgia" w:eastAsia="Georgia" w:hAnsi="Georgia" w:cs="Georgia"/>
          <w:spacing w:val="13"/>
          <w:sz w:val="19"/>
          <w:szCs w:val="19"/>
        </w:rPr>
        <w:t xml:space="preserve"> </w:t>
      </w:r>
      <w:r>
        <w:rPr>
          <w:rFonts w:ascii="Georgia" w:eastAsia="Georgia" w:hAnsi="Georgia" w:cs="Georgia"/>
          <w:sz w:val="19"/>
          <w:szCs w:val="19"/>
        </w:rPr>
        <w:t>template</w:t>
      </w:r>
      <w:r>
        <w:rPr>
          <w:rFonts w:ascii="Georgia" w:eastAsia="Georgia" w:hAnsi="Georgia" w:cs="Georgia"/>
          <w:spacing w:val="22"/>
          <w:sz w:val="19"/>
          <w:szCs w:val="19"/>
        </w:rPr>
        <w:t xml:space="preserve"> </w:t>
      </w:r>
      <w:r>
        <w:rPr>
          <w:rFonts w:ascii="Georgia" w:eastAsia="Georgia" w:hAnsi="Georgia" w:cs="Georgia"/>
          <w:sz w:val="19"/>
          <w:szCs w:val="19"/>
        </w:rPr>
        <w:t>based</w:t>
      </w:r>
      <w:r>
        <w:rPr>
          <w:rFonts w:ascii="Georgia" w:eastAsia="Georgia" w:hAnsi="Georgia" w:cs="Georgia"/>
          <w:spacing w:val="17"/>
          <w:sz w:val="19"/>
          <w:szCs w:val="19"/>
        </w:rPr>
        <w:t xml:space="preserve"> </w:t>
      </w:r>
      <w:r>
        <w:rPr>
          <w:rFonts w:ascii="Georgia" w:eastAsia="Georgia" w:hAnsi="Georgia" w:cs="Georgia"/>
          <w:sz w:val="19"/>
          <w:szCs w:val="19"/>
        </w:rPr>
        <w:t>on</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average</w:t>
      </w:r>
      <w:r>
        <w:rPr>
          <w:rFonts w:ascii="Georgia" w:eastAsia="Georgia" w:hAnsi="Georgia" w:cs="Georgia"/>
          <w:spacing w:val="20"/>
          <w:sz w:val="19"/>
          <w:szCs w:val="19"/>
        </w:rPr>
        <w:t xml:space="preserve"> </w:t>
      </w:r>
      <w:r>
        <w:rPr>
          <w:rFonts w:ascii="Georgia" w:eastAsia="Georgia" w:hAnsi="Georgia" w:cs="Georgia"/>
          <w:sz w:val="19"/>
          <w:szCs w:val="19"/>
        </w:rPr>
        <w:t>inverse</w:t>
      </w:r>
      <w:r>
        <w:rPr>
          <w:rFonts w:ascii="Georgia" w:eastAsia="Georgia" w:hAnsi="Georgia" w:cs="Georgia"/>
          <w:spacing w:val="19"/>
          <w:sz w:val="19"/>
          <w:szCs w:val="19"/>
        </w:rPr>
        <w:t xml:space="preserve"> </w:t>
      </w:r>
      <w:r>
        <w:rPr>
          <w:rFonts w:ascii="Georgia" w:eastAsia="Georgia" w:hAnsi="Georgia" w:cs="Georgia"/>
          <w:sz w:val="19"/>
          <w:szCs w:val="19"/>
        </w:rPr>
        <w:t>transformation</w:t>
      </w:r>
      <w:r>
        <w:rPr>
          <w:rFonts w:ascii="Georgia" w:eastAsia="Georgia" w:hAnsi="Georgia" w:cs="Georgia"/>
          <w:spacing w:val="32"/>
          <w:sz w:val="19"/>
          <w:szCs w:val="19"/>
        </w:rPr>
        <w:t xml:space="preserve"> </w:t>
      </w:r>
      <w:r>
        <w:rPr>
          <w:rFonts w:ascii="Georgia" w:eastAsia="Georgia" w:hAnsi="Georgia" w:cs="Georgia"/>
          <w:sz w:val="19"/>
          <w:szCs w:val="19"/>
        </w:rPr>
        <w:t>which</w:t>
      </w:r>
      <w:r>
        <w:rPr>
          <w:rFonts w:ascii="Georgia" w:eastAsia="Georgia" w:hAnsi="Georgia" w:cs="Georgia"/>
          <w:spacing w:val="17"/>
          <w:sz w:val="19"/>
          <w:szCs w:val="19"/>
        </w:rPr>
        <w:t xml:space="preserve"> </w:t>
      </w:r>
      <w:r>
        <w:rPr>
          <w:rFonts w:ascii="Georgia" w:eastAsia="Georgia" w:hAnsi="Georgia" w:cs="Georgia"/>
          <w:sz w:val="19"/>
          <w:szCs w:val="19"/>
        </w:rPr>
        <w:t>“moves”</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template</w:t>
      </w:r>
      <w:r>
        <w:rPr>
          <w:rFonts w:ascii="Georgia" w:eastAsia="Georgia" w:hAnsi="Georgia" w:cs="Georgia"/>
          <w:spacing w:val="30"/>
          <w:sz w:val="19"/>
          <w:szCs w:val="19"/>
        </w:rPr>
        <w:t xml:space="preserve"> </w:t>
      </w:r>
      <w:r>
        <w:rPr>
          <w:rFonts w:ascii="Georgia" w:eastAsia="Georgia" w:hAnsi="Georgia" w:cs="Georgia"/>
          <w:sz w:val="19"/>
          <w:szCs w:val="19"/>
        </w:rPr>
        <w:t>estimate</w:t>
      </w:r>
      <w:r>
        <w:rPr>
          <w:rFonts w:ascii="Georgia" w:eastAsia="Georgia" w:hAnsi="Georgia" w:cs="Georgia"/>
          <w:spacing w:val="29"/>
          <w:sz w:val="19"/>
          <w:szCs w:val="19"/>
        </w:rPr>
        <w:t xml:space="preserve"> </w:t>
      </w:r>
      <w:r>
        <w:rPr>
          <w:rFonts w:ascii="Georgia" w:eastAsia="Georgia" w:hAnsi="Georgia" w:cs="Georgia"/>
          <w:sz w:val="19"/>
          <w:szCs w:val="19"/>
        </w:rPr>
        <w:t>closer</w:t>
      </w:r>
      <w:r>
        <w:rPr>
          <w:rFonts w:ascii="Georgia" w:eastAsia="Georgia" w:hAnsi="Georgia" w:cs="Georgia"/>
          <w:spacing w:val="25"/>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group</w:t>
      </w:r>
      <w:r>
        <w:rPr>
          <w:rFonts w:ascii="Georgia" w:eastAsia="Georgia" w:hAnsi="Georgia" w:cs="Georgia"/>
          <w:spacing w:val="25"/>
          <w:sz w:val="19"/>
          <w:szCs w:val="19"/>
        </w:rPr>
        <w:t xml:space="preserve"> </w:t>
      </w:r>
      <w:r>
        <w:rPr>
          <w:rFonts w:ascii="Georgia" w:eastAsia="Georgia" w:hAnsi="Georgia" w:cs="Georgia"/>
          <w:sz w:val="19"/>
          <w:szCs w:val="19"/>
        </w:rPr>
        <w:t>mean—see</w:t>
      </w:r>
      <w:r>
        <w:rPr>
          <w:rFonts w:ascii="Georgia" w:eastAsia="Georgia" w:hAnsi="Georgia" w:cs="Georgia"/>
          <w:spacing w:val="33"/>
          <w:sz w:val="19"/>
          <w:szCs w:val="19"/>
        </w:rPr>
        <w:t xml:space="preserve"> </w:t>
      </w:r>
      <w:r>
        <w:rPr>
          <w:rFonts w:ascii="Georgia" w:eastAsia="Georgia" w:hAnsi="Georgia" w:cs="Georgia"/>
          <w:sz w:val="19"/>
          <w:szCs w:val="19"/>
        </w:rPr>
        <w:t>Figure</w:t>
      </w:r>
      <w:r>
        <w:rPr>
          <w:rFonts w:ascii="Georgia" w:eastAsia="Georgia" w:hAnsi="Georgia" w:cs="Georgia"/>
          <w:spacing w:val="26"/>
          <w:sz w:val="19"/>
          <w:szCs w:val="19"/>
        </w:rPr>
        <w:t xml:space="preserve"> </w:t>
      </w:r>
      <w:r>
        <w:rPr>
          <w:rFonts w:ascii="Georgia" w:eastAsia="Georgia" w:hAnsi="Georgia" w:cs="Georgia"/>
          <w:sz w:val="19"/>
          <w:szCs w:val="19"/>
        </w:rPr>
        <w:t>1</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r>
        <w:rPr>
          <w:rFonts w:ascii="Georgia" w:eastAsia="Georgia" w:hAnsi="Georgia" w:cs="Georgia"/>
          <w:sz w:val="19"/>
          <w:szCs w:val="19"/>
        </w:rPr>
        <w:t>cohort-specific</w:t>
      </w:r>
      <w:r>
        <w:rPr>
          <w:rFonts w:ascii="Georgia" w:eastAsia="Georgia" w:hAnsi="Georgia" w:cs="Georgia"/>
          <w:spacing w:val="40"/>
          <w:sz w:val="19"/>
          <w:szCs w:val="19"/>
        </w:rPr>
        <w:t xml:space="preserve"> </w:t>
      </w:r>
      <w:r>
        <w:rPr>
          <w:rFonts w:ascii="Georgia" w:eastAsia="Georgia" w:hAnsi="Georgia" w:cs="Georgia"/>
          <w:sz w:val="19"/>
          <w:szCs w:val="19"/>
        </w:rPr>
        <w:t>multi-modality</w:t>
      </w:r>
      <w:r>
        <w:rPr>
          <w:rFonts w:ascii="Georgia" w:eastAsia="Georgia" w:hAnsi="Georgia" w:cs="Georgia"/>
          <w:spacing w:val="40"/>
          <w:sz w:val="19"/>
          <w:szCs w:val="19"/>
        </w:rPr>
        <w:t xml:space="preserve"> </w:t>
      </w:r>
      <w:r>
        <w:rPr>
          <w:rFonts w:ascii="Georgia" w:eastAsia="Georgia" w:hAnsi="Georgia" w:cs="Georgia"/>
          <w:sz w:val="19"/>
          <w:szCs w:val="19"/>
        </w:rPr>
        <w:t>brain</w:t>
      </w:r>
      <w:r>
        <w:rPr>
          <w:rFonts w:ascii="Georgia" w:eastAsia="Georgia" w:hAnsi="Georgia" w:cs="Georgia"/>
          <w:spacing w:val="24"/>
          <w:sz w:val="19"/>
          <w:szCs w:val="19"/>
        </w:rPr>
        <w:t xml:space="preserve"> </w:t>
      </w:r>
      <w:r>
        <w:rPr>
          <w:rFonts w:ascii="Georgia" w:eastAsia="Georgia" w:hAnsi="Georgia" w:cs="Georgia"/>
          <w:sz w:val="19"/>
          <w:szCs w:val="19"/>
        </w:rPr>
        <w:t>template</w:t>
      </w:r>
      <w:r>
        <w:rPr>
          <w:rFonts w:ascii="Georgia" w:eastAsia="Georgia" w:hAnsi="Georgia" w:cs="Georgia"/>
          <w:spacing w:val="30"/>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females</w:t>
      </w:r>
      <w:r>
        <w:rPr>
          <w:rFonts w:ascii="Georgia" w:eastAsia="Georgia" w:hAnsi="Georgia" w:cs="Georgia"/>
          <w:spacing w:val="28"/>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age</w:t>
      </w:r>
      <w:r>
        <w:rPr>
          <w:rFonts w:ascii="Georgia" w:eastAsia="Georgia" w:hAnsi="Georgia" w:cs="Georgia"/>
          <w:spacing w:val="16"/>
          <w:sz w:val="19"/>
          <w:szCs w:val="19"/>
        </w:rPr>
        <w:t xml:space="preserve"> </w:t>
      </w:r>
      <w:r>
        <w:rPr>
          <w:rFonts w:ascii="Georgia" w:eastAsia="Georgia" w:hAnsi="Georgia" w:cs="Georgia"/>
          <w:sz w:val="19"/>
          <w:szCs w:val="19"/>
        </w:rPr>
        <w:t>range</w:t>
      </w:r>
      <w:r>
        <w:rPr>
          <w:rFonts w:ascii="Georgia" w:eastAsia="Georgia" w:hAnsi="Georgia" w:cs="Georgia"/>
          <w:spacing w:val="19"/>
          <w:sz w:val="19"/>
          <w:szCs w:val="19"/>
        </w:rPr>
        <w:t xml:space="preserve"> </w:t>
      </w:r>
      <w:r>
        <w:rPr>
          <w:rFonts w:ascii="Georgia" w:eastAsia="Georgia" w:hAnsi="Georgia" w:cs="Georgia"/>
          <w:sz w:val="19"/>
          <w:szCs w:val="19"/>
        </w:rPr>
        <w:t xml:space="preserve">50–60. </w:t>
      </w:r>
      <w:r>
        <w:rPr>
          <w:rFonts w:ascii="Georgia" w:eastAsia="Georgia" w:hAnsi="Georgia" w:cs="Georgia"/>
          <w:spacing w:val="9"/>
          <w:sz w:val="19"/>
          <w:szCs w:val="19"/>
        </w:rPr>
        <w:t xml:space="preserve"> </w:t>
      </w:r>
      <w:r>
        <w:rPr>
          <w:rFonts w:ascii="Georgia" w:eastAsia="Georgia" w:hAnsi="Georgia" w:cs="Georgia"/>
          <w:sz w:val="19"/>
          <w:szCs w:val="19"/>
        </w:rPr>
        <w:t>This</w:t>
      </w:r>
      <w:r>
        <w:rPr>
          <w:rFonts w:ascii="Georgia" w:eastAsia="Georgia" w:hAnsi="Georgia" w:cs="Georgia"/>
          <w:spacing w:val="17"/>
          <w:sz w:val="19"/>
          <w:szCs w:val="19"/>
        </w:rPr>
        <w:t xml:space="preserve"> </w:t>
      </w:r>
      <w:r>
        <w:rPr>
          <w:rFonts w:ascii="Georgia" w:eastAsia="Georgia" w:hAnsi="Georgia" w:cs="Georgia"/>
          <w:sz w:val="19"/>
          <w:szCs w:val="19"/>
        </w:rPr>
        <w:t>functionality</w:t>
      </w:r>
      <w:r>
        <w:rPr>
          <w:rFonts w:ascii="Georgia" w:eastAsia="Georgia" w:hAnsi="Georgia" w:cs="Georgia"/>
          <w:spacing w:val="31"/>
          <w:sz w:val="19"/>
          <w:szCs w:val="19"/>
        </w:rPr>
        <w:t xml:space="preserve"> </w:t>
      </w:r>
      <w:r>
        <w:rPr>
          <w:rFonts w:ascii="Georgia" w:eastAsia="Georgia" w:hAnsi="Georgia" w:cs="Georgia"/>
          <w:sz w:val="19"/>
          <w:szCs w:val="19"/>
        </w:rPr>
        <w:t>has</w:t>
      </w:r>
      <w:r>
        <w:rPr>
          <w:rFonts w:ascii="Georgia" w:eastAsia="Georgia" w:hAnsi="Georgia" w:cs="Georgia"/>
          <w:spacing w:val="16"/>
          <w:sz w:val="19"/>
          <w:szCs w:val="19"/>
        </w:rPr>
        <w:t xml:space="preserve"> </w:t>
      </w:r>
      <w:r>
        <w:rPr>
          <w:rFonts w:ascii="Georgia" w:eastAsia="Georgia" w:hAnsi="Georgia" w:cs="Georgia"/>
          <w:sz w:val="19"/>
          <w:szCs w:val="19"/>
        </w:rPr>
        <w:t>proven</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13"/>
          <w:sz w:val="19"/>
          <w:szCs w:val="19"/>
        </w:rPr>
        <w:t xml:space="preserve"> </w:t>
      </w:r>
      <w:r>
        <w:rPr>
          <w:rFonts w:ascii="Georgia" w:eastAsia="Georgia" w:hAnsi="Georgia" w:cs="Georgia"/>
          <w:sz w:val="19"/>
          <w:szCs w:val="19"/>
        </w:rPr>
        <w:t>be</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del w:id="98" w:author="James Gee" w:date="2016-07-20T10:24:00Z">
        <w:r w:rsidDel="00DD442B">
          <w:rPr>
            <w:rFonts w:ascii="Georgia" w:eastAsia="Georgia" w:hAnsi="Georgia" w:cs="Georgia"/>
            <w:sz w:val="19"/>
            <w:szCs w:val="19"/>
          </w:rPr>
          <w:delText>vital</w:delText>
        </w:r>
        <w:r w:rsidDel="00DD442B">
          <w:rPr>
            <w:rFonts w:ascii="Georgia" w:eastAsia="Georgia" w:hAnsi="Georgia" w:cs="Georgia"/>
            <w:spacing w:val="17"/>
            <w:sz w:val="19"/>
            <w:szCs w:val="19"/>
          </w:rPr>
          <w:delText xml:space="preserve"> </w:delText>
        </w:r>
      </w:del>
      <w:ins w:id="99" w:author="James Gee" w:date="2016-07-20T10:24:00Z">
        <w:r w:rsidR="00DD442B">
          <w:rPr>
            <w:rFonts w:ascii="Georgia" w:eastAsia="Georgia" w:hAnsi="Georgia" w:cs="Georgia"/>
            <w:sz w:val="19"/>
            <w:szCs w:val="19"/>
          </w:rPr>
          <w:t>highly valued</w:t>
        </w:r>
        <w:r w:rsidR="00DD442B">
          <w:rPr>
            <w:rFonts w:ascii="Georgia" w:eastAsia="Georgia" w:hAnsi="Georgia" w:cs="Georgia"/>
            <w:spacing w:val="17"/>
            <w:sz w:val="19"/>
            <w:szCs w:val="19"/>
          </w:rPr>
          <w:t xml:space="preserve"> </w:t>
        </w:r>
      </w:ins>
      <w:r>
        <w:rPr>
          <w:rFonts w:ascii="Georgia" w:eastAsia="Georgia" w:hAnsi="Georgia" w:cs="Georgia"/>
          <w:sz w:val="19"/>
          <w:szCs w:val="19"/>
        </w:rPr>
        <w:t>component</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ANTs</w:t>
      </w:r>
      <w:r>
        <w:rPr>
          <w:rFonts w:ascii="Georgia" w:eastAsia="Georgia" w:hAnsi="Georgia" w:cs="Georgia"/>
          <w:spacing w:val="19"/>
          <w:sz w:val="19"/>
          <w:szCs w:val="19"/>
        </w:rPr>
        <w:t xml:space="preserve"> </w:t>
      </w:r>
      <w:r>
        <w:rPr>
          <w:rFonts w:ascii="Georgia" w:eastAsia="Georgia" w:hAnsi="Georgia" w:cs="Georgia"/>
          <w:sz w:val="19"/>
          <w:szCs w:val="19"/>
        </w:rPr>
        <w:t>toolkit,</w:t>
      </w:r>
      <w:r>
        <w:rPr>
          <w:rFonts w:ascii="Georgia" w:eastAsia="Georgia" w:hAnsi="Georgia" w:cs="Georgia"/>
          <w:spacing w:val="24"/>
          <w:sz w:val="19"/>
          <w:szCs w:val="19"/>
        </w:rPr>
        <w:t xml:space="preserve"> </w:t>
      </w:r>
      <w:r>
        <w:rPr>
          <w:rFonts w:ascii="Georgia" w:eastAsia="Georgia" w:hAnsi="Georgia" w:cs="Georgia"/>
          <w:sz w:val="19"/>
          <w:szCs w:val="19"/>
        </w:rPr>
        <w:t>with</w:t>
      </w:r>
      <w:r>
        <w:rPr>
          <w:rFonts w:ascii="Georgia" w:eastAsia="Georgia" w:hAnsi="Georgia" w:cs="Georgia"/>
          <w:spacing w:val="17"/>
          <w:sz w:val="19"/>
          <w:szCs w:val="19"/>
        </w:rPr>
        <w:t xml:space="preserve"> </w:t>
      </w:r>
      <w:r>
        <w:rPr>
          <w:rFonts w:ascii="Georgia" w:eastAsia="Georgia" w:hAnsi="Georgia" w:cs="Georgia"/>
          <w:sz w:val="19"/>
          <w:szCs w:val="19"/>
        </w:rPr>
        <w:t>significant</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community </w:t>
      </w:r>
      <w:r>
        <w:rPr>
          <w:rFonts w:ascii="Georgia" w:eastAsia="Georgia" w:hAnsi="Georgia" w:cs="Georgia"/>
          <w:sz w:val="19"/>
          <w:szCs w:val="19"/>
        </w:rPr>
        <w:t>adoption,</w:t>
      </w:r>
      <w:r>
        <w:rPr>
          <w:rFonts w:ascii="Georgia" w:eastAsia="Georgia" w:hAnsi="Georgia" w:cs="Georgia"/>
          <w:spacing w:val="44"/>
          <w:sz w:val="19"/>
          <w:szCs w:val="19"/>
        </w:rPr>
        <w:t xml:space="preserve"> </w:t>
      </w:r>
      <w:r>
        <w:rPr>
          <w:rFonts w:ascii="Georgia" w:eastAsia="Georgia" w:hAnsi="Georgia" w:cs="Georgia"/>
          <w:sz w:val="19"/>
          <w:szCs w:val="19"/>
        </w:rPr>
        <w:t>for</w:t>
      </w:r>
      <w:r>
        <w:rPr>
          <w:rFonts w:ascii="Georgia" w:eastAsia="Georgia" w:hAnsi="Georgia" w:cs="Georgia"/>
          <w:spacing w:val="27"/>
          <w:sz w:val="19"/>
          <w:szCs w:val="19"/>
        </w:rPr>
        <w:t xml:space="preserve"> </w:t>
      </w:r>
      <w:r>
        <w:rPr>
          <w:rFonts w:ascii="Georgia" w:eastAsia="Georgia" w:hAnsi="Georgia" w:cs="Georgia"/>
          <w:sz w:val="19"/>
          <w:szCs w:val="19"/>
        </w:rPr>
        <w:t>performing</w:t>
      </w:r>
      <w:r>
        <w:rPr>
          <w:rFonts w:ascii="Georgia" w:eastAsia="Georgia" w:hAnsi="Georgia" w:cs="Georgia"/>
          <w:spacing w:val="42"/>
          <w:sz w:val="19"/>
          <w:szCs w:val="19"/>
        </w:rPr>
        <w:t xml:space="preserve"> </w:t>
      </w:r>
      <w:proofErr w:type="gramStart"/>
      <w:r>
        <w:rPr>
          <w:rFonts w:ascii="Georgia" w:eastAsia="Georgia" w:hAnsi="Georgia" w:cs="Georgia"/>
          <w:sz w:val="19"/>
          <w:szCs w:val="19"/>
        </w:rPr>
        <w:t xml:space="preserve">neuroimaging </w:t>
      </w:r>
      <w:r>
        <w:rPr>
          <w:rFonts w:ascii="Georgia" w:eastAsia="Georgia" w:hAnsi="Georgia" w:cs="Georgia"/>
          <w:spacing w:val="1"/>
          <w:sz w:val="19"/>
          <w:szCs w:val="19"/>
        </w:rPr>
        <w:t xml:space="preserve"> </w:t>
      </w:r>
      <w:r>
        <w:rPr>
          <w:rFonts w:ascii="Georgia" w:eastAsia="Georgia" w:hAnsi="Georgia" w:cs="Georgia"/>
          <w:sz w:val="19"/>
          <w:szCs w:val="19"/>
        </w:rPr>
        <w:t>research</w:t>
      </w:r>
      <w:proofErr w:type="gramEnd"/>
      <w:r>
        <w:rPr>
          <w:rFonts w:ascii="Georgia" w:eastAsia="Georgia" w:hAnsi="Georgia" w:cs="Georgia"/>
          <w:spacing w:val="37"/>
          <w:sz w:val="19"/>
          <w:szCs w:val="19"/>
        </w:rPr>
        <w:t xml:space="preserve"> </w:t>
      </w:r>
      <w:r>
        <w:rPr>
          <w:rFonts w:ascii="Georgia" w:eastAsia="Georgia" w:hAnsi="Georgia" w:cs="Georgia"/>
          <w:sz w:val="19"/>
          <w:szCs w:val="19"/>
        </w:rPr>
        <w:t>(e.g.,</w:t>
      </w:r>
      <w:r>
        <w:rPr>
          <w:rFonts w:ascii="Georgia" w:eastAsia="Georgia" w:hAnsi="Georgia" w:cs="Georgia"/>
          <w:spacing w:val="36"/>
          <w:sz w:val="19"/>
          <w:szCs w:val="19"/>
        </w:rPr>
        <w:t xml:space="preserve"> </w:t>
      </w:r>
      <w:r>
        <w:rPr>
          <w:rFonts w:ascii="Georgia" w:eastAsia="Georgia" w:hAnsi="Georgia" w:cs="Georgia"/>
          <w:sz w:val="19"/>
          <w:szCs w:val="19"/>
        </w:rPr>
        <w:t>[13,</w:t>
      </w:r>
      <w:r>
        <w:rPr>
          <w:rFonts w:ascii="Georgia" w:eastAsia="Georgia" w:hAnsi="Georgia" w:cs="Georgia"/>
          <w:spacing w:val="34"/>
          <w:sz w:val="19"/>
          <w:szCs w:val="19"/>
        </w:rPr>
        <w:t xml:space="preserve"> </w:t>
      </w:r>
      <w:r>
        <w:rPr>
          <w:rFonts w:ascii="Georgia" w:eastAsia="Georgia" w:hAnsi="Georgia" w:cs="Georgia"/>
          <w:sz w:val="19"/>
          <w:szCs w:val="19"/>
        </w:rPr>
        <w:t xml:space="preserve">24–28]).  </w:t>
      </w:r>
      <w:r>
        <w:rPr>
          <w:rFonts w:ascii="Georgia" w:eastAsia="Georgia" w:hAnsi="Georgia" w:cs="Georgia"/>
          <w:spacing w:val="4"/>
          <w:sz w:val="19"/>
          <w:szCs w:val="19"/>
        </w:rPr>
        <w:t xml:space="preserve"> </w:t>
      </w:r>
      <w:ins w:id="100" w:author="James Gee" w:date="2016-07-20T10:25:00Z">
        <w:r w:rsidR="00DD442B" w:rsidRPr="00DD442B">
          <w:rPr>
            <w:rFonts w:ascii="Georgia" w:eastAsia="Georgia" w:hAnsi="Georgia" w:cs="Georgia"/>
            <w:i/>
            <w:color w:val="FF0000"/>
            <w:sz w:val="19"/>
            <w:szCs w:val="19"/>
          </w:rPr>
          <w:t xml:space="preserve">The same technology specialized to lung imaging will accelerate the translation to the pulmonary domain of </w:t>
        </w:r>
        <w:proofErr w:type="spellStart"/>
        <w:r w:rsidR="00DD442B" w:rsidRPr="00DD442B">
          <w:rPr>
            <w:rFonts w:ascii="Georgia" w:eastAsia="Georgia" w:hAnsi="Georgia" w:cs="Georgia"/>
            <w:i/>
            <w:color w:val="FF0000"/>
            <w:sz w:val="19"/>
            <w:szCs w:val="19"/>
          </w:rPr>
          <w:t>voxelwise</w:t>
        </w:r>
        <w:proofErr w:type="spellEnd"/>
        <w:r w:rsidR="00DD442B" w:rsidRPr="00DD442B">
          <w:rPr>
            <w:rFonts w:ascii="Georgia" w:eastAsia="Georgia" w:hAnsi="Georgia" w:cs="Georgia"/>
            <w:i/>
            <w:color w:val="FF0000"/>
            <w:sz w:val="19"/>
            <w:szCs w:val="19"/>
          </w:rPr>
          <w:t xml:space="preserve"> studies that have transformed the neuroimaging field, and may prove equally valuable and impactful to the pulmonary research community [29].</w:t>
        </w:r>
      </w:ins>
      <w:del w:id="101" w:author="James Gee" w:date="2016-07-20T10:25:00Z">
        <w:r w:rsidDel="00DD442B">
          <w:rPr>
            <w:rFonts w:ascii="Georgia" w:eastAsia="Georgia" w:hAnsi="Georgia" w:cs="Georgia"/>
            <w:i/>
            <w:color w:val="FF0000"/>
            <w:sz w:val="19"/>
            <w:szCs w:val="19"/>
          </w:rPr>
          <w:delText>Based</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on</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our</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pulmonary</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research</w:delText>
        </w:r>
        <w:r w:rsidDel="00DD442B">
          <w:rPr>
            <w:rFonts w:ascii="Georgia" w:eastAsia="Georgia" w:hAnsi="Georgia" w:cs="Georgia"/>
            <w:i/>
            <w:color w:val="FF0000"/>
            <w:spacing w:val="21"/>
            <w:sz w:val="19"/>
            <w:szCs w:val="19"/>
          </w:rPr>
          <w:delText xml:space="preserve"> </w:delText>
        </w:r>
        <w:r w:rsidDel="00DD442B">
          <w:rPr>
            <w:rFonts w:ascii="Georgia" w:eastAsia="Georgia" w:hAnsi="Georgia" w:cs="Georgia"/>
            <w:i/>
            <w:color w:val="FF0000"/>
            <w:sz w:val="19"/>
            <w:szCs w:val="19"/>
          </w:rPr>
          <w:delText>collaborations,</w:delText>
        </w:r>
        <w:r w:rsidDel="00DD442B">
          <w:rPr>
            <w:rFonts w:ascii="Georgia" w:eastAsia="Georgia" w:hAnsi="Georgia" w:cs="Georgia"/>
            <w:i/>
            <w:color w:val="FF0000"/>
            <w:spacing w:val="26"/>
            <w:sz w:val="19"/>
            <w:szCs w:val="19"/>
          </w:rPr>
          <w:delText xml:space="preserve"> </w:delText>
        </w:r>
        <w:r w:rsidDel="00DD442B">
          <w:rPr>
            <w:rFonts w:ascii="Georgia" w:eastAsia="Georgia" w:hAnsi="Georgia" w:cs="Georgia"/>
            <w:i/>
            <w:color w:val="FF0000"/>
            <w:sz w:val="19"/>
            <w:szCs w:val="19"/>
          </w:rPr>
          <w:delText>we believe that this functionality would be equally valuable and impactful to the pulmonary research field.</w:delText>
        </w:r>
        <w:r w:rsidDel="00DD442B">
          <w:rPr>
            <w:rFonts w:ascii="Georgia" w:eastAsia="Georgia" w:hAnsi="Georgia" w:cs="Georgia"/>
            <w:i/>
            <w:color w:val="FF0000"/>
            <w:spacing w:val="16"/>
            <w:sz w:val="19"/>
            <w:szCs w:val="19"/>
          </w:rPr>
          <w:delText xml:space="preserve"> </w:delText>
        </w:r>
        <w:r w:rsidDel="00DD442B">
          <w:rPr>
            <w:rFonts w:ascii="Georgia" w:eastAsia="Georgia" w:hAnsi="Georgia" w:cs="Georgia"/>
            <w:i/>
            <w:color w:val="000000"/>
            <w:sz w:val="19"/>
            <w:szCs w:val="19"/>
          </w:rPr>
          <w:delText>[29].</w:delText>
        </w:r>
      </w:del>
    </w:p>
    <w:p w14:paraId="4360C889" w14:textId="77777777" w:rsidR="00E61F9D" w:rsidRDefault="005C64D6">
      <w:pPr>
        <w:spacing w:before="34" w:after="0" w:line="250" w:lineRule="exact"/>
        <w:ind w:left="113" w:right="46" w:firstLine="7"/>
        <w:jc w:val="both"/>
        <w:rPr>
          <w:rFonts w:ascii="Georgia" w:eastAsia="Georgia" w:hAnsi="Georgia" w:cs="Georgia"/>
          <w:sz w:val="19"/>
          <w:szCs w:val="19"/>
        </w:rPr>
      </w:pPr>
      <w:proofErr w:type="gramStart"/>
      <w:r>
        <w:rPr>
          <w:rFonts w:ascii="Georgia" w:eastAsia="Georgia" w:hAnsi="Georgia" w:cs="Georgia"/>
          <w:b/>
          <w:bCs/>
          <w:sz w:val="19"/>
          <w:szCs w:val="19"/>
        </w:rPr>
        <w:t>Bayesian</w:t>
      </w:r>
      <w:r>
        <w:rPr>
          <w:rFonts w:ascii="Georgia" w:eastAsia="Georgia" w:hAnsi="Georgia" w:cs="Georgia"/>
          <w:b/>
          <w:bCs/>
          <w:spacing w:val="21"/>
          <w:sz w:val="19"/>
          <w:szCs w:val="19"/>
        </w:rPr>
        <w:t xml:space="preserve"> </w:t>
      </w:r>
      <w:r>
        <w:rPr>
          <w:rFonts w:ascii="Georgia" w:eastAsia="Georgia" w:hAnsi="Georgia" w:cs="Georgia"/>
          <w:b/>
          <w:bCs/>
          <w:sz w:val="19"/>
          <w:szCs w:val="19"/>
        </w:rPr>
        <w:t>segmentation</w:t>
      </w:r>
      <w:r>
        <w:rPr>
          <w:rFonts w:ascii="Georgia" w:eastAsia="Georgia" w:hAnsi="Georgia" w:cs="Georgia"/>
          <w:b/>
          <w:bCs/>
          <w:spacing w:val="30"/>
          <w:sz w:val="19"/>
          <w:szCs w:val="19"/>
        </w:rPr>
        <w:t xml:space="preserve"> </w:t>
      </w:r>
      <w:r>
        <w:rPr>
          <w:rFonts w:ascii="Georgia" w:eastAsia="Georgia" w:hAnsi="Georgia" w:cs="Georgia"/>
          <w:b/>
          <w:bCs/>
          <w:sz w:val="19"/>
          <w:szCs w:val="19"/>
        </w:rPr>
        <w:t>with</w:t>
      </w:r>
      <w:r>
        <w:rPr>
          <w:rFonts w:ascii="Georgia" w:eastAsia="Georgia" w:hAnsi="Georgia" w:cs="Georgia"/>
          <w:b/>
          <w:bCs/>
          <w:spacing w:val="12"/>
          <w:sz w:val="19"/>
          <w:szCs w:val="19"/>
        </w:rPr>
        <w:t xml:space="preserve"> </w:t>
      </w:r>
      <w:r>
        <w:rPr>
          <w:rFonts w:ascii="Georgia" w:eastAsia="Georgia" w:hAnsi="Georgia" w:cs="Georgia"/>
          <w:b/>
          <w:bCs/>
          <w:sz w:val="19"/>
          <w:szCs w:val="19"/>
        </w:rPr>
        <w:t>spatial</w:t>
      </w:r>
      <w:r>
        <w:rPr>
          <w:rFonts w:ascii="Georgia" w:eastAsia="Georgia" w:hAnsi="Georgia" w:cs="Georgia"/>
          <w:b/>
          <w:bCs/>
          <w:spacing w:val="16"/>
          <w:sz w:val="19"/>
          <w:szCs w:val="19"/>
        </w:rPr>
        <w:t xml:space="preserve"> </w:t>
      </w:r>
      <w:r>
        <w:rPr>
          <w:rFonts w:ascii="Georgia" w:eastAsia="Georgia" w:hAnsi="Georgia" w:cs="Georgia"/>
          <w:b/>
          <w:bCs/>
          <w:sz w:val="19"/>
          <w:szCs w:val="19"/>
        </w:rPr>
        <w:t>and</w:t>
      </w:r>
      <w:r>
        <w:rPr>
          <w:rFonts w:ascii="Georgia" w:eastAsia="Georgia" w:hAnsi="Georgia" w:cs="Georgia"/>
          <w:b/>
          <w:bCs/>
          <w:spacing w:val="10"/>
          <w:sz w:val="19"/>
          <w:szCs w:val="19"/>
        </w:rPr>
        <w:t xml:space="preserve"> </w:t>
      </w:r>
      <w:r>
        <w:rPr>
          <w:rFonts w:ascii="Georgia" w:eastAsia="Georgia" w:hAnsi="Georgia" w:cs="Georgia"/>
          <w:b/>
          <w:bCs/>
          <w:sz w:val="19"/>
          <w:szCs w:val="19"/>
        </w:rPr>
        <w:t>Markov</w:t>
      </w:r>
      <w:r>
        <w:rPr>
          <w:rFonts w:ascii="Georgia" w:eastAsia="Georgia" w:hAnsi="Georgia" w:cs="Georgia"/>
          <w:b/>
          <w:bCs/>
          <w:spacing w:val="18"/>
          <w:sz w:val="19"/>
          <w:szCs w:val="19"/>
        </w:rPr>
        <w:t xml:space="preserve"> </w:t>
      </w:r>
      <w:r>
        <w:rPr>
          <w:rFonts w:ascii="Georgia" w:eastAsia="Georgia" w:hAnsi="Georgia" w:cs="Georgia"/>
          <w:b/>
          <w:bCs/>
          <w:sz w:val="19"/>
          <w:szCs w:val="19"/>
        </w:rPr>
        <w:t>Random</w:t>
      </w:r>
      <w:r>
        <w:rPr>
          <w:rFonts w:ascii="Georgia" w:eastAsia="Georgia" w:hAnsi="Georgia" w:cs="Georgia"/>
          <w:b/>
          <w:bCs/>
          <w:spacing w:val="20"/>
          <w:sz w:val="19"/>
          <w:szCs w:val="19"/>
        </w:rPr>
        <w:t xml:space="preserve"> </w:t>
      </w:r>
      <w:r>
        <w:rPr>
          <w:rFonts w:ascii="Georgia" w:eastAsia="Georgia" w:hAnsi="Georgia" w:cs="Georgia"/>
          <w:b/>
          <w:bCs/>
          <w:sz w:val="19"/>
          <w:szCs w:val="19"/>
        </w:rPr>
        <w:t>Field</w:t>
      </w:r>
      <w:r>
        <w:rPr>
          <w:rFonts w:ascii="Georgia" w:eastAsia="Georgia" w:hAnsi="Georgia" w:cs="Georgia"/>
          <w:b/>
          <w:bCs/>
          <w:spacing w:val="13"/>
          <w:sz w:val="19"/>
          <w:szCs w:val="19"/>
        </w:rPr>
        <w:t xml:space="preserve"> </w:t>
      </w:r>
      <w:r>
        <w:rPr>
          <w:rFonts w:ascii="Georgia" w:eastAsia="Georgia" w:hAnsi="Georgia" w:cs="Georgia"/>
          <w:b/>
          <w:bCs/>
          <w:sz w:val="19"/>
          <w:szCs w:val="19"/>
        </w:rPr>
        <w:t>priors.</w:t>
      </w:r>
      <w:proofErr w:type="gramEnd"/>
      <w:r>
        <w:rPr>
          <w:rFonts w:ascii="Georgia" w:eastAsia="Georgia" w:hAnsi="Georgia" w:cs="Georgia"/>
          <w:b/>
          <w:bCs/>
          <w:spacing w:val="31"/>
          <w:sz w:val="19"/>
          <w:szCs w:val="19"/>
        </w:rPr>
        <w:t xml:space="preserve"> </w:t>
      </w:r>
      <w:r>
        <w:rPr>
          <w:rFonts w:ascii="Georgia" w:eastAsia="Georgia" w:hAnsi="Georgia" w:cs="Georgia"/>
          <w:sz w:val="19"/>
          <w:szCs w:val="19"/>
        </w:rPr>
        <w:t>Early</w:t>
      </w:r>
      <w:r>
        <w:rPr>
          <w:rFonts w:ascii="Georgia" w:eastAsia="Georgia" w:hAnsi="Georgia" w:cs="Georgia"/>
          <w:spacing w:val="12"/>
          <w:sz w:val="19"/>
          <w:szCs w:val="19"/>
        </w:rPr>
        <w:t xml:space="preserve"> </w:t>
      </w:r>
      <w:r>
        <w:rPr>
          <w:rFonts w:ascii="Georgia" w:eastAsia="Georgia" w:hAnsi="Georgia" w:cs="Georgia"/>
          <w:sz w:val="19"/>
          <w:szCs w:val="19"/>
        </w:rPr>
        <w:t>statistically-based</w:t>
      </w:r>
      <w:r>
        <w:rPr>
          <w:rFonts w:ascii="Georgia" w:eastAsia="Georgia" w:hAnsi="Georgia" w:cs="Georgia"/>
          <w:spacing w:val="33"/>
          <w:sz w:val="19"/>
          <w:szCs w:val="19"/>
        </w:rPr>
        <w:t xml:space="preserve"> </w:t>
      </w:r>
      <w:r>
        <w:rPr>
          <w:rFonts w:ascii="Georgia" w:eastAsia="Georgia" w:hAnsi="Georgia" w:cs="Georgia"/>
          <w:sz w:val="19"/>
          <w:szCs w:val="19"/>
        </w:rPr>
        <w:t>segmentation</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work </w:t>
      </w:r>
      <w:proofErr w:type="gramStart"/>
      <w:r>
        <w:rPr>
          <w:rFonts w:ascii="Georgia" w:eastAsia="Georgia" w:hAnsi="Georgia" w:cs="Georgia"/>
          <w:sz w:val="19"/>
          <w:szCs w:val="19"/>
        </w:rPr>
        <w:t xml:space="preserve">appropriated </w:t>
      </w:r>
      <w:r>
        <w:rPr>
          <w:rFonts w:ascii="Georgia" w:eastAsia="Georgia" w:hAnsi="Georgia" w:cs="Georgia"/>
          <w:spacing w:val="6"/>
          <w:sz w:val="19"/>
          <w:szCs w:val="19"/>
        </w:rPr>
        <w:t xml:space="preserve"> </w:t>
      </w:r>
      <w:r>
        <w:rPr>
          <w:rFonts w:ascii="Georgia" w:eastAsia="Georgia" w:hAnsi="Georgia" w:cs="Georgia"/>
          <w:sz w:val="19"/>
          <w:szCs w:val="19"/>
        </w:rPr>
        <w:t>NASA</w:t>
      </w:r>
      <w:proofErr w:type="gramEnd"/>
      <w:r>
        <w:rPr>
          <w:rFonts w:ascii="Georgia" w:eastAsia="Georgia" w:hAnsi="Georgia" w:cs="Georgia"/>
          <w:spacing w:val="40"/>
          <w:sz w:val="19"/>
          <w:szCs w:val="19"/>
        </w:rPr>
        <w:t xml:space="preserve"> </w:t>
      </w:r>
      <w:r>
        <w:rPr>
          <w:rFonts w:ascii="Georgia" w:eastAsia="Georgia" w:hAnsi="Georgia" w:cs="Georgia"/>
          <w:sz w:val="19"/>
          <w:szCs w:val="19"/>
        </w:rPr>
        <w:t>satellite</w:t>
      </w:r>
      <w:r>
        <w:rPr>
          <w:rFonts w:ascii="Georgia" w:eastAsia="Georgia" w:hAnsi="Georgia" w:cs="Georgia"/>
          <w:spacing w:val="43"/>
          <w:sz w:val="19"/>
          <w:szCs w:val="19"/>
        </w:rPr>
        <w:t xml:space="preserve"> </w:t>
      </w:r>
      <w:r>
        <w:rPr>
          <w:rFonts w:ascii="Georgia" w:eastAsia="Georgia" w:hAnsi="Georgia" w:cs="Georgia"/>
          <w:sz w:val="19"/>
          <w:szCs w:val="19"/>
        </w:rPr>
        <w:t>image</w:t>
      </w:r>
      <w:r>
        <w:rPr>
          <w:rFonts w:ascii="Georgia" w:eastAsia="Georgia" w:hAnsi="Georgia" w:cs="Georgia"/>
          <w:spacing w:val="40"/>
          <w:sz w:val="19"/>
          <w:szCs w:val="19"/>
        </w:rPr>
        <w:t xml:space="preserve"> </w:t>
      </w:r>
      <w:r>
        <w:rPr>
          <w:rFonts w:ascii="Georgia" w:eastAsia="Georgia" w:hAnsi="Georgia" w:cs="Georgia"/>
          <w:sz w:val="19"/>
          <w:szCs w:val="19"/>
        </w:rPr>
        <w:t xml:space="preserve">processing </w:t>
      </w:r>
      <w:r>
        <w:rPr>
          <w:rFonts w:ascii="Georgia" w:eastAsia="Georgia" w:hAnsi="Georgia" w:cs="Georgia"/>
          <w:spacing w:val="2"/>
          <w:sz w:val="19"/>
          <w:szCs w:val="19"/>
        </w:rPr>
        <w:t xml:space="preserve"> </w:t>
      </w:r>
      <w:r>
        <w:rPr>
          <w:rFonts w:ascii="Georgia" w:eastAsia="Georgia" w:hAnsi="Georgia" w:cs="Georgia"/>
          <w:sz w:val="19"/>
          <w:szCs w:val="19"/>
        </w:rPr>
        <w:t>software</w:t>
      </w:r>
      <w:r>
        <w:rPr>
          <w:rFonts w:ascii="Georgia" w:eastAsia="Georgia" w:hAnsi="Georgia" w:cs="Georgia"/>
          <w:spacing w:val="44"/>
          <w:sz w:val="19"/>
          <w:szCs w:val="19"/>
        </w:rPr>
        <w:t xml:space="preserve"> </w:t>
      </w:r>
      <w:r>
        <w:rPr>
          <w:rFonts w:ascii="Georgia" w:eastAsia="Georgia" w:hAnsi="Georgia" w:cs="Georgia"/>
          <w:sz w:val="19"/>
          <w:szCs w:val="19"/>
        </w:rPr>
        <w:t>for</w:t>
      </w:r>
      <w:r>
        <w:rPr>
          <w:rFonts w:ascii="Georgia" w:eastAsia="Georgia" w:hAnsi="Georgia" w:cs="Georgia"/>
          <w:spacing w:val="35"/>
          <w:sz w:val="19"/>
          <w:szCs w:val="19"/>
        </w:rPr>
        <w:t xml:space="preserve"> </w:t>
      </w:r>
      <w:r>
        <w:rPr>
          <w:rFonts w:ascii="Georgia" w:eastAsia="Georgia" w:hAnsi="Georgia" w:cs="Georgia"/>
          <w:sz w:val="19"/>
          <w:szCs w:val="19"/>
        </w:rPr>
        <w:t xml:space="preserve">classification </w:t>
      </w:r>
      <w:r>
        <w:rPr>
          <w:rFonts w:ascii="Georgia" w:eastAsia="Georgia" w:hAnsi="Georgia" w:cs="Georgia"/>
          <w:spacing w:val="6"/>
          <w:sz w:val="19"/>
          <w:szCs w:val="19"/>
        </w:rPr>
        <w:t xml:space="preserve"> </w:t>
      </w:r>
      <w:r>
        <w:rPr>
          <w:rFonts w:ascii="Georgia" w:eastAsia="Georgia" w:hAnsi="Georgia" w:cs="Georgia"/>
          <w:sz w:val="19"/>
          <w:szCs w:val="19"/>
        </w:rPr>
        <w:t>of</w:t>
      </w:r>
      <w:r>
        <w:rPr>
          <w:rFonts w:ascii="Georgia" w:eastAsia="Georgia" w:hAnsi="Georgia" w:cs="Georgia"/>
          <w:spacing w:val="33"/>
          <w:sz w:val="19"/>
          <w:szCs w:val="19"/>
        </w:rPr>
        <w:t xml:space="preserve"> </w:t>
      </w:r>
      <w:r>
        <w:rPr>
          <w:rFonts w:ascii="Georgia" w:eastAsia="Georgia" w:hAnsi="Georgia" w:cs="Georgia"/>
          <w:sz w:val="19"/>
          <w:szCs w:val="19"/>
        </w:rPr>
        <w:t>head</w:t>
      </w:r>
      <w:r>
        <w:rPr>
          <w:rFonts w:ascii="Georgia" w:eastAsia="Georgia" w:hAnsi="Georgia" w:cs="Georgia"/>
          <w:spacing w:val="38"/>
          <w:sz w:val="19"/>
          <w:szCs w:val="19"/>
        </w:rPr>
        <w:t xml:space="preserve"> </w:t>
      </w:r>
      <w:r>
        <w:rPr>
          <w:rFonts w:ascii="Georgia" w:eastAsia="Georgia" w:hAnsi="Georgia" w:cs="Georgia"/>
          <w:sz w:val="19"/>
          <w:szCs w:val="19"/>
        </w:rPr>
        <w:t>tissues</w:t>
      </w:r>
      <w:r>
        <w:rPr>
          <w:rFonts w:ascii="Georgia" w:eastAsia="Georgia" w:hAnsi="Georgia" w:cs="Georgia"/>
          <w:spacing w:val="41"/>
          <w:sz w:val="19"/>
          <w:szCs w:val="19"/>
        </w:rPr>
        <w:t xml:space="preserve"> </w:t>
      </w:r>
      <w:r>
        <w:rPr>
          <w:rFonts w:ascii="Georgia" w:eastAsia="Georgia" w:hAnsi="Georgia" w:cs="Georgia"/>
          <w:sz w:val="19"/>
          <w:szCs w:val="19"/>
        </w:rPr>
        <w:t>in</w:t>
      </w:r>
      <w:r>
        <w:rPr>
          <w:rFonts w:ascii="Georgia" w:eastAsia="Georgia" w:hAnsi="Georgia" w:cs="Georgia"/>
          <w:spacing w:val="35"/>
          <w:sz w:val="19"/>
          <w:szCs w:val="19"/>
        </w:rPr>
        <w:t xml:space="preserve"> </w:t>
      </w:r>
      <w:r>
        <w:rPr>
          <w:rFonts w:ascii="Georgia" w:eastAsia="Georgia" w:hAnsi="Georgia" w:cs="Georgia"/>
          <w:sz w:val="19"/>
          <w:szCs w:val="19"/>
        </w:rPr>
        <w:t>2-D</w:t>
      </w:r>
      <w:r>
        <w:rPr>
          <w:rFonts w:ascii="Georgia" w:eastAsia="Georgia" w:hAnsi="Georgia" w:cs="Georgia"/>
          <w:spacing w:val="36"/>
          <w:sz w:val="19"/>
          <w:szCs w:val="19"/>
        </w:rPr>
        <w:t xml:space="preserve"> </w:t>
      </w:r>
      <w:r>
        <w:rPr>
          <w:rFonts w:ascii="Georgia" w:eastAsia="Georgia" w:hAnsi="Georgia" w:cs="Georgia"/>
          <w:sz w:val="19"/>
          <w:szCs w:val="19"/>
        </w:rPr>
        <w:t>MR</w:t>
      </w:r>
      <w:r>
        <w:rPr>
          <w:rFonts w:ascii="Georgia" w:eastAsia="Georgia" w:hAnsi="Georgia" w:cs="Georgia"/>
          <w:spacing w:val="36"/>
          <w:sz w:val="19"/>
          <w:szCs w:val="19"/>
        </w:rPr>
        <w:t xml:space="preserve"> </w:t>
      </w:r>
      <w:r>
        <w:rPr>
          <w:rFonts w:ascii="Georgia" w:eastAsia="Georgia" w:hAnsi="Georgia" w:cs="Georgia"/>
          <w:sz w:val="19"/>
          <w:szCs w:val="19"/>
        </w:rPr>
        <w:t>images</w:t>
      </w:r>
      <w:r>
        <w:rPr>
          <w:rFonts w:ascii="Georgia" w:eastAsia="Georgia" w:hAnsi="Georgia" w:cs="Georgia"/>
          <w:spacing w:val="42"/>
          <w:sz w:val="19"/>
          <w:szCs w:val="19"/>
        </w:rPr>
        <w:t xml:space="preserve"> </w:t>
      </w:r>
      <w:r>
        <w:rPr>
          <w:rFonts w:ascii="Georgia" w:eastAsia="Georgia" w:hAnsi="Georgia" w:cs="Georgia"/>
          <w:sz w:val="19"/>
          <w:szCs w:val="19"/>
        </w:rPr>
        <w:t xml:space="preserve">[30].  </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Follow- </w:t>
      </w:r>
      <w:proofErr w:type="spellStart"/>
      <w:r>
        <w:rPr>
          <w:rFonts w:ascii="Georgia" w:eastAsia="Georgia" w:hAnsi="Georgia" w:cs="Georgia"/>
          <w:sz w:val="19"/>
          <w:szCs w:val="19"/>
        </w:rPr>
        <w:t>ing</w:t>
      </w:r>
      <w:proofErr w:type="spellEnd"/>
      <w:r>
        <w:rPr>
          <w:rFonts w:ascii="Georgia" w:eastAsia="Georgia" w:hAnsi="Georgia" w:cs="Georgia"/>
          <w:sz w:val="19"/>
          <w:szCs w:val="19"/>
        </w:rPr>
        <w:t xml:space="preserve"> this</w:t>
      </w:r>
      <w:r>
        <w:rPr>
          <w:rFonts w:ascii="Georgia" w:eastAsia="Georgia" w:hAnsi="Georgia" w:cs="Georgia"/>
          <w:spacing w:val="1"/>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many</w:t>
      </w:r>
      <w:r>
        <w:rPr>
          <w:rFonts w:ascii="Georgia" w:eastAsia="Georgia" w:hAnsi="Georgia" w:cs="Georgia"/>
          <w:spacing w:val="5"/>
          <w:sz w:val="19"/>
          <w:szCs w:val="19"/>
        </w:rPr>
        <w:t xml:space="preserve"> </w:t>
      </w:r>
      <w:r>
        <w:rPr>
          <w:rFonts w:ascii="Georgia" w:eastAsia="Georgia" w:hAnsi="Georgia" w:cs="Georgia"/>
          <w:sz w:val="19"/>
          <w:szCs w:val="19"/>
        </w:rPr>
        <w:t>researchers</w:t>
      </w:r>
      <w:r>
        <w:rPr>
          <w:rFonts w:ascii="Georgia" w:eastAsia="Georgia" w:hAnsi="Georgia" w:cs="Georgia"/>
          <w:spacing w:val="14"/>
          <w:sz w:val="19"/>
          <w:szCs w:val="19"/>
        </w:rPr>
        <w:t xml:space="preserve"> </w:t>
      </w:r>
      <w:r>
        <w:rPr>
          <w:rFonts w:ascii="Georgia" w:eastAsia="Georgia" w:hAnsi="Georgia" w:cs="Georgia"/>
          <w:sz w:val="19"/>
          <w:szCs w:val="19"/>
        </w:rPr>
        <w:t>adopted</w:t>
      </w:r>
      <w:r>
        <w:rPr>
          <w:rFonts w:ascii="Georgia" w:eastAsia="Georgia" w:hAnsi="Georgia" w:cs="Georgia"/>
          <w:spacing w:val="9"/>
          <w:sz w:val="19"/>
          <w:szCs w:val="19"/>
        </w:rPr>
        <w:t xml:space="preserve"> </w:t>
      </w:r>
      <w:r>
        <w:rPr>
          <w:rFonts w:ascii="Georgia" w:eastAsia="Georgia" w:hAnsi="Georgia" w:cs="Georgia"/>
          <w:sz w:val="19"/>
          <w:szCs w:val="19"/>
        </w:rPr>
        <w:t>statistical</w:t>
      </w:r>
      <w:r>
        <w:rPr>
          <w:rFonts w:ascii="Georgia" w:eastAsia="Georgia" w:hAnsi="Georgia" w:cs="Georgia"/>
          <w:spacing w:val="11"/>
          <w:sz w:val="19"/>
          <w:szCs w:val="19"/>
        </w:rPr>
        <w:t xml:space="preserve"> </w:t>
      </w:r>
      <w:r>
        <w:rPr>
          <w:rFonts w:ascii="Georgia" w:eastAsia="Georgia" w:hAnsi="Georgia" w:cs="Georgia"/>
          <w:sz w:val="19"/>
          <w:szCs w:val="19"/>
        </w:rPr>
        <w:t>methods</w:t>
      </w:r>
      <w:r>
        <w:rPr>
          <w:rFonts w:ascii="Georgia" w:eastAsia="Georgia" w:hAnsi="Georgia" w:cs="Georgia"/>
          <w:spacing w:val="10"/>
          <w:sz w:val="19"/>
          <w:szCs w:val="19"/>
        </w:rPr>
        <w:t xml:space="preserve"> </w:t>
      </w:r>
      <w:r>
        <w:rPr>
          <w:rFonts w:ascii="Georgia" w:eastAsia="Georgia" w:hAnsi="Georgia" w:cs="Georgia"/>
          <w:sz w:val="19"/>
          <w:szCs w:val="19"/>
        </w:rPr>
        <w:t xml:space="preserve">for </w:t>
      </w:r>
      <w:r>
        <w:rPr>
          <w:rFonts w:ascii="Times New Roman" w:eastAsia="Times New Roman" w:hAnsi="Times New Roman" w:cs="Times New Roman"/>
          <w:i/>
        </w:rPr>
        <w:t>n</w:t>
      </w:r>
      <w:r>
        <w:rPr>
          <w:rFonts w:ascii="Georgia" w:eastAsia="Georgia" w:hAnsi="Georgia" w:cs="Georgia"/>
          <w:sz w:val="19"/>
          <w:szCs w:val="19"/>
        </w:rPr>
        <w:t>-tissue</w:t>
      </w:r>
      <w:r>
        <w:rPr>
          <w:rFonts w:ascii="Georgia" w:eastAsia="Georgia" w:hAnsi="Georgia" w:cs="Georgia"/>
          <w:spacing w:val="26"/>
          <w:sz w:val="19"/>
          <w:szCs w:val="19"/>
        </w:rPr>
        <w:t xml:space="preserve"> </w:t>
      </w:r>
      <w:r>
        <w:rPr>
          <w:rFonts w:ascii="Georgia" w:eastAsia="Georgia" w:hAnsi="Georgia" w:cs="Georgia"/>
          <w:sz w:val="19"/>
          <w:szCs w:val="19"/>
        </w:rPr>
        <w:t>anatomical</w:t>
      </w:r>
      <w:r>
        <w:rPr>
          <w:rFonts w:ascii="Georgia" w:eastAsia="Georgia" w:hAnsi="Georgia" w:cs="Georgia"/>
          <w:spacing w:val="14"/>
          <w:sz w:val="19"/>
          <w:szCs w:val="19"/>
        </w:rPr>
        <w:t xml:space="preserve"> </w:t>
      </w:r>
      <w:r>
        <w:rPr>
          <w:rFonts w:ascii="Georgia" w:eastAsia="Georgia" w:hAnsi="Georgia" w:cs="Georgia"/>
          <w:sz w:val="19"/>
          <w:szCs w:val="19"/>
        </w:rPr>
        <w:t>brain</w:t>
      </w:r>
      <w:r>
        <w:rPr>
          <w:rFonts w:ascii="Georgia" w:eastAsia="Georgia" w:hAnsi="Georgia" w:cs="Georgia"/>
          <w:spacing w:val="4"/>
          <w:sz w:val="19"/>
          <w:szCs w:val="19"/>
        </w:rPr>
        <w:t xml:space="preserve"> </w:t>
      </w:r>
      <w:r>
        <w:rPr>
          <w:rFonts w:ascii="Georgia" w:eastAsia="Georgia" w:hAnsi="Georgia" w:cs="Georgia"/>
          <w:sz w:val="19"/>
          <w:szCs w:val="19"/>
        </w:rPr>
        <w:t xml:space="preserve">segmentation. </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w w:val="102"/>
          <w:sz w:val="19"/>
          <w:szCs w:val="19"/>
        </w:rPr>
        <w:t xml:space="preserve">Expectation- </w:t>
      </w:r>
      <w:r>
        <w:rPr>
          <w:rFonts w:ascii="Georgia" w:eastAsia="Georgia" w:hAnsi="Georgia" w:cs="Georgia"/>
          <w:sz w:val="19"/>
          <w:szCs w:val="19"/>
        </w:rPr>
        <w:t>Maximization</w:t>
      </w:r>
      <w:r>
        <w:rPr>
          <w:rFonts w:ascii="Georgia" w:eastAsia="Georgia" w:hAnsi="Georgia" w:cs="Georgia"/>
          <w:spacing w:val="32"/>
          <w:sz w:val="19"/>
          <w:szCs w:val="19"/>
        </w:rPr>
        <w:t xml:space="preserve"> </w:t>
      </w:r>
      <w:r>
        <w:rPr>
          <w:rFonts w:ascii="Georgia" w:eastAsia="Georgia" w:hAnsi="Georgia" w:cs="Georgia"/>
          <w:sz w:val="19"/>
          <w:szCs w:val="19"/>
        </w:rPr>
        <w:t>(EM)</w:t>
      </w:r>
      <w:r>
        <w:rPr>
          <w:rFonts w:ascii="Georgia" w:eastAsia="Georgia" w:hAnsi="Georgia" w:cs="Georgia"/>
          <w:spacing w:val="18"/>
          <w:sz w:val="19"/>
          <w:szCs w:val="19"/>
        </w:rPr>
        <w:t xml:space="preserve"> </w:t>
      </w:r>
      <w:r>
        <w:rPr>
          <w:rFonts w:ascii="Georgia" w:eastAsia="Georgia" w:hAnsi="Georgia" w:cs="Georgia"/>
          <w:sz w:val="19"/>
          <w:szCs w:val="19"/>
        </w:rPr>
        <w:t>framework</w:t>
      </w:r>
      <w:r>
        <w:rPr>
          <w:rFonts w:ascii="Georgia" w:eastAsia="Georgia" w:hAnsi="Georgia" w:cs="Georgia"/>
          <w:spacing w:val="27"/>
          <w:sz w:val="19"/>
          <w:szCs w:val="19"/>
        </w:rPr>
        <w:t xml:space="preserve"> </w:t>
      </w:r>
      <w:r>
        <w:rPr>
          <w:rFonts w:ascii="Georgia" w:eastAsia="Georgia" w:hAnsi="Georgia" w:cs="Georgia"/>
          <w:sz w:val="19"/>
          <w:szCs w:val="19"/>
        </w:rPr>
        <w:t>is</w:t>
      </w:r>
      <w:r>
        <w:rPr>
          <w:rFonts w:ascii="Georgia" w:eastAsia="Georgia" w:hAnsi="Georgia" w:cs="Georgia"/>
          <w:spacing w:val="12"/>
          <w:sz w:val="19"/>
          <w:szCs w:val="19"/>
        </w:rPr>
        <w:t xml:space="preserve"> </w:t>
      </w:r>
      <w:r>
        <w:rPr>
          <w:rFonts w:ascii="Georgia" w:eastAsia="Georgia" w:hAnsi="Georgia" w:cs="Georgia"/>
          <w:sz w:val="19"/>
          <w:szCs w:val="19"/>
        </w:rPr>
        <w:t>natural</w:t>
      </w:r>
      <w:r>
        <w:rPr>
          <w:rFonts w:ascii="Georgia" w:eastAsia="Georgia" w:hAnsi="Georgia" w:cs="Georgia"/>
          <w:spacing w:val="21"/>
          <w:sz w:val="19"/>
          <w:szCs w:val="19"/>
        </w:rPr>
        <w:t xml:space="preserve"> </w:t>
      </w:r>
      <w:r>
        <w:rPr>
          <w:rFonts w:ascii="Georgia" w:eastAsia="Georgia" w:hAnsi="Georgia" w:cs="Georgia"/>
          <w:sz w:val="19"/>
          <w:szCs w:val="19"/>
        </w:rPr>
        <w:t>[31]</w:t>
      </w:r>
      <w:r>
        <w:rPr>
          <w:rFonts w:ascii="Georgia" w:eastAsia="Georgia" w:hAnsi="Georgia" w:cs="Georgia"/>
          <w:spacing w:val="16"/>
          <w:sz w:val="19"/>
          <w:szCs w:val="19"/>
        </w:rPr>
        <w:t xml:space="preserve"> </w:t>
      </w:r>
      <w:r>
        <w:rPr>
          <w:rFonts w:ascii="Georgia" w:eastAsia="Georgia" w:hAnsi="Georgia" w:cs="Georgia"/>
          <w:sz w:val="19"/>
          <w:szCs w:val="19"/>
        </w:rPr>
        <w:t>given</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“missing</w:t>
      </w:r>
      <w:r>
        <w:rPr>
          <w:rFonts w:ascii="Georgia" w:eastAsia="Georgia" w:hAnsi="Georgia" w:cs="Georgia"/>
          <w:spacing w:val="24"/>
          <w:sz w:val="19"/>
          <w:szCs w:val="19"/>
        </w:rPr>
        <w:t xml:space="preserve"> </w:t>
      </w:r>
      <w:r>
        <w:rPr>
          <w:rFonts w:ascii="Georgia" w:eastAsia="Georgia" w:hAnsi="Georgia" w:cs="Georgia"/>
          <w:sz w:val="19"/>
          <w:szCs w:val="19"/>
        </w:rPr>
        <w:t>data”</w:t>
      </w:r>
      <w:r>
        <w:rPr>
          <w:rFonts w:ascii="Georgia" w:eastAsia="Georgia" w:hAnsi="Georgia" w:cs="Georgia"/>
          <w:spacing w:val="18"/>
          <w:sz w:val="19"/>
          <w:szCs w:val="19"/>
        </w:rPr>
        <w:t xml:space="preserve"> </w:t>
      </w:r>
      <w:r>
        <w:rPr>
          <w:rFonts w:ascii="Georgia" w:eastAsia="Georgia" w:hAnsi="Georgia" w:cs="Georgia"/>
          <w:sz w:val="19"/>
          <w:szCs w:val="19"/>
        </w:rPr>
        <w:t>aspect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15"/>
          <w:sz w:val="19"/>
          <w:szCs w:val="19"/>
        </w:rPr>
        <w:t xml:space="preserve"> </w:t>
      </w:r>
      <w:r>
        <w:rPr>
          <w:rFonts w:ascii="Georgia" w:eastAsia="Georgia" w:hAnsi="Georgia" w:cs="Georgia"/>
          <w:sz w:val="19"/>
          <w:szCs w:val="19"/>
        </w:rPr>
        <w:t xml:space="preserve">problem. </w:t>
      </w:r>
      <w:r>
        <w:rPr>
          <w:rFonts w:ascii="Georgia" w:eastAsia="Georgia" w:hAnsi="Georgia" w:cs="Georgia"/>
          <w:spacing w:val="8"/>
          <w:sz w:val="19"/>
          <w:szCs w:val="19"/>
        </w:rPr>
        <w:t xml:space="preserve"> </w:t>
      </w:r>
      <w:r>
        <w:rPr>
          <w:rFonts w:ascii="Georgia" w:eastAsia="Georgia" w:hAnsi="Georgia" w:cs="Georgia"/>
          <w:sz w:val="19"/>
          <w:szCs w:val="19"/>
        </w:rPr>
        <w:t>Core</w:t>
      </w:r>
      <w:r>
        <w:rPr>
          <w:rFonts w:ascii="Georgia" w:eastAsia="Georgia" w:hAnsi="Georgia" w:cs="Georgia"/>
          <w:spacing w:val="17"/>
          <w:sz w:val="19"/>
          <w:szCs w:val="19"/>
        </w:rPr>
        <w:t xml:space="preserve"> </w:t>
      </w:r>
      <w:r>
        <w:rPr>
          <w:rFonts w:ascii="Georgia" w:eastAsia="Georgia" w:hAnsi="Georgia" w:cs="Georgia"/>
          <w:sz w:val="19"/>
          <w:szCs w:val="19"/>
        </w:rPr>
        <w:t>components</w:t>
      </w:r>
      <w:r>
        <w:rPr>
          <w:rFonts w:ascii="Georgia" w:eastAsia="Georgia" w:hAnsi="Georgia" w:cs="Georgia"/>
          <w:spacing w:val="30"/>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type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work</w:t>
      </w:r>
      <w:r>
        <w:rPr>
          <w:rFonts w:ascii="Georgia" w:eastAsia="Georgia" w:hAnsi="Georgia" w:cs="Georgia"/>
          <w:spacing w:val="18"/>
          <w:sz w:val="19"/>
          <w:szCs w:val="19"/>
        </w:rPr>
        <w:t xml:space="preserve"> </w:t>
      </w:r>
      <w:r>
        <w:rPr>
          <w:rFonts w:ascii="Georgia" w:eastAsia="Georgia" w:hAnsi="Georgia" w:cs="Georgia"/>
          <w:sz w:val="19"/>
          <w:szCs w:val="19"/>
        </w:rPr>
        <w:t>include</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explicit</w:t>
      </w:r>
      <w:r>
        <w:rPr>
          <w:rFonts w:ascii="Georgia" w:eastAsia="Georgia" w:hAnsi="Georgia" w:cs="Georgia"/>
          <w:spacing w:val="22"/>
          <w:sz w:val="19"/>
          <w:szCs w:val="19"/>
        </w:rPr>
        <w:t xml:space="preserve"> </w:t>
      </w:r>
      <w:r>
        <w:rPr>
          <w:rFonts w:ascii="Georgia" w:eastAsia="Georgia" w:hAnsi="Georgia" w:cs="Georgia"/>
          <w:sz w:val="19"/>
          <w:szCs w:val="19"/>
        </w:rPr>
        <w:t>modeling</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tissue</w:t>
      </w:r>
      <w:r>
        <w:rPr>
          <w:rFonts w:ascii="Georgia" w:eastAsia="Georgia" w:hAnsi="Georgia" w:cs="Georgia"/>
          <w:spacing w:val="20"/>
          <w:sz w:val="19"/>
          <w:szCs w:val="19"/>
        </w:rPr>
        <w:t xml:space="preserve"> </w:t>
      </w:r>
      <w:r>
        <w:rPr>
          <w:rFonts w:ascii="Georgia" w:eastAsia="Georgia" w:hAnsi="Georgia" w:cs="Georgia"/>
          <w:sz w:val="19"/>
          <w:szCs w:val="19"/>
        </w:rPr>
        <w:t>intensity</w:t>
      </w:r>
      <w:r>
        <w:rPr>
          <w:rFonts w:ascii="Georgia" w:eastAsia="Georgia" w:hAnsi="Georgia" w:cs="Georgia"/>
          <w:spacing w:val="25"/>
          <w:sz w:val="19"/>
          <w:szCs w:val="19"/>
        </w:rPr>
        <w:t xml:space="preserve"> </w:t>
      </w:r>
      <w:r>
        <w:rPr>
          <w:rFonts w:ascii="Georgia" w:eastAsia="Georgia" w:hAnsi="Georgia" w:cs="Georgia"/>
          <w:sz w:val="19"/>
          <w:szCs w:val="19"/>
        </w:rPr>
        <w:t>values</w:t>
      </w:r>
      <w:r>
        <w:rPr>
          <w:rFonts w:ascii="Georgia" w:eastAsia="Georgia" w:hAnsi="Georgia" w:cs="Georgia"/>
          <w:spacing w:val="21"/>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statistical</w:t>
      </w:r>
      <w:r>
        <w:rPr>
          <w:rFonts w:ascii="Georgia" w:eastAsia="Georgia" w:hAnsi="Georgia" w:cs="Georgia"/>
          <w:spacing w:val="26"/>
          <w:sz w:val="19"/>
          <w:szCs w:val="19"/>
        </w:rPr>
        <w:t xml:space="preserve"> </w:t>
      </w:r>
      <w:r>
        <w:rPr>
          <w:rFonts w:ascii="Georgia" w:eastAsia="Georgia" w:hAnsi="Georgia" w:cs="Georgia"/>
          <w:sz w:val="19"/>
          <w:szCs w:val="19"/>
        </w:rPr>
        <w:t>distributions</w:t>
      </w:r>
      <w:r>
        <w:rPr>
          <w:rFonts w:ascii="Georgia" w:eastAsia="Georgia" w:hAnsi="Georgia" w:cs="Georgia"/>
          <w:spacing w:val="32"/>
          <w:sz w:val="19"/>
          <w:szCs w:val="19"/>
        </w:rPr>
        <w:t xml:space="preserve"> </w:t>
      </w:r>
      <w:r>
        <w:rPr>
          <w:rFonts w:ascii="Georgia" w:eastAsia="Georgia" w:hAnsi="Georgia" w:cs="Georgia"/>
          <w:sz w:val="19"/>
          <w:szCs w:val="19"/>
        </w:rPr>
        <w:t>[32,</w:t>
      </w:r>
      <w:r>
        <w:rPr>
          <w:rFonts w:ascii="Georgia" w:eastAsia="Georgia" w:hAnsi="Georgia" w:cs="Georgia"/>
          <w:spacing w:val="20"/>
          <w:sz w:val="19"/>
          <w:szCs w:val="19"/>
        </w:rPr>
        <w:t xml:space="preserve"> </w:t>
      </w:r>
      <w:r>
        <w:rPr>
          <w:rFonts w:ascii="Georgia" w:eastAsia="Georgia" w:hAnsi="Georgia" w:cs="Georgia"/>
          <w:sz w:val="19"/>
          <w:szCs w:val="19"/>
        </w:rPr>
        <w:t>33]</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use</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Markov </w:t>
      </w:r>
      <w:r>
        <w:rPr>
          <w:rFonts w:ascii="Georgia" w:eastAsia="Georgia" w:hAnsi="Georgia" w:cs="Georgia"/>
          <w:sz w:val="19"/>
          <w:szCs w:val="19"/>
        </w:rPr>
        <w:t>Random</w:t>
      </w:r>
      <w:r>
        <w:rPr>
          <w:rFonts w:ascii="Georgia" w:eastAsia="Georgia" w:hAnsi="Georgia" w:cs="Georgia"/>
          <w:spacing w:val="6"/>
          <w:sz w:val="19"/>
          <w:szCs w:val="19"/>
        </w:rPr>
        <w:t xml:space="preserve"> </w:t>
      </w:r>
      <w:r>
        <w:rPr>
          <w:rFonts w:ascii="Georgia" w:eastAsia="Georgia" w:hAnsi="Georgia" w:cs="Georgia"/>
          <w:sz w:val="19"/>
          <w:szCs w:val="19"/>
        </w:rPr>
        <w:t>Field (MRF)</w:t>
      </w:r>
      <w:r>
        <w:rPr>
          <w:rFonts w:ascii="Georgia" w:eastAsia="Georgia" w:hAnsi="Georgia" w:cs="Georgia"/>
          <w:spacing w:val="3"/>
          <w:sz w:val="19"/>
          <w:szCs w:val="19"/>
        </w:rPr>
        <w:t xml:space="preserve"> </w:t>
      </w:r>
      <w:r>
        <w:rPr>
          <w:rFonts w:ascii="Georgia" w:eastAsia="Georgia" w:hAnsi="Georgia" w:cs="Georgia"/>
          <w:sz w:val="19"/>
          <w:szCs w:val="19"/>
        </w:rPr>
        <w:t>modeling</w:t>
      </w:r>
      <w:r>
        <w:rPr>
          <w:rFonts w:ascii="Georgia" w:eastAsia="Georgia" w:hAnsi="Georgia" w:cs="Georgia"/>
          <w:spacing w:val="8"/>
          <w:sz w:val="19"/>
          <w:szCs w:val="19"/>
        </w:rPr>
        <w:t xml:space="preserve"> </w:t>
      </w:r>
      <w:r>
        <w:rPr>
          <w:rFonts w:ascii="Georgia" w:eastAsia="Georgia" w:hAnsi="Georgia" w:cs="Georgia"/>
          <w:sz w:val="19"/>
          <w:szCs w:val="19"/>
        </w:rPr>
        <w:t>[34]</w:t>
      </w:r>
      <w:r>
        <w:rPr>
          <w:rFonts w:ascii="Georgia" w:eastAsia="Georgia" w:hAnsi="Georgia" w:cs="Georgia"/>
          <w:spacing w:val="-1"/>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regularizing</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classification</w:t>
      </w:r>
      <w:r>
        <w:rPr>
          <w:rFonts w:ascii="Georgia" w:eastAsia="Georgia" w:hAnsi="Georgia" w:cs="Georgia"/>
          <w:spacing w:val="14"/>
          <w:sz w:val="19"/>
          <w:szCs w:val="19"/>
        </w:rPr>
        <w:t xml:space="preserve"> </w:t>
      </w:r>
      <w:r>
        <w:rPr>
          <w:rFonts w:ascii="Georgia" w:eastAsia="Georgia" w:hAnsi="Georgia" w:cs="Georgia"/>
          <w:sz w:val="19"/>
          <w:szCs w:val="19"/>
        </w:rPr>
        <w:t>results</w:t>
      </w:r>
      <w:r>
        <w:rPr>
          <w:rFonts w:ascii="Georgia" w:eastAsia="Georgia" w:hAnsi="Georgia" w:cs="Georgia"/>
          <w:spacing w:val="3"/>
          <w:sz w:val="19"/>
          <w:szCs w:val="19"/>
        </w:rPr>
        <w:t xml:space="preserve"> </w:t>
      </w:r>
      <w:r>
        <w:rPr>
          <w:rFonts w:ascii="Georgia" w:eastAsia="Georgia" w:hAnsi="Georgia" w:cs="Georgia"/>
          <w:sz w:val="19"/>
          <w:szCs w:val="19"/>
        </w:rPr>
        <w:t>[35].</w:t>
      </w:r>
      <w:r>
        <w:rPr>
          <w:rFonts w:ascii="Georgia" w:eastAsia="Georgia" w:hAnsi="Georgia" w:cs="Georgia"/>
          <w:spacing w:val="22"/>
          <w:sz w:val="19"/>
          <w:szCs w:val="19"/>
        </w:rPr>
        <w:t xml:space="preserve"> </w:t>
      </w:r>
      <w:r>
        <w:rPr>
          <w:rFonts w:ascii="Georgia" w:eastAsia="Georgia" w:hAnsi="Georgia" w:cs="Georgia"/>
          <w:sz w:val="19"/>
          <w:szCs w:val="19"/>
        </w:rPr>
        <w:t>Spatial</w:t>
      </w:r>
      <w:r>
        <w:rPr>
          <w:rFonts w:ascii="Georgia" w:eastAsia="Georgia" w:hAnsi="Georgia" w:cs="Georgia"/>
          <w:spacing w:val="4"/>
          <w:sz w:val="19"/>
          <w:szCs w:val="19"/>
        </w:rPr>
        <w:t xml:space="preserve"> </w:t>
      </w:r>
      <w:r>
        <w:rPr>
          <w:rFonts w:ascii="Georgia" w:eastAsia="Georgia" w:hAnsi="Georgia" w:cs="Georgia"/>
          <w:sz w:val="19"/>
          <w:szCs w:val="19"/>
        </w:rPr>
        <w:t>prior probability</w:t>
      </w:r>
      <w:r>
        <w:rPr>
          <w:rFonts w:ascii="Georgia" w:eastAsia="Georgia" w:hAnsi="Georgia" w:cs="Georgia"/>
          <w:spacing w:val="10"/>
          <w:sz w:val="19"/>
          <w:szCs w:val="19"/>
        </w:rPr>
        <w:t xml:space="preserve"> </w:t>
      </w:r>
      <w:r>
        <w:rPr>
          <w:rFonts w:ascii="Georgia" w:eastAsia="Georgia" w:hAnsi="Georgia" w:cs="Georgia"/>
          <w:sz w:val="19"/>
          <w:szCs w:val="19"/>
        </w:rPr>
        <w:t>maps</w:t>
      </w:r>
      <w:r>
        <w:rPr>
          <w:rFonts w:ascii="Georgia" w:eastAsia="Georgia" w:hAnsi="Georgia" w:cs="Georgia"/>
          <w:spacing w:val="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anatomical </w:t>
      </w:r>
      <w:r>
        <w:rPr>
          <w:rFonts w:ascii="Georgia" w:eastAsia="Georgia" w:hAnsi="Georgia" w:cs="Georgia"/>
          <w:sz w:val="19"/>
          <w:szCs w:val="19"/>
        </w:rPr>
        <w:t>structures</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interest</w:t>
      </w:r>
      <w:r>
        <w:rPr>
          <w:rFonts w:ascii="Georgia" w:eastAsia="Georgia" w:hAnsi="Georgia" w:cs="Georgia"/>
          <w:spacing w:val="14"/>
          <w:sz w:val="19"/>
          <w:szCs w:val="19"/>
        </w:rPr>
        <w:t xml:space="preserve"> </w:t>
      </w:r>
      <w:r>
        <w:rPr>
          <w:rFonts w:ascii="Georgia" w:eastAsia="Georgia" w:hAnsi="Georgia" w:cs="Georgia"/>
          <w:sz w:val="19"/>
          <w:szCs w:val="19"/>
        </w:rPr>
        <w:t>are</w:t>
      </w:r>
      <w:r>
        <w:rPr>
          <w:rFonts w:ascii="Georgia" w:eastAsia="Georgia" w:hAnsi="Georgia" w:cs="Georgia"/>
          <w:spacing w:val="6"/>
          <w:sz w:val="19"/>
          <w:szCs w:val="19"/>
        </w:rPr>
        <w:t xml:space="preserve"> </w:t>
      </w:r>
      <w:r>
        <w:rPr>
          <w:rFonts w:ascii="Georgia" w:eastAsia="Georgia" w:hAnsi="Georgia" w:cs="Georgia"/>
          <w:sz w:val="19"/>
          <w:szCs w:val="19"/>
        </w:rPr>
        <w:t>also</w:t>
      </w:r>
      <w:r>
        <w:rPr>
          <w:rFonts w:ascii="Georgia" w:eastAsia="Georgia" w:hAnsi="Georgia" w:cs="Georgia"/>
          <w:spacing w:val="8"/>
          <w:sz w:val="19"/>
          <w:szCs w:val="19"/>
        </w:rPr>
        <w:t xml:space="preserve"> </w:t>
      </w:r>
      <w:r>
        <w:rPr>
          <w:rFonts w:ascii="Georgia" w:eastAsia="Georgia" w:hAnsi="Georgia" w:cs="Georgia"/>
          <w:sz w:val="19"/>
          <w:szCs w:val="19"/>
        </w:rPr>
        <w:t>employed</w:t>
      </w:r>
      <w:r>
        <w:rPr>
          <w:rFonts w:ascii="Georgia" w:eastAsia="Georgia" w:hAnsi="Georgia" w:cs="Georgia"/>
          <w:spacing w:val="17"/>
          <w:sz w:val="19"/>
          <w:szCs w:val="19"/>
        </w:rPr>
        <w:t xml:space="preserve"> </w:t>
      </w:r>
      <w:r>
        <w:rPr>
          <w:rFonts w:ascii="Georgia" w:eastAsia="Georgia" w:hAnsi="Georgia" w:cs="Georgia"/>
          <w:sz w:val="19"/>
          <w:szCs w:val="19"/>
        </w:rPr>
        <w:t>within</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framework</w:t>
      </w:r>
      <w:r>
        <w:rPr>
          <w:rFonts w:ascii="Georgia" w:eastAsia="Georgia" w:hAnsi="Georgia" w:cs="Georgia"/>
          <w:spacing w:val="19"/>
          <w:sz w:val="19"/>
          <w:szCs w:val="19"/>
        </w:rPr>
        <w:t xml:space="preserve"> </w:t>
      </w:r>
      <w:r>
        <w:rPr>
          <w:rFonts w:ascii="Georgia" w:eastAsia="Georgia" w:hAnsi="Georgia" w:cs="Georgia"/>
          <w:sz w:val="19"/>
          <w:szCs w:val="19"/>
        </w:rPr>
        <w:t>[36,</w:t>
      </w:r>
      <w:r>
        <w:rPr>
          <w:rFonts w:ascii="Georgia" w:eastAsia="Georgia" w:hAnsi="Georgia" w:cs="Georgia"/>
          <w:spacing w:val="8"/>
          <w:sz w:val="19"/>
          <w:szCs w:val="19"/>
        </w:rPr>
        <w:t xml:space="preserve"> </w:t>
      </w:r>
      <w:r>
        <w:rPr>
          <w:rFonts w:ascii="Georgia" w:eastAsia="Georgia" w:hAnsi="Georgia" w:cs="Georgia"/>
          <w:sz w:val="19"/>
          <w:szCs w:val="19"/>
        </w:rPr>
        <w:t>37].</w:t>
      </w:r>
      <w:r>
        <w:rPr>
          <w:rFonts w:ascii="Georgia" w:eastAsia="Georgia" w:hAnsi="Georgia" w:cs="Georgia"/>
          <w:spacing w:val="23"/>
          <w:sz w:val="19"/>
          <w:szCs w:val="19"/>
        </w:rPr>
        <w:t xml:space="preserve"> </w:t>
      </w:r>
      <w:r>
        <w:rPr>
          <w:rFonts w:ascii="Georgia" w:eastAsia="Georgia" w:hAnsi="Georgia" w:cs="Georgia"/>
          <w:sz w:val="19"/>
          <w:szCs w:val="19"/>
        </w:rPr>
        <w:t>Although</w:t>
      </w:r>
      <w:r>
        <w:rPr>
          <w:rFonts w:ascii="Georgia" w:eastAsia="Georgia" w:hAnsi="Georgia" w:cs="Georgia"/>
          <w:spacing w:val="17"/>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particular</w:t>
      </w:r>
      <w:r>
        <w:rPr>
          <w:rFonts w:ascii="Georgia" w:eastAsia="Georgia" w:hAnsi="Georgia" w:cs="Georgia"/>
          <w:spacing w:val="18"/>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framework</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has </w:t>
      </w:r>
      <w:r>
        <w:rPr>
          <w:rFonts w:ascii="Georgia" w:eastAsia="Georgia" w:hAnsi="Georgia" w:cs="Georgia"/>
          <w:sz w:val="19"/>
          <w:szCs w:val="19"/>
        </w:rPr>
        <w:t>significant</w:t>
      </w:r>
      <w:r>
        <w:rPr>
          <w:rFonts w:ascii="Georgia" w:eastAsia="Georgia" w:hAnsi="Georgia" w:cs="Georgia"/>
          <w:spacing w:val="19"/>
          <w:sz w:val="19"/>
          <w:szCs w:val="19"/>
        </w:rPr>
        <w:t xml:space="preserve"> </w:t>
      </w:r>
      <w:r>
        <w:rPr>
          <w:rFonts w:ascii="Georgia" w:eastAsia="Georgia" w:hAnsi="Georgia" w:cs="Georgia"/>
          <w:sz w:val="19"/>
          <w:szCs w:val="19"/>
        </w:rPr>
        <w:t>application</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neuroimaging</w:t>
      </w:r>
      <w:r>
        <w:rPr>
          <w:rFonts w:ascii="Georgia" w:eastAsia="Georgia" w:hAnsi="Georgia" w:cs="Georgia"/>
          <w:spacing w:val="24"/>
          <w:sz w:val="19"/>
          <w:szCs w:val="19"/>
        </w:rPr>
        <w:t xml:space="preserve"> </w:t>
      </w:r>
      <w:r>
        <w:rPr>
          <w:rFonts w:ascii="Georgia" w:eastAsia="Georgia" w:hAnsi="Georgia" w:cs="Georgia"/>
          <w:sz w:val="19"/>
          <w:szCs w:val="19"/>
        </w:rPr>
        <w:t>domain,</w:t>
      </w:r>
      <w:r>
        <w:rPr>
          <w:rFonts w:ascii="Georgia" w:eastAsia="Georgia" w:hAnsi="Georgia" w:cs="Georgia"/>
          <w:spacing w:val="15"/>
          <w:sz w:val="19"/>
          <w:szCs w:val="19"/>
        </w:rPr>
        <w:t xml:space="preserve"> </w:t>
      </w:r>
      <w:r>
        <w:rPr>
          <w:rFonts w:ascii="Georgia" w:eastAsia="Georgia" w:hAnsi="Georgia" w:cs="Georgia"/>
          <w:sz w:val="19"/>
          <w:szCs w:val="19"/>
        </w:rPr>
        <w:t>it</w:t>
      </w:r>
      <w:r>
        <w:rPr>
          <w:rFonts w:ascii="Georgia" w:eastAsia="Georgia" w:hAnsi="Georgia" w:cs="Georgia"/>
          <w:spacing w:val="3"/>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also</w:t>
      </w:r>
      <w:r>
        <w:rPr>
          <w:rFonts w:ascii="Georgia" w:eastAsia="Georgia" w:hAnsi="Georgia" w:cs="Georgia"/>
          <w:spacing w:val="8"/>
          <w:sz w:val="19"/>
          <w:szCs w:val="19"/>
        </w:rPr>
        <w:t xml:space="preserve"> </w:t>
      </w:r>
      <w:r>
        <w:rPr>
          <w:rFonts w:ascii="Georgia" w:eastAsia="Georgia" w:hAnsi="Georgia" w:cs="Georgia"/>
          <w:sz w:val="19"/>
          <w:szCs w:val="19"/>
        </w:rPr>
        <w:t>relevant</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other</w:t>
      </w:r>
      <w:r>
        <w:rPr>
          <w:rFonts w:ascii="Georgia" w:eastAsia="Georgia" w:hAnsi="Georgia" w:cs="Georgia"/>
          <w:spacing w:val="10"/>
          <w:sz w:val="19"/>
          <w:szCs w:val="19"/>
        </w:rPr>
        <w:t xml:space="preserve"> </w:t>
      </w:r>
      <w:r>
        <w:rPr>
          <w:rFonts w:ascii="Georgia" w:eastAsia="Georgia" w:hAnsi="Georgia" w:cs="Georgia"/>
          <w:sz w:val="19"/>
          <w:szCs w:val="19"/>
        </w:rPr>
        <w:t>domains</w:t>
      </w:r>
      <w:r>
        <w:rPr>
          <w:rFonts w:ascii="Georgia" w:eastAsia="Georgia" w:hAnsi="Georgia" w:cs="Georgia"/>
          <w:spacing w:val="15"/>
          <w:sz w:val="19"/>
          <w:szCs w:val="19"/>
        </w:rPr>
        <w:t xml:space="preserve"> </w:t>
      </w:r>
      <w:r>
        <w:rPr>
          <w:rFonts w:ascii="Georgia" w:eastAsia="Georgia" w:hAnsi="Georgia" w:cs="Georgia"/>
          <w:sz w:val="19"/>
          <w:szCs w:val="19"/>
        </w:rPr>
        <w:t>including</w:t>
      </w:r>
      <w:r>
        <w:rPr>
          <w:rFonts w:ascii="Georgia" w:eastAsia="Georgia" w:hAnsi="Georgia" w:cs="Georgia"/>
          <w:spacing w:val="17"/>
          <w:sz w:val="19"/>
          <w:szCs w:val="19"/>
        </w:rPr>
        <w:t xml:space="preserve"> </w:t>
      </w:r>
      <w:r>
        <w:rPr>
          <w:rFonts w:ascii="Georgia" w:eastAsia="Georgia" w:hAnsi="Georgia" w:cs="Georgia"/>
          <w:sz w:val="19"/>
          <w:szCs w:val="19"/>
        </w:rPr>
        <w:t>functional</w:t>
      </w:r>
      <w:r>
        <w:rPr>
          <w:rFonts w:ascii="Georgia" w:eastAsia="Georgia" w:hAnsi="Georgia" w:cs="Georgia"/>
          <w:spacing w:val="18"/>
          <w:sz w:val="19"/>
          <w:szCs w:val="19"/>
        </w:rPr>
        <w:t xml:space="preserve"> </w:t>
      </w:r>
      <w:r>
        <w:rPr>
          <w:rFonts w:ascii="Georgia" w:eastAsia="Georgia" w:hAnsi="Georgia" w:cs="Georgia"/>
          <w:sz w:val="19"/>
          <w:szCs w:val="19"/>
        </w:rPr>
        <w:t>ventilation</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lung</w:t>
      </w:r>
      <w:r>
        <w:rPr>
          <w:rFonts w:ascii="Georgia" w:eastAsia="Georgia" w:hAnsi="Georgia" w:cs="Georgia"/>
          <w:spacing w:val="14"/>
          <w:sz w:val="19"/>
          <w:szCs w:val="19"/>
        </w:rPr>
        <w:t xml:space="preserve"> </w:t>
      </w:r>
      <w:r>
        <w:rPr>
          <w:rFonts w:ascii="Georgia" w:eastAsia="Georgia" w:hAnsi="Georgia" w:cs="Georgia"/>
          <w:sz w:val="19"/>
          <w:szCs w:val="19"/>
        </w:rPr>
        <w:t>[38].</w:t>
      </w:r>
      <w:r>
        <w:rPr>
          <w:rFonts w:ascii="Georgia" w:eastAsia="Georgia" w:hAnsi="Georgia" w:cs="Georgia"/>
          <w:spacing w:val="42"/>
          <w:sz w:val="19"/>
          <w:szCs w:val="19"/>
        </w:rPr>
        <w:t xml:space="preserve"> </w:t>
      </w:r>
      <w:r>
        <w:rPr>
          <w:rFonts w:ascii="Georgia" w:eastAsia="Georgia" w:hAnsi="Georgia" w:cs="Georgia"/>
          <w:i/>
          <w:sz w:val="19"/>
          <w:szCs w:val="19"/>
        </w:rPr>
        <w:t>However,</w:t>
      </w:r>
      <w:r>
        <w:rPr>
          <w:rFonts w:ascii="Georgia" w:eastAsia="Georgia" w:hAnsi="Georgia" w:cs="Georgia"/>
          <w:i/>
          <w:spacing w:val="7"/>
          <w:sz w:val="19"/>
          <w:szCs w:val="19"/>
        </w:rPr>
        <w:t xml:space="preserve"> </w:t>
      </w:r>
      <w:r>
        <w:rPr>
          <w:rFonts w:ascii="Georgia" w:eastAsia="Georgia" w:hAnsi="Georgia" w:cs="Georgia"/>
          <w:i/>
          <w:sz w:val="19"/>
          <w:szCs w:val="19"/>
        </w:rPr>
        <w:t>despite</w:t>
      </w:r>
      <w:r>
        <w:rPr>
          <w:rFonts w:ascii="Georgia" w:eastAsia="Georgia" w:hAnsi="Georgia" w:cs="Georgia"/>
          <w:i/>
          <w:spacing w:val="6"/>
          <w:sz w:val="19"/>
          <w:szCs w:val="19"/>
        </w:rPr>
        <w:t xml:space="preserve"> </w:t>
      </w:r>
      <w:r>
        <w:rPr>
          <w:rFonts w:ascii="Georgia" w:eastAsia="Georgia" w:hAnsi="Georgia" w:cs="Georgia"/>
          <w:i/>
          <w:sz w:val="19"/>
          <w:szCs w:val="19"/>
        </w:rPr>
        <w:t>the</w:t>
      </w:r>
      <w:r>
        <w:rPr>
          <w:rFonts w:ascii="Georgia" w:eastAsia="Georgia" w:hAnsi="Georgia" w:cs="Georgia"/>
          <w:i/>
          <w:spacing w:val="6"/>
          <w:sz w:val="19"/>
          <w:szCs w:val="19"/>
        </w:rPr>
        <w:t xml:space="preserve"> </w:t>
      </w:r>
      <w:r>
        <w:rPr>
          <w:rFonts w:ascii="Georgia" w:eastAsia="Georgia" w:hAnsi="Georgia" w:cs="Georgia"/>
          <w:i/>
          <w:sz w:val="19"/>
          <w:szCs w:val="19"/>
        </w:rPr>
        <w:t>numerous</w:t>
      </w:r>
      <w:r>
        <w:rPr>
          <w:rFonts w:ascii="Georgia" w:eastAsia="Georgia" w:hAnsi="Georgia" w:cs="Georgia"/>
          <w:i/>
          <w:spacing w:val="6"/>
          <w:sz w:val="19"/>
          <w:szCs w:val="19"/>
        </w:rPr>
        <w:t xml:space="preserve"> </w:t>
      </w:r>
      <w:proofErr w:type="gramStart"/>
      <w:r>
        <w:rPr>
          <w:rFonts w:ascii="Georgia" w:eastAsia="Georgia" w:hAnsi="Georgia" w:cs="Georgia"/>
          <w:i/>
          <w:sz w:val="19"/>
          <w:szCs w:val="19"/>
        </w:rPr>
        <w:t>developments</w:t>
      </w:r>
      <w:r>
        <w:rPr>
          <w:rFonts w:ascii="Georgia" w:eastAsia="Georgia" w:hAnsi="Georgia" w:cs="Georgia"/>
          <w:i/>
          <w:spacing w:val="6"/>
          <w:sz w:val="19"/>
          <w:szCs w:val="19"/>
        </w:rPr>
        <w:t xml:space="preserve"> </w:t>
      </w:r>
      <w:r>
        <w:rPr>
          <w:rFonts w:ascii="Georgia" w:eastAsia="Georgia" w:hAnsi="Georgia" w:cs="Georgia"/>
          <w:i/>
          <w:sz w:val="19"/>
          <w:szCs w:val="19"/>
        </w:rPr>
        <w:t>which</w:t>
      </w:r>
      <w:proofErr w:type="gramEnd"/>
      <w:r>
        <w:rPr>
          <w:rFonts w:ascii="Georgia" w:eastAsia="Georgia" w:hAnsi="Georgia" w:cs="Georgia"/>
          <w:i/>
          <w:spacing w:val="6"/>
          <w:sz w:val="19"/>
          <w:szCs w:val="19"/>
        </w:rPr>
        <w:t xml:space="preserve"> </w:t>
      </w:r>
      <w:r>
        <w:rPr>
          <w:rFonts w:ascii="Georgia" w:eastAsia="Georgia" w:hAnsi="Georgia" w:cs="Georgia"/>
          <w:i/>
          <w:sz w:val="19"/>
          <w:szCs w:val="19"/>
        </w:rPr>
        <w:t>have</w:t>
      </w:r>
      <w:r>
        <w:rPr>
          <w:rFonts w:ascii="Georgia" w:eastAsia="Georgia" w:hAnsi="Georgia" w:cs="Georgia"/>
          <w:i/>
          <w:spacing w:val="6"/>
          <w:sz w:val="19"/>
          <w:szCs w:val="19"/>
        </w:rPr>
        <w:t xml:space="preserve"> </w:t>
      </w:r>
      <w:r>
        <w:rPr>
          <w:rFonts w:ascii="Georgia" w:eastAsia="Georgia" w:hAnsi="Georgia" w:cs="Georgia"/>
          <w:i/>
          <w:sz w:val="19"/>
          <w:szCs w:val="19"/>
        </w:rPr>
        <w:t>been</w:t>
      </w:r>
      <w:r>
        <w:rPr>
          <w:rFonts w:ascii="Georgia" w:eastAsia="Georgia" w:hAnsi="Georgia" w:cs="Georgia"/>
          <w:i/>
          <w:spacing w:val="6"/>
          <w:sz w:val="19"/>
          <w:szCs w:val="19"/>
        </w:rPr>
        <w:t xml:space="preserve"> </w:t>
      </w:r>
      <w:r>
        <w:rPr>
          <w:rFonts w:ascii="Georgia" w:eastAsia="Georgia" w:hAnsi="Georgia" w:cs="Georgia"/>
          <w:i/>
          <w:sz w:val="19"/>
          <w:szCs w:val="19"/>
        </w:rPr>
        <w:t>proposed</w:t>
      </w:r>
      <w:r>
        <w:rPr>
          <w:rFonts w:ascii="Georgia" w:eastAsia="Georgia" w:hAnsi="Georgia" w:cs="Georgia"/>
          <w:i/>
          <w:spacing w:val="6"/>
          <w:sz w:val="19"/>
          <w:szCs w:val="19"/>
        </w:rPr>
        <w:t xml:space="preserve"> </w:t>
      </w:r>
      <w:r>
        <w:rPr>
          <w:rFonts w:ascii="Georgia" w:eastAsia="Georgia" w:hAnsi="Georgia" w:cs="Georgia"/>
          <w:i/>
          <w:sz w:val="19"/>
          <w:szCs w:val="19"/>
        </w:rPr>
        <w:t>over</w:t>
      </w:r>
      <w:r>
        <w:rPr>
          <w:rFonts w:ascii="Georgia" w:eastAsia="Georgia" w:hAnsi="Georgia" w:cs="Georgia"/>
          <w:i/>
          <w:spacing w:val="6"/>
          <w:sz w:val="19"/>
          <w:szCs w:val="19"/>
        </w:rPr>
        <w:t xml:space="preserve"> </w:t>
      </w:r>
      <w:r>
        <w:rPr>
          <w:rFonts w:ascii="Georgia" w:eastAsia="Georgia" w:hAnsi="Georgia" w:cs="Georgia"/>
          <w:i/>
          <w:sz w:val="19"/>
          <w:szCs w:val="19"/>
        </w:rPr>
        <w:t>the</w:t>
      </w:r>
      <w:r>
        <w:rPr>
          <w:rFonts w:ascii="Georgia" w:eastAsia="Georgia" w:hAnsi="Georgia" w:cs="Georgia"/>
          <w:i/>
          <w:spacing w:val="6"/>
          <w:sz w:val="19"/>
          <w:szCs w:val="19"/>
        </w:rPr>
        <w:t xml:space="preserve"> </w:t>
      </w:r>
      <w:r>
        <w:rPr>
          <w:rFonts w:ascii="Georgia" w:eastAsia="Georgia" w:hAnsi="Georgia" w:cs="Georgia"/>
          <w:i/>
          <w:sz w:val="19"/>
          <w:szCs w:val="19"/>
        </w:rPr>
        <w:t>years</w:t>
      </w:r>
      <w:r>
        <w:rPr>
          <w:rFonts w:ascii="Georgia" w:eastAsia="Georgia" w:hAnsi="Georgia" w:cs="Georgia"/>
          <w:i/>
          <w:spacing w:val="6"/>
          <w:sz w:val="19"/>
          <w:szCs w:val="19"/>
        </w:rPr>
        <w:t xml:space="preserve"> </w:t>
      </w:r>
      <w:r>
        <w:rPr>
          <w:rFonts w:ascii="Georgia" w:eastAsia="Georgia" w:hAnsi="Georgia" w:cs="Georgia"/>
          <w:i/>
          <w:sz w:val="19"/>
          <w:szCs w:val="19"/>
        </w:rPr>
        <w:t>within</w:t>
      </w:r>
      <w:r>
        <w:rPr>
          <w:rFonts w:ascii="Georgia" w:eastAsia="Georgia" w:hAnsi="Georgia" w:cs="Georgia"/>
          <w:i/>
          <w:spacing w:val="6"/>
          <w:sz w:val="19"/>
          <w:szCs w:val="19"/>
        </w:rPr>
        <w:t xml:space="preserve"> </w:t>
      </w:r>
      <w:r>
        <w:rPr>
          <w:rFonts w:ascii="Georgia" w:eastAsia="Georgia" w:hAnsi="Georgia" w:cs="Georgia"/>
          <w:i/>
          <w:sz w:val="19"/>
          <w:szCs w:val="19"/>
        </w:rPr>
        <w:t>this</w:t>
      </w:r>
      <w:r>
        <w:rPr>
          <w:rFonts w:ascii="Georgia" w:eastAsia="Georgia" w:hAnsi="Georgia" w:cs="Georgia"/>
          <w:i/>
          <w:spacing w:val="6"/>
          <w:sz w:val="19"/>
          <w:szCs w:val="19"/>
        </w:rPr>
        <w:t xml:space="preserve"> </w:t>
      </w:r>
      <w:r>
        <w:rPr>
          <w:rFonts w:ascii="Georgia" w:eastAsia="Georgia" w:hAnsi="Georgia" w:cs="Georgia"/>
          <w:i/>
          <w:sz w:val="19"/>
          <w:szCs w:val="19"/>
        </w:rPr>
        <w:t>area,</w:t>
      </w:r>
      <w:r>
        <w:rPr>
          <w:rFonts w:ascii="Georgia" w:eastAsia="Georgia" w:hAnsi="Georgia" w:cs="Georgia"/>
          <w:i/>
          <w:spacing w:val="7"/>
          <w:sz w:val="19"/>
          <w:szCs w:val="19"/>
        </w:rPr>
        <w:t xml:space="preserve"> </w:t>
      </w:r>
      <w:r>
        <w:rPr>
          <w:rFonts w:ascii="Georgia" w:eastAsia="Georgia" w:hAnsi="Georgia" w:cs="Georgia"/>
          <w:i/>
          <w:sz w:val="19"/>
          <w:szCs w:val="19"/>
        </w:rPr>
        <w:t>there</w:t>
      </w:r>
      <w:r>
        <w:rPr>
          <w:rFonts w:ascii="Georgia" w:eastAsia="Georgia" w:hAnsi="Georgia" w:cs="Georgia"/>
          <w:i/>
          <w:spacing w:val="6"/>
          <w:sz w:val="19"/>
          <w:szCs w:val="19"/>
        </w:rPr>
        <w:t xml:space="preserve"> </w:t>
      </w:r>
      <w:r>
        <w:rPr>
          <w:rFonts w:ascii="Georgia" w:eastAsia="Georgia" w:hAnsi="Georgia" w:cs="Georgia"/>
          <w:i/>
          <w:sz w:val="19"/>
          <w:szCs w:val="19"/>
        </w:rPr>
        <w:t>are only</w:t>
      </w:r>
      <w:r>
        <w:rPr>
          <w:rFonts w:ascii="Georgia" w:eastAsia="Georgia" w:hAnsi="Georgia" w:cs="Georgia"/>
          <w:i/>
          <w:spacing w:val="-2"/>
          <w:sz w:val="19"/>
          <w:szCs w:val="19"/>
        </w:rPr>
        <w:t xml:space="preserve"> </w:t>
      </w:r>
      <w:r>
        <w:rPr>
          <w:rFonts w:ascii="Georgia" w:eastAsia="Georgia" w:hAnsi="Georgia" w:cs="Georgia"/>
          <w:i/>
          <w:sz w:val="19"/>
          <w:szCs w:val="19"/>
        </w:rPr>
        <w:t>a</w:t>
      </w:r>
      <w:r>
        <w:rPr>
          <w:rFonts w:ascii="Georgia" w:eastAsia="Georgia" w:hAnsi="Georgia" w:cs="Georgia"/>
          <w:i/>
          <w:spacing w:val="-2"/>
          <w:sz w:val="19"/>
          <w:szCs w:val="19"/>
        </w:rPr>
        <w:t xml:space="preserve"> </w:t>
      </w:r>
      <w:r>
        <w:rPr>
          <w:rFonts w:ascii="Georgia" w:eastAsia="Georgia" w:hAnsi="Georgia" w:cs="Georgia"/>
          <w:i/>
          <w:sz w:val="19"/>
          <w:szCs w:val="19"/>
        </w:rPr>
        <w:t>few</w:t>
      </w:r>
      <w:r>
        <w:rPr>
          <w:rFonts w:ascii="Georgia" w:eastAsia="Georgia" w:hAnsi="Georgia" w:cs="Georgia"/>
          <w:i/>
          <w:spacing w:val="-2"/>
          <w:sz w:val="19"/>
          <w:szCs w:val="19"/>
        </w:rPr>
        <w:t xml:space="preserve"> </w:t>
      </w:r>
      <w:r>
        <w:rPr>
          <w:rFonts w:ascii="Georgia" w:eastAsia="Georgia" w:hAnsi="Georgia" w:cs="Georgia"/>
          <w:i/>
          <w:sz w:val="19"/>
          <w:szCs w:val="19"/>
        </w:rPr>
        <w:t>actual</w:t>
      </w:r>
      <w:r>
        <w:rPr>
          <w:rFonts w:ascii="Georgia" w:eastAsia="Georgia" w:hAnsi="Georgia" w:cs="Georgia"/>
          <w:i/>
          <w:spacing w:val="-2"/>
          <w:sz w:val="19"/>
          <w:szCs w:val="19"/>
        </w:rPr>
        <w:t xml:space="preserve"> </w:t>
      </w:r>
      <w:r>
        <w:rPr>
          <w:rFonts w:ascii="Georgia" w:eastAsia="Georgia" w:hAnsi="Georgia" w:cs="Georgia"/>
          <w:i/>
          <w:sz w:val="19"/>
          <w:szCs w:val="19"/>
        </w:rPr>
        <w:t>software</w:t>
      </w:r>
      <w:r>
        <w:rPr>
          <w:rFonts w:ascii="Georgia" w:eastAsia="Georgia" w:hAnsi="Georgia" w:cs="Georgia"/>
          <w:i/>
          <w:spacing w:val="-2"/>
          <w:sz w:val="19"/>
          <w:szCs w:val="19"/>
        </w:rPr>
        <w:t xml:space="preserve"> </w:t>
      </w:r>
      <w:r>
        <w:rPr>
          <w:rFonts w:ascii="Georgia" w:eastAsia="Georgia" w:hAnsi="Georgia" w:cs="Georgia"/>
          <w:i/>
          <w:sz w:val="19"/>
          <w:szCs w:val="19"/>
        </w:rPr>
        <w:t>implementations.</w:t>
      </w:r>
      <w:r>
        <w:rPr>
          <w:rFonts w:ascii="Georgia" w:eastAsia="Georgia" w:hAnsi="Georgia" w:cs="Georgia"/>
          <w:i/>
          <w:spacing w:val="15"/>
          <w:sz w:val="19"/>
          <w:szCs w:val="19"/>
        </w:rPr>
        <w:t xml:space="preserve"> </w:t>
      </w:r>
      <w:r>
        <w:rPr>
          <w:rFonts w:ascii="Georgia" w:eastAsia="Georgia" w:hAnsi="Georgia" w:cs="Georgia"/>
          <w:i/>
          <w:sz w:val="19"/>
          <w:szCs w:val="19"/>
        </w:rPr>
        <w:t>This</w:t>
      </w:r>
      <w:r>
        <w:rPr>
          <w:rFonts w:ascii="Georgia" w:eastAsia="Georgia" w:hAnsi="Georgia" w:cs="Georgia"/>
          <w:i/>
          <w:spacing w:val="-2"/>
          <w:sz w:val="19"/>
          <w:szCs w:val="19"/>
        </w:rPr>
        <w:t xml:space="preserve"> </w:t>
      </w:r>
      <w:r>
        <w:rPr>
          <w:rFonts w:ascii="Georgia" w:eastAsia="Georgia" w:hAnsi="Georgia" w:cs="Georgia"/>
          <w:i/>
          <w:sz w:val="19"/>
          <w:szCs w:val="19"/>
        </w:rPr>
        <w:t>deficit</w:t>
      </w:r>
      <w:r>
        <w:rPr>
          <w:rFonts w:ascii="Georgia" w:eastAsia="Georgia" w:hAnsi="Georgia" w:cs="Georgia"/>
          <w:i/>
          <w:spacing w:val="-2"/>
          <w:sz w:val="19"/>
          <w:szCs w:val="19"/>
        </w:rPr>
        <w:t xml:space="preserve"> </w:t>
      </w:r>
      <w:r>
        <w:rPr>
          <w:rFonts w:ascii="Georgia" w:eastAsia="Georgia" w:hAnsi="Georgia" w:cs="Georgia"/>
          <w:i/>
          <w:sz w:val="19"/>
          <w:szCs w:val="19"/>
        </w:rPr>
        <w:t>inspired</w:t>
      </w:r>
      <w:r>
        <w:rPr>
          <w:rFonts w:ascii="Georgia" w:eastAsia="Georgia" w:hAnsi="Georgia" w:cs="Georgia"/>
          <w:i/>
          <w:spacing w:val="-2"/>
          <w:sz w:val="19"/>
          <w:szCs w:val="19"/>
        </w:rPr>
        <w:t xml:space="preserve"> </w:t>
      </w:r>
      <w:r>
        <w:rPr>
          <w:rFonts w:ascii="Georgia" w:eastAsia="Georgia" w:hAnsi="Georgia" w:cs="Georgia"/>
          <w:i/>
          <w:sz w:val="19"/>
          <w:szCs w:val="19"/>
        </w:rPr>
        <w:t>us</w:t>
      </w:r>
      <w:r>
        <w:rPr>
          <w:rFonts w:ascii="Georgia" w:eastAsia="Georgia" w:hAnsi="Georgia" w:cs="Georgia"/>
          <w:i/>
          <w:spacing w:val="-2"/>
          <w:sz w:val="19"/>
          <w:szCs w:val="19"/>
        </w:rPr>
        <w:t xml:space="preserve"> </w:t>
      </w:r>
      <w:r>
        <w:rPr>
          <w:rFonts w:ascii="Georgia" w:eastAsia="Georgia" w:hAnsi="Georgia" w:cs="Georgia"/>
          <w:i/>
          <w:sz w:val="19"/>
          <w:szCs w:val="19"/>
        </w:rPr>
        <w:t>to</w:t>
      </w:r>
      <w:r>
        <w:rPr>
          <w:rFonts w:ascii="Georgia" w:eastAsia="Georgia" w:hAnsi="Georgia" w:cs="Georgia"/>
          <w:i/>
          <w:spacing w:val="-2"/>
          <w:sz w:val="19"/>
          <w:szCs w:val="19"/>
        </w:rPr>
        <w:t xml:space="preserve"> </w:t>
      </w:r>
      <w:r>
        <w:rPr>
          <w:rFonts w:ascii="Georgia" w:eastAsia="Georgia" w:hAnsi="Georgia" w:cs="Georgia"/>
          <w:i/>
          <w:sz w:val="19"/>
          <w:szCs w:val="19"/>
        </w:rPr>
        <w:t>create</w:t>
      </w:r>
      <w:r>
        <w:rPr>
          <w:rFonts w:ascii="Georgia" w:eastAsia="Georgia" w:hAnsi="Georgia" w:cs="Georgia"/>
          <w:i/>
          <w:spacing w:val="-2"/>
          <w:sz w:val="19"/>
          <w:szCs w:val="19"/>
        </w:rPr>
        <w:t xml:space="preserve"> </w:t>
      </w:r>
      <w:r>
        <w:rPr>
          <w:rFonts w:ascii="Georgia" w:eastAsia="Georgia" w:hAnsi="Georgia" w:cs="Georgia"/>
          <w:i/>
          <w:sz w:val="19"/>
          <w:szCs w:val="19"/>
        </w:rPr>
        <w:t>our</w:t>
      </w:r>
      <w:r>
        <w:rPr>
          <w:rFonts w:ascii="Georgia" w:eastAsia="Georgia" w:hAnsi="Georgia" w:cs="Georgia"/>
          <w:i/>
          <w:spacing w:val="-2"/>
          <w:sz w:val="19"/>
          <w:szCs w:val="19"/>
        </w:rPr>
        <w:t xml:space="preserve"> </w:t>
      </w:r>
      <w:r>
        <w:rPr>
          <w:rFonts w:ascii="Georgia" w:eastAsia="Georgia" w:hAnsi="Georgia" w:cs="Georgia"/>
          <w:i/>
          <w:sz w:val="19"/>
          <w:szCs w:val="19"/>
        </w:rPr>
        <w:t>own</w:t>
      </w:r>
      <w:r>
        <w:rPr>
          <w:rFonts w:ascii="Georgia" w:eastAsia="Georgia" w:hAnsi="Georgia" w:cs="Georgia"/>
          <w:i/>
          <w:spacing w:val="-1"/>
          <w:sz w:val="19"/>
          <w:szCs w:val="19"/>
        </w:rPr>
        <w:t xml:space="preserve"> </w:t>
      </w:r>
      <w:r>
        <w:rPr>
          <w:rFonts w:ascii="Georgia" w:eastAsia="Georgia" w:hAnsi="Georgia" w:cs="Georgia"/>
          <w:i/>
          <w:sz w:val="19"/>
          <w:szCs w:val="19"/>
        </w:rPr>
        <w:t>Bayesian</w:t>
      </w:r>
      <w:r>
        <w:rPr>
          <w:rFonts w:ascii="Georgia" w:eastAsia="Georgia" w:hAnsi="Georgia" w:cs="Georgia"/>
          <w:i/>
          <w:spacing w:val="-2"/>
          <w:sz w:val="19"/>
          <w:szCs w:val="19"/>
        </w:rPr>
        <w:t xml:space="preserve"> </w:t>
      </w:r>
      <w:r>
        <w:rPr>
          <w:rFonts w:ascii="Georgia" w:eastAsia="Georgia" w:hAnsi="Georgia" w:cs="Georgia"/>
          <w:i/>
          <w:sz w:val="19"/>
          <w:szCs w:val="19"/>
        </w:rPr>
        <w:t>segmentation</w:t>
      </w:r>
      <w:r>
        <w:rPr>
          <w:rFonts w:ascii="Georgia" w:eastAsia="Georgia" w:hAnsi="Georgia" w:cs="Georgia"/>
          <w:i/>
          <w:spacing w:val="-2"/>
          <w:sz w:val="19"/>
          <w:szCs w:val="19"/>
        </w:rPr>
        <w:t xml:space="preserve"> </w:t>
      </w:r>
      <w:r>
        <w:rPr>
          <w:rFonts w:ascii="Georgia" w:eastAsia="Georgia" w:hAnsi="Georgia" w:cs="Georgia"/>
          <w:i/>
          <w:sz w:val="19"/>
          <w:szCs w:val="19"/>
        </w:rPr>
        <w:t>framework</w:t>
      </w:r>
      <w:r>
        <w:rPr>
          <w:rFonts w:ascii="Georgia" w:eastAsia="Georgia" w:hAnsi="Georgia" w:cs="Georgia"/>
          <w:i/>
          <w:spacing w:val="-2"/>
          <w:sz w:val="19"/>
          <w:szCs w:val="19"/>
        </w:rPr>
        <w:t xml:space="preserve"> </w:t>
      </w:r>
      <w:r>
        <w:rPr>
          <w:rFonts w:ascii="Georgia" w:eastAsia="Georgia" w:hAnsi="Georgia" w:cs="Georgia"/>
          <w:i/>
          <w:sz w:val="19"/>
          <w:szCs w:val="19"/>
        </w:rPr>
        <w:t xml:space="preserve">[39] (denoted as </w:t>
      </w:r>
      <w:proofErr w:type="spellStart"/>
      <w:r>
        <w:rPr>
          <w:rFonts w:ascii="Georgia" w:eastAsia="Georgia" w:hAnsi="Georgia" w:cs="Georgia"/>
          <w:i/>
          <w:sz w:val="19"/>
          <w:szCs w:val="19"/>
        </w:rPr>
        <w:t>Atropos</w:t>
      </w:r>
      <w:proofErr w:type="spellEnd"/>
      <w:r>
        <w:rPr>
          <w:rFonts w:ascii="Georgia" w:eastAsia="Georgia" w:hAnsi="Georgia" w:cs="Georgia"/>
          <w:i/>
          <w:sz w:val="19"/>
          <w:szCs w:val="19"/>
        </w:rPr>
        <w:t>),</w:t>
      </w:r>
      <w:r>
        <w:rPr>
          <w:rFonts w:ascii="Georgia" w:eastAsia="Georgia" w:hAnsi="Georgia" w:cs="Georgia"/>
          <w:i/>
          <w:spacing w:val="1"/>
          <w:sz w:val="19"/>
          <w:szCs w:val="19"/>
        </w:rPr>
        <w:t xml:space="preserve"> </w:t>
      </w:r>
      <w:r>
        <w:rPr>
          <w:rFonts w:ascii="Georgia" w:eastAsia="Georgia" w:hAnsi="Georgia" w:cs="Georgia"/>
          <w:i/>
          <w:sz w:val="19"/>
          <w:szCs w:val="19"/>
        </w:rPr>
        <w:t>which we have made publicly available within ANTs and has proven highly effective in quantification of functional lung imaging data [38, 40–42].</w:t>
      </w:r>
    </w:p>
    <w:p w14:paraId="72F9F66D" w14:textId="419AC286" w:rsidR="00E61F9D" w:rsidRDefault="005C64D6">
      <w:pPr>
        <w:spacing w:before="85" w:after="0" w:line="277" w:lineRule="auto"/>
        <w:ind w:left="113" w:right="52" w:firstLine="7"/>
        <w:jc w:val="both"/>
        <w:rPr>
          <w:rFonts w:ascii="Georgia" w:eastAsia="Georgia" w:hAnsi="Georgia" w:cs="Georgia"/>
          <w:sz w:val="19"/>
          <w:szCs w:val="19"/>
        </w:rPr>
      </w:pPr>
      <w:proofErr w:type="gramStart"/>
      <w:r>
        <w:rPr>
          <w:rFonts w:ascii="Georgia" w:eastAsia="Georgia" w:hAnsi="Georgia" w:cs="Georgia"/>
          <w:b/>
          <w:bCs/>
          <w:sz w:val="19"/>
          <w:szCs w:val="19"/>
        </w:rPr>
        <w:t>N4</w:t>
      </w:r>
      <w:r>
        <w:rPr>
          <w:rFonts w:ascii="Georgia" w:eastAsia="Georgia" w:hAnsi="Georgia" w:cs="Georgia"/>
          <w:b/>
          <w:bCs/>
          <w:spacing w:val="8"/>
          <w:sz w:val="19"/>
          <w:szCs w:val="19"/>
        </w:rPr>
        <w:t xml:space="preserve"> </w:t>
      </w:r>
      <w:r>
        <w:rPr>
          <w:rFonts w:ascii="Georgia" w:eastAsia="Georgia" w:hAnsi="Georgia" w:cs="Georgia"/>
          <w:b/>
          <w:bCs/>
          <w:sz w:val="19"/>
          <w:szCs w:val="19"/>
        </w:rPr>
        <w:t>bias</w:t>
      </w:r>
      <w:r>
        <w:rPr>
          <w:rFonts w:ascii="Georgia" w:eastAsia="Georgia" w:hAnsi="Georgia" w:cs="Georgia"/>
          <w:b/>
          <w:bCs/>
          <w:spacing w:val="10"/>
          <w:sz w:val="19"/>
          <w:szCs w:val="19"/>
        </w:rPr>
        <w:t xml:space="preserve"> </w:t>
      </w:r>
      <w:r>
        <w:rPr>
          <w:rFonts w:ascii="Georgia" w:eastAsia="Georgia" w:hAnsi="Georgia" w:cs="Georgia"/>
          <w:b/>
          <w:bCs/>
          <w:sz w:val="19"/>
          <w:szCs w:val="19"/>
        </w:rPr>
        <w:t>correction.</w:t>
      </w:r>
      <w:proofErr w:type="gramEnd"/>
      <w:r>
        <w:rPr>
          <w:rFonts w:ascii="Georgia" w:eastAsia="Georgia" w:hAnsi="Georgia" w:cs="Georgia"/>
          <w:b/>
          <w:bCs/>
          <w:spacing w:val="38"/>
          <w:sz w:val="19"/>
          <w:szCs w:val="19"/>
        </w:rPr>
        <w:t xml:space="preserve"> </w:t>
      </w:r>
      <w:r>
        <w:rPr>
          <w:rFonts w:ascii="Georgia" w:eastAsia="Georgia" w:hAnsi="Georgia" w:cs="Georgia"/>
          <w:sz w:val="19"/>
          <w:szCs w:val="19"/>
        </w:rPr>
        <w:t>Critical</w:t>
      </w:r>
      <w:r>
        <w:rPr>
          <w:rFonts w:ascii="Georgia" w:eastAsia="Georgia" w:hAnsi="Georgia" w:cs="Georgia"/>
          <w:spacing w:val="14"/>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quantitative</w:t>
      </w:r>
      <w:r>
        <w:rPr>
          <w:rFonts w:ascii="Georgia" w:eastAsia="Georgia" w:hAnsi="Georgia" w:cs="Georgia"/>
          <w:spacing w:val="22"/>
          <w:sz w:val="19"/>
          <w:szCs w:val="19"/>
        </w:rPr>
        <w:t xml:space="preserve"> </w:t>
      </w:r>
      <w:r>
        <w:rPr>
          <w:rFonts w:ascii="Georgia" w:eastAsia="Georgia" w:hAnsi="Georgia" w:cs="Georgia"/>
          <w:sz w:val="19"/>
          <w:szCs w:val="19"/>
        </w:rPr>
        <w:t>processing</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MRI</w:t>
      </w:r>
      <w:r>
        <w:rPr>
          <w:rFonts w:ascii="Georgia" w:eastAsia="Georgia" w:hAnsi="Georgia" w:cs="Georgia"/>
          <w:spacing w:val="10"/>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minimization</w:t>
      </w:r>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field</w:t>
      </w:r>
      <w:r>
        <w:rPr>
          <w:rFonts w:ascii="Georgia" w:eastAsia="Georgia" w:hAnsi="Georgia" w:cs="Georgia"/>
          <w:spacing w:val="9"/>
          <w:sz w:val="19"/>
          <w:szCs w:val="19"/>
        </w:rPr>
        <w:t xml:space="preserve"> </w:t>
      </w:r>
      <w:r>
        <w:rPr>
          <w:rFonts w:ascii="Georgia" w:eastAsia="Georgia" w:hAnsi="Georgia" w:cs="Georgia"/>
          <w:sz w:val="19"/>
          <w:szCs w:val="19"/>
        </w:rPr>
        <w:t>inhomogeneity</w:t>
      </w:r>
      <w:r>
        <w:rPr>
          <w:rFonts w:ascii="Georgia" w:eastAsia="Georgia" w:hAnsi="Georgia" w:cs="Georgia"/>
          <w:spacing w:val="27"/>
          <w:sz w:val="19"/>
          <w:szCs w:val="19"/>
        </w:rPr>
        <w:t xml:space="preserve"> </w:t>
      </w:r>
      <w:r>
        <w:rPr>
          <w:rFonts w:ascii="Georgia" w:eastAsia="Georgia" w:hAnsi="Georgia" w:cs="Georgia"/>
          <w:sz w:val="19"/>
          <w:szCs w:val="19"/>
        </w:rPr>
        <w:t>effects</w:t>
      </w:r>
      <w:r>
        <w:rPr>
          <w:rFonts w:ascii="Georgia" w:eastAsia="Georgia" w:hAnsi="Georgia" w:cs="Georgia"/>
          <w:spacing w:val="13"/>
          <w:sz w:val="19"/>
          <w:szCs w:val="19"/>
        </w:rPr>
        <w:t xml:space="preserve"> </w:t>
      </w:r>
      <w:r>
        <w:rPr>
          <w:rFonts w:ascii="Georgia" w:eastAsia="Georgia" w:hAnsi="Georgia" w:cs="Georgia"/>
          <w:sz w:val="19"/>
          <w:szCs w:val="19"/>
        </w:rPr>
        <w:t>which</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pro- </w:t>
      </w:r>
      <w:r>
        <w:rPr>
          <w:rFonts w:ascii="Georgia" w:eastAsia="Georgia" w:hAnsi="Georgia" w:cs="Georgia"/>
          <w:sz w:val="19"/>
          <w:szCs w:val="19"/>
        </w:rPr>
        <w:t>duce</w:t>
      </w:r>
      <w:r>
        <w:rPr>
          <w:rFonts w:ascii="Georgia" w:eastAsia="Georgia" w:hAnsi="Georgia" w:cs="Georgia"/>
          <w:spacing w:val="6"/>
          <w:sz w:val="19"/>
          <w:szCs w:val="19"/>
        </w:rPr>
        <w:t xml:space="preserve"> </w:t>
      </w:r>
      <w:r>
        <w:rPr>
          <w:rFonts w:ascii="Georgia" w:eastAsia="Georgia" w:hAnsi="Georgia" w:cs="Georgia"/>
          <w:sz w:val="19"/>
          <w:szCs w:val="19"/>
        </w:rPr>
        <w:t>artificial</w:t>
      </w:r>
      <w:r>
        <w:rPr>
          <w:rFonts w:ascii="Georgia" w:eastAsia="Georgia" w:hAnsi="Georgia" w:cs="Georgia"/>
          <w:spacing w:val="12"/>
          <w:sz w:val="19"/>
          <w:szCs w:val="19"/>
        </w:rPr>
        <w:t xml:space="preserve"> </w:t>
      </w:r>
      <w:r>
        <w:rPr>
          <w:rFonts w:ascii="Georgia" w:eastAsia="Georgia" w:hAnsi="Georgia" w:cs="Georgia"/>
          <w:sz w:val="19"/>
          <w:szCs w:val="19"/>
        </w:rPr>
        <w:t>low</w:t>
      </w:r>
      <w:r>
        <w:rPr>
          <w:rFonts w:ascii="Georgia" w:eastAsia="Georgia" w:hAnsi="Georgia" w:cs="Georgia"/>
          <w:spacing w:val="4"/>
          <w:sz w:val="19"/>
          <w:szCs w:val="19"/>
        </w:rPr>
        <w:t xml:space="preserve"> </w:t>
      </w:r>
      <w:r>
        <w:rPr>
          <w:rFonts w:ascii="Georgia" w:eastAsia="Georgia" w:hAnsi="Georgia" w:cs="Georgia"/>
          <w:sz w:val="19"/>
          <w:szCs w:val="19"/>
        </w:rPr>
        <w:t>frequency</w:t>
      </w:r>
      <w:r>
        <w:rPr>
          <w:rFonts w:ascii="Georgia" w:eastAsia="Georgia" w:hAnsi="Georgia" w:cs="Georgia"/>
          <w:spacing w:val="15"/>
          <w:sz w:val="19"/>
          <w:szCs w:val="19"/>
        </w:rPr>
        <w:t xml:space="preserve"> </w:t>
      </w:r>
      <w:r>
        <w:rPr>
          <w:rFonts w:ascii="Georgia" w:eastAsia="Georgia" w:hAnsi="Georgia" w:cs="Georgia"/>
          <w:sz w:val="19"/>
          <w:szCs w:val="19"/>
        </w:rPr>
        <w:t>intensity</w:t>
      </w:r>
      <w:r>
        <w:rPr>
          <w:rFonts w:ascii="Georgia" w:eastAsia="Georgia" w:hAnsi="Georgia" w:cs="Georgia"/>
          <w:spacing w:val="13"/>
          <w:sz w:val="19"/>
          <w:szCs w:val="19"/>
        </w:rPr>
        <w:t xml:space="preserve"> </w:t>
      </w:r>
      <w:r>
        <w:rPr>
          <w:rFonts w:ascii="Georgia" w:eastAsia="Georgia" w:hAnsi="Georgia" w:cs="Georgia"/>
          <w:sz w:val="19"/>
          <w:szCs w:val="19"/>
        </w:rPr>
        <w:t>variation</w:t>
      </w:r>
      <w:r>
        <w:rPr>
          <w:rFonts w:ascii="Georgia" w:eastAsia="Georgia" w:hAnsi="Georgia" w:cs="Georgia"/>
          <w:spacing w:val="13"/>
          <w:sz w:val="19"/>
          <w:szCs w:val="19"/>
        </w:rPr>
        <w:t xml:space="preserve"> </w:t>
      </w:r>
      <w:r>
        <w:rPr>
          <w:rFonts w:ascii="Georgia" w:eastAsia="Georgia" w:hAnsi="Georgia" w:cs="Georgia"/>
          <w:sz w:val="19"/>
          <w:szCs w:val="19"/>
        </w:rPr>
        <w:t>across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image.</w:t>
      </w:r>
      <w:r>
        <w:rPr>
          <w:rFonts w:ascii="Georgia" w:eastAsia="Georgia" w:hAnsi="Georgia" w:cs="Georgia"/>
          <w:spacing w:val="27"/>
          <w:sz w:val="19"/>
          <w:szCs w:val="19"/>
        </w:rPr>
        <w:t xml:space="preserve"> </w:t>
      </w:r>
      <w:r>
        <w:rPr>
          <w:rFonts w:ascii="Georgia" w:eastAsia="Georgia" w:hAnsi="Georgia" w:cs="Georgia"/>
          <w:sz w:val="19"/>
          <w:szCs w:val="19"/>
        </w:rPr>
        <w:t>Large-scale</w:t>
      </w:r>
      <w:r>
        <w:rPr>
          <w:rFonts w:ascii="Georgia" w:eastAsia="Georgia" w:hAnsi="Georgia" w:cs="Georgia"/>
          <w:spacing w:val="17"/>
          <w:sz w:val="19"/>
          <w:szCs w:val="19"/>
        </w:rPr>
        <w:t xml:space="preserve"> </w:t>
      </w:r>
      <w:r>
        <w:rPr>
          <w:rFonts w:ascii="Georgia" w:eastAsia="Georgia" w:hAnsi="Georgia" w:cs="Georgia"/>
          <w:sz w:val="19"/>
          <w:szCs w:val="19"/>
        </w:rPr>
        <w:t>studies,</w:t>
      </w:r>
      <w:r>
        <w:rPr>
          <w:rFonts w:ascii="Georgia" w:eastAsia="Georgia" w:hAnsi="Georgia" w:cs="Georgia"/>
          <w:spacing w:val="12"/>
          <w:sz w:val="19"/>
          <w:szCs w:val="19"/>
        </w:rPr>
        <w:t xml:space="preserve"> </w:t>
      </w:r>
      <w:r>
        <w:rPr>
          <w:rFonts w:ascii="Georgia" w:eastAsia="Georgia" w:hAnsi="Georgia" w:cs="Georgia"/>
          <w:sz w:val="19"/>
          <w:szCs w:val="19"/>
        </w:rPr>
        <w:t>such</w:t>
      </w:r>
      <w:r>
        <w:rPr>
          <w:rFonts w:ascii="Georgia" w:eastAsia="Georgia" w:hAnsi="Georgia" w:cs="Georgia"/>
          <w:spacing w:val="6"/>
          <w:sz w:val="19"/>
          <w:szCs w:val="19"/>
        </w:rPr>
        <w:t xml:space="preserve"> </w:t>
      </w:r>
      <w:r>
        <w:rPr>
          <w:rFonts w:ascii="Georgia" w:eastAsia="Georgia" w:hAnsi="Georgia" w:cs="Georgia"/>
          <w:sz w:val="19"/>
          <w:szCs w:val="19"/>
        </w:rPr>
        <w:t>as</w:t>
      </w:r>
      <w:r>
        <w:rPr>
          <w:rFonts w:ascii="Georgia" w:eastAsia="Georgia" w:hAnsi="Georgia" w:cs="Georgia"/>
          <w:spacing w:val="2"/>
          <w:sz w:val="19"/>
          <w:szCs w:val="19"/>
        </w:rPr>
        <w:t xml:space="preserve"> </w:t>
      </w:r>
      <w:r>
        <w:rPr>
          <w:rFonts w:ascii="Georgia" w:eastAsia="Georgia" w:hAnsi="Georgia" w:cs="Georgia"/>
          <w:sz w:val="19"/>
          <w:szCs w:val="19"/>
        </w:rPr>
        <w:t>ADNI,</w:t>
      </w:r>
      <w:r>
        <w:rPr>
          <w:rFonts w:ascii="Georgia" w:eastAsia="Georgia" w:hAnsi="Georgia" w:cs="Georgia"/>
          <w:spacing w:val="9"/>
          <w:sz w:val="19"/>
          <w:szCs w:val="19"/>
        </w:rPr>
        <w:t xml:space="preserve"> </w:t>
      </w:r>
      <w:r>
        <w:rPr>
          <w:rFonts w:ascii="Georgia" w:eastAsia="Georgia" w:hAnsi="Georgia" w:cs="Georgia"/>
          <w:sz w:val="19"/>
          <w:szCs w:val="19"/>
        </w:rPr>
        <w:t>employ</w:t>
      </w:r>
      <w:r>
        <w:rPr>
          <w:rFonts w:ascii="Georgia" w:eastAsia="Georgia" w:hAnsi="Georgia" w:cs="Georgia"/>
          <w:spacing w:val="10"/>
          <w:sz w:val="19"/>
          <w:szCs w:val="19"/>
        </w:rPr>
        <w:t xml:space="preserve"> </w:t>
      </w:r>
      <w:r>
        <w:rPr>
          <w:rFonts w:ascii="Georgia" w:eastAsia="Georgia" w:hAnsi="Georgia" w:cs="Georgia"/>
          <w:sz w:val="19"/>
          <w:szCs w:val="19"/>
        </w:rPr>
        <w:t>perhaps</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w w:val="102"/>
          <w:sz w:val="19"/>
          <w:szCs w:val="19"/>
        </w:rPr>
        <w:t xml:space="preserve">most </w:t>
      </w:r>
      <w:r>
        <w:rPr>
          <w:rFonts w:ascii="Georgia" w:eastAsia="Georgia" w:hAnsi="Georgia" w:cs="Georgia"/>
          <w:sz w:val="19"/>
          <w:szCs w:val="19"/>
        </w:rPr>
        <w:t>widely</w:t>
      </w:r>
      <w:r>
        <w:rPr>
          <w:rFonts w:ascii="Georgia" w:eastAsia="Georgia" w:hAnsi="Georgia" w:cs="Georgia"/>
          <w:spacing w:val="11"/>
          <w:sz w:val="19"/>
          <w:szCs w:val="19"/>
        </w:rPr>
        <w:t xml:space="preserve"> </w:t>
      </w:r>
      <w:r>
        <w:rPr>
          <w:rFonts w:ascii="Georgia" w:eastAsia="Georgia" w:hAnsi="Georgia" w:cs="Georgia"/>
          <w:sz w:val="19"/>
          <w:szCs w:val="19"/>
        </w:rPr>
        <w:t>used</w:t>
      </w:r>
      <w:r>
        <w:rPr>
          <w:rFonts w:ascii="Georgia" w:eastAsia="Georgia" w:hAnsi="Georgia" w:cs="Georgia"/>
          <w:spacing w:val="8"/>
          <w:sz w:val="19"/>
          <w:szCs w:val="19"/>
        </w:rPr>
        <w:t xml:space="preserve"> </w:t>
      </w:r>
      <w:r>
        <w:rPr>
          <w:rFonts w:ascii="Georgia" w:eastAsia="Georgia" w:hAnsi="Georgia" w:cs="Georgia"/>
          <w:sz w:val="19"/>
          <w:szCs w:val="19"/>
        </w:rPr>
        <w:t>bias</w:t>
      </w:r>
      <w:r>
        <w:rPr>
          <w:rFonts w:ascii="Georgia" w:eastAsia="Georgia" w:hAnsi="Georgia" w:cs="Georgia"/>
          <w:spacing w:val="7"/>
          <w:sz w:val="19"/>
          <w:szCs w:val="19"/>
        </w:rPr>
        <w:t xml:space="preserve"> </w:t>
      </w:r>
      <w:r>
        <w:rPr>
          <w:rFonts w:ascii="Georgia" w:eastAsia="Georgia" w:hAnsi="Georgia" w:cs="Georgia"/>
          <w:sz w:val="19"/>
          <w:szCs w:val="19"/>
        </w:rPr>
        <w:t>correction</w:t>
      </w:r>
      <w:r>
        <w:rPr>
          <w:rFonts w:ascii="Georgia" w:eastAsia="Georgia" w:hAnsi="Georgia" w:cs="Georgia"/>
          <w:spacing w:val="17"/>
          <w:sz w:val="19"/>
          <w:szCs w:val="19"/>
        </w:rPr>
        <w:t xml:space="preserve"> </w:t>
      </w:r>
      <w:r>
        <w:rPr>
          <w:rFonts w:ascii="Georgia" w:eastAsia="Georgia" w:hAnsi="Georgia" w:cs="Georgia"/>
          <w:sz w:val="19"/>
          <w:szCs w:val="19"/>
        </w:rPr>
        <w:t>algorithm,</w:t>
      </w:r>
      <w:r>
        <w:rPr>
          <w:rFonts w:ascii="Georgia" w:eastAsia="Georgia" w:hAnsi="Georgia" w:cs="Georgia"/>
          <w:spacing w:val="19"/>
          <w:sz w:val="19"/>
          <w:szCs w:val="19"/>
        </w:rPr>
        <w:t xml:space="preserve"> </w:t>
      </w:r>
      <w:r>
        <w:rPr>
          <w:rFonts w:ascii="Georgia" w:eastAsia="Georgia" w:hAnsi="Georgia" w:cs="Georgia"/>
          <w:sz w:val="19"/>
          <w:szCs w:val="19"/>
        </w:rPr>
        <w:t>N3</w:t>
      </w:r>
      <w:r>
        <w:rPr>
          <w:rFonts w:ascii="Georgia" w:eastAsia="Georgia" w:hAnsi="Georgia" w:cs="Georgia"/>
          <w:spacing w:val="5"/>
          <w:sz w:val="19"/>
          <w:szCs w:val="19"/>
        </w:rPr>
        <w:t xml:space="preserve"> </w:t>
      </w:r>
      <w:r>
        <w:rPr>
          <w:rFonts w:ascii="Georgia" w:eastAsia="Georgia" w:hAnsi="Georgia" w:cs="Georgia"/>
          <w:sz w:val="19"/>
          <w:szCs w:val="19"/>
        </w:rPr>
        <w:t>[43],</w:t>
      </w:r>
      <w:r>
        <w:rPr>
          <w:rFonts w:ascii="Georgia" w:eastAsia="Georgia" w:hAnsi="Georgia" w:cs="Georgia"/>
          <w:spacing w:val="8"/>
          <w:sz w:val="19"/>
          <w:szCs w:val="19"/>
        </w:rPr>
        <w:t xml:space="preserve"> </w:t>
      </w:r>
      <w:r>
        <w:rPr>
          <w:rFonts w:ascii="Georgia" w:eastAsia="Georgia" w:hAnsi="Georgia" w:cs="Georgia"/>
          <w:sz w:val="19"/>
          <w:szCs w:val="19"/>
        </w:rPr>
        <w:t>as</w:t>
      </w:r>
      <w:r>
        <w:rPr>
          <w:rFonts w:ascii="Georgia" w:eastAsia="Georgia" w:hAnsi="Georgia" w:cs="Georgia"/>
          <w:spacing w:val="4"/>
          <w:sz w:val="19"/>
          <w:szCs w:val="19"/>
        </w:rPr>
        <w:t xml:space="preserve"> </w:t>
      </w:r>
      <w:r>
        <w:rPr>
          <w:rFonts w:ascii="Georgia" w:eastAsia="Georgia" w:hAnsi="Georgia" w:cs="Georgia"/>
          <w:sz w:val="19"/>
          <w:szCs w:val="19"/>
        </w:rPr>
        <w:t>part</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their</w:t>
      </w:r>
      <w:r>
        <w:rPr>
          <w:rFonts w:ascii="Georgia" w:eastAsia="Georgia" w:hAnsi="Georgia" w:cs="Georgia"/>
          <w:spacing w:val="8"/>
          <w:sz w:val="19"/>
          <w:szCs w:val="19"/>
        </w:rPr>
        <w:t xml:space="preserve"> </w:t>
      </w:r>
      <w:r>
        <w:rPr>
          <w:rFonts w:ascii="Georgia" w:eastAsia="Georgia" w:hAnsi="Georgia" w:cs="Georgia"/>
          <w:sz w:val="19"/>
          <w:szCs w:val="19"/>
        </w:rPr>
        <w:t>standard</w:t>
      </w:r>
      <w:r>
        <w:rPr>
          <w:rFonts w:ascii="Georgia" w:eastAsia="Georgia" w:hAnsi="Georgia" w:cs="Georgia"/>
          <w:spacing w:val="15"/>
          <w:sz w:val="19"/>
          <w:szCs w:val="19"/>
        </w:rPr>
        <w:t xml:space="preserve"> </w:t>
      </w:r>
      <w:ins w:id="102" w:author="James Gee" w:date="2016-07-20T10:25:00Z">
        <w:r w:rsidR="001A01AE">
          <w:rPr>
            <w:rFonts w:ascii="Georgia" w:eastAsia="Georgia" w:hAnsi="Georgia" w:cs="Georgia"/>
            <w:spacing w:val="15"/>
            <w:sz w:val="19"/>
            <w:szCs w:val="19"/>
          </w:rPr>
          <w:t xml:space="preserve">processing </w:t>
        </w:r>
      </w:ins>
      <w:r>
        <w:rPr>
          <w:rFonts w:ascii="Georgia" w:eastAsia="Georgia" w:hAnsi="Georgia" w:cs="Georgia"/>
          <w:sz w:val="19"/>
          <w:szCs w:val="19"/>
        </w:rPr>
        <w:t>protocol</w:t>
      </w:r>
      <w:r>
        <w:rPr>
          <w:rFonts w:ascii="Georgia" w:eastAsia="Georgia" w:hAnsi="Georgia" w:cs="Georgia"/>
          <w:spacing w:val="14"/>
          <w:sz w:val="19"/>
          <w:szCs w:val="19"/>
        </w:rPr>
        <w:t xml:space="preserve"> </w:t>
      </w:r>
      <w:r>
        <w:rPr>
          <w:rFonts w:ascii="Georgia" w:eastAsia="Georgia" w:hAnsi="Georgia" w:cs="Georgia"/>
          <w:sz w:val="19"/>
          <w:szCs w:val="19"/>
        </w:rPr>
        <w:t>[44].</w:t>
      </w:r>
      <w:r>
        <w:rPr>
          <w:rFonts w:ascii="Georgia" w:eastAsia="Georgia" w:hAnsi="Georgia" w:cs="Georgia"/>
          <w:spacing w:val="25"/>
          <w:sz w:val="19"/>
          <w:szCs w:val="19"/>
        </w:rPr>
        <w:t xml:space="preserve"> </w:t>
      </w:r>
      <w:ins w:id="103" w:author="James Gee" w:date="2016-07-20T10:26:00Z">
        <w:r w:rsidR="001A01AE" w:rsidRPr="001A01AE">
          <w:rPr>
            <w:rFonts w:ascii="Georgia" w:eastAsia="Georgia" w:hAnsi="Georgia" w:cs="Georgia"/>
            <w:sz w:val="19"/>
            <w:szCs w:val="19"/>
          </w:rPr>
          <w:t>In [45], we introduced “N4,” which incorporates both an enhanced fitting routi</w:t>
        </w:r>
        <w:r w:rsidR="001A01AE">
          <w:rPr>
            <w:rFonts w:ascii="Georgia" w:eastAsia="Georgia" w:hAnsi="Georgia" w:cs="Georgia"/>
            <w:sz w:val="19"/>
            <w:szCs w:val="19"/>
          </w:rPr>
          <w:t>ne (including multi-resolution capabilities) and a modified optimization</w:t>
        </w:r>
        <w:r w:rsidR="001A01AE" w:rsidRPr="001A01AE">
          <w:rPr>
            <w:rFonts w:ascii="Georgia" w:eastAsia="Georgia" w:hAnsi="Georgia" w:cs="Georgia"/>
            <w:sz w:val="19"/>
            <w:szCs w:val="19"/>
          </w:rPr>
          <w:t xml:space="preserve"> formulation that produces a significant improvement over N3 in performance and convergence behavior on a variety of data.  N4 has since become the new standard in the field.</w:t>
        </w:r>
      </w:ins>
      <w:del w:id="104" w:author="James Gee" w:date="2016-07-20T10:26:00Z">
        <w:r w:rsidDel="001A01AE">
          <w:rPr>
            <w:rFonts w:ascii="Georgia" w:eastAsia="Georgia" w:hAnsi="Georgia" w:cs="Georgia"/>
            <w:sz w:val="19"/>
            <w:szCs w:val="19"/>
          </w:rPr>
          <w:delText>In</w:delText>
        </w:r>
        <w:r w:rsidDel="001A01AE">
          <w:rPr>
            <w:rFonts w:ascii="Georgia" w:eastAsia="Georgia" w:hAnsi="Georgia" w:cs="Georgia"/>
            <w:spacing w:val="6"/>
            <w:sz w:val="19"/>
            <w:szCs w:val="19"/>
          </w:rPr>
          <w:delText xml:space="preserve"> </w:delText>
        </w:r>
        <w:r w:rsidDel="001A01AE">
          <w:rPr>
            <w:rFonts w:ascii="Georgia" w:eastAsia="Georgia" w:hAnsi="Georgia" w:cs="Georgia"/>
            <w:sz w:val="19"/>
            <w:szCs w:val="19"/>
          </w:rPr>
          <w:delText>[45]</w:delText>
        </w:r>
        <w:r w:rsidDel="001A01AE">
          <w:rPr>
            <w:rFonts w:ascii="Georgia" w:eastAsia="Georgia" w:hAnsi="Georgia" w:cs="Georgia"/>
            <w:spacing w:val="7"/>
            <w:sz w:val="19"/>
            <w:szCs w:val="19"/>
          </w:rPr>
          <w:delText xml:space="preserve"> </w:delText>
        </w:r>
        <w:r w:rsidDel="001A01AE">
          <w:rPr>
            <w:rFonts w:ascii="Georgia" w:eastAsia="Georgia" w:hAnsi="Georgia" w:cs="Georgia"/>
            <w:sz w:val="19"/>
            <w:szCs w:val="19"/>
          </w:rPr>
          <w:delText>we</w:delText>
        </w:r>
        <w:r w:rsidDel="001A01AE">
          <w:rPr>
            <w:rFonts w:ascii="Georgia" w:eastAsia="Georgia" w:hAnsi="Georgia" w:cs="Georgia"/>
            <w:spacing w:val="5"/>
            <w:sz w:val="19"/>
            <w:szCs w:val="19"/>
          </w:rPr>
          <w:delText xml:space="preserve"> </w:delText>
        </w:r>
        <w:r w:rsidDel="001A01AE">
          <w:rPr>
            <w:rFonts w:ascii="Georgia" w:eastAsia="Georgia" w:hAnsi="Georgia" w:cs="Georgia"/>
            <w:sz w:val="19"/>
            <w:szCs w:val="19"/>
          </w:rPr>
          <w:delText>introduced</w:delText>
        </w:r>
        <w:r w:rsidDel="001A01AE">
          <w:rPr>
            <w:rFonts w:ascii="Georgia" w:eastAsia="Georgia" w:hAnsi="Georgia" w:cs="Georgia"/>
            <w:spacing w:val="18"/>
            <w:sz w:val="19"/>
            <w:szCs w:val="19"/>
          </w:rPr>
          <w:delText xml:space="preserve"> </w:delText>
        </w:r>
        <w:r w:rsidDel="001A01AE">
          <w:rPr>
            <w:rFonts w:ascii="Georgia" w:eastAsia="Georgia" w:hAnsi="Georgia" w:cs="Georgia"/>
            <w:sz w:val="19"/>
            <w:szCs w:val="19"/>
          </w:rPr>
          <w:delText>an</w:delText>
        </w:r>
        <w:r w:rsidDel="001A01AE">
          <w:rPr>
            <w:rFonts w:ascii="Georgia" w:eastAsia="Georgia" w:hAnsi="Georgia" w:cs="Georgia"/>
            <w:spacing w:val="4"/>
            <w:sz w:val="19"/>
            <w:szCs w:val="19"/>
          </w:rPr>
          <w:delText xml:space="preserve"> </w:delText>
        </w:r>
        <w:r w:rsidDel="001A01AE">
          <w:rPr>
            <w:rFonts w:ascii="Georgia" w:eastAsia="Georgia" w:hAnsi="Georgia" w:cs="Georgia"/>
            <w:w w:val="102"/>
            <w:sz w:val="19"/>
            <w:szCs w:val="19"/>
          </w:rPr>
          <w:delText xml:space="preserve">improvement </w:delText>
        </w:r>
        <w:r w:rsidDel="001A01AE">
          <w:rPr>
            <w:rFonts w:ascii="Georgia" w:eastAsia="Georgia" w:hAnsi="Georgia" w:cs="Georgia"/>
            <w:sz w:val="19"/>
            <w:szCs w:val="19"/>
          </w:rPr>
          <w:delText>of</w:delText>
        </w:r>
        <w:r w:rsidDel="001A01AE">
          <w:rPr>
            <w:rFonts w:ascii="Georgia" w:eastAsia="Georgia" w:hAnsi="Georgia" w:cs="Georgia"/>
            <w:spacing w:val="15"/>
            <w:sz w:val="19"/>
            <w:szCs w:val="19"/>
          </w:rPr>
          <w:delText xml:space="preserve"> </w:delText>
        </w:r>
        <w:r w:rsidDel="001A01AE">
          <w:rPr>
            <w:rFonts w:ascii="Georgia" w:eastAsia="Georgia" w:hAnsi="Georgia" w:cs="Georgia"/>
            <w:sz w:val="19"/>
            <w:szCs w:val="19"/>
          </w:rPr>
          <w:delText>N3,</w:delText>
        </w:r>
        <w:r w:rsidDel="001A01AE">
          <w:rPr>
            <w:rFonts w:ascii="Georgia" w:eastAsia="Georgia" w:hAnsi="Georgia" w:cs="Georgia"/>
            <w:spacing w:val="21"/>
            <w:sz w:val="19"/>
            <w:szCs w:val="19"/>
          </w:rPr>
          <w:delText xml:space="preserve"> </w:delText>
        </w:r>
        <w:r w:rsidDel="001A01AE">
          <w:rPr>
            <w:rFonts w:ascii="Georgia" w:eastAsia="Georgia" w:hAnsi="Georgia" w:cs="Georgia"/>
            <w:sz w:val="19"/>
            <w:szCs w:val="19"/>
          </w:rPr>
          <w:delText>denoted</w:delText>
        </w:r>
        <w:r w:rsidDel="001A01AE">
          <w:rPr>
            <w:rFonts w:ascii="Georgia" w:eastAsia="Georgia" w:hAnsi="Georgia" w:cs="Georgia"/>
            <w:spacing w:val="26"/>
            <w:sz w:val="19"/>
            <w:szCs w:val="19"/>
          </w:rPr>
          <w:delText xml:space="preserve"> </w:delText>
        </w:r>
        <w:r w:rsidDel="001A01AE">
          <w:rPr>
            <w:rFonts w:ascii="Georgia" w:eastAsia="Georgia" w:hAnsi="Georgia" w:cs="Georgia"/>
            <w:sz w:val="19"/>
            <w:szCs w:val="19"/>
          </w:rPr>
          <w:delText>as</w:delText>
        </w:r>
        <w:r w:rsidDel="001A01AE">
          <w:rPr>
            <w:rFonts w:ascii="Georgia" w:eastAsia="Georgia" w:hAnsi="Georgia" w:cs="Georgia"/>
            <w:spacing w:val="16"/>
            <w:sz w:val="19"/>
            <w:szCs w:val="19"/>
          </w:rPr>
          <w:delText xml:space="preserve"> </w:delText>
        </w:r>
        <w:r w:rsidDel="001A01AE">
          <w:rPr>
            <w:rFonts w:ascii="Georgia" w:eastAsia="Georgia" w:hAnsi="Georgia" w:cs="Georgia"/>
            <w:sz w:val="19"/>
            <w:szCs w:val="19"/>
          </w:rPr>
          <w:delText>“N4,”</w:delText>
        </w:r>
        <w:r w:rsidDel="001A01AE">
          <w:rPr>
            <w:rFonts w:ascii="Georgia" w:eastAsia="Georgia" w:hAnsi="Georgia" w:cs="Georgia"/>
            <w:spacing w:val="24"/>
            <w:sz w:val="19"/>
            <w:szCs w:val="19"/>
          </w:rPr>
          <w:delText xml:space="preserve"> </w:delText>
        </w:r>
        <w:r w:rsidDel="001A01AE">
          <w:rPr>
            <w:rFonts w:ascii="Georgia" w:eastAsia="Georgia" w:hAnsi="Georgia" w:cs="Georgia"/>
            <w:sz w:val="19"/>
            <w:szCs w:val="19"/>
          </w:rPr>
          <w:delText>which</w:delText>
        </w:r>
        <w:r w:rsidDel="001A01AE">
          <w:rPr>
            <w:rFonts w:ascii="Georgia" w:eastAsia="Georgia" w:hAnsi="Georgia" w:cs="Georgia"/>
            <w:spacing w:val="22"/>
            <w:sz w:val="19"/>
            <w:szCs w:val="19"/>
          </w:rPr>
          <w:delText xml:space="preserve"> </w:delText>
        </w:r>
        <w:r w:rsidDel="001A01AE">
          <w:rPr>
            <w:rFonts w:ascii="Georgia" w:eastAsia="Georgia" w:hAnsi="Georgia" w:cs="Georgia"/>
            <w:sz w:val="19"/>
            <w:szCs w:val="19"/>
          </w:rPr>
          <w:delText>demonstrates</w:delText>
        </w:r>
        <w:r w:rsidDel="001A01AE">
          <w:rPr>
            <w:rFonts w:ascii="Georgia" w:eastAsia="Georgia" w:hAnsi="Georgia" w:cs="Georgia"/>
            <w:spacing w:val="35"/>
            <w:sz w:val="19"/>
            <w:szCs w:val="19"/>
          </w:rPr>
          <w:delText xml:space="preserve"> </w:delText>
        </w:r>
        <w:r w:rsidDel="001A01AE">
          <w:rPr>
            <w:rFonts w:ascii="Georgia" w:eastAsia="Georgia" w:hAnsi="Georgia" w:cs="Georgia"/>
            <w:sz w:val="19"/>
            <w:szCs w:val="19"/>
          </w:rPr>
          <w:delText>a</w:delText>
        </w:r>
        <w:r w:rsidDel="001A01AE">
          <w:rPr>
            <w:rFonts w:ascii="Georgia" w:eastAsia="Georgia" w:hAnsi="Georgia" w:cs="Georgia"/>
            <w:spacing w:val="15"/>
            <w:sz w:val="19"/>
            <w:szCs w:val="19"/>
          </w:rPr>
          <w:delText xml:space="preserve"> </w:delText>
        </w:r>
        <w:r w:rsidDel="001A01AE">
          <w:rPr>
            <w:rFonts w:ascii="Georgia" w:eastAsia="Georgia" w:hAnsi="Georgia" w:cs="Georgia"/>
            <w:sz w:val="19"/>
            <w:szCs w:val="19"/>
          </w:rPr>
          <w:delText>significant</w:delText>
        </w:r>
        <w:r w:rsidDel="001A01AE">
          <w:rPr>
            <w:rFonts w:ascii="Georgia" w:eastAsia="Georgia" w:hAnsi="Georgia" w:cs="Georgia"/>
            <w:spacing w:val="30"/>
            <w:sz w:val="19"/>
            <w:szCs w:val="19"/>
          </w:rPr>
          <w:delText xml:space="preserve"> </w:delText>
        </w:r>
        <w:r w:rsidDel="001A01AE">
          <w:rPr>
            <w:rFonts w:ascii="Georgia" w:eastAsia="Georgia" w:hAnsi="Georgia" w:cs="Georgia"/>
            <w:sz w:val="19"/>
            <w:szCs w:val="19"/>
          </w:rPr>
          <w:delText>increase</w:delText>
        </w:r>
        <w:r w:rsidDel="001A01AE">
          <w:rPr>
            <w:rFonts w:ascii="Georgia" w:eastAsia="Georgia" w:hAnsi="Georgia" w:cs="Georgia"/>
            <w:spacing w:val="26"/>
            <w:sz w:val="19"/>
            <w:szCs w:val="19"/>
          </w:rPr>
          <w:delText xml:space="preserve"> </w:delText>
        </w:r>
        <w:r w:rsidDel="001A01AE">
          <w:rPr>
            <w:rFonts w:ascii="Georgia" w:eastAsia="Georgia" w:hAnsi="Georgia" w:cs="Georgia"/>
            <w:sz w:val="19"/>
            <w:szCs w:val="19"/>
          </w:rPr>
          <w:delText>in</w:delText>
        </w:r>
        <w:r w:rsidDel="001A01AE">
          <w:rPr>
            <w:rFonts w:ascii="Georgia" w:eastAsia="Georgia" w:hAnsi="Georgia" w:cs="Georgia"/>
            <w:spacing w:val="17"/>
            <w:sz w:val="19"/>
            <w:szCs w:val="19"/>
          </w:rPr>
          <w:delText xml:space="preserve"> </w:delText>
        </w:r>
        <w:r w:rsidDel="001A01AE">
          <w:rPr>
            <w:rFonts w:ascii="Georgia" w:eastAsia="Georgia" w:hAnsi="Georgia" w:cs="Georgia"/>
            <w:sz w:val="19"/>
            <w:szCs w:val="19"/>
          </w:rPr>
          <w:delText>performance</w:delText>
        </w:r>
        <w:r w:rsidDel="001A01AE">
          <w:rPr>
            <w:rFonts w:ascii="Georgia" w:eastAsia="Georgia" w:hAnsi="Georgia" w:cs="Georgia"/>
            <w:spacing w:val="33"/>
            <w:sz w:val="19"/>
            <w:szCs w:val="19"/>
          </w:rPr>
          <w:delText xml:space="preserve"> </w:delText>
        </w:r>
        <w:r w:rsidDel="001A01AE">
          <w:rPr>
            <w:rFonts w:ascii="Georgia" w:eastAsia="Georgia" w:hAnsi="Georgia" w:cs="Georgia"/>
            <w:sz w:val="19"/>
            <w:szCs w:val="19"/>
          </w:rPr>
          <w:delText>and</w:delText>
        </w:r>
        <w:r w:rsidDel="001A01AE">
          <w:rPr>
            <w:rFonts w:ascii="Georgia" w:eastAsia="Georgia" w:hAnsi="Georgia" w:cs="Georgia"/>
            <w:spacing w:val="18"/>
            <w:sz w:val="19"/>
            <w:szCs w:val="19"/>
          </w:rPr>
          <w:delText xml:space="preserve"> </w:delText>
        </w:r>
        <w:r w:rsidDel="001A01AE">
          <w:rPr>
            <w:rFonts w:ascii="Georgia" w:eastAsia="Georgia" w:hAnsi="Georgia" w:cs="Georgia"/>
            <w:sz w:val="19"/>
            <w:szCs w:val="19"/>
          </w:rPr>
          <w:delText>convergence</w:delText>
        </w:r>
        <w:r w:rsidDel="001A01AE">
          <w:rPr>
            <w:rFonts w:ascii="Georgia" w:eastAsia="Georgia" w:hAnsi="Georgia" w:cs="Georgia"/>
            <w:spacing w:val="33"/>
            <w:sz w:val="19"/>
            <w:szCs w:val="19"/>
          </w:rPr>
          <w:delText xml:space="preserve"> </w:delText>
        </w:r>
        <w:r w:rsidDel="001A01AE">
          <w:rPr>
            <w:rFonts w:ascii="Georgia" w:eastAsia="Georgia" w:hAnsi="Georgia" w:cs="Georgia"/>
            <w:sz w:val="19"/>
            <w:szCs w:val="19"/>
          </w:rPr>
          <w:delText>behavior</w:delText>
        </w:r>
        <w:r w:rsidDel="001A01AE">
          <w:rPr>
            <w:rFonts w:ascii="Georgia" w:eastAsia="Georgia" w:hAnsi="Georgia" w:cs="Georgia"/>
            <w:spacing w:val="27"/>
            <w:sz w:val="19"/>
            <w:szCs w:val="19"/>
          </w:rPr>
          <w:delText xml:space="preserve"> </w:delText>
        </w:r>
        <w:r w:rsidDel="001A01AE">
          <w:rPr>
            <w:rFonts w:ascii="Georgia" w:eastAsia="Georgia" w:hAnsi="Georgia" w:cs="Georgia"/>
            <w:sz w:val="19"/>
            <w:szCs w:val="19"/>
          </w:rPr>
          <w:delText>on</w:delText>
        </w:r>
        <w:r w:rsidDel="001A01AE">
          <w:rPr>
            <w:rFonts w:ascii="Georgia" w:eastAsia="Georgia" w:hAnsi="Georgia" w:cs="Georgia"/>
            <w:spacing w:val="16"/>
            <w:sz w:val="19"/>
            <w:szCs w:val="19"/>
          </w:rPr>
          <w:delText xml:space="preserve"> </w:delText>
        </w:r>
        <w:r w:rsidDel="001A01AE">
          <w:rPr>
            <w:rFonts w:ascii="Georgia" w:eastAsia="Georgia" w:hAnsi="Georgia" w:cs="Georgia"/>
            <w:sz w:val="19"/>
            <w:szCs w:val="19"/>
          </w:rPr>
          <w:delText>a</w:delText>
        </w:r>
        <w:r w:rsidDel="001A01AE">
          <w:rPr>
            <w:rFonts w:ascii="Georgia" w:eastAsia="Georgia" w:hAnsi="Georgia" w:cs="Georgia"/>
            <w:spacing w:val="15"/>
            <w:sz w:val="19"/>
            <w:szCs w:val="19"/>
          </w:rPr>
          <w:delText xml:space="preserve"> </w:delText>
        </w:r>
        <w:r w:rsidDel="001A01AE">
          <w:rPr>
            <w:rFonts w:ascii="Georgia" w:eastAsia="Georgia" w:hAnsi="Georgia" w:cs="Georgia"/>
            <w:sz w:val="19"/>
            <w:szCs w:val="19"/>
          </w:rPr>
          <w:delText>variety</w:delText>
        </w:r>
        <w:r w:rsidDel="001A01AE">
          <w:rPr>
            <w:rFonts w:ascii="Georgia" w:eastAsia="Georgia" w:hAnsi="Georgia" w:cs="Georgia"/>
            <w:spacing w:val="23"/>
            <w:sz w:val="19"/>
            <w:szCs w:val="19"/>
          </w:rPr>
          <w:delText xml:space="preserve"> </w:delText>
        </w:r>
        <w:r w:rsidDel="001A01AE">
          <w:rPr>
            <w:rFonts w:ascii="Georgia" w:eastAsia="Georgia" w:hAnsi="Georgia" w:cs="Georgia"/>
            <w:w w:val="102"/>
            <w:sz w:val="19"/>
            <w:szCs w:val="19"/>
          </w:rPr>
          <w:delText xml:space="preserve">of </w:delText>
        </w:r>
        <w:r w:rsidDel="001A01AE">
          <w:rPr>
            <w:rFonts w:ascii="Georgia" w:eastAsia="Georgia" w:hAnsi="Georgia" w:cs="Georgia"/>
            <w:sz w:val="19"/>
            <w:szCs w:val="19"/>
          </w:rPr>
          <w:delText>data.</w:delText>
        </w:r>
        <w:r w:rsidDel="001A01AE">
          <w:rPr>
            <w:rFonts w:ascii="Georgia" w:eastAsia="Georgia" w:hAnsi="Georgia" w:cs="Georgia"/>
            <w:spacing w:val="23"/>
            <w:sz w:val="19"/>
            <w:szCs w:val="19"/>
          </w:rPr>
          <w:delText xml:space="preserve"> </w:delText>
        </w:r>
        <w:r w:rsidDel="001A01AE">
          <w:rPr>
            <w:rFonts w:ascii="Georgia" w:eastAsia="Georgia" w:hAnsi="Georgia" w:cs="Georgia"/>
            <w:sz w:val="19"/>
            <w:szCs w:val="19"/>
          </w:rPr>
          <w:delText>This</w:delText>
        </w:r>
        <w:r w:rsidDel="001A01AE">
          <w:rPr>
            <w:rFonts w:ascii="Georgia" w:eastAsia="Georgia" w:hAnsi="Georgia" w:cs="Georgia"/>
            <w:spacing w:val="4"/>
            <w:sz w:val="19"/>
            <w:szCs w:val="19"/>
          </w:rPr>
          <w:delText xml:space="preserve"> </w:delText>
        </w:r>
        <w:r w:rsidDel="001A01AE">
          <w:rPr>
            <w:rFonts w:ascii="Georgia" w:eastAsia="Georgia" w:hAnsi="Georgia" w:cs="Georgia"/>
            <w:sz w:val="19"/>
            <w:szCs w:val="19"/>
          </w:rPr>
          <w:delText>improvement</w:delText>
        </w:r>
        <w:r w:rsidDel="001A01AE">
          <w:rPr>
            <w:rFonts w:ascii="Georgia" w:eastAsia="Georgia" w:hAnsi="Georgia" w:cs="Georgia"/>
            <w:spacing w:val="20"/>
            <w:sz w:val="19"/>
            <w:szCs w:val="19"/>
          </w:rPr>
          <w:delText xml:space="preserve"> </w:delText>
        </w:r>
        <w:r w:rsidDel="001A01AE">
          <w:rPr>
            <w:rFonts w:ascii="Georgia" w:eastAsia="Georgia" w:hAnsi="Georgia" w:cs="Georgia"/>
            <w:sz w:val="19"/>
            <w:szCs w:val="19"/>
          </w:rPr>
          <w:delText>is a result</w:delText>
        </w:r>
        <w:r w:rsidDel="001A01AE">
          <w:rPr>
            <w:rFonts w:ascii="Georgia" w:eastAsia="Georgia" w:hAnsi="Georgia" w:cs="Georgia"/>
            <w:spacing w:val="7"/>
            <w:sz w:val="19"/>
            <w:szCs w:val="19"/>
          </w:rPr>
          <w:delText xml:space="preserve"> </w:delText>
        </w:r>
        <w:r w:rsidDel="001A01AE">
          <w:rPr>
            <w:rFonts w:ascii="Georgia" w:eastAsia="Georgia" w:hAnsi="Georgia" w:cs="Georgia"/>
            <w:sz w:val="19"/>
            <w:szCs w:val="19"/>
          </w:rPr>
          <w:delText>of an</w:delText>
        </w:r>
        <w:r w:rsidDel="001A01AE">
          <w:rPr>
            <w:rFonts w:ascii="Georgia" w:eastAsia="Georgia" w:hAnsi="Georgia" w:cs="Georgia"/>
            <w:spacing w:val="1"/>
            <w:sz w:val="19"/>
            <w:szCs w:val="19"/>
          </w:rPr>
          <w:delText xml:space="preserve"> </w:delText>
        </w:r>
        <w:r w:rsidDel="001A01AE">
          <w:rPr>
            <w:rFonts w:ascii="Georgia" w:eastAsia="Georgia" w:hAnsi="Georgia" w:cs="Georgia"/>
            <w:sz w:val="19"/>
            <w:szCs w:val="19"/>
          </w:rPr>
          <w:delText>enhanced</w:delText>
        </w:r>
        <w:r w:rsidDel="001A01AE">
          <w:rPr>
            <w:rFonts w:ascii="Georgia" w:eastAsia="Georgia" w:hAnsi="Georgia" w:cs="Georgia"/>
            <w:spacing w:val="13"/>
            <w:sz w:val="19"/>
            <w:szCs w:val="19"/>
          </w:rPr>
          <w:delText xml:space="preserve"> </w:delText>
        </w:r>
        <w:r w:rsidDel="001A01AE">
          <w:rPr>
            <w:rFonts w:ascii="Georgia" w:eastAsia="Georgia" w:hAnsi="Georgia" w:cs="Georgia"/>
            <w:sz w:val="19"/>
            <w:szCs w:val="19"/>
          </w:rPr>
          <w:delText>fitting</w:delText>
        </w:r>
        <w:r w:rsidDel="001A01AE">
          <w:rPr>
            <w:rFonts w:ascii="Georgia" w:eastAsia="Georgia" w:hAnsi="Georgia" w:cs="Georgia"/>
            <w:spacing w:val="7"/>
            <w:sz w:val="19"/>
            <w:szCs w:val="19"/>
          </w:rPr>
          <w:delText xml:space="preserve"> </w:delText>
        </w:r>
        <w:r w:rsidDel="001A01AE">
          <w:rPr>
            <w:rFonts w:ascii="Georgia" w:eastAsia="Georgia" w:hAnsi="Georgia" w:cs="Georgia"/>
            <w:sz w:val="19"/>
            <w:szCs w:val="19"/>
          </w:rPr>
          <w:delText>routine</w:delText>
        </w:r>
        <w:r w:rsidDel="001A01AE">
          <w:rPr>
            <w:rFonts w:ascii="Georgia" w:eastAsia="Georgia" w:hAnsi="Georgia" w:cs="Georgia"/>
            <w:spacing w:val="9"/>
            <w:sz w:val="19"/>
            <w:szCs w:val="19"/>
          </w:rPr>
          <w:delText xml:space="preserve"> </w:delText>
        </w:r>
        <w:r w:rsidDel="001A01AE">
          <w:rPr>
            <w:rFonts w:ascii="Georgia" w:eastAsia="Georgia" w:hAnsi="Georgia" w:cs="Georgia"/>
            <w:sz w:val="19"/>
            <w:szCs w:val="19"/>
          </w:rPr>
          <w:delText>(which</w:delText>
        </w:r>
        <w:r w:rsidDel="001A01AE">
          <w:rPr>
            <w:rFonts w:ascii="Georgia" w:eastAsia="Georgia" w:hAnsi="Georgia" w:cs="Georgia"/>
            <w:spacing w:val="8"/>
            <w:sz w:val="19"/>
            <w:szCs w:val="19"/>
          </w:rPr>
          <w:delText xml:space="preserve"> </w:delText>
        </w:r>
        <w:r w:rsidDel="001A01AE">
          <w:rPr>
            <w:rFonts w:ascii="Georgia" w:eastAsia="Georgia" w:hAnsi="Georgia" w:cs="Georgia"/>
            <w:sz w:val="19"/>
            <w:szCs w:val="19"/>
          </w:rPr>
          <w:delText>includes</w:delText>
        </w:r>
        <w:r w:rsidDel="001A01AE">
          <w:rPr>
            <w:rFonts w:ascii="Georgia" w:eastAsia="Georgia" w:hAnsi="Georgia" w:cs="Georgia"/>
            <w:spacing w:val="11"/>
            <w:sz w:val="19"/>
            <w:szCs w:val="19"/>
          </w:rPr>
          <w:delText xml:space="preserve"> </w:delText>
        </w:r>
        <w:r w:rsidDel="001A01AE">
          <w:rPr>
            <w:rFonts w:ascii="Georgia" w:eastAsia="Georgia" w:hAnsi="Georgia" w:cs="Georgia"/>
            <w:sz w:val="19"/>
            <w:szCs w:val="19"/>
          </w:rPr>
          <w:delText>multi-resolution</w:delText>
        </w:r>
        <w:r w:rsidDel="001A01AE">
          <w:rPr>
            <w:rFonts w:ascii="Georgia" w:eastAsia="Georgia" w:hAnsi="Georgia" w:cs="Georgia"/>
            <w:spacing w:val="25"/>
            <w:sz w:val="19"/>
            <w:szCs w:val="19"/>
          </w:rPr>
          <w:delText xml:space="preserve"> </w:delText>
        </w:r>
        <w:r w:rsidDel="001A01AE">
          <w:rPr>
            <w:rFonts w:ascii="Georgia" w:eastAsia="Georgia" w:hAnsi="Georgia" w:cs="Georgia"/>
            <w:sz w:val="19"/>
            <w:szCs w:val="19"/>
          </w:rPr>
          <w:delText>capabilities)</w:delText>
        </w:r>
        <w:r w:rsidDel="001A01AE">
          <w:rPr>
            <w:rFonts w:ascii="Georgia" w:eastAsia="Georgia" w:hAnsi="Georgia" w:cs="Georgia"/>
            <w:spacing w:val="17"/>
            <w:sz w:val="19"/>
            <w:szCs w:val="19"/>
          </w:rPr>
          <w:delText xml:space="preserve"> </w:delText>
        </w:r>
        <w:r w:rsidDel="001A01AE">
          <w:rPr>
            <w:rFonts w:ascii="Georgia" w:eastAsia="Georgia" w:hAnsi="Georgia" w:cs="Georgia"/>
            <w:sz w:val="19"/>
            <w:szCs w:val="19"/>
          </w:rPr>
          <w:delText>and</w:delText>
        </w:r>
        <w:r w:rsidDel="001A01AE">
          <w:rPr>
            <w:rFonts w:ascii="Georgia" w:eastAsia="Georgia" w:hAnsi="Georgia" w:cs="Georgia"/>
            <w:spacing w:val="3"/>
            <w:sz w:val="19"/>
            <w:szCs w:val="19"/>
          </w:rPr>
          <w:delText xml:space="preserve"> </w:delText>
        </w:r>
        <w:r w:rsidDel="001A01AE">
          <w:rPr>
            <w:rFonts w:ascii="Georgia" w:eastAsia="Georgia" w:hAnsi="Georgia" w:cs="Georgia"/>
            <w:sz w:val="19"/>
            <w:szCs w:val="19"/>
          </w:rPr>
          <w:delText xml:space="preserve">a </w:delText>
        </w:r>
        <w:r w:rsidDel="001A01AE">
          <w:rPr>
            <w:rFonts w:ascii="Georgia" w:eastAsia="Georgia" w:hAnsi="Georgia" w:cs="Georgia"/>
            <w:w w:val="102"/>
            <w:sz w:val="19"/>
            <w:szCs w:val="19"/>
          </w:rPr>
          <w:delText xml:space="preserve">modified </w:delText>
        </w:r>
        <w:r w:rsidDel="001A01AE">
          <w:rPr>
            <w:rFonts w:ascii="Georgia" w:eastAsia="Georgia" w:hAnsi="Georgia" w:cs="Georgia"/>
            <w:sz w:val="19"/>
            <w:szCs w:val="19"/>
          </w:rPr>
          <w:delText>optimization</w:delText>
        </w:r>
        <w:r w:rsidDel="001A01AE">
          <w:rPr>
            <w:rFonts w:ascii="Georgia" w:eastAsia="Georgia" w:hAnsi="Georgia" w:cs="Georgia"/>
            <w:spacing w:val="22"/>
            <w:sz w:val="19"/>
            <w:szCs w:val="19"/>
          </w:rPr>
          <w:delText xml:space="preserve"> </w:delText>
        </w:r>
        <w:r w:rsidDel="001A01AE">
          <w:rPr>
            <w:rFonts w:ascii="Georgia" w:eastAsia="Georgia" w:hAnsi="Georgia" w:cs="Georgia"/>
            <w:sz w:val="19"/>
            <w:szCs w:val="19"/>
          </w:rPr>
          <w:delText>formulation.</w:delText>
        </w:r>
        <w:r w:rsidDel="001A01AE">
          <w:rPr>
            <w:rFonts w:ascii="Georgia" w:eastAsia="Georgia" w:hAnsi="Georgia" w:cs="Georgia"/>
            <w:spacing w:val="38"/>
            <w:sz w:val="19"/>
            <w:szCs w:val="19"/>
          </w:rPr>
          <w:delText xml:space="preserve"> </w:delText>
        </w:r>
        <w:r w:rsidDel="001A01AE">
          <w:rPr>
            <w:rFonts w:ascii="Georgia" w:eastAsia="Georgia" w:hAnsi="Georgia" w:cs="Georgia"/>
            <w:color w:val="FF0000"/>
            <w:sz w:val="19"/>
            <w:szCs w:val="19"/>
          </w:rPr>
          <w:delText>It</w:delText>
        </w:r>
        <w:r w:rsidDel="001A01AE">
          <w:rPr>
            <w:rFonts w:ascii="Georgia" w:eastAsia="Georgia" w:hAnsi="Georgia" w:cs="Georgia"/>
            <w:color w:val="FF0000"/>
            <w:spacing w:val="4"/>
            <w:sz w:val="19"/>
            <w:szCs w:val="19"/>
          </w:rPr>
          <w:delText xml:space="preserve"> </w:delText>
        </w:r>
        <w:r w:rsidDel="001A01AE">
          <w:rPr>
            <w:rFonts w:ascii="Georgia" w:eastAsia="Georgia" w:hAnsi="Georgia" w:cs="Georgia"/>
            <w:color w:val="FF0000"/>
            <w:sz w:val="19"/>
            <w:szCs w:val="19"/>
          </w:rPr>
          <w:delText>has</w:delText>
        </w:r>
        <w:r w:rsidDel="001A01AE">
          <w:rPr>
            <w:rFonts w:ascii="Georgia" w:eastAsia="Georgia" w:hAnsi="Georgia" w:cs="Georgia"/>
            <w:color w:val="FF0000"/>
            <w:spacing w:val="7"/>
            <w:sz w:val="19"/>
            <w:szCs w:val="19"/>
          </w:rPr>
          <w:delText xml:space="preserve"> </w:delText>
        </w:r>
        <w:r w:rsidDel="001A01AE">
          <w:rPr>
            <w:rFonts w:ascii="Georgia" w:eastAsia="Georgia" w:hAnsi="Georgia" w:cs="Georgia"/>
            <w:color w:val="FF0000"/>
            <w:sz w:val="19"/>
            <w:szCs w:val="19"/>
          </w:rPr>
          <w:delText>since</w:delText>
        </w:r>
        <w:r w:rsidDel="001A01AE">
          <w:rPr>
            <w:rFonts w:ascii="Georgia" w:eastAsia="Georgia" w:hAnsi="Georgia" w:cs="Georgia"/>
            <w:color w:val="FF0000"/>
            <w:spacing w:val="10"/>
            <w:sz w:val="19"/>
            <w:szCs w:val="19"/>
          </w:rPr>
          <w:delText xml:space="preserve"> </w:delText>
        </w:r>
        <w:r w:rsidDel="001A01AE">
          <w:rPr>
            <w:rFonts w:ascii="Georgia" w:eastAsia="Georgia" w:hAnsi="Georgia" w:cs="Georgia"/>
            <w:color w:val="FF0000"/>
            <w:sz w:val="19"/>
            <w:szCs w:val="19"/>
          </w:rPr>
          <w:delText>become</w:delText>
        </w:r>
        <w:r w:rsidDel="001A01AE">
          <w:rPr>
            <w:rFonts w:ascii="Georgia" w:eastAsia="Georgia" w:hAnsi="Georgia" w:cs="Georgia"/>
            <w:color w:val="FF0000"/>
            <w:spacing w:val="14"/>
            <w:sz w:val="19"/>
            <w:szCs w:val="19"/>
          </w:rPr>
          <w:delText xml:space="preserve"> </w:delText>
        </w:r>
        <w:r w:rsidDel="001A01AE">
          <w:rPr>
            <w:rFonts w:ascii="Georgia" w:eastAsia="Georgia" w:hAnsi="Georgia" w:cs="Georgia"/>
            <w:color w:val="FF0000"/>
            <w:sz w:val="19"/>
            <w:szCs w:val="19"/>
          </w:rPr>
          <w:delText>the</w:delText>
        </w:r>
        <w:r w:rsidDel="001A01AE">
          <w:rPr>
            <w:rFonts w:ascii="Georgia" w:eastAsia="Georgia" w:hAnsi="Georgia" w:cs="Georgia"/>
            <w:color w:val="FF0000"/>
            <w:spacing w:val="6"/>
            <w:sz w:val="19"/>
            <w:szCs w:val="19"/>
          </w:rPr>
          <w:delText xml:space="preserve"> </w:delText>
        </w:r>
        <w:r w:rsidDel="001A01AE">
          <w:rPr>
            <w:rFonts w:ascii="Georgia" w:eastAsia="Georgia" w:hAnsi="Georgia" w:cs="Georgia"/>
            <w:color w:val="FF0000"/>
            <w:sz w:val="19"/>
            <w:szCs w:val="19"/>
          </w:rPr>
          <w:delText>new</w:delText>
        </w:r>
        <w:r w:rsidDel="001A01AE">
          <w:rPr>
            <w:rFonts w:ascii="Georgia" w:eastAsia="Georgia" w:hAnsi="Georgia" w:cs="Georgia"/>
            <w:color w:val="FF0000"/>
            <w:spacing w:val="8"/>
            <w:sz w:val="19"/>
            <w:szCs w:val="19"/>
          </w:rPr>
          <w:delText xml:space="preserve"> </w:delText>
        </w:r>
        <w:r w:rsidDel="001A01AE">
          <w:rPr>
            <w:rFonts w:ascii="Georgia" w:eastAsia="Georgia" w:hAnsi="Georgia" w:cs="Georgia"/>
            <w:color w:val="FF0000"/>
            <w:sz w:val="19"/>
            <w:szCs w:val="19"/>
          </w:rPr>
          <w:delText>standard</w:delText>
        </w:r>
        <w:r w:rsidDel="001A01AE">
          <w:rPr>
            <w:rFonts w:ascii="Georgia" w:eastAsia="Georgia" w:hAnsi="Georgia" w:cs="Georgia"/>
            <w:color w:val="FF0000"/>
            <w:spacing w:val="16"/>
            <w:sz w:val="19"/>
            <w:szCs w:val="19"/>
          </w:rPr>
          <w:delText xml:space="preserve"> </w:delText>
        </w:r>
        <w:r w:rsidDel="001A01AE">
          <w:rPr>
            <w:rFonts w:ascii="Georgia" w:eastAsia="Georgia" w:hAnsi="Georgia" w:cs="Georgia"/>
            <w:color w:val="FF0000"/>
            <w:sz w:val="19"/>
            <w:szCs w:val="19"/>
          </w:rPr>
          <w:delText>in</w:delText>
        </w:r>
        <w:r w:rsidDel="001A01AE">
          <w:rPr>
            <w:rFonts w:ascii="Georgia" w:eastAsia="Georgia" w:hAnsi="Georgia" w:cs="Georgia"/>
            <w:color w:val="FF0000"/>
            <w:spacing w:val="6"/>
            <w:sz w:val="19"/>
            <w:szCs w:val="19"/>
          </w:rPr>
          <w:delText xml:space="preserve"> </w:delText>
        </w:r>
        <w:r w:rsidDel="001A01AE">
          <w:rPr>
            <w:rFonts w:ascii="Georgia" w:eastAsia="Georgia" w:hAnsi="Georgia" w:cs="Georgia"/>
            <w:color w:val="FF0000"/>
            <w:sz w:val="19"/>
            <w:szCs w:val="19"/>
          </w:rPr>
          <w:delText>the</w:delText>
        </w:r>
        <w:r w:rsidDel="001A01AE">
          <w:rPr>
            <w:rFonts w:ascii="Georgia" w:eastAsia="Georgia" w:hAnsi="Georgia" w:cs="Georgia"/>
            <w:color w:val="FF0000"/>
            <w:spacing w:val="6"/>
            <w:sz w:val="19"/>
            <w:szCs w:val="19"/>
          </w:rPr>
          <w:delText xml:space="preserve"> </w:delText>
        </w:r>
        <w:r w:rsidDel="001A01AE">
          <w:rPr>
            <w:rFonts w:ascii="Georgia" w:eastAsia="Georgia" w:hAnsi="Georgia" w:cs="Georgia"/>
            <w:color w:val="FF0000"/>
            <w:w w:val="102"/>
            <w:sz w:val="19"/>
            <w:szCs w:val="19"/>
          </w:rPr>
          <w:delText>field.</w:delText>
        </w:r>
      </w:del>
    </w:p>
    <w:p w14:paraId="7A6F9873" w14:textId="621DC9B5" w:rsidR="00E61F9D" w:rsidRDefault="005C64D6">
      <w:pPr>
        <w:spacing w:before="60" w:after="0" w:line="277" w:lineRule="auto"/>
        <w:ind w:left="120" w:right="88"/>
        <w:jc w:val="both"/>
        <w:rPr>
          <w:rFonts w:ascii="Georgia" w:eastAsia="Georgia" w:hAnsi="Georgia" w:cs="Georgia"/>
          <w:sz w:val="19"/>
          <w:szCs w:val="19"/>
        </w:rPr>
      </w:pPr>
      <w:proofErr w:type="gramStart"/>
      <w:r>
        <w:rPr>
          <w:rFonts w:ascii="Georgia" w:eastAsia="Georgia" w:hAnsi="Georgia" w:cs="Georgia"/>
          <w:b/>
          <w:bCs/>
          <w:sz w:val="19"/>
          <w:szCs w:val="19"/>
        </w:rPr>
        <w:t>Joint</w:t>
      </w:r>
      <w:r>
        <w:rPr>
          <w:rFonts w:ascii="Georgia" w:eastAsia="Georgia" w:hAnsi="Georgia" w:cs="Georgia"/>
          <w:b/>
          <w:bCs/>
          <w:spacing w:val="9"/>
          <w:sz w:val="19"/>
          <w:szCs w:val="19"/>
        </w:rPr>
        <w:t xml:space="preserve"> </w:t>
      </w:r>
      <w:r>
        <w:rPr>
          <w:rFonts w:ascii="Georgia" w:eastAsia="Georgia" w:hAnsi="Georgia" w:cs="Georgia"/>
          <w:b/>
          <w:bCs/>
          <w:sz w:val="19"/>
          <w:szCs w:val="19"/>
        </w:rPr>
        <w:t>label</w:t>
      </w:r>
      <w:r>
        <w:rPr>
          <w:rFonts w:ascii="Georgia" w:eastAsia="Georgia" w:hAnsi="Georgia" w:cs="Georgia"/>
          <w:b/>
          <w:bCs/>
          <w:spacing w:val="9"/>
          <w:sz w:val="19"/>
          <w:szCs w:val="19"/>
        </w:rPr>
        <w:t xml:space="preserve"> </w:t>
      </w:r>
      <w:r>
        <w:rPr>
          <w:rFonts w:ascii="Georgia" w:eastAsia="Georgia" w:hAnsi="Georgia" w:cs="Georgia"/>
          <w:b/>
          <w:bCs/>
          <w:sz w:val="19"/>
          <w:szCs w:val="19"/>
        </w:rPr>
        <w:t>fusion</w:t>
      </w:r>
      <w:r>
        <w:rPr>
          <w:rFonts w:ascii="Georgia" w:eastAsia="Georgia" w:hAnsi="Georgia" w:cs="Georgia"/>
          <w:b/>
          <w:bCs/>
          <w:spacing w:val="11"/>
          <w:sz w:val="19"/>
          <w:szCs w:val="19"/>
        </w:rPr>
        <w:t xml:space="preserve"> </w:t>
      </w:r>
      <w:r>
        <w:rPr>
          <w:rFonts w:ascii="Georgia" w:eastAsia="Georgia" w:hAnsi="Georgia" w:cs="Georgia"/>
          <w:b/>
          <w:bCs/>
          <w:sz w:val="19"/>
          <w:szCs w:val="19"/>
        </w:rPr>
        <w:t>for</w:t>
      </w:r>
      <w:r>
        <w:rPr>
          <w:rFonts w:ascii="Georgia" w:eastAsia="Georgia" w:hAnsi="Georgia" w:cs="Georgia"/>
          <w:b/>
          <w:bCs/>
          <w:spacing w:val="6"/>
          <w:sz w:val="19"/>
          <w:szCs w:val="19"/>
        </w:rPr>
        <w:t xml:space="preserve"> </w:t>
      </w:r>
      <w:del w:id="105" w:author="James Gee" w:date="2016-07-19T20:12:00Z">
        <w:r w:rsidDel="009876E8">
          <w:rPr>
            <w:rFonts w:ascii="Georgia" w:eastAsia="Georgia" w:hAnsi="Georgia" w:cs="Georgia"/>
            <w:b/>
            <w:bCs/>
            <w:sz w:val="19"/>
            <w:szCs w:val="19"/>
          </w:rPr>
          <w:delText>prior-based</w:delText>
        </w:r>
      </w:del>
      <w:ins w:id="106" w:author="James Gee" w:date="2016-07-19T20:12:00Z">
        <w:r w:rsidR="009876E8">
          <w:rPr>
            <w:rFonts w:ascii="Georgia" w:eastAsia="Georgia" w:hAnsi="Georgia" w:cs="Georgia"/>
            <w:b/>
            <w:bCs/>
            <w:sz w:val="19"/>
            <w:szCs w:val="19"/>
          </w:rPr>
          <w:t>multi-atlas</w:t>
        </w:r>
      </w:ins>
      <w:r>
        <w:rPr>
          <w:rFonts w:ascii="Georgia" w:eastAsia="Georgia" w:hAnsi="Georgia" w:cs="Georgia"/>
          <w:b/>
          <w:bCs/>
          <w:spacing w:val="23"/>
          <w:sz w:val="19"/>
          <w:szCs w:val="19"/>
        </w:rPr>
        <w:t xml:space="preserve"> </w:t>
      </w:r>
      <w:r>
        <w:rPr>
          <w:rFonts w:ascii="Georgia" w:eastAsia="Georgia" w:hAnsi="Georgia" w:cs="Georgia"/>
          <w:b/>
          <w:bCs/>
          <w:sz w:val="19"/>
          <w:szCs w:val="19"/>
        </w:rPr>
        <w:t>segmentation.</w:t>
      </w:r>
      <w:proofErr w:type="gramEnd"/>
      <w:r>
        <w:rPr>
          <w:rFonts w:ascii="Georgia" w:eastAsia="Georgia" w:hAnsi="Georgia" w:cs="Georgia"/>
          <w:b/>
          <w:bCs/>
          <w:spacing w:val="41"/>
          <w:sz w:val="19"/>
          <w:szCs w:val="19"/>
        </w:rPr>
        <w:t xml:space="preserve"> </w:t>
      </w:r>
      <w:r>
        <w:rPr>
          <w:rFonts w:ascii="Georgia" w:eastAsia="Georgia" w:hAnsi="Georgia" w:cs="Georgia"/>
          <w:sz w:val="19"/>
          <w:szCs w:val="19"/>
        </w:rPr>
        <w:t>Joint</w:t>
      </w:r>
      <w:r>
        <w:rPr>
          <w:rFonts w:ascii="Georgia" w:eastAsia="Georgia" w:hAnsi="Georgia" w:cs="Georgia"/>
          <w:spacing w:val="9"/>
          <w:sz w:val="19"/>
          <w:szCs w:val="19"/>
        </w:rPr>
        <w:t xml:space="preserve"> </w:t>
      </w:r>
      <w:r>
        <w:rPr>
          <w:rFonts w:ascii="Georgia" w:eastAsia="Georgia" w:hAnsi="Georgia" w:cs="Georgia"/>
          <w:sz w:val="19"/>
          <w:szCs w:val="19"/>
        </w:rPr>
        <w:t>label</w:t>
      </w:r>
      <w:r>
        <w:rPr>
          <w:rFonts w:ascii="Georgia" w:eastAsia="Georgia" w:hAnsi="Georgia" w:cs="Georgia"/>
          <w:spacing w:val="8"/>
          <w:sz w:val="19"/>
          <w:szCs w:val="19"/>
        </w:rPr>
        <w:t xml:space="preserve"> </w:t>
      </w:r>
      <w:r>
        <w:rPr>
          <w:rFonts w:ascii="Georgia" w:eastAsia="Georgia" w:hAnsi="Georgia" w:cs="Georgia"/>
          <w:sz w:val="19"/>
          <w:szCs w:val="19"/>
        </w:rPr>
        <w:t>fusion</w:t>
      </w:r>
      <w:r>
        <w:rPr>
          <w:rFonts w:ascii="Georgia" w:eastAsia="Georgia" w:hAnsi="Georgia" w:cs="Georgia"/>
          <w:spacing w:val="10"/>
          <w:sz w:val="19"/>
          <w:szCs w:val="19"/>
        </w:rPr>
        <w:t xml:space="preserve"> </w:t>
      </w:r>
      <w:r>
        <w:rPr>
          <w:rFonts w:ascii="Georgia" w:eastAsia="Georgia" w:hAnsi="Georgia" w:cs="Georgia"/>
          <w:sz w:val="19"/>
          <w:szCs w:val="19"/>
        </w:rPr>
        <w:t>(JLF)</w:t>
      </w:r>
      <w:r>
        <w:rPr>
          <w:rFonts w:ascii="Georgia" w:eastAsia="Georgia" w:hAnsi="Georgia" w:cs="Georgia"/>
          <w:spacing w:val="9"/>
          <w:sz w:val="19"/>
          <w:szCs w:val="19"/>
        </w:rPr>
        <w:t xml:space="preserve"> </w:t>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current</w:t>
      </w:r>
      <w:r>
        <w:rPr>
          <w:rFonts w:ascii="Georgia" w:eastAsia="Georgia" w:hAnsi="Georgia" w:cs="Georgia"/>
          <w:spacing w:val="12"/>
          <w:sz w:val="19"/>
          <w:szCs w:val="19"/>
        </w:rPr>
        <w:t xml:space="preserve"> </w:t>
      </w:r>
      <w:r>
        <w:rPr>
          <w:rFonts w:ascii="Georgia" w:eastAsia="Georgia" w:hAnsi="Georgia" w:cs="Georgia"/>
          <w:sz w:val="19"/>
          <w:szCs w:val="19"/>
        </w:rPr>
        <w:t>state-of-the-art</w:t>
      </w:r>
      <w:r>
        <w:rPr>
          <w:rFonts w:ascii="Georgia" w:eastAsia="Georgia" w:hAnsi="Georgia" w:cs="Georgia"/>
          <w:spacing w:val="26"/>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w w:val="102"/>
          <w:sz w:val="19"/>
          <w:szCs w:val="19"/>
        </w:rPr>
        <w:t xml:space="preserve">propagating </w:t>
      </w:r>
      <w:r>
        <w:rPr>
          <w:rFonts w:ascii="Georgia" w:eastAsia="Georgia" w:hAnsi="Georgia" w:cs="Georgia"/>
          <w:sz w:val="19"/>
          <w:szCs w:val="19"/>
        </w:rPr>
        <w:t>expert</w:t>
      </w:r>
      <w:r>
        <w:rPr>
          <w:rFonts w:ascii="Georgia" w:eastAsia="Georgia" w:hAnsi="Georgia" w:cs="Georgia"/>
          <w:spacing w:val="27"/>
          <w:sz w:val="19"/>
          <w:szCs w:val="19"/>
        </w:rPr>
        <w:t xml:space="preserve"> </w:t>
      </w:r>
      <w:proofErr w:type="spellStart"/>
      <w:r>
        <w:rPr>
          <w:rFonts w:ascii="Georgia" w:eastAsia="Georgia" w:hAnsi="Georgia" w:cs="Georgia"/>
          <w:sz w:val="19"/>
          <w:szCs w:val="19"/>
        </w:rPr>
        <w:t>labelings</w:t>
      </w:r>
      <w:proofErr w:type="spellEnd"/>
      <w:r>
        <w:rPr>
          <w:rFonts w:ascii="Georgia" w:eastAsia="Georgia" w:hAnsi="Georgia" w:cs="Georgia"/>
          <w:spacing w:val="31"/>
          <w:sz w:val="19"/>
          <w:szCs w:val="19"/>
        </w:rPr>
        <w:t xml:space="preserve"> </w:t>
      </w:r>
      <w:r>
        <w:rPr>
          <w:rFonts w:ascii="Georgia" w:eastAsia="Georgia" w:hAnsi="Georgia" w:cs="Georgia"/>
          <w:sz w:val="19"/>
          <w:szCs w:val="19"/>
        </w:rPr>
        <w:t>from</w:t>
      </w:r>
      <w:r>
        <w:rPr>
          <w:rFonts w:ascii="Georgia" w:eastAsia="Georgia" w:hAnsi="Georgia" w:cs="Georgia"/>
          <w:spacing w:val="24"/>
          <w:sz w:val="19"/>
          <w:szCs w:val="19"/>
        </w:rPr>
        <w:t xml:space="preserve"> </w:t>
      </w:r>
      <w:r>
        <w:rPr>
          <w:rFonts w:ascii="Georgia" w:eastAsia="Georgia" w:hAnsi="Georgia" w:cs="Georgia"/>
          <w:sz w:val="19"/>
          <w:szCs w:val="19"/>
        </w:rPr>
        <w:t>a</w:t>
      </w:r>
      <w:r>
        <w:rPr>
          <w:rFonts w:ascii="Georgia" w:eastAsia="Georgia" w:hAnsi="Georgia" w:cs="Georgia"/>
          <w:spacing w:val="19"/>
          <w:sz w:val="19"/>
          <w:szCs w:val="19"/>
        </w:rPr>
        <w:t xml:space="preserve"> </w:t>
      </w:r>
      <w:r>
        <w:rPr>
          <w:rFonts w:ascii="Georgia" w:eastAsia="Georgia" w:hAnsi="Georgia" w:cs="Georgia"/>
          <w:sz w:val="19"/>
          <w:szCs w:val="19"/>
        </w:rPr>
        <w:t>reference</w:t>
      </w:r>
      <w:r>
        <w:rPr>
          <w:rFonts w:ascii="Georgia" w:eastAsia="Georgia" w:hAnsi="Georgia" w:cs="Georgia"/>
          <w:spacing w:val="32"/>
          <w:sz w:val="19"/>
          <w:szCs w:val="19"/>
        </w:rPr>
        <w:t xml:space="preserve"> </w:t>
      </w:r>
      <w:r>
        <w:rPr>
          <w:rFonts w:ascii="Georgia" w:eastAsia="Georgia" w:hAnsi="Georgia" w:cs="Georgia"/>
          <w:sz w:val="19"/>
          <w:szCs w:val="19"/>
        </w:rPr>
        <w:t>atlas</w:t>
      </w:r>
      <w:r>
        <w:rPr>
          <w:rFonts w:ascii="Georgia" w:eastAsia="Georgia" w:hAnsi="Georgia" w:cs="Georgia"/>
          <w:spacing w:val="24"/>
          <w:sz w:val="19"/>
          <w:szCs w:val="19"/>
        </w:rPr>
        <w:t xml:space="preserve"> </w:t>
      </w:r>
      <w:r>
        <w:rPr>
          <w:rFonts w:ascii="Georgia" w:eastAsia="Georgia" w:hAnsi="Georgia" w:cs="Georgia"/>
          <w:sz w:val="19"/>
          <w:szCs w:val="19"/>
        </w:rPr>
        <w:t>library</w:t>
      </w:r>
      <w:r>
        <w:rPr>
          <w:rFonts w:ascii="Georgia" w:eastAsia="Georgia" w:hAnsi="Georgia" w:cs="Georgia"/>
          <w:spacing w:val="27"/>
          <w:sz w:val="19"/>
          <w:szCs w:val="19"/>
        </w:rPr>
        <w:t xml:space="preserve"> </w:t>
      </w:r>
      <w:r>
        <w:rPr>
          <w:rFonts w:ascii="Georgia" w:eastAsia="Georgia" w:hAnsi="Georgia" w:cs="Georgia"/>
          <w:sz w:val="19"/>
          <w:szCs w:val="19"/>
        </w:rPr>
        <w:t>onto</w:t>
      </w:r>
      <w:r>
        <w:rPr>
          <w:rFonts w:ascii="Georgia" w:eastAsia="Georgia" w:hAnsi="Georgia" w:cs="Georgia"/>
          <w:spacing w:val="24"/>
          <w:sz w:val="19"/>
          <w:szCs w:val="19"/>
        </w:rPr>
        <w:t xml:space="preserve"> </w:t>
      </w:r>
      <w:r>
        <w:rPr>
          <w:rFonts w:ascii="Georgia" w:eastAsia="Georgia" w:hAnsi="Georgia" w:cs="Georgia"/>
          <w:sz w:val="19"/>
          <w:szCs w:val="19"/>
        </w:rPr>
        <w:t>new</w:t>
      </w:r>
      <w:r>
        <w:rPr>
          <w:rFonts w:ascii="Georgia" w:eastAsia="Georgia" w:hAnsi="Georgia" w:cs="Georgia"/>
          <w:spacing w:val="23"/>
          <w:sz w:val="19"/>
          <w:szCs w:val="19"/>
        </w:rPr>
        <w:t xml:space="preserve"> </w:t>
      </w:r>
      <w:r>
        <w:rPr>
          <w:rFonts w:ascii="Georgia" w:eastAsia="Georgia" w:hAnsi="Georgia" w:cs="Georgia"/>
          <w:sz w:val="19"/>
          <w:szCs w:val="19"/>
        </w:rPr>
        <w:t>instances</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unlabeled</w:t>
      </w:r>
      <w:r>
        <w:rPr>
          <w:rFonts w:ascii="Georgia" w:eastAsia="Georgia" w:hAnsi="Georgia" w:cs="Georgia"/>
          <w:spacing w:val="32"/>
          <w:sz w:val="19"/>
          <w:szCs w:val="19"/>
        </w:rPr>
        <w:t xml:space="preserve"> </w:t>
      </w:r>
      <w:r>
        <w:rPr>
          <w:rFonts w:ascii="Georgia" w:eastAsia="Georgia" w:hAnsi="Georgia" w:cs="Georgia"/>
          <w:sz w:val="19"/>
          <w:szCs w:val="19"/>
        </w:rPr>
        <w:t xml:space="preserve">data. </w:t>
      </w:r>
      <w:r>
        <w:rPr>
          <w:rFonts w:ascii="Georgia" w:eastAsia="Georgia" w:hAnsi="Georgia" w:cs="Georgia"/>
          <w:spacing w:val="22"/>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registration</w:t>
      </w:r>
      <w:r>
        <w:rPr>
          <w:rFonts w:ascii="Georgia" w:eastAsia="Georgia" w:hAnsi="Georgia" w:cs="Georgia"/>
          <w:spacing w:val="36"/>
          <w:sz w:val="19"/>
          <w:szCs w:val="19"/>
        </w:rPr>
        <w:t xml:space="preserve"> </w:t>
      </w:r>
      <w:r>
        <w:rPr>
          <w:rFonts w:ascii="Georgia" w:eastAsia="Georgia" w:hAnsi="Georgia" w:cs="Georgia"/>
          <w:sz w:val="19"/>
          <w:szCs w:val="19"/>
        </w:rPr>
        <w:t>is</w:t>
      </w:r>
      <w:r>
        <w:rPr>
          <w:rFonts w:ascii="Georgia" w:eastAsia="Georgia" w:hAnsi="Georgia" w:cs="Georgia"/>
          <w:spacing w:val="19"/>
          <w:sz w:val="19"/>
          <w:szCs w:val="19"/>
        </w:rPr>
        <w:t xml:space="preserve"> </w:t>
      </w:r>
      <w:r>
        <w:rPr>
          <w:rFonts w:ascii="Georgia" w:eastAsia="Georgia" w:hAnsi="Georgia" w:cs="Georgia"/>
          <w:sz w:val="19"/>
          <w:szCs w:val="19"/>
        </w:rPr>
        <w:t>used</w:t>
      </w:r>
      <w:r>
        <w:rPr>
          <w:rFonts w:ascii="Georgia" w:eastAsia="Georgia" w:hAnsi="Georgia" w:cs="Georgia"/>
          <w:spacing w:val="24"/>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align</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atlas</w:t>
      </w:r>
      <w:r>
        <w:rPr>
          <w:rFonts w:ascii="Georgia" w:eastAsia="Georgia" w:hAnsi="Georgia" w:cs="Georgia"/>
          <w:spacing w:val="15"/>
          <w:sz w:val="19"/>
          <w:szCs w:val="19"/>
        </w:rPr>
        <w:t xml:space="preserve"> </w:t>
      </w:r>
      <w:r>
        <w:rPr>
          <w:rFonts w:ascii="Georgia" w:eastAsia="Georgia" w:hAnsi="Georgia" w:cs="Georgia"/>
          <w:sz w:val="19"/>
          <w:szCs w:val="19"/>
        </w:rPr>
        <w:t>library</w:t>
      </w:r>
      <w:r>
        <w:rPr>
          <w:rFonts w:ascii="Georgia" w:eastAsia="Georgia" w:hAnsi="Georgia" w:cs="Georgia"/>
          <w:spacing w:val="18"/>
          <w:sz w:val="19"/>
          <w:szCs w:val="19"/>
        </w:rPr>
        <w:t xml:space="preserve"> </w:t>
      </w:r>
      <w:r>
        <w:rPr>
          <w:rFonts w:ascii="Georgia" w:eastAsia="Georgia" w:hAnsi="Georgia" w:cs="Georgia"/>
          <w:sz w:val="19"/>
          <w:szCs w:val="19"/>
        </w:rPr>
        <w:t>(images</w:t>
      </w:r>
      <w:r>
        <w:rPr>
          <w:rFonts w:ascii="Georgia" w:eastAsia="Georgia" w:hAnsi="Georgia" w:cs="Georgia"/>
          <w:spacing w:val="20"/>
          <w:sz w:val="19"/>
          <w:szCs w:val="19"/>
        </w:rPr>
        <w:t xml:space="preserve"> </w:t>
      </w:r>
      <w:r>
        <w:rPr>
          <w:rFonts w:ascii="Georgia" w:eastAsia="Georgia" w:hAnsi="Georgia" w:cs="Georgia"/>
          <w:sz w:val="19"/>
          <w:szCs w:val="19"/>
        </w:rPr>
        <w:t>plus</w:t>
      </w:r>
      <w:r>
        <w:rPr>
          <w:rFonts w:ascii="Georgia" w:eastAsia="Georgia" w:hAnsi="Georgia" w:cs="Georgia"/>
          <w:spacing w:val="14"/>
          <w:sz w:val="19"/>
          <w:szCs w:val="19"/>
        </w:rPr>
        <w:t xml:space="preserve"> </w:t>
      </w:r>
      <w:r>
        <w:rPr>
          <w:rFonts w:ascii="Georgia" w:eastAsia="Georgia" w:hAnsi="Georgia" w:cs="Georgia"/>
          <w:sz w:val="19"/>
          <w:szCs w:val="19"/>
        </w:rPr>
        <w:t>segmentations)</w:t>
      </w:r>
      <w:r>
        <w:rPr>
          <w:rFonts w:ascii="Georgia" w:eastAsia="Georgia" w:hAnsi="Georgia" w:cs="Georgia"/>
          <w:spacing w:val="33"/>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common</w:t>
      </w:r>
      <w:r>
        <w:rPr>
          <w:rFonts w:ascii="Georgia" w:eastAsia="Georgia" w:hAnsi="Georgia" w:cs="Georgia"/>
          <w:spacing w:val="22"/>
          <w:sz w:val="19"/>
          <w:szCs w:val="19"/>
        </w:rPr>
        <w:t xml:space="preserve"> </w:t>
      </w:r>
      <w:r>
        <w:rPr>
          <w:rFonts w:ascii="Georgia" w:eastAsia="Georgia" w:hAnsi="Georgia" w:cs="Georgia"/>
          <w:sz w:val="19"/>
          <w:szCs w:val="19"/>
        </w:rPr>
        <w:t>space.</w:t>
      </w:r>
      <w:r>
        <w:rPr>
          <w:rFonts w:ascii="Georgia" w:eastAsia="Georgia" w:hAnsi="Georgia" w:cs="Georgia"/>
          <w:spacing w:val="44"/>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statistical</w:t>
      </w:r>
      <w:r>
        <w:rPr>
          <w:rFonts w:ascii="Georgia" w:eastAsia="Georgia" w:hAnsi="Georgia" w:cs="Georgia"/>
          <w:spacing w:val="23"/>
          <w:sz w:val="19"/>
          <w:szCs w:val="19"/>
        </w:rPr>
        <w:t xml:space="preserve"> </w:t>
      </w:r>
      <w:r>
        <w:rPr>
          <w:rFonts w:ascii="Georgia" w:eastAsia="Georgia" w:hAnsi="Georgia" w:cs="Georgia"/>
          <w:sz w:val="19"/>
          <w:szCs w:val="19"/>
        </w:rPr>
        <w:t>model</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10"/>
          <w:sz w:val="19"/>
          <w:szCs w:val="19"/>
        </w:rPr>
        <w:t xml:space="preserve"> </w:t>
      </w:r>
      <w:r>
        <w:rPr>
          <w:rFonts w:ascii="Georgia" w:eastAsia="Georgia" w:hAnsi="Georgia" w:cs="Georgia"/>
          <w:sz w:val="19"/>
          <w:szCs w:val="19"/>
        </w:rPr>
        <w:t>then</w:t>
      </w:r>
      <w:r>
        <w:rPr>
          <w:rFonts w:ascii="Georgia" w:eastAsia="Georgia" w:hAnsi="Georgia" w:cs="Georgia"/>
          <w:spacing w:val="15"/>
          <w:sz w:val="19"/>
          <w:szCs w:val="19"/>
        </w:rPr>
        <w:t xml:space="preserve"> </w:t>
      </w:r>
      <w:r>
        <w:rPr>
          <w:rFonts w:ascii="Georgia" w:eastAsia="Georgia" w:hAnsi="Georgia" w:cs="Georgia"/>
          <w:sz w:val="19"/>
          <w:szCs w:val="19"/>
        </w:rPr>
        <w:t>used</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combine</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“guesses”</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from </w:t>
      </w:r>
      <w:r>
        <w:rPr>
          <w:rFonts w:ascii="Georgia" w:eastAsia="Georgia" w:hAnsi="Georgia" w:cs="Georgia"/>
          <w:sz w:val="19"/>
          <w:szCs w:val="19"/>
        </w:rPr>
        <w:t>all</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normalized</w:t>
      </w:r>
      <w:r>
        <w:rPr>
          <w:rFonts w:ascii="Georgia" w:eastAsia="Georgia" w:hAnsi="Georgia" w:cs="Georgia"/>
          <w:spacing w:val="39"/>
          <w:sz w:val="19"/>
          <w:szCs w:val="19"/>
        </w:rPr>
        <w:t xml:space="preserve"> </w:t>
      </w:r>
      <w:r>
        <w:rPr>
          <w:rFonts w:ascii="Georgia" w:eastAsia="Georgia" w:hAnsi="Georgia" w:cs="Georgia"/>
          <w:sz w:val="19"/>
          <w:szCs w:val="19"/>
        </w:rPr>
        <w:t>atlas</w:t>
      </w:r>
      <w:r>
        <w:rPr>
          <w:rFonts w:ascii="Georgia" w:eastAsia="Georgia" w:hAnsi="Georgia" w:cs="Georgia"/>
          <w:spacing w:val="28"/>
          <w:sz w:val="19"/>
          <w:szCs w:val="19"/>
        </w:rPr>
        <w:t xml:space="preserve"> </w:t>
      </w:r>
      <w:r>
        <w:rPr>
          <w:rFonts w:ascii="Georgia" w:eastAsia="Georgia" w:hAnsi="Georgia" w:cs="Georgia"/>
          <w:sz w:val="19"/>
          <w:szCs w:val="19"/>
        </w:rPr>
        <w:t>labels</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23"/>
          <w:sz w:val="19"/>
          <w:szCs w:val="19"/>
        </w:rPr>
        <w:t xml:space="preserve"> </w:t>
      </w:r>
      <w:r>
        <w:rPr>
          <w:rFonts w:ascii="Georgia" w:eastAsia="Georgia" w:hAnsi="Georgia" w:cs="Georgia"/>
          <w:sz w:val="19"/>
          <w:szCs w:val="19"/>
        </w:rPr>
        <w:t>provide</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r>
        <w:rPr>
          <w:rFonts w:ascii="Georgia" w:eastAsia="Georgia" w:hAnsi="Georgia" w:cs="Georgia"/>
          <w:sz w:val="19"/>
          <w:szCs w:val="19"/>
        </w:rPr>
        <w:t>“best</w:t>
      </w:r>
      <w:r>
        <w:rPr>
          <w:rFonts w:ascii="Georgia" w:eastAsia="Georgia" w:hAnsi="Georgia" w:cs="Georgia"/>
          <w:spacing w:val="28"/>
          <w:sz w:val="19"/>
          <w:szCs w:val="19"/>
        </w:rPr>
        <w:t xml:space="preserve"> </w:t>
      </w:r>
      <w:r>
        <w:rPr>
          <w:rFonts w:ascii="Georgia" w:eastAsia="Georgia" w:hAnsi="Georgia" w:cs="Georgia"/>
          <w:sz w:val="19"/>
          <w:szCs w:val="19"/>
        </w:rPr>
        <w:t>guess”</w:t>
      </w:r>
      <w:r>
        <w:rPr>
          <w:rFonts w:ascii="Georgia" w:eastAsia="Georgia" w:hAnsi="Georgia" w:cs="Georgia"/>
          <w:spacing w:val="31"/>
          <w:sz w:val="19"/>
          <w:szCs w:val="19"/>
        </w:rPr>
        <w:t xml:space="preserve"> </w:t>
      </w:r>
      <w:r>
        <w:rPr>
          <w:rFonts w:ascii="Georgia" w:eastAsia="Georgia" w:hAnsi="Georgia" w:cs="Georgia"/>
          <w:sz w:val="19"/>
          <w:szCs w:val="19"/>
        </w:rPr>
        <w:t>estimate</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target</w:t>
      </w:r>
      <w:r>
        <w:rPr>
          <w:rFonts w:ascii="Georgia" w:eastAsia="Georgia" w:hAnsi="Georgia" w:cs="Georgia"/>
          <w:spacing w:val="30"/>
          <w:sz w:val="19"/>
          <w:szCs w:val="19"/>
        </w:rPr>
        <w:t xml:space="preserve"> </w:t>
      </w:r>
      <w:r>
        <w:rPr>
          <w:rFonts w:ascii="Georgia" w:eastAsia="Georgia" w:hAnsi="Georgia" w:cs="Georgia"/>
          <w:sz w:val="19"/>
          <w:szCs w:val="19"/>
        </w:rPr>
        <w:t xml:space="preserve">labeling. </w:t>
      </w:r>
      <w:r>
        <w:rPr>
          <w:rFonts w:ascii="Georgia" w:eastAsia="Georgia" w:hAnsi="Georgia" w:cs="Georgia"/>
          <w:spacing w:val="42"/>
          <w:sz w:val="19"/>
          <w:szCs w:val="19"/>
        </w:rPr>
        <w:t xml:space="preserve"> </w:t>
      </w:r>
      <w:r>
        <w:rPr>
          <w:rFonts w:ascii="Georgia" w:eastAsia="Georgia" w:hAnsi="Georgia" w:cs="Georgia"/>
          <w:sz w:val="19"/>
          <w:szCs w:val="19"/>
        </w:rPr>
        <w:t>Several</w:t>
      </w:r>
      <w:r>
        <w:rPr>
          <w:rFonts w:ascii="Georgia" w:eastAsia="Georgia" w:hAnsi="Georgia" w:cs="Georgia"/>
          <w:spacing w:val="32"/>
          <w:sz w:val="19"/>
          <w:szCs w:val="19"/>
        </w:rPr>
        <w:t xml:space="preserve"> </w:t>
      </w:r>
      <w:r>
        <w:rPr>
          <w:rFonts w:ascii="Georgia" w:eastAsia="Georgia" w:hAnsi="Georgia" w:cs="Georgia"/>
          <w:sz w:val="19"/>
          <w:szCs w:val="19"/>
        </w:rPr>
        <w:t>such</w:t>
      </w:r>
      <w:r>
        <w:rPr>
          <w:rFonts w:ascii="Georgia" w:eastAsia="Georgia" w:hAnsi="Georgia" w:cs="Georgia"/>
          <w:spacing w:val="28"/>
          <w:sz w:val="19"/>
          <w:szCs w:val="19"/>
        </w:rPr>
        <w:t xml:space="preserve"> </w:t>
      </w:r>
      <w:r>
        <w:rPr>
          <w:rFonts w:ascii="Georgia" w:eastAsia="Georgia" w:hAnsi="Georgia" w:cs="Georgia"/>
          <w:sz w:val="19"/>
          <w:szCs w:val="19"/>
        </w:rPr>
        <w:t>algorithms</w:t>
      </w:r>
      <w:r>
        <w:rPr>
          <w:rFonts w:ascii="Georgia" w:eastAsia="Georgia" w:hAnsi="Georgia" w:cs="Georgia"/>
          <w:spacing w:val="38"/>
          <w:sz w:val="19"/>
          <w:szCs w:val="19"/>
        </w:rPr>
        <w:t xml:space="preserve"> </w:t>
      </w:r>
      <w:r>
        <w:rPr>
          <w:rFonts w:ascii="Georgia" w:eastAsia="Georgia" w:hAnsi="Georgia" w:cs="Georgia"/>
          <w:sz w:val="19"/>
          <w:szCs w:val="19"/>
        </w:rPr>
        <w:t>have</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been </w:t>
      </w:r>
      <w:r>
        <w:rPr>
          <w:rFonts w:ascii="Georgia" w:eastAsia="Georgia" w:hAnsi="Georgia" w:cs="Georgia"/>
          <w:sz w:val="19"/>
          <w:szCs w:val="19"/>
        </w:rPr>
        <w:t>developed</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much</w:t>
      </w:r>
      <w:r>
        <w:rPr>
          <w:rFonts w:ascii="Georgia" w:eastAsia="Georgia" w:hAnsi="Georgia" w:cs="Georgia"/>
          <w:spacing w:val="8"/>
          <w:sz w:val="19"/>
          <w:szCs w:val="19"/>
        </w:rPr>
        <w:t xml:space="preserve"> </w:t>
      </w:r>
      <w:r>
        <w:rPr>
          <w:rFonts w:ascii="Georgia" w:eastAsia="Georgia" w:hAnsi="Georgia" w:cs="Georgia"/>
          <w:sz w:val="19"/>
          <w:szCs w:val="19"/>
        </w:rPr>
        <w:t>effort</w:t>
      </w:r>
      <w:r>
        <w:rPr>
          <w:rFonts w:ascii="Georgia" w:eastAsia="Georgia" w:hAnsi="Georgia" w:cs="Georgia"/>
          <w:spacing w:val="8"/>
          <w:sz w:val="19"/>
          <w:szCs w:val="19"/>
        </w:rPr>
        <w:t xml:space="preserve"> </w:t>
      </w:r>
      <w:r>
        <w:rPr>
          <w:rFonts w:ascii="Georgia" w:eastAsia="Georgia" w:hAnsi="Georgia" w:cs="Georgia"/>
          <w:sz w:val="19"/>
          <w:szCs w:val="19"/>
        </w:rPr>
        <w:t>has</w:t>
      </w:r>
      <w:r>
        <w:rPr>
          <w:rFonts w:ascii="Georgia" w:eastAsia="Georgia" w:hAnsi="Georgia" w:cs="Georgia"/>
          <w:spacing w:val="5"/>
          <w:sz w:val="19"/>
          <w:szCs w:val="19"/>
        </w:rPr>
        <w:t xml:space="preserve"> </w:t>
      </w:r>
      <w:r>
        <w:rPr>
          <w:rFonts w:ascii="Georgia" w:eastAsia="Georgia" w:hAnsi="Georgia" w:cs="Georgia"/>
          <w:sz w:val="19"/>
          <w:szCs w:val="19"/>
        </w:rPr>
        <w:t>been</w:t>
      </w:r>
      <w:r>
        <w:rPr>
          <w:rFonts w:ascii="Georgia" w:eastAsia="Georgia" w:hAnsi="Georgia" w:cs="Georgia"/>
          <w:spacing w:val="7"/>
          <w:sz w:val="19"/>
          <w:szCs w:val="19"/>
        </w:rPr>
        <w:t xml:space="preserve"> </w:t>
      </w:r>
      <w:r>
        <w:rPr>
          <w:rFonts w:ascii="Georgia" w:eastAsia="Georgia" w:hAnsi="Georgia" w:cs="Georgia"/>
          <w:sz w:val="19"/>
          <w:szCs w:val="19"/>
        </w:rPr>
        <w:t>devoted</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determining</w:t>
      </w:r>
      <w:r>
        <w:rPr>
          <w:rFonts w:ascii="Georgia" w:eastAsia="Georgia" w:hAnsi="Georgia" w:cs="Georgia"/>
          <w:spacing w:val="20"/>
          <w:sz w:val="19"/>
          <w:szCs w:val="19"/>
        </w:rPr>
        <w:t xml:space="preserve"> </w:t>
      </w:r>
      <w:r>
        <w:rPr>
          <w:rFonts w:ascii="Georgia" w:eastAsia="Georgia" w:hAnsi="Georgia" w:cs="Georgia"/>
          <w:sz w:val="19"/>
          <w:szCs w:val="19"/>
        </w:rPr>
        <w:t>relative</w:t>
      </w:r>
      <w:r>
        <w:rPr>
          <w:rFonts w:ascii="Georgia" w:eastAsia="Georgia" w:hAnsi="Georgia" w:cs="Georgia"/>
          <w:spacing w:val="12"/>
          <w:sz w:val="19"/>
          <w:szCs w:val="19"/>
        </w:rPr>
        <w:t xml:space="preserve"> </w:t>
      </w:r>
      <w:r>
        <w:rPr>
          <w:rFonts w:ascii="Georgia" w:eastAsia="Georgia" w:hAnsi="Georgia" w:cs="Georgia"/>
          <w:sz w:val="19"/>
          <w:szCs w:val="19"/>
        </w:rPr>
        <w:t>performance</w:t>
      </w:r>
      <w:r>
        <w:rPr>
          <w:rFonts w:ascii="Georgia" w:eastAsia="Georgia" w:hAnsi="Georgia" w:cs="Georgia"/>
          <w:spacing w:val="20"/>
          <w:sz w:val="19"/>
          <w:szCs w:val="19"/>
        </w:rPr>
        <w:t xml:space="preserve"> </w:t>
      </w:r>
      <w:r>
        <w:rPr>
          <w:rFonts w:ascii="Georgia" w:eastAsia="Georgia" w:hAnsi="Georgia" w:cs="Georgia"/>
          <w:sz w:val="19"/>
          <w:szCs w:val="19"/>
        </w:rPr>
        <w:t>levels—see,</w:t>
      </w:r>
      <w:r>
        <w:rPr>
          <w:rFonts w:ascii="Georgia" w:eastAsia="Georgia" w:hAnsi="Georgia" w:cs="Georgia"/>
          <w:spacing w:val="19"/>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example,</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recent</w:t>
      </w:r>
      <w:r>
        <w:rPr>
          <w:rFonts w:ascii="Georgia" w:eastAsia="Georgia" w:hAnsi="Georgia" w:cs="Georgia"/>
          <w:spacing w:val="9"/>
          <w:sz w:val="19"/>
          <w:szCs w:val="19"/>
        </w:rPr>
        <w:t xml:space="preserve"> </w:t>
      </w:r>
      <w:r>
        <w:rPr>
          <w:rFonts w:ascii="Georgia" w:eastAsia="Georgia" w:hAnsi="Georgia" w:cs="Georgia"/>
          <w:w w:val="102"/>
          <w:sz w:val="19"/>
          <w:szCs w:val="19"/>
        </w:rPr>
        <w:t>MICCAI</w:t>
      </w:r>
    </w:p>
    <w:p w14:paraId="26386080" w14:textId="1C6D0503" w:rsidR="00E61F9D" w:rsidRDefault="005C64D6">
      <w:pPr>
        <w:spacing w:after="0" w:line="277" w:lineRule="auto"/>
        <w:ind w:left="120" w:right="87"/>
        <w:jc w:val="both"/>
        <w:rPr>
          <w:rFonts w:ascii="Georgia" w:eastAsia="Georgia" w:hAnsi="Georgia" w:cs="Georgia"/>
          <w:sz w:val="19"/>
          <w:szCs w:val="19"/>
        </w:rPr>
      </w:pPr>
      <w:r>
        <w:rPr>
          <w:rFonts w:ascii="Georgia" w:eastAsia="Georgia" w:hAnsi="Georgia" w:cs="Georgia"/>
          <w:sz w:val="19"/>
          <w:szCs w:val="19"/>
        </w:rPr>
        <w:t>2012</w:t>
      </w:r>
      <w:r>
        <w:rPr>
          <w:rFonts w:ascii="Georgia" w:eastAsia="Georgia" w:hAnsi="Georgia" w:cs="Georgia"/>
          <w:spacing w:val="-2"/>
          <w:sz w:val="19"/>
          <w:szCs w:val="19"/>
        </w:rPr>
        <w:t xml:space="preserve"> </w:t>
      </w:r>
      <w:r>
        <w:rPr>
          <w:rFonts w:ascii="Georgia" w:eastAsia="Georgia" w:hAnsi="Georgia" w:cs="Georgia"/>
          <w:sz w:val="19"/>
          <w:szCs w:val="19"/>
        </w:rPr>
        <w:t>Grand</w:t>
      </w:r>
      <w:r>
        <w:rPr>
          <w:rFonts w:ascii="Georgia" w:eastAsia="Georgia" w:hAnsi="Georgia" w:cs="Georgia"/>
          <w:spacing w:val="1"/>
          <w:sz w:val="19"/>
          <w:szCs w:val="19"/>
        </w:rPr>
        <w:t xml:space="preserve"> </w:t>
      </w:r>
      <w:r>
        <w:rPr>
          <w:rFonts w:ascii="Georgia" w:eastAsia="Georgia" w:hAnsi="Georgia" w:cs="Georgia"/>
          <w:sz w:val="19"/>
          <w:szCs w:val="19"/>
        </w:rPr>
        <w:t>Challenge</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Workshop</w:t>
      </w:r>
      <w:r>
        <w:rPr>
          <w:rFonts w:ascii="Georgia" w:eastAsia="Georgia" w:hAnsi="Georgia" w:cs="Georgia"/>
          <w:spacing w:val="7"/>
          <w:sz w:val="19"/>
          <w:szCs w:val="19"/>
        </w:rPr>
        <w:t xml:space="preserve"> </w:t>
      </w:r>
      <w:r>
        <w:rPr>
          <w:rFonts w:ascii="Georgia" w:eastAsia="Georgia" w:hAnsi="Georgia" w:cs="Georgia"/>
          <w:sz w:val="19"/>
          <w:szCs w:val="19"/>
        </w:rPr>
        <w:t>on</w:t>
      </w:r>
      <w:r>
        <w:rPr>
          <w:rFonts w:ascii="Georgia" w:eastAsia="Georgia" w:hAnsi="Georgia" w:cs="Georgia"/>
          <w:spacing w:val="-6"/>
          <w:sz w:val="19"/>
          <w:szCs w:val="19"/>
        </w:rPr>
        <w:t xml:space="preserve"> </w:t>
      </w:r>
      <w:r>
        <w:rPr>
          <w:rFonts w:ascii="Georgia" w:eastAsia="Georgia" w:hAnsi="Georgia" w:cs="Georgia"/>
          <w:sz w:val="19"/>
          <w:szCs w:val="19"/>
        </w:rPr>
        <w:t>Multi-Atlas</w:t>
      </w:r>
      <w:r>
        <w:rPr>
          <w:rFonts w:ascii="Georgia" w:eastAsia="Georgia" w:hAnsi="Georgia" w:cs="Georgia"/>
          <w:spacing w:val="9"/>
          <w:sz w:val="19"/>
          <w:szCs w:val="19"/>
        </w:rPr>
        <w:t xml:space="preserve"> </w:t>
      </w:r>
      <w:r>
        <w:rPr>
          <w:rFonts w:ascii="Georgia" w:eastAsia="Georgia" w:hAnsi="Georgia" w:cs="Georgia"/>
          <w:sz w:val="19"/>
          <w:szCs w:val="19"/>
        </w:rPr>
        <w:t>Labeling.</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joint</w:t>
      </w:r>
      <w:r>
        <w:rPr>
          <w:rFonts w:ascii="Georgia" w:eastAsia="Georgia" w:hAnsi="Georgia" w:cs="Georgia"/>
          <w:spacing w:val="-2"/>
          <w:sz w:val="19"/>
          <w:szCs w:val="19"/>
        </w:rPr>
        <w:t xml:space="preserve"> </w:t>
      </w:r>
      <w:r>
        <w:rPr>
          <w:rFonts w:ascii="Georgia" w:eastAsia="Georgia" w:hAnsi="Georgia" w:cs="Georgia"/>
          <w:sz w:val="19"/>
          <w:szCs w:val="19"/>
        </w:rPr>
        <w:t>label</w:t>
      </w:r>
      <w:r>
        <w:rPr>
          <w:rFonts w:ascii="Georgia" w:eastAsia="Georgia" w:hAnsi="Georgia" w:cs="Georgia"/>
          <w:spacing w:val="-2"/>
          <w:sz w:val="19"/>
          <w:szCs w:val="19"/>
        </w:rPr>
        <w:t xml:space="preserve"> </w:t>
      </w:r>
      <w:r>
        <w:rPr>
          <w:rFonts w:ascii="Georgia" w:eastAsia="Georgia" w:hAnsi="Georgia" w:cs="Georgia"/>
          <w:sz w:val="19"/>
          <w:szCs w:val="19"/>
        </w:rPr>
        <w:t>fusion (JLF)</w:t>
      </w:r>
      <w:r>
        <w:rPr>
          <w:rFonts w:ascii="Georgia" w:eastAsia="Georgia" w:hAnsi="Georgia" w:cs="Georgia"/>
          <w:spacing w:val="-1"/>
          <w:sz w:val="19"/>
          <w:szCs w:val="19"/>
        </w:rPr>
        <w:t xml:space="preserve"> </w:t>
      </w:r>
      <w:r>
        <w:rPr>
          <w:rFonts w:ascii="Georgia" w:eastAsia="Georgia" w:hAnsi="Georgia" w:cs="Georgia"/>
          <w:sz w:val="19"/>
          <w:szCs w:val="19"/>
        </w:rPr>
        <w:t>algorithm</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[46,</w:t>
      </w:r>
      <w:r>
        <w:rPr>
          <w:rFonts w:ascii="Georgia" w:eastAsia="Georgia" w:hAnsi="Georgia" w:cs="Georgia"/>
          <w:spacing w:val="-1"/>
          <w:sz w:val="19"/>
          <w:szCs w:val="19"/>
        </w:rPr>
        <w:t xml:space="preserve"> </w:t>
      </w:r>
      <w:r>
        <w:rPr>
          <w:rFonts w:ascii="Georgia" w:eastAsia="Georgia" w:hAnsi="Georgia" w:cs="Georgia"/>
          <w:sz w:val="19"/>
          <w:szCs w:val="19"/>
        </w:rPr>
        <w:t>47]</w:t>
      </w:r>
      <w:r>
        <w:rPr>
          <w:rFonts w:ascii="Georgia" w:eastAsia="Georgia" w:hAnsi="Georgia" w:cs="Georgia"/>
          <w:spacing w:val="-5"/>
          <w:sz w:val="19"/>
          <w:szCs w:val="19"/>
        </w:rPr>
        <w:t xml:space="preserve"> </w:t>
      </w:r>
      <w:r>
        <w:rPr>
          <w:rFonts w:ascii="Georgia" w:eastAsia="Georgia" w:hAnsi="Georgia" w:cs="Georgia"/>
          <w:sz w:val="19"/>
          <w:szCs w:val="19"/>
        </w:rPr>
        <w:t>from</w:t>
      </w:r>
      <w:r>
        <w:rPr>
          <w:rFonts w:ascii="Georgia" w:eastAsia="Georgia" w:hAnsi="Georgia" w:cs="Georgia"/>
          <w:spacing w:val="-2"/>
          <w:sz w:val="19"/>
          <w:szCs w:val="19"/>
        </w:rPr>
        <w:t xml:space="preserve"> </w:t>
      </w:r>
      <w:r>
        <w:rPr>
          <w:rFonts w:ascii="Georgia" w:eastAsia="Georgia" w:hAnsi="Georgia" w:cs="Georgia"/>
          <w:sz w:val="19"/>
          <w:szCs w:val="19"/>
        </w:rPr>
        <w:t>our</w:t>
      </w:r>
      <w:r>
        <w:rPr>
          <w:rFonts w:ascii="Georgia" w:eastAsia="Georgia" w:hAnsi="Georgia" w:cs="Georgia"/>
          <w:spacing w:val="-4"/>
          <w:sz w:val="19"/>
          <w:szCs w:val="19"/>
        </w:rPr>
        <w:t xml:space="preserve"> </w:t>
      </w:r>
      <w:r>
        <w:rPr>
          <w:rFonts w:ascii="Georgia" w:eastAsia="Georgia" w:hAnsi="Georgia" w:cs="Georgia"/>
          <w:w w:val="102"/>
          <w:sz w:val="19"/>
          <w:szCs w:val="19"/>
        </w:rPr>
        <w:t xml:space="preserve">group </w:t>
      </w:r>
      <w:r>
        <w:rPr>
          <w:rFonts w:ascii="Georgia" w:eastAsia="Georgia" w:hAnsi="Georgia" w:cs="Georgia"/>
          <w:sz w:val="19"/>
          <w:szCs w:val="19"/>
        </w:rPr>
        <w:t>is</w:t>
      </w:r>
      <w:r>
        <w:rPr>
          <w:rFonts w:ascii="Georgia" w:eastAsia="Georgia" w:hAnsi="Georgia" w:cs="Georgia"/>
          <w:spacing w:val="15"/>
          <w:sz w:val="19"/>
          <w:szCs w:val="19"/>
        </w:rPr>
        <w:t xml:space="preserve"> </w:t>
      </w:r>
      <w:del w:id="107" w:author="James Gee" w:date="2016-07-19T20:16:00Z">
        <w:r w:rsidDel="009876E8">
          <w:rPr>
            <w:rFonts w:ascii="Georgia" w:eastAsia="Georgia" w:hAnsi="Georgia" w:cs="Georgia"/>
            <w:sz w:val="19"/>
            <w:szCs w:val="19"/>
          </w:rPr>
          <w:delText>one</w:delText>
        </w:r>
        <w:r w:rsidDel="009876E8">
          <w:rPr>
            <w:rFonts w:ascii="Georgia" w:eastAsia="Georgia" w:hAnsi="Georgia" w:cs="Georgia"/>
            <w:spacing w:val="18"/>
            <w:sz w:val="19"/>
            <w:szCs w:val="19"/>
          </w:rPr>
          <w:delText xml:space="preserve"> </w:delText>
        </w:r>
        <w:r w:rsidDel="009876E8">
          <w:rPr>
            <w:rFonts w:ascii="Georgia" w:eastAsia="Georgia" w:hAnsi="Georgia" w:cs="Georgia"/>
            <w:sz w:val="19"/>
            <w:szCs w:val="19"/>
          </w:rPr>
          <w:delText>of</w:delText>
        </w:r>
        <w:r w:rsidDel="009876E8">
          <w:rPr>
            <w:rFonts w:ascii="Georgia" w:eastAsia="Georgia" w:hAnsi="Georgia" w:cs="Georgia"/>
            <w:spacing w:val="15"/>
            <w:sz w:val="19"/>
            <w:szCs w:val="19"/>
          </w:rPr>
          <w:delText xml:space="preserve"> </w:delText>
        </w:r>
        <w:r w:rsidDel="009876E8">
          <w:rPr>
            <w:rFonts w:ascii="Georgia" w:eastAsia="Georgia" w:hAnsi="Georgia" w:cs="Georgia"/>
            <w:sz w:val="19"/>
            <w:szCs w:val="19"/>
          </w:rPr>
          <w:delText>the</w:delText>
        </w:r>
        <w:r w:rsidDel="009876E8">
          <w:rPr>
            <w:rFonts w:ascii="Georgia" w:eastAsia="Georgia" w:hAnsi="Georgia" w:cs="Georgia"/>
            <w:spacing w:val="17"/>
            <w:sz w:val="19"/>
            <w:szCs w:val="19"/>
          </w:rPr>
          <w:delText xml:space="preserve"> </w:delText>
        </w:r>
        <w:r w:rsidDel="009876E8">
          <w:rPr>
            <w:rFonts w:ascii="Georgia" w:eastAsia="Georgia" w:hAnsi="Georgia" w:cs="Georgia"/>
            <w:sz w:val="19"/>
            <w:szCs w:val="19"/>
          </w:rPr>
          <w:delText>top</w:delText>
        </w:r>
        <w:r w:rsidDel="009876E8">
          <w:rPr>
            <w:rFonts w:ascii="Georgia" w:eastAsia="Georgia" w:hAnsi="Georgia" w:cs="Georgia"/>
            <w:spacing w:val="18"/>
            <w:sz w:val="19"/>
            <w:szCs w:val="19"/>
          </w:rPr>
          <w:delText xml:space="preserve"> </w:delText>
        </w:r>
        <w:r w:rsidDel="009876E8">
          <w:rPr>
            <w:rFonts w:ascii="Georgia" w:eastAsia="Georgia" w:hAnsi="Georgia" w:cs="Georgia"/>
            <w:sz w:val="19"/>
            <w:szCs w:val="19"/>
          </w:rPr>
          <w:delText>performing</w:delText>
        </w:r>
        <w:r w:rsidDel="009876E8">
          <w:rPr>
            <w:rFonts w:ascii="Georgia" w:eastAsia="Georgia" w:hAnsi="Georgia" w:cs="Georgia"/>
            <w:spacing w:val="31"/>
            <w:sz w:val="19"/>
            <w:szCs w:val="19"/>
          </w:rPr>
          <w:delText xml:space="preserve"> </w:delText>
        </w:r>
        <w:r w:rsidDel="009876E8">
          <w:rPr>
            <w:rFonts w:ascii="Georgia" w:eastAsia="Georgia" w:hAnsi="Georgia" w:cs="Georgia"/>
            <w:sz w:val="19"/>
            <w:szCs w:val="19"/>
          </w:rPr>
          <w:delText>JLF</w:delText>
        </w:r>
        <w:r w:rsidDel="009876E8">
          <w:rPr>
            <w:rFonts w:ascii="Georgia" w:eastAsia="Georgia" w:hAnsi="Georgia" w:cs="Georgia"/>
            <w:spacing w:val="19"/>
            <w:sz w:val="19"/>
            <w:szCs w:val="19"/>
          </w:rPr>
          <w:delText xml:space="preserve"> </w:delText>
        </w:r>
        <w:r w:rsidDel="009876E8">
          <w:rPr>
            <w:rFonts w:ascii="Georgia" w:eastAsia="Georgia" w:hAnsi="Georgia" w:cs="Georgia"/>
            <w:sz w:val="19"/>
            <w:szCs w:val="19"/>
          </w:rPr>
          <w:delText>algorithms</w:delText>
        </w:r>
        <w:r w:rsidDel="009876E8">
          <w:rPr>
            <w:rFonts w:ascii="Georgia" w:eastAsia="Georgia" w:hAnsi="Georgia" w:cs="Georgia"/>
            <w:spacing w:val="30"/>
            <w:sz w:val="19"/>
            <w:szCs w:val="19"/>
          </w:rPr>
          <w:delText xml:space="preserve"> </w:delText>
        </w:r>
        <w:r w:rsidDel="009876E8">
          <w:rPr>
            <w:rFonts w:ascii="Georgia" w:eastAsia="Georgia" w:hAnsi="Georgia" w:cs="Georgia"/>
            <w:color w:val="FF0000"/>
            <w:sz w:val="19"/>
            <w:szCs w:val="19"/>
          </w:rPr>
          <w:delText>and</w:delText>
        </w:r>
        <w:r w:rsidDel="009876E8">
          <w:rPr>
            <w:rFonts w:ascii="Georgia" w:eastAsia="Georgia" w:hAnsi="Georgia" w:cs="Georgia"/>
            <w:color w:val="FF0000"/>
            <w:spacing w:val="18"/>
            <w:sz w:val="19"/>
            <w:szCs w:val="19"/>
          </w:rPr>
          <w:delText xml:space="preserve"> </w:delText>
        </w:r>
        <w:r w:rsidDel="009876E8">
          <w:rPr>
            <w:rFonts w:ascii="Georgia" w:eastAsia="Georgia" w:hAnsi="Georgia" w:cs="Georgia"/>
            <w:color w:val="FF0000"/>
            <w:sz w:val="19"/>
            <w:szCs w:val="19"/>
          </w:rPr>
          <w:delText>widely</w:delText>
        </w:r>
        <w:r w:rsidDel="009876E8">
          <w:rPr>
            <w:rFonts w:ascii="Georgia" w:eastAsia="Georgia" w:hAnsi="Georgia" w:cs="Georgia"/>
            <w:color w:val="FF0000"/>
            <w:spacing w:val="23"/>
            <w:sz w:val="19"/>
            <w:szCs w:val="19"/>
          </w:rPr>
          <w:delText xml:space="preserve"> </w:delText>
        </w:r>
        <w:r w:rsidDel="009876E8">
          <w:rPr>
            <w:rFonts w:ascii="Georgia" w:eastAsia="Georgia" w:hAnsi="Georgia" w:cs="Georgia"/>
            <w:color w:val="FF0000"/>
            <w:sz w:val="19"/>
            <w:szCs w:val="19"/>
          </w:rPr>
          <w:delText>considered</w:delText>
        </w:r>
        <w:r w:rsidDel="009876E8">
          <w:rPr>
            <w:rFonts w:ascii="Georgia" w:eastAsia="Georgia" w:hAnsi="Georgia" w:cs="Georgia"/>
            <w:color w:val="FF0000"/>
            <w:spacing w:val="30"/>
            <w:sz w:val="19"/>
            <w:szCs w:val="19"/>
          </w:rPr>
          <w:delText xml:space="preserve"> </w:delText>
        </w:r>
        <w:r w:rsidDel="009876E8">
          <w:rPr>
            <w:rFonts w:ascii="Georgia" w:eastAsia="Georgia" w:hAnsi="Georgia" w:cs="Georgia"/>
            <w:color w:val="FF0000"/>
            <w:sz w:val="19"/>
            <w:szCs w:val="19"/>
          </w:rPr>
          <w:delText>state-of-the-ar</w:delText>
        </w:r>
        <w:r w:rsidDel="009876E8">
          <w:rPr>
            <w:rFonts w:ascii="Georgia" w:eastAsia="Georgia" w:hAnsi="Georgia" w:cs="Georgia"/>
            <w:color w:val="FF0000"/>
            <w:spacing w:val="1"/>
            <w:sz w:val="19"/>
            <w:szCs w:val="19"/>
          </w:rPr>
          <w:delText>t</w:delText>
        </w:r>
      </w:del>
      <w:ins w:id="108" w:author="James Gee" w:date="2016-07-19T20:16:00Z">
        <w:r w:rsidR="009876E8">
          <w:rPr>
            <w:rFonts w:ascii="Georgia" w:eastAsia="Georgia" w:hAnsi="Georgia" w:cs="Georgia"/>
            <w:sz w:val="19"/>
            <w:szCs w:val="19"/>
          </w:rPr>
          <w:t xml:space="preserve">widely recognized as among the best performing, </w:t>
        </w:r>
      </w:ins>
      <w:ins w:id="109" w:author="James Gee" w:date="2016-07-20T10:28:00Z">
        <w:r w:rsidR="004A1DDF">
          <w:rPr>
            <w:rFonts w:ascii="Georgia" w:eastAsia="Georgia" w:hAnsi="Georgia" w:cs="Georgia"/>
            <w:sz w:val="19"/>
            <w:szCs w:val="19"/>
          </w:rPr>
          <w:t>having placed</w:t>
        </w:r>
      </w:ins>
      <w:ins w:id="110" w:author="James Gee" w:date="2016-07-19T20:16:00Z">
        <w:r w:rsidR="009876E8">
          <w:rPr>
            <w:rFonts w:ascii="Georgia" w:eastAsia="Georgia" w:hAnsi="Georgia" w:cs="Georgia"/>
            <w:sz w:val="19"/>
            <w:szCs w:val="19"/>
          </w:rPr>
          <w:t xml:space="preserve"> first in the MICCAI Grand Challenge</w:t>
        </w:r>
      </w:ins>
      <w:r>
        <w:rPr>
          <w:rFonts w:ascii="Georgia" w:eastAsia="Georgia" w:hAnsi="Georgia" w:cs="Georgia"/>
          <w:color w:val="000000"/>
          <w:sz w:val="19"/>
          <w:szCs w:val="19"/>
        </w:rPr>
        <w:t xml:space="preserve">. </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JLF</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capable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predicting</w:t>
      </w:r>
      <w:r>
        <w:rPr>
          <w:rFonts w:ascii="Georgia" w:eastAsia="Georgia" w:hAnsi="Georgia" w:cs="Georgia"/>
          <w:color w:val="000000"/>
          <w:spacing w:val="29"/>
          <w:sz w:val="19"/>
          <w:szCs w:val="19"/>
        </w:rPr>
        <w:t xml:space="preserve"> </w:t>
      </w:r>
      <w:r>
        <w:rPr>
          <w:rFonts w:ascii="Georgia" w:eastAsia="Georgia" w:hAnsi="Georgia" w:cs="Georgia"/>
          <w:color w:val="000000"/>
          <w:w w:val="102"/>
          <w:sz w:val="19"/>
          <w:szCs w:val="19"/>
        </w:rPr>
        <w:t xml:space="preserve">anatomical </w:t>
      </w:r>
      <w:r>
        <w:rPr>
          <w:rFonts w:ascii="Georgia" w:eastAsia="Georgia" w:hAnsi="Georgia" w:cs="Georgia"/>
          <w:color w:val="000000"/>
          <w:sz w:val="19"/>
          <w:szCs w:val="19"/>
        </w:rPr>
        <w:t>labels</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accuracy</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rivals</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expert</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anatomists</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[48]</w:t>
      </w:r>
      <w:ins w:id="111" w:author="James Gee" w:date="2016-07-19T20:19:00Z">
        <w:r w:rsidR="009876E8">
          <w:rPr>
            <w:rFonts w:ascii="Georgia" w:eastAsia="Georgia" w:hAnsi="Georgia" w:cs="Georgia"/>
            <w:color w:val="000000"/>
            <w:sz w:val="19"/>
            <w:szCs w:val="19"/>
          </w:rPr>
          <w:t>, and</w:t>
        </w:r>
      </w:ins>
      <w:del w:id="112" w:author="James Gee" w:date="2016-07-19T20:19:00Z">
        <w:r w:rsidDel="009876E8">
          <w:rPr>
            <w:rFonts w:ascii="Georgia" w:eastAsia="Georgia" w:hAnsi="Georgia" w:cs="Georgia"/>
            <w:color w:val="000000"/>
            <w:sz w:val="19"/>
            <w:szCs w:val="19"/>
          </w:rPr>
          <w:delText>.</w:delText>
        </w:r>
        <w:r w:rsidDel="009876E8">
          <w:rPr>
            <w:rFonts w:ascii="Georgia" w:eastAsia="Georgia" w:hAnsi="Georgia" w:cs="Georgia"/>
            <w:color w:val="000000"/>
            <w:spacing w:val="25"/>
            <w:sz w:val="19"/>
            <w:szCs w:val="19"/>
          </w:rPr>
          <w:delText xml:space="preserve"> </w:delText>
        </w:r>
        <w:r w:rsidDel="009876E8">
          <w:rPr>
            <w:rFonts w:ascii="Georgia" w:eastAsia="Georgia" w:hAnsi="Georgia" w:cs="Georgia"/>
            <w:color w:val="000000"/>
            <w:sz w:val="19"/>
            <w:szCs w:val="19"/>
          </w:rPr>
          <w:delText>It</w:delText>
        </w:r>
      </w:del>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has</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proven</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its</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effectiveness</w:t>
      </w:r>
      <w:r>
        <w:rPr>
          <w:rFonts w:ascii="Georgia" w:eastAsia="Georgia" w:hAnsi="Georgia" w:cs="Georgia"/>
          <w:color w:val="000000"/>
          <w:spacing w:val="21"/>
          <w:sz w:val="19"/>
          <w:szCs w:val="19"/>
        </w:rPr>
        <w:t xml:space="preserve"> </w:t>
      </w:r>
      <w:ins w:id="113" w:author="James Gee" w:date="2016-07-19T20:13:00Z">
        <w:r w:rsidR="009876E8">
          <w:rPr>
            <w:rFonts w:ascii="Georgia" w:eastAsia="Georgia" w:hAnsi="Georgia" w:cs="Georgia"/>
            <w:color w:val="000000"/>
            <w:spacing w:val="21"/>
            <w:sz w:val="19"/>
            <w:szCs w:val="19"/>
          </w:rPr>
          <w:t xml:space="preserve">in multiple domains </w:t>
        </w:r>
      </w:ins>
      <w:del w:id="114" w:author="James Gee" w:date="2016-07-19T20:14:00Z">
        <w:r w:rsidDel="009876E8">
          <w:rPr>
            <w:rFonts w:ascii="Georgia" w:eastAsia="Georgia" w:hAnsi="Georgia" w:cs="Georgia"/>
            <w:color w:val="000000"/>
            <w:sz w:val="19"/>
            <w:szCs w:val="19"/>
          </w:rPr>
          <w:delText>not</w:delText>
        </w:r>
        <w:r w:rsidDel="009876E8">
          <w:rPr>
            <w:rFonts w:ascii="Georgia" w:eastAsia="Georgia" w:hAnsi="Georgia" w:cs="Georgia"/>
            <w:color w:val="000000"/>
            <w:spacing w:val="6"/>
            <w:sz w:val="19"/>
            <w:szCs w:val="19"/>
          </w:rPr>
          <w:delText xml:space="preserve"> </w:delText>
        </w:r>
        <w:r w:rsidDel="009876E8">
          <w:rPr>
            <w:rFonts w:ascii="Georgia" w:eastAsia="Georgia" w:hAnsi="Georgia" w:cs="Georgia"/>
            <w:color w:val="000000"/>
            <w:sz w:val="19"/>
            <w:szCs w:val="19"/>
          </w:rPr>
          <w:delText>only</w:delText>
        </w:r>
        <w:r w:rsidDel="009876E8">
          <w:rPr>
            <w:rFonts w:ascii="Georgia" w:eastAsia="Georgia" w:hAnsi="Georgia" w:cs="Georgia"/>
            <w:color w:val="000000"/>
            <w:spacing w:val="7"/>
            <w:sz w:val="19"/>
            <w:szCs w:val="19"/>
          </w:rPr>
          <w:delText xml:space="preserve"> </w:delText>
        </w:r>
        <w:r w:rsidDel="009876E8">
          <w:rPr>
            <w:rFonts w:ascii="Georgia" w:eastAsia="Georgia" w:hAnsi="Georgia" w:cs="Georgia"/>
            <w:color w:val="000000"/>
            <w:sz w:val="19"/>
            <w:szCs w:val="19"/>
          </w:rPr>
          <w:delText>in</w:delText>
        </w:r>
        <w:r w:rsidDel="009876E8">
          <w:rPr>
            <w:rFonts w:ascii="Georgia" w:eastAsia="Georgia" w:hAnsi="Georgia" w:cs="Georgia"/>
            <w:color w:val="000000"/>
            <w:spacing w:val="5"/>
            <w:sz w:val="19"/>
            <w:szCs w:val="19"/>
          </w:rPr>
          <w:delText xml:space="preserve"> </w:delText>
        </w:r>
        <w:r w:rsidDel="009876E8">
          <w:rPr>
            <w:rFonts w:ascii="Georgia" w:eastAsia="Georgia" w:hAnsi="Georgia" w:cs="Georgia"/>
            <w:color w:val="000000"/>
            <w:sz w:val="19"/>
            <w:szCs w:val="19"/>
          </w:rPr>
          <w:delText>cardiac</w:delText>
        </w:r>
        <w:r w:rsidDel="009876E8">
          <w:rPr>
            <w:rFonts w:ascii="Georgia" w:eastAsia="Georgia" w:hAnsi="Georgia" w:cs="Georgia"/>
            <w:color w:val="000000"/>
            <w:spacing w:val="12"/>
            <w:sz w:val="19"/>
            <w:szCs w:val="19"/>
          </w:rPr>
          <w:delText xml:space="preserve"> </w:delText>
        </w:r>
        <w:r w:rsidDel="009876E8">
          <w:rPr>
            <w:rFonts w:ascii="Georgia" w:eastAsia="Georgia" w:hAnsi="Georgia" w:cs="Georgia"/>
            <w:color w:val="000000"/>
            <w:sz w:val="19"/>
            <w:szCs w:val="19"/>
          </w:rPr>
          <w:delText>data</w:delText>
        </w:r>
        <w:r w:rsidDel="009876E8">
          <w:rPr>
            <w:rFonts w:ascii="Georgia" w:eastAsia="Georgia" w:hAnsi="Georgia" w:cs="Georgia"/>
            <w:color w:val="000000"/>
            <w:spacing w:val="7"/>
            <w:sz w:val="19"/>
            <w:szCs w:val="19"/>
          </w:rPr>
          <w:delText xml:space="preserve"> </w:delText>
        </w:r>
      </w:del>
      <w:r>
        <w:rPr>
          <w:rFonts w:ascii="Georgia" w:eastAsia="Georgia" w:hAnsi="Georgia" w:cs="Georgia"/>
          <w:color w:val="000000"/>
          <w:sz w:val="19"/>
          <w:szCs w:val="19"/>
        </w:rPr>
        <w:t>[49],</w:t>
      </w:r>
      <w:r>
        <w:rPr>
          <w:rFonts w:ascii="Georgia" w:eastAsia="Georgia" w:hAnsi="Georgia" w:cs="Georgia"/>
          <w:color w:val="000000"/>
          <w:spacing w:val="8"/>
          <w:sz w:val="19"/>
          <w:szCs w:val="19"/>
        </w:rPr>
        <w:t xml:space="preserve"> </w:t>
      </w:r>
      <w:del w:id="115" w:author="James Gee" w:date="2016-07-19T20:14:00Z">
        <w:r w:rsidDel="009876E8">
          <w:rPr>
            <w:rFonts w:ascii="Georgia" w:eastAsia="Georgia" w:hAnsi="Georgia" w:cs="Georgia"/>
            <w:color w:val="000000"/>
            <w:sz w:val="19"/>
            <w:szCs w:val="19"/>
          </w:rPr>
          <w:delText>the</w:delText>
        </w:r>
        <w:r w:rsidDel="009876E8">
          <w:rPr>
            <w:rFonts w:ascii="Georgia" w:eastAsia="Georgia" w:hAnsi="Georgia" w:cs="Georgia"/>
            <w:color w:val="000000"/>
            <w:spacing w:val="5"/>
            <w:sz w:val="19"/>
            <w:szCs w:val="19"/>
          </w:rPr>
          <w:delText xml:space="preserve"> </w:delText>
        </w:r>
        <w:r w:rsidDel="009876E8">
          <w:rPr>
            <w:rFonts w:ascii="Georgia" w:eastAsia="Georgia" w:hAnsi="Georgia" w:cs="Georgia"/>
            <w:color w:val="000000"/>
            <w:w w:val="102"/>
            <w:sz w:val="19"/>
            <w:szCs w:val="19"/>
          </w:rPr>
          <w:delText xml:space="preserve">human </w:delText>
        </w:r>
        <w:r w:rsidDel="009876E8">
          <w:rPr>
            <w:rFonts w:ascii="Georgia" w:eastAsia="Georgia" w:hAnsi="Georgia" w:cs="Georgia"/>
            <w:color w:val="000000"/>
            <w:sz w:val="19"/>
            <w:szCs w:val="19"/>
          </w:rPr>
          <w:delText>brain</w:delText>
        </w:r>
        <w:r w:rsidDel="009876E8">
          <w:rPr>
            <w:rFonts w:ascii="Georgia" w:eastAsia="Georgia" w:hAnsi="Georgia" w:cs="Georgia"/>
            <w:color w:val="000000"/>
            <w:spacing w:val="24"/>
            <w:sz w:val="19"/>
            <w:szCs w:val="19"/>
          </w:rPr>
          <w:delText xml:space="preserve"> </w:delText>
        </w:r>
      </w:del>
      <w:r>
        <w:rPr>
          <w:rFonts w:ascii="Georgia" w:eastAsia="Georgia" w:hAnsi="Georgia" w:cs="Georgia"/>
          <w:color w:val="000000"/>
          <w:sz w:val="19"/>
          <w:szCs w:val="19"/>
        </w:rPr>
        <w:t>[13],</w:t>
      </w:r>
      <w:del w:id="116" w:author="James Gee" w:date="2016-07-19T20:14:00Z">
        <w:r w:rsidDel="009876E8">
          <w:rPr>
            <w:rFonts w:ascii="Georgia" w:eastAsia="Georgia" w:hAnsi="Georgia" w:cs="Georgia"/>
            <w:color w:val="000000"/>
            <w:spacing w:val="27"/>
            <w:sz w:val="19"/>
            <w:szCs w:val="19"/>
          </w:rPr>
          <w:delText xml:space="preserve"> </w:delText>
        </w:r>
        <w:r w:rsidDel="009876E8">
          <w:rPr>
            <w:rFonts w:ascii="Georgia" w:eastAsia="Georgia" w:hAnsi="Georgia" w:cs="Georgia"/>
            <w:color w:val="000000"/>
            <w:sz w:val="19"/>
            <w:szCs w:val="19"/>
          </w:rPr>
          <w:delText>and</w:delText>
        </w:r>
      </w:del>
      <w:r>
        <w:rPr>
          <w:rFonts w:ascii="Georgia" w:eastAsia="Georgia" w:hAnsi="Georgia" w:cs="Georgia"/>
          <w:color w:val="000000"/>
          <w:spacing w:val="21"/>
          <w:sz w:val="19"/>
          <w:szCs w:val="19"/>
        </w:rPr>
        <w:t xml:space="preserve"> </w:t>
      </w:r>
      <w:del w:id="117" w:author="James Gee" w:date="2016-07-19T20:14:00Z">
        <w:r w:rsidDel="009876E8">
          <w:rPr>
            <w:rFonts w:ascii="Georgia" w:eastAsia="Georgia" w:hAnsi="Georgia" w:cs="Georgia"/>
            <w:color w:val="000000"/>
            <w:sz w:val="19"/>
            <w:szCs w:val="19"/>
          </w:rPr>
          <w:delText>in</w:delText>
        </w:r>
        <w:r w:rsidDel="009876E8">
          <w:rPr>
            <w:rFonts w:ascii="Georgia" w:eastAsia="Georgia" w:hAnsi="Georgia" w:cs="Georgia"/>
            <w:color w:val="000000"/>
            <w:spacing w:val="21"/>
            <w:sz w:val="19"/>
            <w:szCs w:val="19"/>
          </w:rPr>
          <w:delText xml:space="preserve"> </w:delText>
        </w:r>
        <w:r w:rsidDel="009876E8">
          <w:rPr>
            <w:rFonts w:ascii="Georgia" w:eastAsia="Georgia" w:hAnsi="Georgia" w:cs="Georgia"/>
            <w:color w:val="000000"/>
            <w:sz w:val="19"/>
            <w:szCs w:val="19"/>
          </w:rPr>
          <w:delText>multiple</w:delText>
        </w:r>
        <w:r w:rsidDel="009876E8">
          <w:rPr>
            <w:rFonts w:ascii="Georgia" w:eastAsia="Georgia" w:hAnsi="Georgia" w:cs="Georgia"/>
            <w:color w:val="000000"/>
            <w:spacing w:val="29"/>
            <w:sz w:val="19"/>
            <w:szCs w:val="19"/>
          </w:rPr>
          <w:delText xml:space="preserve"> </w:delText>
        </w:r>
        <w:r w:rsidDel="009876E8">
          <w:rPr>
            <w:rFonts w:ascii="Georgia" w:eastAsia="Georgia" w:hAnsi="Georgia" w:cs="Georgia"/>
            <w:color w:val="000000"/>
            <w:sz w:val="19"/>
            <w:szCs w:val="19"/>
          </w:rPr>
          <w:delText>modality</w:delText>
        </w:r>
        <w:r w:rsidDel="009876E8">
          <w:rPr>
            <w:rFonts w:ascii="Georgia" w:eastAsia="Georgia" w:hAnsi="Georgia" w:cs="Georgia"/>
            <w:color w:val="000000"/>
            <w:spacing w:val="30"/>
            <w:sz w:val="19"/>
            <w:szCs w:val="19"/>
          </w:rPr>
          <w:delText xml:space="preserve"> </w:delText>
        </w:r>
        <w:r w:rsidDel="009876E8">
          <w:rPr>
            <w:rFonts w:ascii="Georgia" w:eastAsia="Georgia" w:hAnsi="Georgia" w:cs="Georgia"/>
            <w:color w:val="000000"/>
            <w:sz w:val="19"/>
            <w:szCs w:val="19"/>
          </w:rPr>
          <w:delText>canine</w:delText>
        </w:r>
        <w:r w:rsidDel="009876E8">
          <w:rPr>
            <w:rFonts w:ascii="Georgia" w:eastAsia="Georgia" w:hAnsi="Georgia" w:cs="Georgia"/>
            <w:color w:val="000000"/>
            <w:spacing w:val="27"/>
            <w:sz w:val="19"/>
            <w:szCs w:val="19"/>
          </w:rPr>
          <w:delText xml:space="preserve"> </w:delText>
        </w:r>
        <w:r w:rsidDel="009876E8">
          <w:rPr>
            <w:rFonts w:ascii="Georgia" w:eastAsia="Georgia" w:hAnsi="Georgia" w:cs="Georgia"/>
            <w:color w:val="000000"/>
            <w:sz w:val="19"/>
            <w:szCs w:val="19"/>
          </w:rPr>
          <w:delText>MRI</w:delText>
        </w:r>
        <w:r w:rsidDel="009876E8">
          <w:rPr>
            <w:rFonts w:ascii="Georgia" w:eastAsia="Georgia" w:hAnsi="Georgia" w:cs="Georgia"/>
            <w:color w:val="000000"/>
            <w:spacing w:val="23"/>
            <w:sz w:val="19"/>
            <w:szCs w:val="19"/>
          </w:rPr>
          <w:delText xml:space="preserve"> </w:delText>
        </w:r>
      </w:del>
      <w:r>
        <w:rPr>
          <w:rFonts w:ascii="Georgia" w:eastAsia="Georgia" w:hAnsi="Georgia" w:cs="Georgia"/>
          <w:color w:val="000000"/>
          <w:sz w:val="19"/>
          <w:szCs w:val="19"/>
        </w:rPr>
        <w:t>[49]</w:t>
      </w:r>
      <w:ins w:id="118" w:author="James Gee" w:date="2016-07-19T20:19:00Z">
        <w:r w:rsidR="009876E8">
          <w:rPr>
            <w:rFonts w:ascii="Georgia" w:eastAsia="Georgia" w:hAnsi="Georgia" w:cs="Georgia"/>
            <w:color w:val="000000"/>
            <w:sz w:val="19"/>
            <w:szCs w:val="19"/>
          </w:rPr>
          <w:t>.</w:t>
        </w:r>
      </w:ins>
      <w:del w:id="119" w:author="James Gee" w:date="2016-07-19T20:19:00Z">
        <w:r w:rsidDel="009876E8">
          <w:rPr>
            <w:rFonts w:ascii="Georgia" w:eastAsia="Georgia" w:hAnsi="Georgia" w:cs="Georgia"/>
            <w:color w:val="000000"/>
            <w:sz w:val="19"/>
            <w:szCs w:val="19"/>
          </w:rPr>
          <w:delText>,</w:delText>
        </w:r>
      </w:del>
      <w:r>
        <w:rPr>
          <w:rFonts w:ascii="Georgia" w:eastAsia="Georgia" w:hAnsi="Georgia" w:cs="Georgia"/>
          <w:color w:val="000000"/>
          <w:spacing w:val="27"/>
          <w:sz w:val="19"/>
          <w:szCs w:val="19"/>
        </w:rPr>
        <w:t xml:space="preserve"> </w:t>
      </w:r>
      <w:del w:id="120" w:author="James Gee" w:date="2016-07-19T20:15:00Z">
        <w:r w:rsidDel="009876E8">
          <w:rPr>
            <w:rFonts w:ascii="Georgia" w:eastAsia="Georgia" w:hAnsi="Georgia" w:cs="Georgia"/>
            <w:i/>
            <w:color w:val="000000"/>
            <w:sz w:val="19"/>
            <w:szCs w:val="19"/>
          </w:rPr>
          <w:delText>but</w:delText>
        </w:r>
        <w:r w:rsidDel="009876E8">
          <w:rPr>
            <w:rFonts w:ascii="Georgia" w:eastAsia="Georgia" w:hAnsi="Georgia" w:cs="Georgia"/>
            <w:i/>
            <w:color w:val="000000"/>
            <w:spacing w:val="14"/>
            <w:sz w:val="19"/>
            <w:szCs w:val="19"/>
          </w:rPr>
          <w:delText xml:space="preserve"> </w:delText>
        </w:r>
        <w:r w:rsidDel="009876E8">
          <w:rPr>
            <w:rFonts w:ascii="Georgia" w:eastAsia="Georgia" w:hAnsi="Georgia" w:cs="Georgia"/>
            <w:i/>
            <w:color w:val="000000"/>
            <w:sz w:val="19"/>
            <w:szCs w:val="19"/>
          </w:rPr>
          <w:delText>has</w:delText>
        </w:r>
        <w:r w:rsidDel="009876E8">
          <w:rPr>
            <w:rFonts w:ascii="Georgia" w:eastAsia="Georgia" w:hAnsi="Georgia" w:cs="Georgia"/>
            <w:i/>
            <w:color w:val="000000"/>
            <w:spacing w:val="14"/>
            <w:sz w:val="19"/>
            <w:szCs w:val="19"/>
          </w:rPr>
          <w:delText xml:space="preserve"> </w:delText>
        </w:r>
        <w:r w:rsidDel="009876E8">
          <w:rPr>
            <w:rFonts w:ascii="Georgia" w:eastAsia="Georgia" w:hAnsi="Georgia" w:cs="Georgia"/>
            <w:i/>
            <w:color w:val="000000"/>
            <w:sz w:val="19"/>
            <w:szCs w:val="19"/>
          </w:rPr>
          <w:delText>als</w:delText>
        </w:r>
      </w:del>
      <w:ins w:id="121" w:author="James Gee" w:date="2016-07-19T20:19:00Z">
        <w:r w:rsidR="009876E8">
          <w:rPr>
            <w:rFonts w:ascii="Georgia" w:eastAsia="Georgia" w:hAnsi="Georgia" w:cs="Georgia"/>
            <w:i/>
            <w:color w:val="000000"/>
            <w:spacing w:val="14"/>
            <w:sz w:val="19"/>
            <w:szCs w:val="19"/>
          </w:rPr>
          <w:t xml:space="preserve">Importantly, we have </w:t>
        </w:r>
      </w:ins>
      <w:del w:id="122" w:author="James Gee" w:date="2016-07-19T20:15:00Z">
        <w:r w:rsidDel="009876E8">
          <w:rPr>
            <w:rFonts w:ascii="Georgia" w:eastAsia="Georgia" w:hAnsi="Georgia" w:cs="Georgia"/>
            <w:i/>
            <w:color w:val="000000"/>
            <w:sz w:val="19"/>
            <w:szCs w:val="19"/>
          </w:rPr>
          <w:delText>o</w:delText>
        </w:r>
      </w:del>
      <w:del w:id="123" w:author="James Gee" w:date="2016-07-19T20:19:00Z">
        <w:r w:rsidDel="009876E8">
          <w:rPr>
            <w:rFonts w:ascii="Georgia" w:eastAsia="Georgia" w:hAnsi="Georgia" w:cs="Georgia"/>
            <w:i/>
            <w:color w:val="000000"/>
            <w:spacing w:val="14"/>
            <w:sz w:val="19"/>
            <w:szCs w:val="19"/>
          </w:rPr>
          <w:delText xml:space="preserve"> </w:delText>
        </w:r>
        <w:r w:rsidDel="009876E8">
          <w:rPr>
            <w:rFonts w:ascii="Georgia" w:eastAsia="Georgia" w:hAnsi="Georgia" w:cs="Georgia"/>
            <w:i/>
            <w:color w:val="000000"/>
            <w:sz w:val="19"/>
            <w:szCs w:val="19"/>
          </w:rPr>
          <w:delText>been</w:delText>
        </w:r>
      </w:del>
      <w:del w:id="124" w:author="James Gee" w:date="2016-07-19T20:20:00Z">
        <w:r w:rsidDel="009876E8">
          <w:rPr>
            <w:rFonts w:ascii="Georgia" w:eastAsia="Georgia" w:hAnsi="Georgia" w:cs="Georgia"/>
            <w:i/>
            <w:color w:val="000000"/>
            <w:spacing w:val="14"/>
            <w:sz w:val="19"/>
            <w:szCs w:val="19"/>
          </w:rPr>
          <w:delText xml:space="preserve"> </w:delText>
        </w:r>
      </w:del>
      <w:r>
        <w:rPr>
          <w:rFonts w:ascii="Georgia" w:eastAsia="Georgia" w:hAnsi="Georgia" w:cs="Georgia"/>
          <w:i/>
          <w:color w:val="000000"/>
          <w:sz w:val="19"/>
          <w:szCs w:val="19"/>
        </w:rPr>
        <w:t>successfully</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extended</w:t>
      </w:r>
      <w:ins w:id="125" w:author="James Gee" w:date="2016-07-19T20:20:00Z">
        <w:r w:rsidR="009876E8">
          <w:rPr>
            <w:rFonts w:ascii="Georgia" w:eastAsia="Georgia" w:hAnsi="Georgia" w:cs="Georgia"/>
            <w:i/>
            <w:color w:val="000000"/>
            <w:sz w:val="19"/>
            <w:szCs w:val="19"/>
          </w:rPr>
          <w:t xml:space="preserve"> JLF</w:t>
        </w:r>
      </w:ins>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to</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challenging</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problem</w:t>
      </w:r>
      <w:r>
        <w:rPr>
          <w:rFonts w:ascii="Georgia" w:eastAsia="Georgia" w:hAnsi="Georgia" w:cs="Georgia"/>
          <w:i/>
          <w:color w:val="000000"/>
          <w:spacing w:val="14"/>
          <w:sz w:val="19"/>
          <w:szCs w:val="19"/>
        </w:rPr>
        <w:t xml:space="preserve"> </w:t>
      </w:r>
      <w:r>
        <w:rPr>
          <w:rFonts w:ascii="Georgia" w:eastAsia="Georgia" w:hAnsi="Georgia" w:cs="Georgia"/>
          <w:i/>
          <w:color w:val="000000"/>
          <w:sz w:val="19"/>
          <w:szCs w:val="19"/>
        </w:rPr>
        <w:t>of applying prior-based information to lung and lobe segmentation [50].</w:t>
      </w:r>
    </w:p>
    <w:p w14:paraId="5BDAD78E" w14:textId="27F6C439" w:rsidR="00E61F9D" w:rsidRDefault="005C64D6">
      <w:pPr>
        <w:spacing w:before="60" w:after="0" w:line="277" w:lineRule="auto"/>
        <w:ind w:left="120" w:right="84"/>
        <w:jc w:val="both"/>
        <w:rPr>
          <w:rFonts w:ascii="Georgia" w:eastAsia="Georgia" w:hAnsi="Georgia" w:cs="Georgia"/>
          <w:sz w:val="19"/>
          <w:szCs w:val="19"/>
        </w:rPr>
      </w:pPr>
      <w:proofErr w:type="gramStart"/>
      <w:r>
        <w:rPr>
          <w:rFonts w:ascii="Georgia" w:eastAsia="Georgia" w:hAnsi="Georgia" w:cs="Georgia"/>
          <w:b/>
          <w:bCs/>
          <w:sz w:val="19"/>
          <w:szCs w:val="19"/>
        </w:rPr>
        <w:t>Spatially</w:t>
      </w:r>
      <w:r>
        <w:rPr>
          <w:rFonts w:ascii="Georgia" w:eastAsia="Georgia" w:hAnsi="Georgia" w:cs="Georgia"/>
          <w:b/>
          <w:bCs/>
          <w:spacing w:val="22"/>
          <w:sz w:val="19"/>
          <w:szCs w:val="19"/>
        </w:rPr>
        <w:t xml:space="preserve"> </w:t>
      </w:r>
      <w:r>
        <w:rPr>
          <w:rFonts w:ascii="Georgia" w:eastAsia="Georgia" w:hAnsi="Georgia" w:cs="Georgia"/>
          <w:b/>
          <w:bCs/>
          <w:sz w:val="19"/>
          <w:szCs w:val="19"/>
        </w:rPr>
        <w:t>adaptive</w:t>
      </w:r>
      <w:r>
        <w:rPr>
          <w:rFonts w:ascii="Georgia" w:eastAsia="Georgia" w:hAnsi="Georgia" w:cs="Georgia"/>
          <w:b/>
          <w:bCs/>
          <w:spacing w:val="22"/>
          <w:sz w:val="19"/>
          <w:szCs w:val="19"/>
        </w:rPr>
        <w:t xml:space="preserve"> </w:t>
      </w:r>
      <w:proofErr w:type="spellStart"/>
      <w:r>
        <w:rPr>
          <w:rFonts w:ascii="Georgia" w:eastAsia="Georgia" w:hAnsi="Georgia" w:cs="Georgia"/>
          <w:b/>
          <w:bCs/>
          <w:sz w:val="19"/>
          <w:szCs w:val="19"/>
        </w:rPr>
        <w:t>denoising</w:t>
      </w:r>
      <w:proofErr w:type="spellEnd"/>
      <w:r>
        <w:rPr>
          <w:rFonts w:ascii="Georgia" w:eastAsia="Georgia" w:hAnsi="Georgia" w:cs="Georgia"/>
          <w:b/>
          <w:bCs/>
          <w:sz w:val="19"/>
          <w:szCs w:val="19"/>
        </w:rPr>
        <w:t>.</w:t>
      </w:r>
      <w:proofErr w:type="gramEnd"/>
      <w:r>
        <w:rPr>
          <w:rFonts w:ascii="Georgia" w:eastAsia="Georgia" w:hAnsi="Georgia" w:cs="Georgia"/>
          <w:b/>
          <w:bCs/>
          <w:spacing w:val="45"/>
          <w:sz w:val="19"/>
          <w:szCs w:val="19"/>
        </w:rPr>
        <w:t xml:space="preserve"> </w:t>
      </w:r>
      <w:proofErr w:type="spellStart"/>
      <w:ins w:id="126" w:author="James Gee" w:date="2016-07-20T10:27:00Z">
        <w:r w:rsidR="00841258">
          <w:rPr>
            <w:rFonts w:ascii="Georgia" w:eastAsia="Georgia" w:hAnsi="Georgia" w:cs="Georgia"/>
            <w:sz w:val="19"/>
            <w:szCs w:val="19"/>
          </w:rPr>
          <w:t>D</w:t>
        </w:r>
      </w:ins>
      <w:del w:id="127" w:author="James Gee" w:date="2016-07-20T10:27:00Z">
        <w:r w:rsidDel="00841258">
          <w:rPr>
            <w:rFonts w:ascii="Georgia" w:eastAsia="Georgia" w:hAnsi="Georgia" w:cs="Georgia"/>
            <w:sz w:val="19"/>
            <w:szCs w:val="19"/>
          </w:rPr>
          <w:delText>Patch-based</w:delText>
        </w:r>
        <w:r w:rsidDel="00841258">
          <w:rPr>
            <w:rFonts w:ascii="Georgia" w:eastAsia="Georgia" w:hAnsi="Georgia" w:cs="Georgia"/>
            <w:spacing w:val="26"/>
            <w:sz w:val="19"/>
            <w:szCs w:val="19"/>
          </w:rPr>
          <w:delText xml:space="preserve"> </w:delText>
        </w:r>
        <w:r w:rsidDel="00841258">
          <w:rPr>
            <w:rFonts w:ascii="Georgia" w:eastAsia="Georgia" w:hAnsi="Georgia" w:cs="Georgia"/>
            <w:sz w:val="19"/>
            <w:szCs w:val="19"/>
          </w:rPr>
          <w:delText>d</w:delText>
        </w:r>
      </w:del>
      <w:r>
        <w:rPr>
          <w:rFonts w:ascii="Georgia" w:eastAsia="Georgia" w:hAnsi="Georgia" w:cs="Georgia"/>
          <w:sz w:val="19"/>
          <w:szCs w:val="19"/>
        </w:rPr>
        <w:t>enoising</w:t>
      </w:r>
      <w:proofErr w:type="spellEnd"/>
      <w:r>
        <w:rPr>
          <w:rFonts w:ascii="Georgia" w:eastAsia="Georgia" w:hAnsi="Georgia" w:cs="Georgia"/>
          <w:spacing w:val="21"/>
          <w:sz w:val="19"/>
          <w:szCs w:val="19"/>
        </w:rPr>
        <w:t xml:space="preserve"> </w:t>
      </w:r>
      <w:r>
        <w:rPr>
          <w:rFonts w:ascii="Georgia" w:eastAsia="Georgia" w:hAnsi="Georgia" w:cs="Georgia"/>
          <w:sz w:val="19"/>
          <w:szCs w:val="19"/>
        </w:rPr>
        <w:t>is</w:t>
      </w:r>
      <w:r>
        <w:rPr>
          <w:rFonts w:ascii="Georgia" w:eastAsia="Georgia" w:hAnsi="Georgia" w:cs="Georgia"/>
          <w:spacing w:val="8"/>
          <w:sz w:val="19"/>
          <w:szCs w:val="19"/>
        </w:rPr>
        <w:t xml:space="preserve"> </w:t>
      </w:r>
      <w:r>
        <w:rPr>
          <w:rFonts w:ascii="Georgia" w:eastAsia="Georgia" w:hAnsi="Georgia" w:cs="Georgia"/>
          <w:sz w:val="19"/>
          <w:szCs w:val="19"/>
        </w:rPr>
        <w:t>critical</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data</w:t>
      </w:r>
      <w:r>
        <w:rPr>
          <w:rFonts w:ascii="Georgia" w:eastAsia="Georgia" w:hAnsi="Georgia" w:cs="Georgia"/>
          <w:spacing w:val="12"/>
          <w:sz w:val="19"/>
          <w:szCs w:val="19"/>
        </w:rPr>
        <w:t xml:space="preserve"> </w:t>
      </w:r>
      <w:r>
        <w:rPr>
          <w:rFonts w:ascii="Georgia" w:eastAsia="Georgia" w:hAnsi="Georgia" w:cs="Georgia"/>
          <w:sz w:val="19"/>
          <w:szCs w:val="19"/>
        </w:rPr>
        <w:t>“cleaning”</w:t>
      </w:r>
      <w:r>
        <w:rPr>
          <w:rFonts w:ascii="Georgia" w:eastAsia="Georgia" w:hAnsi="Georgia" w:cs="Georgia"/>
          <w:spacing w:val="22"/>
          <w:sz w:val="19"/>
          <w:szCs w:val="19"/>
        </w:rPr>
        <w:t xml:space="preserve"> </w:t>
      </w:r>
      <w:r>
        <w:rPr>
          <w:rFonts w:ascii="Georgia" w:eastAsia="Georgia" w:hAnsi="Georgia" w:cs="Georgia"/>
          <w:sz w:val="19"/>
          <w:szCs w:val="19"/>
        </w:rPr>
        <w:t>prior</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subsequent</w:t>
      </w:r>
      <w:r>
        <w:rPr>
          <w:rFonts w:ascii="Georgia" w:eastAsia="Georgia" w:hAnsi="Georgia" w:cs="Georgia"/>
          <w:spacing w:val="24"/>
          <w:sz w:val="19"/>
          <w:szCs w:val="19"/>
        </w:rPr>
        <w:t xml:space="preserve"> </w:t>
      </w:r>
      <w:r>
        <w:rPr>
          <w:rFonts w:ascii="Georgia" w:eastAsia="Georgia" w:hAnsi="Georgia" w:cs="Georgia"/>
          <w:sz w:val="19"/>
          <w:szCs w:val="19"/>
        </w:rPr>
        <w:t>processing</w:t>
      </w:r>
      <w:r>
        <w:rPr>
          <w:rFonts w:ascii="Georgia" w:eastAsia="Georgia" w:hAnsi="Georgia" w:cs="Georgia"/>
          <w:spacing w:val="23"/>
          <w:sz w:val="19"/>
          <w:szCs w:val="19"/>
        </w:rPr>
        <w:t xml:space="preserve"> </w:t>
      </w:r>
      <w:r>
        <w:rPr>
          <w:rFonts w:ascii="Georgia" w:eastAsia="Georgia" w:hAnsi="Georgia" w:cs="Georgia"/>
          <w:sz w:val="19"/>
          <w:szCs w:val="19"/>
        </w:rPr>
        <w:t>such</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as </w:t>
      </w:r>
      <w:r>
        <w:rPr>
          <w:rFonts w:ascii="Georgia" w:eastAsia="Georgia" w:hAnsi="Georgia" w:cs="Georgia"/>
          <w:sz w:val="19"/>
          <w:szCs w:val="19"/>
        </w:rPr>
        <w:t>segmentation</w:t>
      </w:r>
      <w:r>
        <w:rPr>
          <w:rFonts w:ascii="Georgia" w:eastAsia="Georgia" w:hAnsi="Georgia" w:cs="Georgia"/>
          <w:spacing w:val="41"/>
          <w:sz w:val="19"/>
          <w:szCs w:val="19"/>
        </w:rPr>
        <w:t xml:space="preserve"> </w:t>
      </w:r>
      <w:r>
        <w:rPr>
          <w:rFonts w:ascii="Georgia" w:eastAsia="Georgia" w:hAnsi="Georgia" w:cs="Georgia"/>
          <w:sz w:val="19"/>
          <w:szCs w:val="19"/>
        </w:rPr>
        <w:t>or</w:t>
      </w:r>
      <w:r>
        <w:rPr>
          <w:rFonts w:ascii="Georgia" w:eastAsia="Georgia" w:hAnsi="Georgia" w:cs="Georgia"/>
          <w:spacing w:val="22"/>
          <w:sz w:val="19"/>
          <w:szCs w:val="19"/>
        </w:rPr>
        <w:t xml:space="preserve"> </w:t>
      </w:r>
      <w:r>
        <w:rPr>
          <w:rFonts w:ascii="Georgia" w:eastAsia="Georgia" w:hAnsi="Georgia" w:cs="Georgia"/>
          <w:sz w:val="19"/>
          <w:szCs w:val="19"/>
        </w:rPr>
        <w:t>spatial</w:t>
      </w:r>
      <w:r>
        <w:rPr>
          <w:rFonts w:ascii="Georgia" w:eastAsia="Georgia" w:hAnsi="Georgia" w:cs="Georgia"/>
          <w:spacing w:val="29"/>
          <w:sz w:val="19"/>
          <w:szCs w:val="19"/>
        </w:rPr>
        <w:t xml:space="preserve"> </w:t>
      </w:r>
      <w:r>
        <w:rPr>
          <w:rFonts w:ascii="Georgia" w:eastAsia="Georgia" w:hAnsi="Georgia" w:cs="Georgia"/>
          <w:sz w:val="19"/>
          <w:szCs w:val="19"/>
        </w:rPr>
        <w:t xml:space="preserve">normalization. </w:t>
      </w:r>
      <w:r>
        <w:rPr>
          <w:rFonts w:ascii="Georgia" w:eastAsia="Georgia" w:hAnsi="Georgia" w:cs="Georgia"/>
          <w:spacing w:val="46"/>
          <w:sz w:val="19"/>
          <w:szCs w:val="19"/>
        </w:rPr>
        <w:t xml:space="preserve"> </w:t>
      </w:r>
      <w:proofErr w:type="gramStart"/>
      <w:r>
        <w:rPr>
          <w:rFonts w:ascii="Georgia" w:eastAsia="Georgia" w:hAnsi="Georgia" w:cs="Georgia"/>
          <w:sz w:val="19"/>
          <w:szCs w:val="19"/>
        </w:rPr>
        <w:t>ANTs</w:t>
      </w:r>
      <w:r>
        <w:rPr>
          <w:rFonts w:ascii="Georgia" w:eastAsia="Georgia" w:hAnsi="Georgia" w:cs="Georgia"/>
          <w:spacing w:val="27"/>
          <w:sz w:val="19"/>
          <w:szCs w:val="19"/>
        </w:rPr>
        <w:t xml:space="preserve"> </w:t>
      </w:r>
      <w:r>
        <w:rPr>
          <w:rFonts w:ascii="Georgia" w:eastAsia="Georgia" w:hAnsi="Georgia" w:cs="Georgia"/>
          <w:sz w:val="19"/>
          <w:szCs w:val="19"/>
        </w:rPr>
        <w:t>implements</w:t>
      </w:r>
      <w:proofErr w:type="gramEnd"/>
      <w:r>
        <w:rPr>
          <w:rFonts w:ascii="Georgia" w:eastAsia="Georgia" w:hAnsi="Georgia" w:cs="Georgia"/>
          <w:spacing w:val="38"/>
          <w:sz w:val="19"/>
          <w:szCs w:val="19"/>
        </w:rPr>
        <w:t xml:space="preserve"> </w:t>
      </w:r>
      <w:r>
        <w:rPr>
          <w:rFonts w:ascii="Georgia" w:eastAsia="Georgia" w:hAnsi="Georgia" w:cs="Georgia"/>
          <w:sz w:val="19"/>
          <w:szCs w:val="19"/>
        </w:rPr>
        <w:t>a</w:t>
      </w:r>
      <w:r>
        <w:rPr>
          <w:rFonts w:ascii="Georgia" w:eastAsia="Georgia" w:hAnsi="Georgia" w:cs="Georgia"/>
          <w:spacing w:val="21"/>
          <w:sz w:val="19"/>
          <w:szCs w:val="19"/>
        </w:rPr>
        <w:t xml:space="preserve"> </w:t>
      </w:r>
      <w:r>
        <w:rPr>
          <w:rFonts w:ascii="Georgia" w:eastAsia="Georgia" w:hAnsi="Georgia" w:cs="Georgia"/>
          <w:sz w:val="19"/>
          <w:szCs w:val="19"/>
        </w:rPr>
        <w:t>state-of-the-art</w:t>
      </w:r>
      <w:r>
        <w:rPr>
          <w:rFonts w:ascii="Georgia" w:eastAsia="Georgia" w:hAnsi="Georgia" w:cs="Georgia"/>
          <w:spacing w:val="44"/>
          <w:sz w:val="19"/>
          <w:szCs w:val="19"/>
        </w:rPr>
        <w:t xml:space="preserve"> </w:t>
      </w:r>
      <w:r>
        <w:rPr>
          <w:rFonts w:ascii="Georgia" w:eastAsia="Georgia" w:hAnsi="Georgia" w:cs="Georgia"/>
          <w:sz w:val="19"/>
          <w:szCs w:val="19"/>
        </w:rPr>
        <w:t>spatially</w:t>
      </w:r>
      <w:r>
        <w:rPr>
          <w:rFonts w:ascii="Georgia" w:eastAsia="Georgia" w:hAnsi="Georgia" w:cs="Georgia"/>
          <w:spacing w:val="32"/>
          <w:sz w:val="19"/>
          <w:szCs w:val="19"/>
        </w:rPr>
        <w:t xml:space="preserve"> </w:t>
      </w:r>
      <w:r>
        <w:rPr>
          <w:rFonts w:ascii="Georgia" w:eastAsia="Georgia" w:hAnsi="Georgia" w:cs="Georgia"/>
          <w:sz w:val="19"/>
          <w:szCs w:val="19"/>
        </w:rPr>
        <w:t>adaptive</w:t>
      </w:r>
      <w:r>
        <w:rPr>
          <w:rFonts w:ascii="Georgia" w:eastAsia="Georgia" w:hAnsi="Georgia" w:cs="Georgia"/>
          <w:spacing w:val="32"/>
          <w:sz w:val="19"/>
          <w:szCs w:val="19"/>
        </w:rPr>
        <w:t xml:space="preserve"> </w:t>
      </w:r>
      <w:r>
        <w:rPr>
          <w:rFonts w:ascii="Georgia" w:eastAsia="Georgia" w:hAnsi="Georgia" w:cs="Georgia"/>
          <w:sz w:val="19"/>
          <w:szCs w:val="19"/>
        </w:rPr>
        <w:t>version</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21"/>
          <w:sz w:val="19"/>
          <w:szCs w:val="19"/>
        </w:rPr>
        <w:t xml:space="preserve"> </w:t>
      </w:r>
      <w:ins w:id="128" w:author="James Gee" w:date="2016-07-20T10:27:00Z">
        <w:r w:rsidR="00841258">
          <w:rPr>
            <w:rFonts w:ascii="Georgia" w:eastAsia="Georgia" w:hAnsi="Georgia" w:cs="Georgia"/>
            <w:spacing w:val="21"/>
            <w:sz w:val="19"/>
            <w:szCs w:val="19"/>
          </w:rPr>
          <w:t xml:space="preserve">patch-based </w:t>
        </w:r>
      </w:ins>
      <w:proofErr w:type="spellStart"/>
      <w:r>
        <w:rPr>
          <w:rFonts w:ascii="Georgia" w:eastAsia="Georgia" w:hAnsi="Georgia" w:cs="Georgia"/>
          <w:sz w:val="19"/>
          <w:szCs w:val="19"/>
        </w:rPr>
        <w:t>denoising</w:t>
      </w:r>
      <w:proofErr w:type="spellEnd"/>
      <w:r>
        <w:rPr>
          <w:rFonts w:ascii="Georgia" w:eastAsia="Georgia" w:hAnsi="Georgia" w:cs="Georgia"/>
          <w:spacing w:val="34"/>
          <w:sz w:val="19"/>
          <w:szCs w:val="19"/>
        </w:rPr>
        <w:t xml:space="preserve"> </w:t>
      </w:r>
      <w:r>
        <w:rPr>
          <w:rFonts w:ascii="Georgia" w:eastAsia="Georgia" w:hAnsi="Georgia" w:cs="Georgia"/>
          <w:w w:val="102"/>
          <w:sz w:val="19"/>
          <w:szCs w:val="19"/>
        </w:rPr>
        <w:t xml:space="preserve">recently </w:t>
      </w:r>
      <w:r>
        <w:rPr>
          <w:rFonts w:ascii="Georgia" w:eastAsia="Georgia" w:hAnsi="Georgia" w:cs="Georgia"/>
          <w:sz w:val="19"/>
          <w:szCs w:val="19"/>
        </w:rPr>
        <w:t>proposed</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w w:val="102"/>
          <w:sz w:val="19"/>
          <w:szCs w:val="19"/>
        </w:rPr>
        <w:t>[51].</w:t>
      </w:r>
    </w:p>
    <w:p w14:paraId="758C403E" w14:textId="67578617" w:rsidR="00E61F9D" w:rsidRDefault="005C64D6">
      <w:pPr>
        <w:spacing w:before="59" w:after="0" w:line="277" w:lineRule="auto"/>
        <w:ind w:left="113" w:right="53" w:firstLine="7"/>
        <w:jc w:val="both"/>
        <w:rPr>
          <w:rFonts w:ascii="Georgia" w:eastAsia="Georgia" w:hAnsi="Georgia" w:cs="Georgia"/>
          <w:sz w:val="19"/>
          <w:szCs w:val="19"/>
        </w:rPr>
      </w:pPr>
      <w:proofErr w:type="gramStart"/>
      <w:r>
        <w:rPr>
          <w:rFonts w:ascii="Georgia" w:eastAsia="Georgia" w:hAnsi="Georgia" w:cs="Georgia"/>
          <w:b/>
          <w:bCs/>
          <w:sz w:val="19"/>
          <w:szCs w:val="19"/>
        </w:rPr>
        <w:t>Field-leading</w:t>
      </w:r>
      <w:r>
        <w:rPr>
          <w:rFonts w:ascii="Georgia" w:eastAsia="Georgia" w:hAnsi="Georgia" w:cs="Georgia"/>
          <w:b/>
          <w:bCs/>
          <w:spacing w:val="37"/>
          <w:sz w:val="19"/>
          <w:szCs w:val="19"/>
        </w:rPr>
        <w:t xml:space="preserve"> </w:t>
      </w:r>
      <w:r>
        <w:rPr>
          <w:rFonts w:ascii="Georgia" w:eastAsia="Georgia" w:hAnsi="Georgia" w:cs="Georgia"/>
          <w:b/>
          <w:bCs/>
          <w:sz w:val="19"/>
          <w:szCs w:val="19"/>
        </w:rPr>
        <w:t>open-source</w:t>
      </w:r>
      <w:r>
        <w:rPr>
          <w:rFonts w:ascii="Georgia" w:eastAsia="Georgia" w:hAnsi="Georgia" w:cs="Georgia"/>
          <w:b/>
          <w:bCs/>
          <w:spacing w:val="36"/>
          <w:sz w:val="19"/>
          <w:szCs w:val="19"/>
        </w:rPr>
        <w:t xml:space="preserve"> </w:t>
      </w:r>
      <w:r>
        <w:rPr>
          <w:rFonts w:ascii="Georgia" w:eastAsia="Georgia" w:hAnsi="Georgia" w:cs="Georgia"/>
          <w:b/>
          <w:bCs/>
          <w:sz w:val="19"/>
          <w:szCs w:val="19"/>
        </w:rPr>
        <w:t>implementations.</w:t>
      </w:r>
      <w:proofErr w:type="gramEnd"/>
      <w:r>
        <w:rPr>
          <w:rFonts w:ascii="Georgia" w:eastAsia="Georgia" w:hAnsi="Georgia" w:cs="Georgia"/>
          <w:b/>
          <w:bCs/>
          <w:sz w:val="19"/>
          <w:szCs w:val="19"/>
        </w:rPr>
        <w:t xml:space="preserve"> </w:t>
      </w:r>
      <w:r>
        <w:rPr>
          <w:rFonts w:ascii="Georgia" w:eastAsia="Georgia" w:hAnsi="Georgia" w:cs="Georgia"/>
          <w:b/>
          <w:bCs/>
          <w:spacing w:val="30"/>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previously</w:t>
      </w:r>
      <w:r>
        <w:rPr>
          <w:rFonts w:ascii="Georgia" w:eastAsia="Georgia" w:hAnsi="Georgia" w:cs="Georgia"/>
          <w:spacing w:val="28"/>
          <w:sz w:val="19"/>
          <w:szCs w:val="19"/>
        </w:rPr>
        <w:t xml:space="preserve"> </w:t>
      </w:r>
      <w:r>
        <w:rPr>
          <w:rFonts w:ascii="Georgia" w:eastAsia="Georgia" w:hAnsi="Georgia" w:cs="Georgia"/>
          <w:sz w:val="19"/>
          <w:szCs w:val="19"/>
        </w:rPr>
        <w:t>described</w:t>
      </w:r>
      <w:r>
        <w:rPr>
          <w:rFonts w:ascii="Georgia" w:eastAsia="Georgia" w:hAnsi="Georgia" w:cs="Georgia"/>
          <w:spacing w:val="27"/>
          <w:sz w:val="19"/>
          <w:szCs w:val="19"/>
        </w:rPr>
        <w:t xml:space="preserve"> </w:t>
      </w:r>
      <w:r>
        <w:rPr>
          <w:rFonts w:ascii="Georgia" w:eastAsia="Georgia" w:hAnsi="Georgia" w:cs="Georgia"/>
          <w:sz w:val="19"/>
          <w:szCs w:val="19"/>
        </w:rPr>
        <w:t>core</w:t>
      </w:r>
      <w:r>
        <w:rPr>
          <w:rFonts w:ascii="Georgia" w:eastAsia="Georgia" w:hAnsi="Georgia" w:cs="Georgia"/>
          <w:spacing w:val="18"/>
          <w:sz w:val="19"/>
          <w:szCs w:val="19"/>
        </w:rPr>
        <w:t xml:space="preserve"> </w:t>
      </w:r>
      <w:del w:id="129" w:author="James Gee" w:date="2016-07-20T10:28:00Z">
        <w:r w:rsidDel="00C2795C">
          <w:rPr>
            <w:rFonts w:ascii="Georgia" w:eastAsia="Georgia" w:hAnsi="Georgia" w:cs="Georgia"/>
            <w:sz w:val="19"/>
            <w:szCs w:val="19"/>
          </w:rPr>
          <w:delText>tools</w:delText>
        </w:r>
      </w:del>
      <w:ins w:id="130" w:author="James Gee" w:date="2016-07-20T10:28:00Z">
        <w:r w:rsidR="00C2795C">
          <w:rPr>
            <w:rFonts w:ascii="Georgia" w:eastAsia="Georgia" w:hAnsi="Georgia" w:cs="Georgia"/>
            <w:sz w:val="19"/>
            <w:szCs w:val="19"/>
          </w:rPr>
          <w:t>software functionality</w:t>
        </w:r>
      </w:ins>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well</w:t>
      </w:r>
      <w:r>
        <w:rPr>
          <w:rFonts w:ascii="Georgia" w:eastAsia="Georgia" w:hAnsi="Georgia" w:cs="Georgia"/>
          <w:spacing w:val="18"/>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several</w:t>
      </w:r>
      <w:r>
        <w:rPr>
          <w:rFonts w:ascii="Georgia" w:eastAsia="Georgia" w:hAnsi="Georgia" w:cs="Georgia"/>
          <w:spacing w:val="23"/>
          <w:sz w:val="19"/>
          <w:szCs w:val="19"/>
        </w:rPr>
        <w:t xml:space="preserve"> </w:t>
      </w:r>
      <w:r>
        <w:rPr>
          <w:rFonts w:ascii="Georgia" w:eastAsia="Georgia" w:hAnsi="Georgia" w:cs="Georgia"/>
          <w:sz w:val="19"/>
          <w:szCs w:val="19"/>
        </w:rPr>
        <w:t>others,</w:t>
      </w:r>
      <w:r>
        <w:rPr>
          <w:rFonts w:ascii="Georgia" w:eastAsia="Georgia" w:hAnsi="Georgia" w:cs="Georgia"/>
          <w:spacing w:val="25"/>
          <w:sz w:val="19"/>
          <w:szCs w:val="19"/>
        </w:rPr>
        <w:t xml:space="preserve"> </w:t>
      </w:r>
      <w:proofErr w:type="gramStart"/>
      <w:r>
        <w:rPr>
          <w:rFonts w:ascii="Georgia" w:eastAsia="Georgia" w:hAnsi="Georgia" w:cs="Georgia"/>
          <w:sz w:val="19"/>
          <w:szCs w:val="19"/>
        </w:rPr>
        <w:t>have</w:t>
      </w:r>
      <w:proofErr w:type="gramEnd"/>
      <w:r>
        <w:rPr>
          <w:rFonts w:ascii="Georgia" w:eastAsia="Georgia" w:hAnsi="Georgia" w:cs="Georgia"/>
          <w:spacing w:val="19"/>
          <w:sz w:val="19"/>
          <w:szCs w:val="19"/>
        </w:rPr>
        <w:t xml:space="preserve"> </w:t>
      </w:r>
      <w:r>
        <w:rPr>
          <w:rFonts w:ascii="Georgia" w:eastAsia="Georgia" w:hAnsi="Georgia" w:cs="Georgia"/>
          <w:w w:val="102"/>
          <w:sz w:val="19"/>
          <w:szCs w:val="19"/>
        </w:rPr>
        <w:t xml:space="preserve">been </w:t>
      </w:r>
      <w:r>
        <w:rPr>
          <w:rFonts w:ascii="Georgia" w:eastAsia="Georgia" w:hAnsi="Georgia" w:cs="Georgia"/>
          <w:sz w:val="19"/>
          <w:szCs w:val="19"/>
        </w:rPr>
        <w:t>part</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ANTs</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ITK</w:t>
      </w:r>
      <w:r>
        <w:rPr>
          <w:rFonts w:ascii="Georgia" w:eastAsia="Georgia" w:hAnsi="Georgia" w:cs="Georgia"/>
          <w:spacing w:val="9"/>
          <w:sz w:val="19"/>
          <w:szCs w:val="19"/>
        </w:rPr>
        <w:t xml:space="preserve"> </w:t>
      </w:r>
      <w:r>
        <w:rPr>
          <w:rFonts w:ascii="Georgia" w:eastAsia="Georgia" w:hAnsi="Georgia" w:cs="Georgia"/>
          <w:sz w:val="19"/>
          <w:szCs w:val="19"/>
        </w:rPr>
        <w:t>development</w:t>
      </w:r>
      <w:r>
        <w:rPr>
          <w:rFonts w:ascii="Georgia" w:eastAsia="Georgia" w:hAnsi="Georgia" w:cs="Georgia"/>
          <w:spacing w:val="25"/>
          <w:sz w:val="19"/>
          <w:szCs w:val="19"/>
        </w:rPr>
        <w:t xml:space="preserve"> </w:t>
      </w:r>
      <w:r>
        <w:rPr>
          <w:rFonts w:ascii="Georgia" w:eastAsia="Georgia" w:hAnsi="Georgia" w:cs="Georgia"/>
          <w:sz w:val="19"/>
          <w:szCs w:val="19"/>
        </w:rPr>
        <w:t>efforts</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more</w:t>
      </w:r>
      <w:r>
        <w:rPr>
          <w:rFonts w:ascii="Georgia" w:eastAsia="Georgia" w:hAnsi="Georgia" w:cs="Georgia"/>
          <w:spacing w:val="12"/>
          <w:sz w:val="19"/>
          <w:szCs w:val="19"/>
        </w:rPr>
        <w:t xml:space="preserve"> </w:t>
      </w:r>
      <w:r>
        <w:rPr>
          <w:rFonts w:ascii="Georgia" w:eastAsia="Georgia" w:hAnsi="Georgia" w:cs="Georgia"/>
          <w:sz w:val="19"/>
          <w:szCs w:val="19"/>
        </w:rPr>
        <w:t>than</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z w:val="19"/>
          <w:szCs w:val="19"/>
        </w:rPr>
        <w:t>decade.</w:t>
      </w:r>
      <w:r>
        <w:rPr>
          <w:rFonts w:ascii="Georgia" w:eastAsia="Georgia" w:hAnsi="Georgia" w:cs="Georgia"/>
          <w:spacing w:val="35"/>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deficiency</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publicly</w:t>
      </w:r>
      <w:r>
        <w:rPr>
          <w:rFonts w:ascii="Georgia" w:eastAsia="Georgia" w:hAnsi="Georgia" w:cs="Georgia"/>
          <w:spacing w:val="16"/>
          <w:sz w:val="19"/>
          <w:szCs w:val="19"/>
        </w:rPr>
        <w:t xml:space="preserve"> </w:t>
      </w:r>
      <w:r>
        <w:rPr>
          <w:rFonts w:ascii="Georgia" w:eastAsia="Georgia" w:hAnsi="Georgia" w:cs="Georgia"/>
          <w:sz w:val="19"/>
          <w:szCs w:val="19"/>
        </w:rPr>
        <w:t>available</w:t>
      </w:r>
      <w:r>
        <w:rPr>
          <w:rFonts w:ascii="Georgia" w:eastAsia="Georgia" w:hAnsi="Georgia" w:cs="Georgia"/>
          <w:spacing w:val="18"/>
          <w:sz w:val="19"/>
          <w:szCs w:val="19"/>
        </w:rPr>
        <w:t xml:space="preserve"> </w:t>
      </w:r>
      <w:r>
        <w:rPr>
          <w:rFonts w:ascii="Georgia" w:eastAsia="Georgia" w:hAnsi="Georgia" w:cs="Georgia"/>
          <w:sz w:val="19"/>
          <w:szCs w:val="19"/>
        </w:rPr>
        <w:t>tools</w:t>
      </w:r>
      <w:r>
        <w:rPr>
          <w:rFonts w:ascii="Georgia" w:eastAsia="Georgia" w:hAnsi="Georgia" w:cs="Georgia"/>
          <w:spacing w:val="11"/>
          <w:sz w:val="19"/>
          <w:szCs w:val="19"/>
        </w:rPr>
        <w:t xml:space="preserve"> </w:t>
      </w:r>
      <w:r>
        <w:rPr>
          <w:rFonts w:ascii="Georgia" w:eastAsia="Georgia" w:hAnsi="Georgia" w:cs="Georgia"/>
          <w:sz w:val="19"/>
          <w:szCs w:val="19"/>
        </w:rPr>
        <w:t>within</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neuro</w:t>
      </w:r>
      <w:proofErr w:type="spellEnd"/>
      <w:r>
        <w:rPr>
          <w:rFonts w:ascii="Georgia" w:eastAsia="Georgia" w:hAnsi="Georgia" w:cs="Georgia"/>
          <w:w w:val="102"/>
          <w:sz w:val="19"/>
          <w:szCs w:val="19"/>
        </w:rPr>
        <w:t xml:space="preserve">- </w:t>
      </w:r>
      <w:r>
        <w:rPr>
          <w:rFonts w:ascii="Georgia" w:eastAsia="Georgia" w:hAnsi="Georgia" w:cs="Georgia"/>
          <w:sz w:val="19"/>
          <w:szCs w:val="19"/>
        </w:rPr>
        <w:t>science</w:t>
      </w:r>
      <w:r>
        <w:rPr>
          <w:rFonts w:ascii="Georgia" w:eastAsia="Georgia" w:hAnsi="Georgia" w:cs="Georgia"/>
          <w:spacing w:val="12"/>
          <w:sz w:val="19"/>
          <w:szCs w:val="19"/>
        </w:rPr>
        <w:t xml:space="preserve"> </w:t>
      </w:r>
      <w:r>
        <w:rPr>
          <w:rFonts w:ascii="Georgia" w:eastAsia="Georgia" w:hAnsi="Georgia" w:cs="Georgia"/>
          <w:sz w:val="19"/>
          <w:szCs w:val="19"/>
        </w:rPr>
        <w:t>community</w:t>
      </w:r>
      <w:r>
        <w:rPr>
          <w:rFonts w:ascii="Georgia" w:eastAsia="Georgia" w:hAnsi="Georgia" w:cs="Georgia"/>
          <w:spacing w:val="19"/>
          <w:sz w:val="19"/>
          <w:szCs w:val="19"/>
        </w:rPr>
        <w:t xml:space="preserve"> </w:t>
      </w:r>
      <w:r>
        <w:rPr>
          <w:rFonts w:ascii="Georgia" w:eastAsia="Georgia" w:hAnsi="Georgia" w:cs="Georgia"/>
          <w:sz w:val="19"/>
          <w:szCs w:val="19"/>
        </w:rPr>
        <w:t>was</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original</w:t>
      </w:r>
      <w:r>
        <w:rPr>
          <w:rFonts w:ascii="Georgia" w:eastAsia="Georgia" w:hAnsi="Georgia" w:cs="Georgia"/>
          <w:spacing w:val="13"/>
          <w:sz w:val="19"/>
          <w:szCs w:val="19"/>
        </w:rPr>
        <w:t xml:space="preserve"> </w:t>
      </w:r>
      <w:r>
        <w:rPr>
          <w:rFonts w:ascii="Georgia" w:eastAsia="Georgia" w:hAnsi="Georgia" w:cs="Georgia"/>
          <w:sz w:val="19"/>
          <w:szCs w:val="19"/>
        </w:rPr>
        <w:t>motivation</w:t>
      </w:r>
      <w:r>
        <w:rPr>
          <w:rFonts w:ascii="Georgia" w:eastAsia="Georgia" w:hAnsi="Georgia" w:cs="Georgia"/>
          <w:spacing w:val="18"/>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inception</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continued</w:t>
      </w:r>
      <w:r>
        <w:rPr>
          <w:rFonts w:ascii="Georgia" w:eastAsia="Georgia" w:hAnsi="Georgia" w:cs="Georgia"/>
          <w:spacing w:val="17"/>
          <w:sz w:val="19"/>
          <w:szCs w:val="19"/>
        </w:rPr>
        <w:t xml:space="preserve"> </w:t>
      </w:r>
      <w:r>
        <w:rPr>
          <w:rFonts w:ascii="Georgia" w:eastAsia="Georgia" w:hAnsi="Georgia" w:cs="Georgia"/>
          <w:sz w:val="19"/>
          <w:szCs w:val="19"/>
        </w:rPr>
        <w:t>development</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ANTs.</w:t>
      </w:r>
      <w:r>
        <w:rPr>
          <w:rFonts w:ascii="Georgia" w:eastAsia="Georgia" w:hAnsi="Georgia" w:cs="Georgia"/>
          <w:spacing w:val="27"/>
          <w:sz w:val="19"/>
          <w:szCs w:val="19"/>
        </w:rPr>
        <w:t xml:space="preserve"> </w:t>
      </w:r>
      <w:r>
        <w:rPr>
          <w:rFonts w:ascii="Georgia" w:eastAsia="Georgia" w:hAnsi="Georgia" w:cs="Georgia"/>
          <w:sz w:val="19"/>
          <w:szCs w:val="19"/>
        </w:rPr>
        <w:t>As</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result,</w:t>
      </w:r>
      <w:r>
        <w:rPr>
          <w:rFonts w:ascii="Georgia" w:eastAsia="Georgia" w:hAnsi="Georgia" w:cs="Georgia"/>
          <w:spacing w:val="11"/>
          <w:sz w:val="19"/>
          <w:szCs w:val="19"/>
        </w:rPr>
        <w:t xml:space="preserve"> </w:t>
      </w:r>
      <w:r>
        <w:rPr>
          <w:rFonts w:ascii="Georgia" w:eastAsia="Georgia" w:hAnsi="Georgia" w:cs="Georgia"/>
          <w:sz w:val="19"/>
          <w:szCs w:val="19"/>
        </w:rPr>
        <w:t>our</w:t>
      </w:r>
      <w:r>
        <w:rPr>
          <w:rFonts w:ascii="Georgia" w:eastAsia="Georgia" w:hAnsi="Georgia" w:cs="Georgia"/>
          <w:spacing w:val="6"/>
          <w:sz w:val="19"/>
          <w:szCs w:val="19"/>
        </w:rPr>
        <w:t xml:space="preserve"> </w:t>
      </w:r>
      <w:r>
        <w:rPr>
          <w:rFonts w:ascii="Georgia" w:eastAsia="Georgia" w:hAnsi="Georgia" w:cs="Georgia"/>
          <w:sz w:val="19"/>
          <w:szCs w:val="19"/>
        </w:rPr>
        <w:t>team</w:t>
      </w:r>
      <w:r>
        <w:rPr>
          <w:rFonts w:ascii="Georgia" w:eastAsia="Georgia" w:hAnsi="Georgia" w:cs="Georgia"/>
          <w:spacing w:val="8"/>
          <w:sz w:val="19"/>
          <w:szCs w:val="19"/>
        </w:rPr>
        <w:t xml:space="preserve"> </w:t>
      </w:r>
      <w:r>
        <w:rPr>
          <w:rFonts w:ascii="Georgia" w:eastAsia="Georgia" w:hAnsi="Georgia" w:cs="Georgia"/>
          <w:w w:val="102"/>
          <w:sz w:val="19"/>
          <w:szCs w:val="19"/>
        </w:rPr>
        <w:t xml:space="preserve">is </w:t>
      </w:r>
      <w:proofErr w:type="gramStart"/>
      <w:r>
        <w:rPr>
          <w:rFonts w:ascii="Georgia" w:eastAsia="Georgia" w:hAnsi="Georgia" w:cs="Georgia"/>
          <w:sz w:val="19"/>
          <w:szCs w:val="19"/>
        </w:rPr>
        <w:t>well-recognized</w:t>
      </w:r>
      <w:proofErr w:type="gramEnd"/>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12"/>
          <w:sz w:val="19"/>
          <w:szCs w:val="19"/>
        </w:rPr>
        <w:t xml:space="preserve"> </w:t>
      </w:r>
      <w:r>
        <w:rPr>
          <w:rFonts w:ascii="Georgia" w:eastAsia="Georgia" w:hAnsi="Georgia" w:cs="Georgia"/>
          <w:sz w:val="19"/>
          <w:szCs w:val="19"/>
        </w:rPr>
        <w:t>our</w:t>
      </w:r>
      <w:r>
        <w:rPr>
          <w:rFonts w:ascii="Georgia" w:eastAsia="Georgia" w:hAnsi="Georgia" w:cs="Georgia"/>
          <w:spacing w:val="13"/>
          <w:sz w:val="19"/>
          <w:szCs w:val="19"/>
        </w:rPr>
        <w:t xml:space="preserve"> </w:t>
      </w:r>
      <w:r>
        <w:rPr>
          <w:rFonts w:ascii="Georgia" w:eastAsia="Georgia" w:hAnsi="Georgia" w:cs="Georgia"/>
          <w:sz w:val="19"/>
          <w:szCs w:val="19"/>
        </w:rPr>
        <w:t>many</w:t>
      </w:r>
      <w:r>
        <w:rPr>
          <w:rFonts w:ascii="Georgia" w:eastAsia="Georgia" w:hAnsi="Georgia" w:cs="Georgia"/>
          <w:spacing w:val="16"/>
          <w:sz w:val="19"/>
          <w:szCs w:val="19"/>
        </w:rPr>
        <w:t xml:space="preserve"> </w:t>
      </w:r>
      <w:r>
        <w:rPr>
          <w:rFonts w:ascii="Georgia" w:eastAsia="Georgia" w:hAnsi="Georgia" w:cs="Georgia"/>
          <w:sz w:val="19"/>
          <w:szCs w:val="19"/>
        </w:rPr>
        <w:t>open-source</w:t>
      </w:r>
      <w:r>
        <w:rPr>
          <w:rFonts w:ascii="Georgia" w:eastAsia="Georgia" w:hAnsi="Georgia" w:cs="Georgia"/>
          <w:spacing w:val="28"/>
          <w:sz w:val="19"/>
          <w:szCs w:val="19"/>
        </w:rPr>
        <w:t xml:space="preserve"> </w:t>
      </w:r>
      <w:r>
        <w:rPr>
          <w:rFonts w:ascii="Georgia" w:eastAsia="Georgia" w:hAnsi="Georgia" w:cs="Georgia"/>
          <w:sz w:val="19"/>
          <w:szCs w:val="19"/>
        </w:rPr>
        <w:t>advancements</w:t>
      </w:r>
      <w:ins w:id="131" w:author="James Gee" w:date="2016-07-20T10:29:00Z">
        <w:r w:rsidR="00C2795C">
          <w:rPr>
            <w:rFonts w:ascii="Georgia" w:eastAsia="Georgia" w:hAnsi="Georgia" w:cs="Georgia"/>
            <w:sz w:val="19"/>
            <w:szCs w:val="19"/>
          </w:rPr>
          <w:t>,</w:t>
        </w:r>
      </w:ins>
      <w:r>
        <w:rPr>
          <w:rFonts w:ascii="Georgia" w:eastAsia="Georgia" w:hAnsi="Georgia" w:cs="Georgia"/>
          <w:spacing w:val="31"/>
          <w:sz w:val="19"/>
          <w:szCs w:val="19"/>
        </w:rPr>
        <w:t xml:space="preserve"> </w:t>
      </w:r>
      <w:r>
        <w:rPr>
          <w:rFonts w:ascii="Georgia" w:eastAsia="Georgia" w:hAnsi="Georgia" w:cs="Georgia"/>
          <w:sz w:val="19"/>
          <w:szCs w:val="19"/>
        </w:rPr>
        <w:t>including</w:t>
      </w:r>
      <w:r>
        <w:rPr>
          <w:rFonts w:ascii="Georgia" w:eastAsia="Georgia" w:hAnsi="Georgia" w:cs="Georgia"/>
          <w:spacing w:val="23"/>
          <w:sz w:val="19"/>
          <w:szCs w:val="19"/>
        </w:rPr>
        <w:t xml:space="preserve"> </w:t>
      </w:r>
      <w:r>
        <w:rPr>
          <w:rFonts w:ascii="Georgia" w:eastAsia="Georgia" w:hAnsi="Georgia" w:cs="Georgia"/>
          <w:sz w:val="19"/>
          <w:szCs w:val="19"/>
        </w:rPr>
        <w:t>important</w:t>
      </w:r>
      <w:r>
        <w:rPr>
          <w:rFonts w:ascii="Georgia" w:eastAsia="Georgia" w:hAnsi="Georgia" w:cs="Georgia"/>
          <w:spacing w:val="24"/>
          <w:sz w:val="19"/>
          <w:szCs w:val="19"/>
        </w:rPr>
        <w:t xml:space="preserve"> </w:t>
      </w:r>
      <w:r>
        <w:rPr>
          <w:rFonts w:ascii="Georgia" w:eastAsia="Georgia" w:hAnsi="Georgia" w:cs="Georgia"/>
          <w:sz w:val="19"/>
          <w:szCs w:val="19"/>
        </w:rPr>
        <w:t>contributions</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field</w:t>
      </w:r>
      <w:r>
        <w:rPr>
          <w:rFonts w:ascii="Georgia" w:eastAsia="Georgia" w:hAnsi="Georgia" w:cs="Georgia"/>
          <w:spacing w:val="14"/>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image</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registration </w:t>
      </w:r>
      <w:r>
        <w:rPr>
          <w:rFonts w:ascii="Georgia" w:eastAsia="Georgia" w:hAnsi="Georgia" w:cs="Georgia"/>
          <w:sz w:val="19"/>
          <w:szCs w:val="19"/>
        </w:rPr>
        <w:t>outlined</w:t>
      </w:r>
      <w:r>
        <w:rPr>
          <w:rFonts w:ascii="Georgia" w:eastAsia="Georgia" w:hAnsi="Georgia" w:cs="Georgia"/>
          <w:spacing w:val="11"/>
          <w:sz w:val="19"/>
          <w:szCs w:val="19"/>
        </w:rPr>
        <w:t xml:space="preserve"> </w:t>
      </w:r>
      <w:r>
        <w:rPr>
          <w:rFonts w:ascii="Georgia" w:eastAsia="Georgia" w:hAnsi="Georgia" w:cs="Georgia"/>
          <w:sz w:val="19"/>
          <w:szCs w:val="19"/>
        </w:rPr>
        <w:t>earlier.</w:t>
      </w:r>
      <w:r>
        <w:rPr>
          <w:rFonts w:ascii="Georgia" w:eastAsia="Georgia" w:hAnsi="Georgia" w:cs="Georgia"/>
          <w:spacing w:val="27"/>
          <w:sz w:val="19"/>
          <w:szCs w:val="19"/>
        </w:rPr>
        <w:t xml:space="preserve"> </w:t>
      </w:r>
      <w:r>
        <w:rPr>
          <w:rFonts w:ascii="Georgia" w:eastAsia="Georgia" w:hAnsi="Georgia" w:cs="Georgia"/>
          <w:sz w:val="19"/>
          <w:szCs w:val="19"/>
        </w:rPr>
        <w:t>Indeed,</w:t>
      </w:r>
      <w:r>
        <w:rPr>
          <w:rFonts w:ascii="Georgia" w:eastAsia="Georgia" w:hAnsi="Georgia" w:cs="Georgia"/>
          <w:spacing w:val="11"/>
          <w:sz w:val="19"/>
          <w:szCs w:val="19"/>
        </w:rPr>
        <w:t xml:space="preserve"> </w:t>
      </w:r>
      <w:r>
        <w:rPr>
          <w:rFonts w:ascii="Georgia" w:eastAsia="Georgia" w:hAnsi="Georgia" w:cs="Georgia"/>
          <w:sz w:val="19"/>
          <w:szCs w:val="19"/>
        </w:rPr>
        <w:t>ANTs-based</w:t>
      </w:r>
      <w:r>
        <w:rPr>
          <w:rFonts w:ascii="Georgia" w:eastAsia="Georgia" w:hAnsi="Georgia" w:cs="Georgia"/>
          <w:spacing w:val="18"/>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registration</w:t>
      </w:r>
      <w:r>
        <w:rPr>
          <w:rFonts w:ascii="Georgia" w:eastAsia="Georgia" w:hAnsi="Georgia" w:cs="Georgia"/>
          <w:spacing w:val="17"/>
          <w:sz w:val="19"/>
          <w:szCs w:val="19"/>
        </w:rPr>
        <w:t xml:space="preserve"> </w:t>
      </w:r>
      <w:r>
        <w:rPr>
          <w:rFonts w:ascii="Georgia" w:eastAsia="Georgia" w:hAnsi="Georgia" w:cs="Georgia"/>
          <w:sz w:val="19"/>
          <w:szCs w:val="19"/>
        </w:rPr>
        <w:t>serves</w:t>
      </w:r>
      <w:r>
        <w:rPr>
          <w:rFonts w:ascii="Georgia" w:eastAsia="Georgia" w:hAnsi="Georgia" w:cs="Georgia"/>
          <w:spacing w:val="7"/>
          <w:sz w:val="19"/>
          <w:szCs w:val="19"/>
        </w:rPr>
        <w:t xml:space="preserve"> </w:t>
      </w:r>
      <w:r>
        <w:rPr>
          <w:rFonts w:ascii="Georgia" w:eastAsia="Georgia" w:hAnsi="Georgia" w:cs="Georgia"/>
          <w:sz w:val="19"/>
          <w:szCs w:val="19"/>
        </w:rPr>
        <w:t>as</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basis</w:t>
      </w:r>
      <w:r>
        <w:rPr>
          <w:rFonts w:ascii="Georgia" w:eastAsia="Georgia" w:hAnsi="Georgia" w:cs="Georgia"/>
          <w:spacing w:val="5"/>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registration</w:t>
      </w:r>
      <w:r>
        <w:rPr>
          <w:rFonts w:ascii="Georgia" w:eastAsia="Georgia" w:hAnsi="Georgia" w:cs="Georgia"/>
          <w:spacing w:val="17"/>
          <w:sz w:val="19"/>
          <w:szCs w:val="19"/>
        </w:rPr>
        <w:t xml:space="preserve"> </w:t>
      </w:r>
      <w:r>
        <w:rPr>
          <w:rFonts w:ascii="Georgia" w:eastAsia="Georgia" w:hAnsi="Georgia" w:cs="Georgia"/>
          <w:sz w:val="19"/>
          <w:szCs w:val="19"/>
        </w:rPr>
        <w:t>component</w:t>
      </w:r>
      <w:r>
        <w:rPr>
          <w:rFonts w:ascii="Georgia" w:eastAsia="Georgia" w:hAnsi="Georgia" w:cs="Georgia"/>
          <w:spacing w:val="16"/>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latest</w:t>
      </w:r>
      <w:r>
        <w:rPr>
          <w:rFonts w:ascii="Georgia" w:eastAsia="Georgia" w:hAnsi="Georgia" w:cs="Georgia"/>
          <w:spacing w:val="6"/>
          <w:sz w:val="19"/>
          <w:szCs w:val="19"/>
        </w:rPr>
        <w:t xml:space="preserve"> </w:t>
      </w:r>
      <w:r>
        <w:rPr>
          <w:rFonts w:ascii="Georgia" w:eastAsia="Georgia" w:hAnsi="Georgia" w:cs="Georgia"/>
          <w:w w:val="102"/>
          <w:sz w:val="19"/>
          <w:szCs w:val="19"/>
        </w:rPr>
        <w:t xml:space="preserve">version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National</w:t>
      </w:r>
      <w:r>
        <w:rPr>
          <w:rFonts w:ascii="Georgia" w:eastAsia="Georgia" w:hAnsi="Georgia" w:cs="Georgia"/>
          <w:spacing w:val="3"/>
          <w:sz w:val="19"/>
          <w:szCs w:val="19"/>
        </w:rPr>
        <w:t xml:space="preserve"> </w:t>
      </w:r>
      <w:r>
        <w:rPr>
          <w:rFonts w:ascii="Georgia" w:eastAsia="Georgia" w:hAnsi="Georgia" w:cs="Georgia"/>
          <w:sz w:val="19"/>
          <w:szCs w:val="19"/>
        </w:rPr>
        <w:t>Library of</w:t>
      </w:r>
      <w:r>
        <w:rPr>
          <w:rFonts w:ascii="Georgia" w:eastAsia="Georgia" w:hAnsi="Georgia" w:cs="Georgia"/>
          <w:spacing w:val="-9"/>
          <w:sz w:val="19"/>
          <w:szCs w:val="19"/>
        </w:rPr>
        <w:t xml:space="preserve"> </w:t>
      </w:r>
      <w:r>
        <w:rPr>
          <w:rFonts w:ascii="Georgia" w:eastAsia="Georgia" w:hAnsi="Georgia" w:cs="Georgia"/>
          <w:sz w:val="19"/>
          <w:szCs w:val="19"/>
        </w:rPr>
        <w:t>Medicine</w:t>
      </w:r>
      <w:r>
        <w:rPr>
          <w:rFonts w:ascii="Georgia" w:eastAsia="Georgia" w:hAnsi="Georgia" w:cs="Georgia"/>
          <w:spacing w:val="4"/>
          <w:sz w:val="19"/>
          <w:szCs w:val="19"/>
        </w:rPr>
        <w:t xml:space="preserve"> </w:t>
      </w:r>
      <w:r>
        <w:rPr>
          <w:rFonts w:ascii="Georgia" w:eastAsia="Georgia" w:hAnsi="Georgia" w:cs="Georgia"/>
          <w:sz w:val="19"/>
          <w:szCs w:val="19"/>
        </w:rPr>
        <w:t>Insight Toolkit programming</w:t>
      </w:r>
      <w:r>
        <w:rPr>
          <w:rFonts w:ascii="Georgia" w:eastAsia="Georgia" w:hAnsi="Georgia" w:cs="Georgia"/>
          <w:spacing w:val="11"/>
          <w:sz w:val="19"/>
          <w:szCs w:val="19"/>
        </w:rPr>
        <w:t xml:space="preserve"> </w:t>
      </w:r>
      <w:r>
        <w:rPr>
          <w:rFonts w:ascii="Georgia" w:eastAsia="Georgia" w:hAnsi="Georgia" w:cs="Georgia"/>
          <w:sz w:val="19"/>
          <w:szCs w:val="19"/>
        </w:rPr>
        <w:t>library</w:t>
      </w:r>
      <w:r>
        <w:rPr>
          <w:rFonts w:ascii="Georgia" w:eastAsia="Georgia" w:hAnsi="Georgia" w:cs="Georgia"/>
          <w:spacing w:val="-1"/>
          <w:sz w:val="19"/>
          <w:szCs w:val="19"/>
        </w:rPr>
        <w:t xml:space="preserve"> </w:t>
      </w:r>
      <w:r>
        <w:rPr>
          <w:rFonts w:ascii="Georgia" w:eastAsia="Georgia" w:hAnsi="Georgia" w:cs="Georgia"/>
          <w:sz w:val="19"/>
          <w:szCs w:val="19"/>
        </w:rPr>
        <w:t>(</w:t>
      </w:r>
      <w:hyperlink r:id="rId6">
        <w:r>
          <w:rPr>
            <w:rFonts w:ascii="Georgia" w:eastAsia="Georgia" w:hAnsi="Georgia" w:cs="Georgia"/>
            <w:color w:val="0000FF"/>
            <w:sz w:val="19"/>
            <w:szCs w:val="19"/>
          </w:rPr>
          <w:t>http://www.itk.org</w:t>
        </w:r>
      </w:hyperlink>
      <w:r>
        <w:rPr>
          <w:rFonts w:ascii="Georgia" w:eastAsia="Georgia" w:hAnsi="Georgia" w:cs="Georgia"/>
          <w:color w:val="000000"/>
          <w:sz w:val="19"/>
          <w:szCs w:val="19"/>
        </w:rPr>
        <w:t>),</w:t>
      </w:r>
      <w:ins w:id="132" w:author="James Gee" w:date="2016-07-20T10:29:00Z">
        <w:r w:rsidR="00C2795C">
          <w:rPr>
            <w:rFonts w:ascii="Georgia" w:eastAsia="Georgia" w:hAnsi="Georgia" w:cs="Georgia"/>
            <w:color w:val="000000"/>
            <w:spacing w:val="27"/>
            <w:sz w:val="19"/>
            <w:szCs w:val="19"/>
          </w:rPr>
          <w:t xml:space="preserve"> </w:t>
        </w:r>
      </w:ins>
      <w:del w:id="133" w:author="James Gee" w:date="2016-07-20T10:29:00Z">
        <w:r w:rsidDel="00C2795C">
          <w:rPr>
            <w:rFonts w:ascii="Georgia" w:eastAsia="Georgia" w:hAnsi="Georgia" w:cs="Georgia"/>
            <w:color w:val="000000"/>
            <w:spacing w:val="27"/>
            <w:sz w:val="19"/>
            <w:szCs w:val="19"/>
          </w:rPr>
          <w:delText xml:space="preserve"> </w:delText>
        </w:r>
        <w:r w:rsidDel="00C2795C">
          <w:rPr>
            <w:rFonts w:ascii="Georgia" w:eastAsia="Georgia" w:hAnsi="Georgia" w:cs="Georgia"/>
            <w:color w:val="000000"/>
            <w:sz w:val="19"/>
            <w:szCs w:val="19"/>
          </w:rPr>
          <w:delText>which</w:delText>
        </w:r>
        <w:r w:rsidDel="00C2795C">
          <w:rPr>
            <w:rFonts w:ascii="Georgia" w:eastAsia="Georgia" w:hAnsi="Georgia" w:cs="Georgia"/>
            <w:color w:val="000000"/>
            <w:spacing w:val="-2"/>
            <w:sz w:val="19"/>
            <w:szCs w:val="19"/>
          </w:rPr>
          <w:delText xml:space="preserve"> </w:delText>
        </w:r>
        <w:r w:rsidDel="00C2795C">
          <w:rPr>
            <w:rFonts w:ascii="Georgia" w:eastAsia="Georgia" w:hAnsi="Georgia" w:cs="Georgia"/>
            <w:color w:val="000000"/>
            <w:sz w:val="19"/>
            <w:szCs w:val="19"/>
          </w:rPr>
          <w:delText>is</w:delText>
        </w:r>
        <w:r w:rsidDel="00C2795C">
          <w:rPr>
            <w:rFonts w:ascii="Georgia" w:eastAsia="Georgia" w:hAnsi="Georgia" w:cs="Georgia"/>
            <w:color w:val="000000"/>
            <w:spacing w:val="-9"/>
            <w:sz w:val="19"/>
            <w:szCs w:val="19"/>
          </w:rPr>
          <w:delText xml:space="preserve"> </w:delText>
        </w:r>
      </w:del>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 xml:space="preserve">leading </w:t>
      </w:r>
      <w:r>
        <w:rPr>
          <w:rFonts w:ascii="Georgia" w:eastAsia="Georgia" w:hAnsi="Georgia" w:cs="Georgia"/>
          <w:color w:val="000000"/>
          <w:w w:val="102"/>
          <w:sz w:val="19"/>
          <w:szCs w:val="19"/>
        </w:rPr>
        <w:t xml:space="preserve">open-source </w:t>
      </w:r>
      <w:r>
        <w:rPr>
          <w:rFonts w:ascii="Georgia" w:eastAsia="Georgia" w:hAnsi="Georgia" w:cs="Georgia"/>
          <w:color w:val="000000"/>
          <w:sz w:val="19"/>
          <w:szCs w:val="19"/>
        </w:rPr>
        <w:t>platform</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medical</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analysis.</w:t>
      </w:r>
      <w:r>
        <w:rPr>
          <w:rFonts w:ascii="Georgia" w:eastAsia="Georgia" w:hAnsi="Georgia" w:cs="Georgia"/>
          <w:color w:val="000000"/>
          <w:spacing w:val="33"/>
          <w:sz w:val="19"/>
          <w:szCs w:val="19"/>
        </w:rPr>
        <w:t xml:space="preserve"> </w:t>
      </w:r>
      <w:r>
        <w:rPr>
          <w:rFonts w:ascii="Georgia" w:eastAsia="Georgia" w:hAnsi="Georgia" w:cs="Georgia"/>
          <w:i/>
          <w:color w:val="000000"/>
          <w:sz w:val="19"/>
          <w:szCs w:val="19"/>
        </w:rPr>
        <w:t>The</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combination</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of</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state-of-the-art</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algorithms</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and</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feature-rich</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flexibility</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has</w:t>
      </w:r>
      <w:r>
        <w:rPr>
          <w:rFonts w:ascii="Georgia" w:eastAsia="Georgia" w:hAnsi="Georgia" w:cs="Georgia"/>
          <w:i/>
          <w:color w:val="000000"/>
          <w:spacing w:val="1"/>
          <w:sz w:val="19"/>
          <w:szCs w:val="19"/>
        </w:rPr>
        <w:t xml:space="preserve"> </w:t>
      </w:r>
      <w:r>
        <w:rPr>
          <w:rFonts w:ascii="Georgia" w:eastAsia="Georgia" w:hAnsi="Georgia" w:cs="Georgia"/>
          <w:i/>
          <w:color w:val="000000"/>
          <w:sz w:val="19"/>
          <w:szCs w:val="19"/>
        </w:rPr>
        <w:t>translated to top-placed rankings in major independent evaluations for core elements of the ANTs toolkit:</w:t>
      </w:r>
    </w:p>
    <w:p w14:paraId="20898CAD" w14:textId="77777777" w:rsidR="00E61F9D" w:rsidRDefault="005C64D6">
      <w:pPr>
        <w:spacing w:before="59"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8"/>
          <w:sz w:val="19"/>
          <w:szCs w:val="19"/>
        </w:rPr>
        <w:t xml:space="preserve"> </w:t>
      </w:r>
      <w:r>
        <w:rPr>
          <w:rFonts w:ascii="Georgia" w:eastAsia="Georgia" w:hAnsi="Georgia" w:cs="Georgia"/>
          <w:sz w:val="19"/>
          <w:szCs w:val="19"/>
        </w:rPr>
        <w:t>was</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top</w:t>
      </w:r>
      <w:r>
        <w:rPr>
          <w:rFonts w:ascii="Georgia" w:eastAsia="Georgia" w:hAnsi="Georgia" w:cs="Georgia"/>
          <w:spacing w:val="7"/>
          <w:sz w:val="19"/>
          <w:szCs w:val="19"/>
        </w:rPr>
        <w:t xml:space="preserve"> </w:t>
      </w:r>
      <w:r>
        <w:rPr>
          <w:rFonts w:ascii="Georgia" w:eastAsia="Georgia" w:hAnsi="Georgia" w:cs="Georgia"/>
          <w:sz w:val="19"/>
          <w:szCs w:val="19"/>
        </w:rPr>
        <w:t>performer</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fairly</w:t>
      </w:r>
      <w:r>
        <w:rPr>
          <w:rFonts w:ascii="Georgia" w:eastAsia="Georgia" w:hAnsi="Georgia" w:cs="Georgia"/>
          <w:spacing w:val="10"/>
          <w:sz w:val="19"/>
          <w:szCs w:val="19"/>
        </w:rPr>
        <w:t xml:space="preserve"> </w:t>
      </w:r>
      <w:r>
        <w:rPr>
          <w:rFonts w:ascii="Georgia" w:eastAsia="Georgia" w:hAnsi="Georgia" w:cs="Georgia"/>
          <w:sz w:val="19"/>
          <w:szCs w:val="19"/>
        </w:rPr>
        <w:t>recent</w:t>
      </w:r>
      <w:r>
        <w:rPr>
          <w:rFonts w:ascii="Georgia" w:eastAsia="Georgia" w:hAnsi="Georgia" w:cs="Georgia"/>
          <w:spacing w:val="11"/>
          <w:sz w:val="19"/>
          <w:szCs w:val="19"/>
        </w:rPr>
        <w:t xml:space="preserve"> </w:t>
      </w:r>
      <w:r>
        <w:rPr>
          <w:rFonts w:ascii="Georgia" w:eastAsia="Georgia" w:hAnsi="Georgia" w:cs="Georgia"/>
          <w:sz w:val="19"/>
          <w:szCs w:val="19"/>
        </w:rPr>
        <w:t>large-scale</w:t>
      </w:r>
      <w:r>
        <w:rPr>
          <w:rFonts w:ascii="Georgia" w:eastAsia="Georgia" w:hAnsi="Georgia" w:cs="Georgia"/>
          <w:spacing w:val="19"/>
          <w:sz w:val="19"/>
          <w:szCs w:val="19"/>
        </w:rPr>
        <w:t xml:space="preserve"> </w:t>
      </w:r>
      <w:r>
        <w:rPr>
          <w:rFonts w:ascii="Georgia" w:eastAsia="Georgia" w:hAnsi="Georgia" w:cs="Georgia"/>
          <w:sz w:val="19"/>
          <w:szCs w:val="19"/>
        </w:rPr>
        <w:t>brain</w:t>
      </w:r>
      <w:r>
        <w:rPr>
          <w:rFonts w:ascii="Georgia" w:eastAsia="Georgia" w:hAnsi="Georgia" w:cs="Georgia"/>
          <w:spacing w:val="10"/>
          <w:sz w:val="19"/>
          <w:szCs w:val="19"/>
        </w:rPr>
        <w:t xml:space="preserve"> </w:t>
      </w:r>
      <w:r>
        <w:rPr>
          <w:rFonts w:ascii="Georgia" w:eastAsia="Georgia" w:hAnsi="Georgia" w:cs="Georgia"/>
          <w:sz w:val="19"/>
          <w:szCs w:val="19"/>
        </w:rPr>
        <w:t>normalization</w:t>
      </w:r>
      <w:r>
        <w:rPr>
          <w:rFonts w:ascii="Georgia" w:eastAsia="Georgia" w:hAnsi="Georgia" w:cs="Georgia"/>
          <w:spacing w:val="25"/>
          <w:sz w:val="19"/>
          <w:szCs w:val="19"/>
        </w:rPr>
        <w:t xml:space="preserve"> </w:t>
      </w:r>
      <w:r>
        <w:rPr>
          <w:rFonts w:ascii="Georgia" w:eastAsia="Georgia" w:hAnsi="Georgia" w:cs="Georgia"/>
          <w:sz w:val="19"/>
          <w:szCs w:val="19"/>
        </w:rPr>
        <w:t>evaluation</w:t>
      </w:r>
      <w:r>
        <w:rPr>
          <w:rFonts w:ascii="Georgia" w:eastAsia="Georgia" w:hAnsi="Georgia" w:cs="Georgia"/>
          <w:spacing w:val="19"/>
          <w:sz w:val="19"/>
          <w:szCs w:val="19"/>
        </w:rPr>
        <w:t xml:space="preserve"> </w:t>
      </w:r>
      <w:r>
        <w:rPr>
          <w:rFonts w:ascii="Georgia" w:eastAsia="Georgia" w:hAnsi="Georgia" w:cs="Georgia"/>
          <w:w w:val="102"/>
          <w:sz w:val="19"/>
          <w:szCs w:val="19"/>
        </w:rPr>
        <w:t>[18].</w:t>
      </w:r>
    </w:p>
    <w:p w14:paraId="57E68FF4" w14:textId="77777777" w:rsidR="00E61F9D" w:rsidRDefault="005C64D6">
      <w:pPr>
        <w:spacing w:before="33" w:after="0" w:line="277" w:lineRule="auto"/>
        <w:ind w:left="658" w:right="62" w:hanging="179"/>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17"/>
          <w:sz w:val="19"/>
          <w:szCs w:val="19"/>
        </w:rPr>
        <w:t xml:space="preserve"> </w:t>
      </w:r>
      <w:r>
        <w:rPr>
          <w:rFonts w:ascii="Georgia" w:eastAsia="Georgia" w:hAnsi="Georgia" w:cs="Georgia"/>
          <w:sz w:val="19"/>
          <w:szCs w:val="19"/>
        </w:rPr>
        <w:t>also</w:t>
      </w:r>
      <w:r>
        <w:rPr>
          <w:rFonts w:ascii="Georgia" w:eastAsia="Georgia" w:hAnsi="Georgia" w:cs="Georgia"/>
          <w:spacing w:val="17"/>
          <w:sz w:val="19"/>
          <w:szCs w:val="19"/>
        </w:rPr>
        <w:t xml:space="preserve"> </w:t>
      </w:r>
      <w:r>
        <w:rPr>
          <w:rFonts w:ascii="Georgia" w:eastAsia="Georgia" w:hAnsi="Georgia" w:cs="Georgia"/>
          <w:sz w:val="19"/>
          <w:szCs w:val="19"/>
        </w:rPr>
        <w:t>competed</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Evaluation</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Methods</w:t>
      </w:r>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15"/>
          <w:sz w:val="19"/>
          <w:szCs w:val="19"/>
        </w:rPr>
        <w:t xml:space="preserve"> </w:t>
      </w:r>
      <w:r>
        <w:rPr>
          <w:rFonts w:ascii="Georgia" w:eastAsia="Georgia" w:hAnsi="Georgia" w:cs="Georgia"/>
          <w:sz w:val="19"/>
          <w:szCs w:val="19"/>
        </w:rPr>
        <w:t>Pulmonary</w:t>
      </w:r>
      <w:r>
        <w:rPr>
          <w:rFonts w:ascii="Georgia" w:eastAsia="Georgia" w:hAnsi="Georgia" w:cs="Georgia"/>
          <w:spacing w:val="29"/>
          <w:sz w:val="19"/>
          <w:szCs w:val="19"/>
        </w:rPr>
        <w:t xml:space="preserve"> </w:t>
      </w:r>
      <w:r>
        <w:rPr>
          <w:rFonts w:ascii="Georgia" w:eastAsia="Georgia" w:hAnsi="Georgia" w:cs="Georgia"/>
          <w:sz w:val="19"/>
          <w:szCs w:val="19"/>
        </w:rPr>
        <w:t>Image</w:t>
      </w:r>
      <w:r>
        <w:rPr>
          <w:rFonts w:ascii="Georgia" w:eastAsia="Georgia" w:hAnsi="Georgia" w:cs="Georgia"/>
          <w:spacing w:val="20"/>
          <w:sz w:val="19"/>
          <w:szCs w:val="19"/>
        </w:rPr>
        <w:t xml:space="preserve"> </w:t>
      </w:r>
      <w:proofErr w:type="spellStart"/>
      <w:r>
        <w:rPr>
          <w:rFonts w:ascii="Georgia" w:eastAsia="Georgia" w:hAnsi="Georgia" w:cs="Georgia"/>
          <w:sz w:val="19"/>
          <w:szCs w:val="19"/>
        </w:rPr>
        <w:t>REgistration</w:t>
      </w:r>
      <w:proofErr w:type="spellEnd"/>
      <w:r>
        <w:rPr>
          <w:rFonts w:ascii="Georgia" w:eastAsia="Georgia" w:hAnsi="Georgia" w:cs="Georgia"/>
          <w:spacing w:val="31"/>
          <w:sz w:val="19"/>
          <w:szCs w:val="19"/>
        </w:rPr>
        <w:t xml:space="preserve"> </w:t>
      </w:r>
      <w:r>
        <w:rPr>
          <w:rFonts w:ascii="Georgia" w:eastAsia="Georgia" w:hAnsi="Georgia" w:cs="Georgia"/>
          <w:sz w:val="19"/>
          <w:szCs w:val="19"/>
        </w:rPr>
        <w:t>2010</w:t>
      </w:r>
      <w:r>
        <w:rPr>
          <w:rFonts w:ascii="Georgia" w:eastAsia="Georgia" w:hAnsi="Georgia" w:cs="Georgia"/>
          <w:spacing w:val="18"/>
          <w:sz w:val="19"/>
          <w:szCs w:val="19"/>
        </w:rPr>
        <w:t xml:space="preserve"> </w:t>
      </w:r>
      <w:r>
        <w:rPr>
          <w:rFonts w:ascii="Georgia" w:eastAsia="Georgia" w:hAnsi="Georgia" w:cs="Georgia"/>
          <w:sz w:val="19"/>
          <w:szCs w:val="19"/>
        </w:rPr>
        <w:t>(EMPIRE10)</w:t>
      </w:r>
      <w:r>
        <w:rPr>
          <w:rFonts w:ascii="Georgia" w:eastAsia="Georgia" w:hAnsi="Georgia" w:cs="Georgia"/>
          <w:spacing w:val="32"/>
          <w:sz w:val="19"/>
          <w:szCs w:val="19"/>
        </w:rPr>
        <w:t xml:space="preserve"> </w:t>
      </w:r>
      <w:r>
        <w:rPr>
          <w:rFonts w:ascii="Georgia" w:eastAsia="Georgia" w:hAnsi="Georgia" w:cs="Georgia"/>
          <w:sz w:val="19"/>
          <w:szCs w:val="19"/>
        </w:rPr>
        <w:t>challenge</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[17], </w:t>
      </w:r>
      <w:r>
        <w:rPr>
          <w:rFonts w:ascii="Georgia" w:eastAsia="Georgia" w:hAnsi="Georgia" w:cs="Georgia"/>
          <w:sz w:val="19"/>
          <w:szCs w:val="19"/>
        </w:rPr>
        <w:t>where</w:t>
      </w:r>
      <w:r>
        <w:rPr>
          <w:rFonts w:ascii="Georgia" w:eastAsia="Georgia" w:hAnsi="Georgia" w:cs="Georgia"/>
          <w:spacing w:val="4"/>
          <w:sz w:val="19"/>
          <w:szCs w:val="19"/>
        </w:rPr>
        <w:t xml:space="preserve"> </w:t>
      </w:r>
      <w:r>
        <w:rPr>
          <w:rFonts w:ascii="Georgia" w:eastAsia="Georgia" w:hAnsi="Georgia" w:cs="Georgia"/>
          <w:sz w:val="19"/>
          <w:szCs w:val="19"/>
        </w:rPr>
        <w:t>it</w:t>
      </w:r>
      <w:r>
        <w:rPr>
          <w:rFonts w:ascii="Georgia" w:eastAsia="Georgia" w:hAnsi="Georgia" w:cs="Georgia"/>
          <w:spacing w:val="-4"/>
          <w:sz w:val="19"/>
          <w:szCs w:val="19"/>
        </w:rPr>
        <w:t xml:space="preserve"> </w:t>
      </w:r>
      <w:r>
        <w:rPr>
          <w:rFonts w:ascii="Georgia" w:eastAsia="Georgia" w:hAnsi="Georgia" w:cs="Georgia"/>
          <w:sz w:val="19"/>
          <w:szCs w:val="19"/>
        </w:rPr>
        <w:t>was the</w:t>
      </w:r>
      <w:r>
        <w:rPr>
          <w:rFonts w:ascii="Georgia" w:eastAsia="Georgia" w:hAnsi="Georgia" w:cs="Georgia"/>
          <w:spacing w:val="-1"/>
          <w:sz w:val="19"/>
          <w:szCs w:val="19"/>
        </w:rPr>
        <w:t xml:space="preserve"> </w:t>
      </w:r>
      <w:r>
        <w:rPr>
          <w:rFonts w:ascii="Georgia" w:eastAsia="Georgia" w:hAnsi="Georgia" w:cs="Georgia"/>
          <w:sz w:val="19"/>
          <w:szCs w:val="19"/>
        </w:rPr>
        <w:t>top performer</w:t>
      </w:r>
      <w:r>
        <w:rPr>
          <w:rFonts w:ascii="Georgia" w:eastAsia="Georgia" w:hAnsi="Georgia" w:cs="Georgia"/>
          <w:spacing w:val="11"/>
          <w:sz w:val="19"/>
          <w:szCs w:val="19"/>
        </w:rPr>
        <w:t xml:space="preserve"> </w:t>
      </w:r>
      <w:r>
        <w:rPr>
          <w:rFonts w:ascii="Georgia" w:eastAsia="Georgia" w:hAnsi="Georgia" w:cs="Georgia"/>
          <w:sz w:val="19"/>
          <w:szCs w:val="19"/>
        </w:rPr>
        <w:t>for</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benchmarks</w:t>
      </w:r>
      <w:r>
        <w:rPr>
          <w:rFonts w:ascii="Georgia" w:eastAsia="Georgia" w:hAnsi="Georgia" w:cs="Georgia"/>
          <w:spacing w:val="15"/>
          <w:sz w:val="19"/>
          <w:szCs w:val="19"/>
        </w:rPr>
        <w:t xml:space="preserve"> </w:t>
      </w:r>
      <w:r>
        <w:rPr>
          <w:rFonts w:ascii="Georgia" w:eastAsia="Georgia" w:hAnsi="Georgia" w:cs="Georgia"/>
          <w:sz w:val="19"/>
          <w:szCs w:val="19"/>
        </w:rPr>
        <w:t>used</w:t>
      </w:r>
      <w:r>
        <w:rPr>
          <w:rFonts w:ascii="Georgia" w:eastAsia="Georgia" w:hAnsi="Georgia" w:cs="Georgia"/>
          <w:spacing w:val="2"/>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assess</w:t>
      </w:r>
      <w:r>
        <w:rPr>
          <w:rFonts w:ascii="Georgia" w:eastAsia="Georgia" w:hAnsi="Georgia" w:cs="Georgia"/>
          <w:spacing w:val="4"/>
          <w:sz w:val="19"/>
          <w:szCs w:val="19"/>
        </w:rPr>
        <w:t xml:space="preserve"> </w:t>
      </w:r>
      <w:r>
        <w:rPr>
          <w:rFonts w:ascii="Georgia" w:eastAsia="Georgia" w:hAnsi="Georgia" w:cs="Georgia"/>
          <w:sz w:val="19"/>
          <w:szCs w:val="19"/>
        </w:rPr>
        <w:t>lung</w:t>
      </w:r>
      <w:r>
        <w:rPr>
          <w:rFonts w:ascii="Georgia" w:eastAsia="Georgia" w:hAnsi="Georgia" w:cs="Georgia"/>
          <w:spacing w:val="1"/>
          <w:sz w:val="19"/>
          <w:szCs w:val="19"/>
        </w:rPr>
        <w:t xml:space="preserve"> </w:t>
      </w:r>
      <w:r>
        <w:rPr>
          <w:rFonts w:ascii="Georgia" w:eastAsia="Georgia" w:hAnsi="Georgia" w:cs="Georgia"/>
          <w:sz w:val="19"/>
          <w:szCs w:val="19"/>
        </w:rPr>
        <w:t>registration</w:t>
      </w:r>
      <w:r>
        <w:rPr>
          <w:rFonts w:ascii="Georgia" w:eastAsia="Georgia" w:hAnsi="Georgia" w:cs="Georgia"/>
          <w:spacing w:val="14"/>
          <w:sz w:val="19"/>
          <w:szCs w:val="19"/>
        </w:rPr>
        <w:t xml:space="preserve"> </w:t>
      </w:r>
      <w:r>
        <w:rPr>
          <w:rFonts w:ascii="Georgia" w:eastAsia="Georgia" w:hAnsi="Georgia" w:cs="Georgia"/>
          <w:sz w:val="19"/>
          <w:szCs w:val="19"/>
        </w:rPr>
        <w:t>accuracy</w:t>
      </w:r>
      <w:r>
        <w:rPr>
          <w:rFonts w:ascii="Georgia" w:eastAsia="Georgia" w:hAnsi="Georgia" w:cs="Georgia"/>
          <w:spacing w:val="9"/>
          <w:sz w:val="19"/>
          <w:szCs w:val="19"/>
        </w:rPr>
        <w:t xml:space="preserve"> </w:t>
      </w:r>
      <w:r>
        <w:rPr>
          <w:rFonts w:ascii="Georgia" w:eastAsia="Georgia" w:hAnsi="Georgia" w:cs="Georgia"/>
          <w:sz w:val="19"/>
          <w:szCs w:val="19"/>
        </w:rPr>
        <w:t>and biological</w:t>
      </w:r>
      <w:r>
        <w:rPr>
          <w:rFonts w:ascii="Georgia" w:eastAsia="Georgia" w:hAnsi="Georgia" w:cs="Georgia"/>
          <w:spacing w:val="10"/>
          <w:sz w:val="19"/>
          <w:szCs w:val="19"/>
        </w:rPr>
        <w:t xml:space="preserve"> </w:t>
      </w:r>
      <w:r>
        <w:rPr>
          <w:rFonts w:ascii="Georgia" w:eastAsia="Georgia" w:hAnsi="Georgia" w:cs="Georgia"/>
          <w:sz w:val="19"/>
          <w:szCs w:val="19"/>
        </w:rPr>
        <w:t>plausibility</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inferred</w:t>
      </w:r>
      <w:r>
        <w:rPr>
          <w:rFonts w:ascii="Georgia" w:eastAsia="Georgia" w:hAnsi="Georgia" w:cs="Georgia"/>
          <w:spacing w:val="22"/>
          <w:sz w:val="19"/>
          <w:szCs w:val="19"/>
        </w:rPr>
        <w:t xml:space="preserve"> </w:t>
      </w:r>
      <w:r>
        <w:rPr>
          <w:rFonts w:ascii="Georgia" w:eastAsia="Georgia" w:hAnsi="Georgia" w:cs="Georgia"/>
          <w:sz w:val="19"/>
          <w:szCs w:val="19"/>
        </w:rPr>
        <w:t>transform</w:t>
      </w:r>
      <w:r>
        <w:rPr>
          <w:rFonts w:ascii="Georgia" w:eastAsia="Georgia" w:hAnsi="Georgia" w:cs="Georgia"/>
          <w:spacing w:val="25"/>
          <w:sz w:val="19"/>
          <w:szCs w:val="19"/>
        </w:rPr>
        <w:t xml:space="preserve"> </w:t>
      </w:r>
      <w:r>
        <w:rPr>
          <w:rFonts w:ascii="Georgia" w:eastAsia="Georgia" w:hAnsi="Georgia" w:cs="Georgia"/>
          <w:sz w:val="19"/>
          <w:szCs w:val="19"/>
        </w:rPr>
        <w:t>(i.e.,</w:t>
      </w:r>
      <w:r>
        <w:rPr>
          <w:rFonts w:ascii="Georgia" w:eastAsia="Georgia" w:hAnsi="Georgia" w:cs="Georgia"/>
          <w:spacing w:val="20"/>
          <w:sz w:val="19"/>
          <w:szCs w:val="19"/>
        </w:rPr>
        <w:t xml:space="preserve"> </w:t>
      </w:r>
      <w:r>
        <w:rPr>
          <w:rFonts w:ascii="Georgia" w:eastAsia="Georgia" w:hAnsi="Georgia" w:cs="Georgia"/>
          <w:sz w:val="19"/>
          <w:szCs w:val="19"/>
        </w:rPr>
        <w:t>boundary</w:t>
      </w:r>
      <w:r>
        <w:rPr>
          <w:rFonts w:ascii="Georgia" w:eastAsia="Georgia" w:hAnsi="Georgia" w:cs="Georgia"/>
          <w:spacing w:val="24"/>
          <w:sz w:val="19"/>
          <w:szCs w:val="19"/>
        </w:rPr>
        <w:t xml:space="preserve"> </w:t>
      </w:r>
      <w:r>
        <w:rPr>
          <w:rFonts w:ascii="Georgia" w:eastAsia="Georgia" w:hAnsi="Georgia" w:cs="Georgia"/>
          <w:sz w:val="19"/>
          <w:szCs w:val="19"/>
        </w:rPr>
        <w:t>alignment,</w:t>
      </w:r>
      <w:r>
        <w:rPr>
          <w:rFonts w:ascii="Georgia" w:eastAsia="Georgia" w:hAnsi="Georgia" w:cs="Georgia"/>
          <w:spacing w:val="27"/>
          <w:sz w:val="19"/>
          <w:szCs w:val="19"/>
        </w:rPr>
        <w:t xml:space="preserve"> </w:t>
      </w:r>
      <w:r>
        <w:rPr>
          <w:rFonts w:ascii="Georgia" w:eastAsia="Georgia" w:hAnsi="Georgia" w:cs="Georgia"/>
          <w:sz w:val="19"/>
          <w:szCs w:val="19"/>
        </w:rPr>
        <w:t>fissure</w:t>
      </w:r>
      <w:r>
        <w:rPr>
          <w:rFonts w:ascii="Georgia" w:eastAsia="Georgia" w:hAnsi="Georgia" w:cs="Georgia"/>
          <w:spacing w:val="19"/>
          <w:sz w:val="19"/>
          <w:szCs w:val="19"/>
        </w:rPr>
        <w:t xml:space="preserve"> </w:t>
      </w:r>
      <w:r>
        <w:rPr>
          <w:rFonts w:ascii="Georgia" w:eastAsia="Georgia" w:hAnsi="Georgia" w:cs="Georgia"/>
          <w:sz w:val="19"/>
          <w:szCs w:val="19"/>
        </w:rPr>
        <w:t>alignment,</w:t>
      </w:r>
      <w:r>
        <w:rPr>
          <w:rFonts w:ascii="Georgia" w:eastAsia="Georgia" w:hAnsi="Georgia" w:cs="Georgia"/>
          <w:spacing w:val="27"/>
          <w:sz w:val="19"/>
          <w:szCs w:val="19"/>
        </w:rPr>
        <w:t xml:space="preserve"> </w:t>
      </w:r>
      <w:r>
        <w:rPr>
          <w:rFonts w:ascii="Georgia" w:eastAsia="Georgia" w:hAnsi="Georgia" w:cs="Georgia"/>
          <w:sz w:val="19"/>
          <w:szCs w:val="19"/>
        </w:rPr>
        <w:t>landmark</w:t>
      </w:r>
      <w:r>
        <w:rPr>
          <w:rFonts w:ascii="Georgia" w:eastAsia="Georgia" w:hAnsi="Georgia" w:cs="Georgia"/>
          <w:spacing w:val="24"/>
          <w:sz w:val="19"/>
          <w:szCs w:val="19"/>
        </w:rPr>
        <w:t xml:space="preserve"> </w:t>
      </w:r>
      <w:r>
        <w:rPr>
          <w:rFonts w:ascii="Georgia" w:eastAsia="Georgia" w:hAnsi="Georgia" w:cs="Georgia"/>
          <w:sz w:val="19"/>
          <w:szCs w:val="19"/>
        </w:rPr>
        <w:t>correspondence,</w:t>
      </w:r>
      <w:r>
        <w:rPr>
          <w:rFonts w:ascii="Georgia" w:eastAsia="Georgia" w:hAnsi="Georgia" w:cs="Georgia"/>
          <w:spacing w:val="37"/>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displacement</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field </w:t>
      </w:r>
      <w:r>
        <w:rPr>
          <w:rFonts w:ascii="Georgia" w:eastAsia="Georgia" w:hAnsi="Georgia" w:cs="Georgia"/>
          <w:sz w:val="19"/>
          <w:szCs w:val="19"/>
        </w:rPr>
        <w:t>topology).</w:t>
      </w:r>
      <w:r>
        <w:rPr>
          <w:rFonts w:ascii="Georgia" w:eastAsia="Georgia" w:hAnsi="Georgia" w:cs="Georgia"/>
          <w:spacing w:val="34"/>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competition</w:t>
      </w:r>
      <w:r>
        <w:rPr>
          <w:rFonts w:ascii="Georgia" w:eastAsia="Georgia" w:hAnsi="Georgia" w:cs="Georgia"/>
          <w:spacing w:val="21"/>
          <w:sz w:val="19"/>
          <w:szCs w:val="19"/>
        </w:rPr>
        <w:t xml:space="preserve"> </w:t>
      </w:r>
      <w:r>
        <w:rPr>
          <w:rFonts w:ascii="Georgia" w:eastAsia="Georgia" w:hAnsi="Georgia" w:cs="Georgia"/>
          <w:sz w:val="19"/>
          <w:szCs w:val="19"/>
        </w:rPr>
        <w:t>has</w:t>
      </w:r>
      <w:r>
        <w:rPr>
          <w:rFonts w:ascii="Georgia" w:eastAsia="Georgia" w:hAnsi="Georgia" w:cs="Georgia"/>
          <w:spacing w:val="7"/>
          <w:sz w:val="19"/>
          <w:szCs w:val="19"/>
        </w:rPr>
        <w:t xml:space="preserve"> </w:t>
      </w:r>
      <w:r>
        <w:rPr>
          <w:rFonts w:ascii="Georgia" w:eastAsia="Georgia" w:hAnsi="Georgia" w:cs="Georgia"/>
          <w:sz w:val="19"/>
          <w:szCs w:val="19"/>
        </w:rPr>
        <w:t>continued</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present</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8"/>
          <w:sz w:val="19"/>
          <w:szCs w:val="19"/>
        </w:rPr>
        <w:t xml:space="preserve"> </w:t>
      </w:r>
      <w:r>
        <w:rPr>
          <w:rFonts w:ascii="Georgia" w:eastAsia="Georgia" w:hAnsi="Georgia" w:cs="Georgia"/>
          <w:sz w:val="19"/>
          <w:szCs w:val="19"/>
        </w:rPr>
        <w:t>has</w:t>
      </w:r>
      <w:r>
        <w:rPr>
          <w:rFonts w:ascii="Georgia" w:eastAsia="Georgia" w:hAnsi="Georgia" w:cs="Georgia"/>
          <w:spacing w:val="7"/>
          <w:sz w:val="19"/>
          <w:szCs w:val="19"/>
        </w:rPr>
        <w:t xml:space="preserve"> </w:t>
      </w:r>
      <w:r>
        <w:rPr>
          <w:rFonts w:ascii="Georgia" w:eastAsia="Georgia" w:hAnsi="Georgia" w:cs="Georgia"/>
          <w:sz w:val="19"/>
          <w:szCs w:val="19"/>
        </w:rPr>
        <w:t>remained</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top-ranked</w:t>
      </w:r>
      <w:r>
        <w:rPr>
          <w:rFonts w:ascii="Georgia" w:eastAsia="Georgia" w:hAnsi="Georgia" w:cs="Georgia"/>
          <w:spacing w:val="20"/>
          <w:sz w:val="19"/>
          <w:szCs w:val="19"/>
        </w:rPr>
        <w:t xml:space="preserve"> </w:t>
      </w:r>
      <w:r>
        <w:rPr>
          <w:rFonts w:ascii="Georgia" w:eastAsia="Georgia" w:hAnsi="Georgia" w:cs="Georgia"/>
          <w:w w:val="102"/>
          <w:sz w:val="19"/>
          <w:szCs w:val="19"/>
        </w:rPr>
        <w:t>algorithm.</w:t>
      </w:r>
    </w:p>
    <w:p w14:paraId="432D6BF1" w14:textId="77777777" w:rsidR="00E61F9D" w:rsidRDefault="005C64D6">
      <w:pPr>
        <w:spacing w:after="0"/>
        <w:ind w:left="665" w:right="89"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The</w:t>
      </w:r>
      <w:proofErr w:type="gramEnd"/>
      <w:r>
        <w:rPr>
          <w:rFonts w:ascii="Georgia" w:eastAsia="Georgia" w:hAnsi="Georgia" w:cs="Georgia"/>
          <w:spacing w:val="2"/>
          <w:sz w:val="19"/>
          <w:szCs w:val="19"/>
        </w:rPr>
        <w:t xml:space="preserve"> </w:t>
      </w:r>
      <w:r>
        <w:rPr>
          <w:rFonts w:ascii="Georgia" w:eastAsia="Georgia" w:hAnsi="Georgia" w:cs="Georgia"/>
          <w:sz w:val="19"/>
          <w:szCs w:val="19"/>
        </w:rPr>
        <w:t>joint</w:t>
      </w:r>
      <w:r>
        <w:rPr>
          <w:rFonts w:ascii="Georgia" w:eastAsia="Georgia" w:hAnsi="Georgia" w:cs="Georgia"/>
          <w:spacing w:val="4"/>
          <w:sz w:val="19"/>
          <w:szCs w:val="19"/>
        </w:rPr>
        <w:t xml:space="preserve"> </w:t>
      </w:r>
      <w:r>
        <w:rPr>
          <w:rFonts w:ascii="Georgia" w:eastAsia="Georgia" w:hAnsi="Georgia" w:cs="Georgia"/>
          <w:sz w:val="19"/>
          <w:szCs w:val="19"/>
        </w:rPr>
        <w:t>label</w:t>
      </w:r>
      <w:r>
        <w:rPr>
          <w:rFonts w:ascii="Georgia" w:eastAsia="Georgia" w:hAnsi="Georgia" w:cs="Georgia"/>
          <w:spacing w:val="4"/>
          <w:sz w:val="19"/>
          <w:szCs w:val="19"/>
        </w:rPr>
        <w:t xml:space="preserve"> </w:t>
      </w:r>
      <w:r>
        <w:rPr>
          <w:rFonts w:ascii="Georgia" w:eastAsia="Georgia" w:hAnsi="Georgia" w:cs="Georgia"/>
          <w:sz w:val="19"/>
          <w:szCs w:val="19"/>
        </w:rPr>
        <w:t>fusion</w:t>
      </w:r>
      <w:r>
        <w:rPr>
          <w:rFonts w:ascii="Georgia" w:eastAsia="Georgia" w:hAnsi="Georgia" w:cs="Georgia"/>
          <w:spacing w:val="6"/>
          <w:sz w:val="19"/>
          <w:szCs w:val="19"/>
        </w:rPr>
        <w:t xml:space="preserve"> </w:t>
      </w:r>
      <w:r>
        <w:rPr>
          <w:rFonts w:ascii="Georgia" w:eastAsia="Georgia" w:hAnsi="Georgia" w:cs="Georgia"/>
          <w:sz w:val="19"/>
          <w:szCs w:val="19"/>
        </w:rPr>
        <w:t>algorithm</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[46,</w:t>
      </w:r>
      <w:r>
        <w:rPr>
          <w:rFonts w:ascii="Georgia" w:eastAsia="Georgia" w:hAnsi="Georgia" w:cs="Georgia"/>
          <w:spacing w:val="4"/>
          <w:sz w:val="19"/>
          <w:szCs w:val="19"/>
        </w:rPr>
        <w:t xml:space="preserve"> </w:t>
      </w:r>
      <w:r>
        <w:rPr>
          <w:rFonts w:ascii="Georgia" w:eastAsia="Georgia" w:hAnsi="Georgia" w:cs="Georgia"/>
          <w:sz w:val="19"/>
          <w:szCs w:val="19"/>
        </w:rPr>
        <w:t>52]</w:t>
      </w:r>
      <w:r>
        <w:rPr>
          <w:rFonts w:ascii="Georgia" w:eastAsia="Georgia" w:hAnsi="Georgia" w:cs="Georgia"/>
          <w:spacing w:val="2"/>
          <w:sz w:val="19"/>
          <w:szCs w:val="19"/>
        </w:rPr>
        <w:t xml:space="preserve"> </w:t>
      </w:r>
      <w:r>
        <w:rPr>
          <w:rFonts w:ascii="Georgia" w:eastAsia="Georgia" w:hAnsi="Georgia" w:cs="Georgia"/>
          <w:sz w:val="19"/>
          <w:szCs w:val="19"/>
        </w:rPr>
        <w:t>(coupled</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3"/>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sz w:val="19"/>
          <w:szCs w:val="19"/>
        </w:rPr>
        <w:t>was</w:t>
      </w:r>
      <w:r>
        <w:rPr>
          <w:rFonts w:ascii="Georgia" w:eastAsia="Georgia" w:hAnsi="Georgia" w:cs="Georgia"/>
          <w:spacing w:val="2"/>
          <w:sz w:val="19"/>
          <w:szCs w:val="19"/>
        </w:rPr>
        <w:t xml:space="preserve"> </w:t>
      </w:r>
      <w:r>
        <w:rPr>
          <w:rFonts w:ascii="Georgia" w:eastAsia="Georgia" w:hAnsi="Georgia" w:cs="Georgia"/>
          <w:sz w:val="19"/>
          <w:szCs w:val="19"/>
        </w:rPr>
        <w:t>top-ranked</w:t>
      </w:r>
      <w:r>
        <w:rPr>
          <w:rFonts w:ascii="Georgia" w:eastAsia="Georgia" w:hAnsi="Georgia" w:cs="Georgia"/>
          <w:spacing w:val="15"/>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MICCAI</w:t>
      </w:r>
      <w:r>
        <w:rPr>
          <w:rFonts w:ascii="Georgia" w:eastAsia="Georgia" w:hAnsi="Georgia" w:cs="Georgia"/>
          <w:spacing w:val="10"/>
          <w:sz w:val="19"/>
          <w:szCs w:val="19"/>
        </w:rPr>
        <w:t xml:space="preserve"> </w:t>
      </w:r>
      <w:r>
        <w:rPr>
          <w:rFonts w:ascii="Georgia" w:eastAsia="Georgia" w:hAnsi="Georgia" w:cs="Georgia"/>
          <w:sz w:val="19"/>
          <w:szCs w:val="19"/>
        </w:rPr>
        <w:t>2012</w:t>
      </w:r>
      <w:r>
        <w:rPr>
          <w:rFonts w:ascii="Georgia" w:eastAsia="Georgia" w:hAnsi="Georgia" w:cs="Georgia"/>
          <w:spacing w:val="4"/>
          <w:sz w:val="19"/>
          <w:szCs w:val="19"/>
        </w:rPr>
        <w:t xml:space="preserve"> </w:t>
      </w:r>
      <w:r>
        <w:rPr>
          <w:rFonts w:ascii="Georgia" w:eastAsia="Georgia" w:hAnsi="Georgia" w:cs="Georgia"/>
          <w:sz w:val="19"/>
          <w:szCs w:val="19"/>
        </w:rPr>
        <w:t>challenge</w:t>
      </w:r>
      <w:r>
        <w:rPr>
          <w:rFonts w:ascii="Georgia" w:eastAsia="Georgia" w:hAnsi="Georgia" w:cs="Georgia"/>
          <w:spacing w:val="12"/>
          <w:sz w:val="19"/>
          <w:szCs w:val="19"/>
        </w:rPr>
        <w:t xml:space="preserve"> </w:t>
      </w:r>
      <w:r>
        <w:rPr>
          <w:rFonts w:ascii="Georgia" w:eastAsia="Georgia" w:hAnsi="Georgia" w:cs="Georgia"/>
          <w:sz w:val="19"/>
          <w:szCs w:val="19"/>
        </w:rPr>
        <w:t>for</w:t>
      </w:r>
      <w:r>
        <w:rPr>
          <w:rFonts w:ascii="Georgia" w:eastAsia="Georgia" w:hAnsi="Georgia" w:cs="Georgia"/>
          <w:spacing w:val="1"/>
          <w:sz w:val="19"/>
          <w:szCs w:val="19"/>
        </w:rPr>
        <w:t xml:space="preserve"> </w:t>
      </w:r>
      <w:r>
        <w:rPr>
          <w:rFonts w:ascii="Georgia" w:eastAsia="Georgia" w:hAnsi="Georgia" w:cs="Georgia"/>
          <w:w w:val="102"/>
          <w:sz w:val="19"/>
          <w:szCs w:val="19"/>
        </w:rPr>
        <w:t xml:space="preserve">labeled </w:t>
      </w:r>
      <w:r>
        <w:rPr>
          <w:rFonts w:ascii="Georgia" w:eastAsia="Georgia" w:hAnsi="Georgia" w:cs="Georgia"/>
          <w:sz w:val="19"/>
          <w:szCs w:val="19"/>
        </w:rPr>
        <w:t>brain</w:t>
      </w:r>
      <w:r>
        <w:rPr>
          <w:rFonts w:ascii="Georgia" w:eastAsia="Georgia" w:hAnsi="Georgia" w:cs="Georgia"/>
          <w:spacing w:val="10"/>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sz w:val="19"/>
          <w:szCs w:val="19"/>
        </w:rPr>
        <w:t>[53]</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2013</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labeled</w:t>
      </w:r>
      <w:r>
        <w:rPr>
          <w:rFonts w:ascii="Georgia" w:eastAsia="Georgia" w:hAnsi="Georgia" w:cs="Georgia"/>
          <w:spacing w:val="13"/>
          <w:sz w:val="19"/>
          <w:szCs w:val="19"/>
        </w:rPr>
        <w:t xml:space="preserve"> </w:t>
      </w:r>
      <w:r>
        <w:rPr>
          <w:rFonts w:ascii="Georgia" w:eastAsia="Georgia" w:hAnsi="Georgia" w:cs="Georgia"/>
          <w:sz w:val="19"/>
          <w:szCs w:val="19"/>
        </w:rPr>
        <w:t>canine</w:t>
      </w:r>
      <w:r>
        <w:rPr>
          <w:rFonts w:ascii="Georgia" w:eastAsia="Georgia" w:hAnsi="Georgia" w:cs="Georgia"/>
          <w:spacing w:val="12"/>
          <w:sz w:val="19"/>
          <w:szCs w:val="19"/>
        </w:rPr>
        <w:t xml:space="preserve"> </w:t>
      </w:r>
      <w:r>
        <w:rPr>
          <w:rFonts w:ascii="Georgia" w:eastAsia="Georgia" w:hAnsi="Georgia" w:cs="Georgia"/>
          <w:sz w:val="19"/>
          <w:szCs w:val="19"/>
        </w:rPr>
        <w:t>hind</w:t>
      </w:r>
      <w:r>
        <w:rPr>
          <w:rFonts w:ascii="Georgia" w:eastAsia="Georgia" w:hAnsi="Georgia" w:cs="Georgia"/>
          <w:spacing w:val="9"/>
          <w:sz w:val="19"/>
          <w:szCs w:val="19"/>
        </w:rPr>
        <w:t xml:space="preserve"> </w:t>
      </w:r>
      <w:r>
        <w:rPr>
          <w:rFonts w:ascii="Georgia" w:eastAsia="Georgia" w:hAnsi="Georgia" w:cs="Georgia"/>
          <w:sz w:val="19"/>
          <w:szCs w:val="19"/>
        </w:rPr>
        <w:t>leg</w:t>
      </w:r>
      <w:r>
        <w:rPr>
          <w:rFonts w:ascii="Georgia" w:eastAsia="Georgia" w:hAnsi="Georgia" w:cs="Georgia"/>
          <w:spacing w:val="6"/>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w w:val="102"/>
          <w:sz w:val="19"/>
          <w:szCs w:val="19"/>
        </w:rPr>
        <w:t>[54].</w:t>
      </w:r>
    </w:p>
    <w:p w14:paraId="4092D065" w14:textId="77777777" w:rsidR="00E61F9D" w:rsidRDefault="005C64D6">
      <w:pPr>
        <w:spacing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The</w:t>
      </w:r>
      <w:proofErr w:type="gramEnd"/>
      <w:r>
        <w:rPr>
          <w:rFonts w:ascii="Georgia" w:eastAsia="Georgia" w:hAnsi="Georgia" w:cs="Georgia"/>
          <w:spacing w:val="-6"/>
          <w:sz w:val="19"/>
          <w:szCs w:val="19"/>
        </w:rPr>
        <w:t xml:space="preserve"> </w:t>
      </w:r>
      <w:r>
        <w:rPr>
          <w:rFonts w:ascii="Georgia" w:eastAsia="Georgia" w:hAnsi="Georgia" w:cs="Georgia"/>
          <w:sz w:val="19"/>
          <w:szCs w:val="19"/>
        </w:rPr>
        <w:t>multivariate</w:t>
      </w:r>
      <w:r>
        <w:rPr>
          <w:rFonts w:ascii="Georgia" w:eastAsia="Georgia" w:hAnsi="Georgia" w:cs="Georgia"/>
          <w:spacing w:val="10"/>
          <w:sz w:val="19"/>
          <w:szCs w:val="19"/>
        </w:rPr>
        <w:t xml:space="preserve"> </w:t>
      </w:r>
      <w:r>
        <w:rPr>
          <w:rFonts w:ascii="Georgia" w:eastAsia="Georgia" w:hAnsi="Georgia" w:cs="Georgia"/>
          <w:sz w:val="19"/>
          <w:szCs w:val="19"/>
        </w:rPr>
        <w:t>template</w:t>
      </w:r>
      <w:r>
        <w:rPr>
          <w:rFonts w:ascii="Georgia" w:eastAsia="Georgia" w:hAnsi="Georgia" w:cs="Georgia"/>
          <w:spacing w:val="4"/>
          <w:sz w:val="19"/>
          <w:szCs w:val="19"/>
        </w:rPr>
        <w:t xml:space="preserve"> </w:t>
      </w:r>
      <w:r>
        <w:rPr>
          <w:rFonts w:ascii="Georgia" w:eastAsia="Georgia" w:hAnsi="Georgia" w:cs="Georgia"/>
          <w:sz w:val="19"/>
          <w:szCs w:val="19"/>
        </w:rPr>
        <w:t>capabilities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ANTs</w:t>
      </w:r>
      <w:r>
        <w:rPr>
          <w:rFonts w:ascii="Georgia" w:eastAsia="Georgia" w:hAnsi="Georgia" w:cs="Georgia"/>
          <w:spacing w:val="-2"/>
          <w:sz w:val="19"/>
          <w:szCs w:val="19"/>
        </w:rPr>
        <w:t xml:space="preserve"> </w:t>
      </w:r>
      <w:r>
        <w:rPr>
          <w:rFonts w:ascii="Georgia" w:eastAsia="Georgia" w:hAnsi="Georgia" w:cs="Georgia"/>
          <w:sz w:val="19"/>
          <w:szCs w:val="19"/>
        </w:rPr>
        <w:t>were</w:t>
      </w:r>
      <w:r>
        <w:rPr>
          <w:rFonts w:ascii="Georgia" w:eastAsia="Georgia" w:hAnsi="Georgia" w:cs="Georgia"/>
          <w:spacing w:val="-4"/>
          <w:sz w:val="19"/>
          <w:szCs w:val="19"/>
        </w:rPr>
        <w:t xml:space="preserve"> </w:t>
      </w:r>
      <w:r>
        <w:rPr>
          <w:rFonts w:ascii="Georgia" w:eastAsia="Georgia" w:hAnsi="Georgia" w:cs="Georgia"/>
          <w:sz w:val="19"/>
          <w:szCs w:val="19"/>
        </w:rPr>
        <w:t>combined</w:t>
      </w:r>
      <w:r>
        <w:rPr>
          <w:rFonts w:ascii="Georgia" w:eastAsia="Georgia" w:hAnsi="Georgia" w:cs="Georgia"/>
          <w:spacing w:val="6"/>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random</w:t>
      </w:r>
      <w:r>
        <w:rPr>
          <w:rFonts w:ascii="Georgia" w:eastAsia="Georgia" w:hAnsi="Georgia" w:cs="Georgia"/>
          <w:spacing w:val="1"/>
          <w:sz w:val="19"/>
          <w:szCs w:val="19"/>
        </w:rPr>
        <w:t xml:space="preserve"> </w:t>
      </w:r>
      <w:r>
        <w:rPr>
          <w:rFonts w:ascii="Georgia" w:eastAsia="Georgia" w:hAnsi="Georgia" w:cs="Georgia"/>
          <w:sz w:val="19"/>
          <w:szCs w:val="19"/>
        </w:rPr>
        <w:t>forests to</w:t>
      </w:r>
      <w:r>
        <w:rPr>
          <w:rFonts w:ascii="Georgia" w:eastAsia="Georgia" w:hAnsi="Georgia" w:cs="Georgia"/>
          <w:spacing w:val="-8"/>
          <w:sz w:val="19"/>
          <w:szCs w:val="19"/>
        </w:rPr>
        <w:t xml:space="preserve"> </w:t>
      </w:r>
      <w:r>
        <w:rPr>
          <w:rFonts w:ascii="Georgia" w:eastAsia="Georgia" w:hAnsi="Georgia" w:cs="Georgia"/>
          <w:sz w:val="19"/>
          <w:szCs w:val="19"/>
        </w:rPr>
        <w:t>win</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Brain</w:t>
      </w:r>
      <w:r>
        <w:rPr>
          <w:rFonts w:ascii="Georgia" w:eastAsia="Georgia" w:hAnsi="Georgia" w:cs="Georgia"/>
          <w:spacing w:val="3"/>
          <w:sz w:val="19"/>
          <w:szCs w:val="19"/>
        </w:rPr>
        <w:t xml:space="preserve"> </w:t>
      </w:r>
      <w:r>
        <w:rPr>
          <w:rFonts w:ascii="Georgia" w:eastAsia="Georgia" w:hAnsi="Georgia" w:cs="Georgia"/>
          <w:sz w:val="19"/>
          <w:szCs w:val="19"/>
        </w:rPr>
        <w:t>Tumor</w:t>
      </w:r>
      <w:r>
        <w:rPr>
          <w:rFonts w:ascii="Georgia" w:eastAsia="Georgia" w:hAnsi="Georgia" w:cs="Georgia"/>
          <w:spacing w:val="-1"/>
          <w:sz w:val="19"/>
          <w:szCs w:val="19"/>
        </w:rPr>
        <w:t xml:space="preserve"> </w:t>
      </w:r>
      <w:r>
        <w:rPr>
          <w:rFonts w:ascii="Georgia" w:eastAsia="Georgia" w:hAnsi="Georgia" w:cs="Georgia"/>
          <w:w w:val="102"/>
          <w:sz w:val="19"/>
          <w:szCs w:val="19"/>
        </w:rPr>
        <w:t>segmentation</w:t>
      </w:r>
    </w:p>
    <w:p w14:paraId="5B519658" w14:textId="77777777" w:rsidR="00E61F9D" w:rsidRDefault="005C64D6">
      <w:pPr>
        <w:spacing w:before="33" w:after="0" w:line="240" w:lineRule="auto"/>
        <w:ind w:left="658" w:right="-20"/>
        <w:rPr>
          <w:rFonts w:ascii="Georgia" w:eastAsia="Georgia" w:hAnsi="Georgia" w:cs="Georgia"/>
          <w:sz w:val="19"/>
          <w:szCs w:val="19"/>
        </w:rPr>
      </w:pPr>
      <w:proofErr w:type="gramStart"/>
      <w:r>
        <w:rPr>
          <w:rFonts w:ascii="Georgia" w:eastAsia="Georgia" w:hAnsi="Georgia" w:cs="Georgia"/>
          <w:sz w:val="19"/>
          <w:szCs w:val="19"/>
        </w:rPr>
        <w:t>(BRATS)</w:t>
      </w:r>
      <w:r>
        <w:rPr>
          <w:rFonts w:ascii="Georgia" w:eastAsia="Georgia" w:hAnsi="Georgia" w:cs="Georgia"/>
          <w:spacing w:val="16"/>
          <w:sz w:val="19"/>
          <w:szCs w:val="19"/>
        </w:rPr>
        <w:t xml:space="preserve"> </w:t>
      </w:r>
      <w:r>
        <w:rPr>
          <w:rFonts w:ascii="Georgia" w:eastAsia="Georgia" w:hAnsi="Georgia" w:cs="Georgia"/>
          <w:sz w:val="19"/>
          <w:szCs w:val="19"/>
        </w:rPr>
        <w:t>competition</w:t>
      </w:r>
      <w:r>
        <w:rPr>
          <w:rFonts w:ascii="Georgia" w:eastAsia="Georgia" w:hAnsi="Georgia" w:cs="Georgia"/>
          <w:spacing w:val="21"/>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r>
        <w:rPr>
          <w:rFonts w:ascii="Georgia" w:eastAsia="Georgia" w:hAnsi="Georgia" w:cs="Georgia"/>
          <w:sz w:val="19"/>
          <w:szCs w:val="19"/>
        </w:rPr>
        <w:t>MICCAI</w:t>
      </w:r>
      <w:r>
        <w:rPr>
          <w:rFonts w:ascii="Georgia" w:eastAsia="Georgia" w:hAnsi="Georgia" w:cs="Georgia"/>
          <w:spacing w:val="15"/>
          <w:sz w:val="19"/>
          <w:szCs w:val="19"/>
        </w:rPr>
        <w:t xml:space="preserve"> </w:t>
      </w:r>
      <w:r>
        <w:rPr>
          <w:rFonts w:ascii="Georgia" w:eastAsia="Georgia" w:hAnsi="Georgia" w:cs="Georgia"/>
          <w:sz w:val="19"/>
          <w:szCs w:val="19"/>
        </w:rPr>
        <w:t>2013</w:t>
      </w:r>
      <w:r>
        <w:rPr>
          <w:rFonts w:ascii="Georgia" w:eastAsia="Georgia" w:hAnsi="Georgia" w:cs="Georgia"/>
          <w:spacing w:val="9"/>
          <w:sz w:val="19"/>
          <w:szCs w:val="19"/>
        </w:rPr>
        <w:t xml:space="preserve"> </w:t>
      </w:r>
      <w:r>
        <w:rPr>
          <w:rFonts w:ascii="Georgia" w:eastAsia="Georgia" w:hAnsi="Georgia" w:cs="Georgia"/>
          <w:w w:val="102"/>
          <w:sz w:val="19"/>
          <w:szCs w:val="19"/>
        </w:rPr>
        <w:t>[23].</w:t>
      </w:r>
      <w:proofErr w:type="gramEnd"/>
    </w:p>
    <w:p w14:paraId="64019E22" w14:textId="77777777" w:rsidR="00E61F9D" w:rsidRDefault="005C64D6">
      <w:pPr>
        <w:spacing w:before="33" w:after="0"/>
        <w:ind w:left="665" w:right="88"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B-spline</w:t>
      </w:r>
      <w:r>
        <w:rPr>
          <w:rFonts w:ascii="Georgia" w:eastAsia="Georgia" w:hAnsi="Georgia" w:cs="Georgia"/>
          <w:spacing w:val="6"/>
          <w:sz w:val="19"/>
          <w:szCs w:val="19"/>
        </w:rPr>
        <w:t xml:space="preserve"> </w:t>
      </w:r>
      <w:r>
        <w:rPr>
          <w:rFonts w:ascii="Georgia" w:eastAsia="Georgia" w:hAnsi="Georgia" w:cs="Georgia"/>
          <w:sz w:val="19"/>
          <w:szCs w:val="19"/>
        </w:rPr>
        <w:t>variant</w:t>
      </w:r>
      <w:r>
        <w:rPr>
          <w:rFonts w:ascii="Georgia" w:eastAsia="Georgia" w:hAnsi="Georgia" w:cs="Georgia"/>
          <w:spacing w:val="4"/>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1"/>
          <w:sz w:val="19"/>
          <w:szCs w:val="19"/>
        </w:rPr>
        <w:t xml:space="preserve"> </w:t>
      </w:r>
      <w:r>
        <w:rPr>
          <w:rFonts w:ascii="Georgia" w:eastAsia="Georgia" w:hAnsi="Georgia" w:cs="Georgia"/>
          <w:sz w:val="19"/>
          <w:szCs w:val="19"/>
        </w:rPr>
        <w:t>algorithm</w:t>
      </w:r>
      <w:r>
        <w:rPr>
          <w:rFonts w:ascii="Georgia" w:eastAsia="Georgia" w:hAnsi="Georgia" w:cs="Georgia"/>
          <w:spacing w:val="9"/>
          <w:sz w:val="19"/>
          <w:szCs w:val="19"/>
        </w:rPr>
        <w:t xml:space="preserve"> </w:t>
      </w:r>
      <w:r>
        <w:rPr>
          <w:rFonts w:ascii="Georgia" w:eastAsia="Georgia" w:hAnsi="Georgia" w:cs="Georgia"/>
          <w:sz w:val="19"/>
          <w:szCs w:val="19"/>
        </w:rPr>
        <w:t>[12]</w:t>
      </w:r>
      <w:r>
        <w:rPr>
          <w:rFonts w:ascii="Georgia" w:eastAsia="Georgia" w:hAnsi="Georgia" w:cs="Georgia"/>
          <w:spacing w:val="-1"/>
          <w:sz w:val="19"/>
          <w:szCs w:val="19"/>
        </w:rPr>
        <w:t xml:space="preserve"> </w:t>
      </w:r>
      <w:r>
        <w:rPr>
          <w:rFonts w:ascii="Georgia" w:eastAsia="Georgia" w:hAnsi="Georgia" w:cs="Georgia"/>
          <w:sz w:val="19"/>
          <w:szCs w:val="19"/>
        </w:rPr>
        <w:t>won</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best</w:t>
      </w:r>
      <w:r>
        <w:rPr>
          <w:rFonts w:ascii="Georgia" w:eastAsia="Georgia" w:hAnsi="Georgia" w:cs="Georgia"/>
          <w:spacing w:val="-1"/>
          <w:sz w:val="19"/>
          <w:szCs w:val="19"/>
        </w:rPr>
        <w:t xml:space="preserve"> </w:t>
      </w:r>
      <w:r>
        <w:rPr>
          <w:rFonts w:ascii="Georgia" w:eastAsia="Georgia" w:hAnsi="Georgia" w:cs="Georgia"/>
          <w:sz w:val="19"/>
          <w:szCs w:val="19"/>
        </w:rPr>
        <w:t>paper</w:t>
      </w:r>
      <w:r>
        <w:rPr>
          <w:rFonts w:ascii="Georgia" w:eastAsia="Georgia" w:hAnsi="Georgia" w:cs="Georgia"/>
          <w:spacing w:val="2"/>
          <w:sz w:val="19"/>
          <w:szCs w:val="19"/>
        </w:rPr>
        <w:t xml:space="preserve"> </w:t>
      </w:r>
      <w:r>
        <w:rPr>
          <w:rFonts w:ascii="Georgia" w:eastAsia="Georgia" w:hAnsi="Georgia" w:cs="Georgia"/>
          <w:sz w:val="19"/>
          <w:szCs w:val="19"/>
        </w:rPr>
        <w:t>award</w:t>
      </w:r>
      <w:r>
        <w:rPr>
          <w:rFonts w:ascii="Georgia" w:eastAsia="Georgia" w:hAnsi="Georgia" w:cs="Georgia"/>
          <w:spacing w:val="2"/>
          <w:sz w:val="19"/>
          <w:szCs w:val="19"/>
        </w:rPr>
        <w:t xml:space="preserve"> </w:t>
      </w:r>
      <w:r>
        <w:rPr>
          <w:rFonts w:ascii="Georgia" w:eastAsia="Georgia" w:hAnsi="Georgia" w:cs="Georgia"/>
          <w:sz w:val="19"/>
          <w:szCs w:val="19"/>
        </w:rPr>
        <w:t>at</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STACOM</w:t>
      </w:r>
      <w:r>
        <w:rPr>
          <w:rFonts w:ascii="Georgia" w:eastAsia="Georgia" w:hAnsi="Georgia" w:cs="Georgia"/>
          <w:spacing w:val="8"/>
          <w:sz w:val="19"/>
          <w:szCs w:val="19"/>
        </w:rPr>
        <w:t xml:space="preserve"> </w:t>
      </w:r>
      <w:r>
        <w:rPr>
          <w:rFonts w:ascii="Georgia" w:eastAsia="Georgia" w:hAnsi="Georgia" w:cs="Georgia"/>
          <w:sz w:val="19"/>
          <w:szCs w:val="19"/>
        </w:rPr>
        <w:t>2014 workshop</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cardiac</w:t>
      </w:r>
      <w:r>
        <w:rPr>
          <w:rFonts w:ascii="Georgia" w:eastAsia="Georgia" w:hAnsi="Georgia" w:cs="Georgia"/>
          <w:spacing w:val="4"/>
          <w:sz w:val="19"/>
          <w:szCs w:val="19"/>
        </w:rPr>
        <w:t xml:space="preserve"> </w:t>
      </w:r>
      <w:r>
        <w:rPr>
          <w:rFonts w:ascii="Georgia" w:eastAsia="Georgia" w:hAnsi="Georgia" w:cs="Georgia"/>
          <w:w w:val="102"/>
          <w:sz w:val="19"/>
          <w:szCs w:val="19"/>
        </w:rPr>
        <w:t xml:space="preserve">motion </w:t>
      </w:r>
      <w:r>
        <w:rPr>
          <w:rFonts w:ascii="Georgia" w:eastAsia="Georgia" w:hAnsi="Georgia" w:cs="Georgia"/>
          <w:sz w:val="19"/>
          <w:szCs w:val="19"/>
        </w:rPr>
        <w:t>estimation</w:t>
      </w:r>
      <w:r>
        <w:rPr>
          <w:rFonts w:ascii="Georgia" w:eastAsia="Georgia" w:hAnsi="Georgia" w:cs="Georgia"/>
          <w:spacing w:val="19"/>
          <w:sz w:val="19"/>
          <w:szCs w:val="19"/>
        </w:rPr>
        <w:t xml:space="preserve"> </w:t>
      </w:r>
      <w:r>
        <w:rPr>
          <w:rFonts w:ascii="Georgia" w:eastAsia="Georgia" w:hAnsi="Georgia" w:cs="Georgia"/>
          <w:w w:val="102"/>
          <w:sz w:val="19"/>
          <w:szCs w:val="19"/>
        </w:rPr>
        <w:t>[19].</w:t>
      </w:r>
    </w:p>
    <w:p w14:paraId="2D1C7B55" w14:textId="592ED8E6" w:rsidR="00E61F9D" w:rsidRDefault="005C64D6">
      <w:pPr>
        <w:spacing w:before="60" w:after="0" w:line="240" w:lineRule="auto"/>
        <w:ind w:left="120" w:right="54"/>
        <w:jc w:val="both"/>
        <w:rPr>
          <w:rFonts w:ascii="Georgia" w:eastAsia="Georgia" w:hAnsi="Georgia" w:cs="Georgia"/>
          <w:sz w:val="19"/>
          <w:szCs w:val="19"/>
        </w:rPr>
      </w:pPr>
      <w:proofErr w:type="gramStart"/>
      <w:r>
        <w:rPr>
          <w:rFonts w:ascii="Georgia" w:eastAsia="Georgia" w:hAnsi="Georgia" w:cs="Georgia"/>
          <w:b/>
          <w:bCs/>
          <w:sz w:val="19"/>
          <w:szCs w:val="19"/>
        </w:rPr>
        <w:t>3(c.1.2)</w:t>
      </w:r>
      <w:r>
        <w:rPr>
          <w:rFonts w:ascii="Georgia" w:eastAsia="Georgia" w:hAnsi="Georgia" w:cs="Georgia"/>
          <w:b/>
          <w:bCs/>
          <w:spacing w:val="3"/>
          <w:sz w:val="19"/>
          <w:szCs w:val="19"/>
        </w:rPr>
        <w:t xml:space="preserve"> </w:t>
      </w:r>
      <w:r>
        <w:rPr>
          <w:rFonts w:ascii="Georgia" w:eastAsia="Georgia" w:hAnsi="Georgia" w:cs="Georgia"/>
          <w:b/>
          <w:bCs/>
          <w:sz w:val="19"/>
          <w:szCs w:val="19"/>
        </w:rPr>
        <w:t>Neuroimaging</w:t>
      </w:r>
      <w:r>
        <w:rPr>
          <w:rFonts w:ascii="Georgia" w:eastAsia="Georgia" w:hAnsi="Georgia" w:cs="Georgia"/>
          <w:b/>
          <w:bCs/>
          <w:spacing w:val="16"/>
          <w:sz w:val="19"/>
          <w:szCs w:val="19"/>
        </w:rPr>
        <w:t xml:space="preserve"> </w:t>
      </w:r>
      <w:r>
        <w:rPr>
          <w:rFonts w:ascii="Georgia" w:eastAsia="Georgia" w:hAnsi="Georgia" w:cs="Georgia"/>
          <w:b/>
          <w:bCs/>
          <w:sz w:val="19"/>
          <w:szCs w:val="19"/>
        </w:rPr>
        <w:t>with</w:t>
      </w:r>
      <w:r>
        <w:rPr>
          <w:rFonts w:ascii="Georgia" w:eastAsia="Georgia" w:hAnsi="Georgia" w:cs="Georgia"/>
          <w:b/>
          <w:bCs/>
          <w:spacing w:val="-3"/>
          <w:sz w:val="19"/>
          <w:szCs w:val="19"/>
        </w:rPr>
        <w:t xml:space="preserve"> </w:t>
      </w:r>
      <w:r>
        <w:rPr>
          <w:rFonts w:ascii="Georgia" w:eastAsia="Georgia" w:hAnsi="Georgia" w:cs="Georgia"/>
          <w:b/>
          <w:bCs/>
          <w:sz w:val="19"/>
          <w:szCs w:val="19"/>
        </w:rPr>
        <w:t>ANTs</w:t>
      </w:r>
      <w:r>
        <w:rPr>
          <w:rFonts w:ascii="Georgia" w:eastAsia="Georgia" w:hAnsi="Georgia" w:cs="Georgia"/>
          <w:b/>
          <w:bCs/>
          <w:spacing w:val="-1"/>
          <w:sz w:val="19"/>
          <w:szCs w:val="19"/>
        </w:rPr>
        <w:t xml:space="preserve"> </w:t>
      </w:r>
      <w:r>
        <w:rPr>
          <w:rFonts w:ascii="Georgia" w:eastAsia="Georgia" w:hAnsi="Georgia" w:cs="Georgia"/>
          <w:b/>
          <w:bCs/>
          <w:sz w:val="19"/>
          <w:szCs w:val="19"/>
        </w:rPr>
        <w:t>as</w:t>
      </w:r>
      <w:r>
        <w:rPr>
          <w:rFonts w:ascii="Georgia" w:eastAsia="Georgia" w:hAnsi="Georgia" w:cs="Georgia"/>
          <w:b/>
          <w:bCs/>
          <w:spacing w:val="-8"/>
          <w:sz w:val="19"/>
          <w:szCs w:val="19"/>
        </w:rPr>
        <w:t xml:space="preserve"> </w:t>
      </w:r>
      <w:r>
        <w:rPr>
          <w:rFonts w:ascii="Georgia" w:eastAsia="Georgia" w:hAnsi="Georgia" w:cs="Georgia"/>
          <w:b/>
          <w:bCs/>
          <w:sz w:val="19"/>
          <w:szCs w:val="19"/>
        </w:rPr>
        <w:t>a</w:t>
      </w:r>
      <w:r>
        <w:rPr>
          <w:rFonts w:ascii="Georgia" w:eastAsia="Georgia" w:hAnsi="Georgia" w:cs="Georgia"/>
          <w:b/>
          <w:bCs/>
          <w:spacing w:val="-10"/>
          <w:sz w:val="19"/>
          <w:szCs w:val="19"/>
        </w:rPr>
        <w:t xml:space="preserve"> </w:t>
      </w:r>
      <w:r>
        <w:rPr>
          <w:rFonts w:ascii="Georgia" w:eastAsia="Georgia" w:hAnsi="Georgia" w:cs="Georgia"/>
          <w:b/>
          <w:bCs/>
          <w:sz w:val="19"/>
          <w:szCs w:val="19"/>
        </w:rPr>
        <w:t>model for</w:t>
      </w:r>
      <w:r>
        <w:rPr>
          <w:rFonts w:ascii="Georgia" w:eastAsia="Georgia" w:hAnsi="Georgia" w:cs="Georgia"/>
          <w:b/>
          <w:bCs/>
          <w:spacing w:val="-6"/>
          <w:sz w:val="19"/>
          <w:szCs w:val="19"/>
        </w:rPr>
        <w:t xml:space="preserve"> </w:t>
      </w:r>
      <w:r>
        <w:rPr>
          <w:rFonts w:ascii="Georgia" w:eastAsia="Georgia" w:hAnsi="Georgia" w:cs="Georgia"/>
          <w:b/>
          <w:bCs/>
          <w:sz w:val="19"/>
          <w:szCs w:val="19"/>
        </w:rPr>
        <w:t>the</w:t>
      </w:r>
      <w:r>
        <w:rPr>
          <w:rFonts w:ascii="Georgia" w:eastAsia="Georgia" w:hAnsi="Georgia" w:cs="Georgia"/>
          <w:b/>
          <w:bCs/>
          <w:spacing w:val="-6"/>
          <w:sz w:val="19"/>
          <w:szCs w:val="19"/>
        </w:rPr>
        <w:t xml:space="preserve"> </w:t>
      </w:r>
      <w:r>
        <w:rPr>
          <w:rFonts w:ascii="Georgia" w:eastAsia="Georgia" w:hAnsi="Georgia" w:cs="Georgia"/>
          <w:b/>
          <w:bCs/>
          <w:sz w:val="19"/>
          <w:szCs w:val="19"/>
        </w:rPr>
        <w:t>pulmonary</w:t>
      </w:r>
      <w:r>
        <w:rPr>
          <w:rFonts w:ascii="Georgia" w:eastAsia="Georgia" w:hAnsi="Georgia" w:cs="Georgia"/>
          <w:b/>
          <w:bCs/>
          <w:spacing w:val="10"/>
          <w:sz w:val="19"/>
          <w:szCs w:val="19"/>
        </w:rPr>
        <w:t xml:space="preserve"> </w:t>
      </w:r>
      <w:r>
        <w:rPr>
          <w:rFonts w:ascii="Georgia" w:eastAsia="Georgia" w:hAnsi="Georgia" w:cs="Georgia"/>
          <w:b/>
          <w:bCs/>
          <w:sz w:val="19"/>
          <w:szCs w:val="19"/>
        </w:rPr>
        <w:t>community.</w:t>
      </w:r>
      <w:proofErr w:type="gramEnd"/>
      <w:r>
        <w:rPr>
          <w:rFonts w:ascii="Georgia" w:eastAsia="Georgia" w:hAnsi="Georgia" w:cs="Georgia"/>
          <w:b/>
          <w:bCs/>
          <w:spacing w:val="33"/>
          <w:sz w:val="19"/>
          <w:szCs w:val="19"/>
        </w:rPr>
        <w:t xml:space="preserve"> </w:t>
      </w:r>
      <w:ins w:id="134" w:author="James Gee" w:date="2016-07-20T09:41:00Z">
        <w:r w:rsidR="006C154F" w:rsidRPr="006C154F">
          <w:rPr>
            <w:rFonts w:ascii="Georgia" w:eastAsia="Georgia" w:hAnsi="Georgia" w:cs="Georgia"/>
            <w:b/>
            <w:bCs/>
            <w:spacing w:val="33"/>
            <w:sz w:val="19"/>
            <w:szCs w:val="19"/>
          </w:rPr>
          <w:t xml:space="preserve">ANTs takes advantage of </w:t>
        </w:r>
        <w:r w:rsidR="006C154F" w:rsidRPr="006C154F">
          <w:rPr>
            <w:rFonts w:ascii="Georgia" w:eastAsia="Georgia" w:hAnsi="Georgia" w:cs="Georgia"/>
            <w:b/>
            <w:bCs/>
            <w:spacing w:val="33"/>
            <w:sz w:val="19"/>
            <w:szCs w:val="19"/>
          </w:rPr>
          <w:lastRenderedPageBreak/>
          <w:t>the mature Insight Toolkit in providing a powerful framework for building scripts and programs to facilitate processing of large neuroimaging studies.  In particular, ANTs has developed a very large user base by making openly available a complete suite of fundamental processing capabilities, covering brain normalization [55, 56], brain template generation [22], skull-stripping or brain extraction [13, 57], prior-based brain tissue segmentation [55], cortical thickness estimation [13, 58], brain tumor segmentation [23], and cortical labeling [46, 52].  These tools have been wrapped in easy-to-use, well-documented shell scripts that are accompanied by online self-contained examples with developer-tuned parameters and are compatible with the major cluster systems (e.g., SLURM, SGE, and PBS).  This project will implement a similar strategy to support the lung imaging community, as demonstrated by the following software utilities that have already begun to find widespread use among pulmonary research groups:</w:t>
        </w:r>
      </w:ins>
      <w:del w:id="135" w:author="James Gee" w:date="2016-07-20T09:38:00Z">
        <w:r w:rsidDel="006C154F">
          <w:rPr>
            <w:rFonts w:ascii="Georgia" w:eastAsia="Georgia" w:hAnsi="Georgia" w:cs="Georgia"/>
            <w:sz w:val="19"/>
            <w:szCs w:val="19"/>
          </w:rPr>
          <w:delText>ANTs</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takes</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advantage</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of</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the</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mature</w:delText>
        </w:r>
        <w:r w:rsidDel="006C154F">
          <w:rPr>
            <w:rFonts w:ascii="Georgia" w:eastAsia="Georgia" w:hAnsi="Georgia" w:cs="Georgia"/>
            <w:spacing w:val="1"/>
            <w:sz w:val="19"/>
            <w:szCs w:val="19"/>
          </w:rPr>
          <w:delText xml:space="preserve"> </w:delText>
        </w:r>
        <w:r w:rsidDel="006C154F">
          <w:rPr>
            <w:rFonts w:ascii="Georgia" w:eastAsia="Georgia" w:hAnsi="Georgia" w:cs="Georgia"/>
            <w:w w:val="102"/>
            <w:sz w:val="19"/>
            <w:szCs w:val="19"/>
          </w:rPr>
          <w:delText>In-</w:delText>
        </w:r>
      </w:del>
    </w:p>
    <w:p w14:paraId="38B444D2" w14:textId="77777777" w:rsidR="00E61F9D" w:rsidRDefault="00E61F9D">
      <w:pPr>
        <w:spacing w:after="0"/>
        <w:jc w:val="both"/>
        <w:sectPr w:rsidR="00E61F9D">
          <w:pgSz w:w="12240" w:h="15840"/>
          <w:pgMar w:top="680" w:right="580" w:bottom="280" w:left="600" w:header="720" w:footer="720" w:gutter="0"/>
          <w:cols w:space="720"/>
        </w:sectPr>
      </w:pPr>
    </w:p>
    <w:p w14:paraId="76C0F711" w14:textId="77777777" w:rsidR="00E61F9D" w:rsidRDefault="003F1692">
      <w:pPr>
        <w:spacing w:before="100" w:after="0" w:line="240" w:lineRule="auto"/>
        <w:ind w:left="120" w:right="-20"/>
        <w:rPr>
          <w:rFonts w:ascii="Times New Roman" w:eastAsia="Times New Roman" w:hAnsi="Times New Roman" w:cs="Times New Roman"/>
          <w:sz w:val="20"/>
          <w:szCs w:val="20"/>
        </w:rPr>
      </w:pPr>
      <w:r>
        <w:lastRenderedPageBreak/>
        <w:pict w14:anchorId="699D9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65pt;height:269.85pt;mso-position-horizontal-relative:char;mso-position-vertical-relative:line">
            <v:imagedata r:id="rId7" o:title=""/>
          </v:shape>
        </w:pict>
      </w:r>
    </w:p>
    <w:p w14:paraId="63D32BA7" w14:textId="77777777" w:rsidR="00E61F9D" w:rsidRDefault="00E61F9D">
      <w:pPr>
        <w:spacing w:before="10" w:after="0" w:line="140" w:lineRule="exact"/>
        <w:rPr>
          <w:sz w:val="14"/>
          <w:szCs w:val="14"/>
        </w:rPr>
      </w:pPr>
    </w:p>
    <w:p w14:paraId="373E95D6" w14:textId="08B715C0" w:rsidR="00E61F9D" w:rsidRDefault="005C64D6">
      <w:pPr>
        <w:spacing w:before="39" w:after="0" w:line="258" w:lineRule="auto"/>
        <w:ind w:left="120" w:right="90"/>
        <w:jc w:val="both"/>
        <w:rPr>
          <w:rFonts w:ascii="Georgia" w:eastAsia="Georgia" w:hAnsi="Georgia" w:cs="Georgia"/>
          <w:sz w:val="18"/>
          <w:szCs w:val="18"/>
        </w:rPr>
      </w:pPr>
      <w:r>
        <w:rPr>
          <w:rFonts w:ascii="Georgia" w:eastAsia="Georgia" w:hAnsi="Georgia" w:cs="Georgia"/>
          <w:b/>
          <w:bCs/>
          <w:sz w:val="17"/>
          <w:szCs w:val="17"/>
        </w:rPr>
        <w:t>Figure</w:t>
      </w:r>
      <w:r>
        <w:rPr>
          <w:rFonts w:ascii="Georgia" w:eastAsia="Georgia" w:hAnsi="Georgia" w:cs="Georgia"/>
          <w:b/>
          <w:bCs/>
          <w:spacing w:val="14"/>
          <w:sz w:val="17"/>
          <w:szCs w:val="17"/>
        </w:rPr>
        <w:t xml:space="preserve"> </w:t>
      </w:r>
      <w:r>
        <w:rPr>
          <w:rFonts w:ascii="Georgia" w:eastAsia="Georgia" w:hAnsi="Georgia" w:cs="Georgia"/>
          <w:b/>
          <w:bCs/>
          <w:sz w:val="17"/>
          <w:szCs w:val="17"/>
        </w:rPr>
        <w:t>1:</w:t>
      </w:r>
      <w:r>
        <w:rPr>
          <w:rFonts w:ascii="Georgia" w:eastAsia="Georgia" w:hAnsi="Georgia" w:cs="Georgia"/>
          <w:b/>
          <w:bCs/>
          <w:spacing w:val="18"/>
          <w:sz w:val="17"/>
          <w:szCs w:val="17"/>
        </w:rPr>
        <w:t xml:space="preserve"> </w:t>
      </w:r>
      <w:r>
        <w:rPr>
          <w:rFonts w:ascii="Georgia" w:eastAsia="Georgia" w:hAnsi="Georgia" w:cs="Georgia"/>
          <w:sz w:val="18"/>
          <w:szCs w:val="18"/>
        </w:rPr>
        <w:t>Core</w:t>
      </w:r>
      <w:r>
        <w:rPr>
          <w:rFonts w:ascii="Georgia" w:eastAsia="Georgia" w:hAnsi="Georgia" w:cs="Georgia"/>
          <w:spacing w:val="-15"/>
          <w:sz w:val="18"/>
          <w:szCs w:val="18"/>
        </w:rPr>
        <w:t xml:space="preserve"> </w:t>
      </w:r>
      <w:r>
        <w:rPr>
          <w:rFonts w:ascii="Georgia" w:eastAsia="Georgia" w:hAnsi="Georgia" w:cs="Georgia"/>
          <w:w w:val="99"/>
          <w:sz w:val="18"/>
          <w:szCs w:val="18"/>
        </w:rPr>
        <w:t>processing</w:t>
      </w:r>
      <w:r>
        <w:rPr>
          <w:rFonts w:ascii="Georgia" w:eastAsia="Georgia" w:hAnsi="Georgia" w:cs="Georgia"/>
          <w:spacing w:val="-11"/>
          <w:w w:val="99"/>
          <w:sz w:val="18"/>
          <w:szCs w:val="18"/>
        </w:rPr>
        <w:t xml:space="preserve"> </w:t>
      </w:r>
      <w:r>
        <w:rPr>
          <w:rFonts w:ascii="Georgia" w:eastAsia="Georgia" w:hAnsi="Georgia" w:cs="Georgia"/>
          <w:sz w:val="18"/>
          <w:szCs w:val="18"/>
        </w:rPr>
        <w:t>tools</w:t>
      </w:r>
      <w:r>
        <w:rPr>
          <w:rFonts w:ascii="Georgia" w:eastAsia="Georgia" w:hAnsi="Georgia" w:cs="Georgia"/>
          <w:spacing w:val="-15"/>
          <w:sz w:val="18"/>
          <w:szCs w:val="18"/>
        </w:rPr>
        <w:t xml:space="preserve"> </w:t>
      </w:r>
      <w:r>
        <w:rPr>
          <w:rFonts w:ascii="Georgia" w:eastAsia="Georgia" w:hAnsi="Georgia" w:cs="Georgia"/>
          <w:sz w:val="18"/>
          <w:szCs w:val="18"/>
        </w:rPr>
        <w:t>that</w:t>
      </w:r>
      <w:r>
        <w:rPr>
          <w:rFonts w:ascii="Georgia" w:eastAsia="Georgia" w:hAnsi="Georgia" w:cs="Georgia"/>
          <w:spacing w:val="-14"/>
          <w:sz w:val="18"/>
          <w:szCs w:val="18"/>
        </w:rPr>
        <w:t xml:space="preserve"> </w:t>
      </w:r>
      <w:r>
        <w:rPr>
          <w:rFonts w:ascii="Georgia" w:eastAsia="Georgia" w:hAnsi="Georgia" w:cs="Georgia"/>
          <w:sz w:val="18"/>
          <w:szCs w:val="18"/>
        </w:rPr>
        <w:t>have</w:t>
      </w:r>
      <w:r>
        <w:rPr>
          <w:rFonts w:ascii="Georgia" w:eastAsia="Georgia" w:hAnsi="Georgia" w:cs="Georgia"/>
          <w:spacing w:val="-15"/>
          <w:sz w:val="18"/>
          <w:szCs w:val="18"/>
        </w:rPr>
        <w:t xml:space="preserve"> </w:t>
      </w:r>
      <w:r>
        <w:rPr>
          <w:rFonts w:ascii="Georgia" w:eastAsia="Georgia" w:hAnsi="Georgia" w:cs="Georgia"/>
          <w:sz w:val="18"/>
          <w:szCs w:val="18"/>
        </w:rPr>
        <w:t>made</w:t>
      </w:r>
      <w:r>
        <w:rPr>
          <w:rFonts w:ascii="Georgia" w:eastAsia="Georgia" w:hAnsi="Georgia" w:cs="Georgia"/>
          <w:spacing w:val="-15"/>
          <w:sz w:val="18"/>
          <w:szCs w:val="18"/>
        </w:rPr>
        <w:t xml:space="preserve"> </w:t>
      </w:r>
      <w:r>
        <w:rPr>
          <w:rFonts w:ascii="Georgia" w:eastAsia="Georgia" w:hAnsi="Georgia" w:cs="Georgia"/>
          <w:sz w:val="18"/>
          <w:szCs w:val="18"/>
        </w:rPr>
        <w:t>the</w:t>
      </w:r>
      <w:r>
        <w:rPr>
          <w:rFonts w:ascii="Georgia" w:eastAsia="Georgia" w:hAnsi="Georgia" w:cs="Georgia"/>
          <w:spacing w:val="-14"/>
          <w:sz w:val="18"/>
          <w:szCs w:val="18"/>
        </w:rPr>
        <w:t xml:space="preserve"> </w:t>
      </w:r>
      <w:r>
        <w:rPr>
          <w:rFonts w:ascii="Georgia" w:eastAsia="Georgia" w:hAnsi="Georgia" w:cs="Georgia"/>
          <w:sz w:val="18"/>
          <w:szCs w:val="18"/>
        </w:rPr>
        <w:t>ANTs</w:t>
      </w:r>
      <w:r>
        <w:rPr>
          <w:rFonts w:ascii="Georgia" w:eastAsia="Georgia" w:hAnsi="Georgia" w:cs="Georgia"/>
          <w:spacing w:val="-15"/>
          <w:sz w:val="18"/>
          <w:szCs w:val="18"/>
        </w:rPr>
        <w:t xml:space="preserve"> </w:t>
      </w:r>
      <w:r>
        <w:rPr>
          <w:rFonts w:ascii="Georgia" w:eastAsia="Georgia" w:hAnsi="Georgia" w:cs="Georgia"/>
          <w:sz w:val="18"/>
          <w:szCs w:val="18"/>
        </w:rPr>
        <w:t>package</w:t>
      </w:r>
      <w:r>
        <w:rPr>
          <w:rFonts w:ascii="Georgia" w:eastAsia="Georgia" w:hAnsi="Georgia" w:cs="Georgia"/>
          <w:spacing w:val="-17"/>
          <w:sz w:val="18"/>
          <w:szCs w:val="18"/>
        </w:rPr>
        <w:t xml:space="preserve"> </w:t>
      </w:r>
      <w:r>
        <w:rPr>
          <w:rFonts w:ascii="Georgia" w:eastAsia="Georgia" w:hAnsi="Georgia" w:cs="Georgia"/>
          <w:sz w:val="18"/>
          <w:szCs w:val="18"/>
        </w:rPr>
        <w:t>one</w:t>
      </w:r>
      <w:r>
        <w:rPr>
          <w:rFonts w:ascii="Georgia" w:eastAsia="Georgia" w:hAnsi="Georgia" w:cs="Georgia"/>
          <w:spacing w:val="-14"/>
          <w:sz w:val="18"/>
          <w:szCs w:val="18"/>
        </w:rPr>
        <w:t xml:space="preserve"> </w:t>
      </w:r>
      <w:r>
        <w:rPr>
          <w:rFonts w:ascii="Georgia" w:eastAsia="Georgia" w:hAnsi="Georgia" w:cs="Georgia"/>
          <w:sz w:val="18"/>
          <w:szCs w:val="18"/>
        </w:rPr>
        <w:t>of</w:t>
      </w:r>
      <w:r>
        <w:rPr>
          <w:rFonts w:ascii="Georgia" w:eastAsia="Georgia" w:hAnsi="Georgia" w:cs="Georgia"/>
          <w:spacing w:val="-13"/>
          <w:sz w:val="18"/>
          <w:szCs w:val="18"/>
        </w:rPr>
        <w:t xml:space="preserve"> </w:t>
      </w:r>
      <w:r>
        <w:rPr>
          <w:rFonts w:ascii="Georgia" w:eastAsia="Georgia" w:hAnsi="Georgia" w:cs="Georgia"/>
          <w:sz w:val="18"/>
          <w:szCs w:val="18"/>
        </w:rPr>
        <w:t>the</w:t>
      </w:r>
      <w:r>
        <w:rPr>
          <w:rFonts w:ascii="Georgia" w:eastAsia="Georgia" w:hAnsi="Georgia" w:cs="Georgia"/>
          <w:spacing w:val="-14"/>
          <w:sz w:val="18"/>
          <w:szCs w:val="18"/>
        </w:rPr>
        <w:t xml:space="preserve"> </w:t>
      </w:r>
      <w:r>
        <w:rPr>
          <w:rFonts w:ascii="Georgia" w:eastAsia="Georgia" w:hAnsi="Georgia" w:cs="Georgia"/>
          <w:sz w:val="18"/>
          <w:szCs w:val="18"/>
        </w:rPr>
        <w:t>most</w:t>
      </w:r>
      <w:r>
        <w:rPr>
          <w:rFonts w:ascii="Georgia" w:eastAsia="Georgia" w:hAnsi="Georgia" w:cs="Georgia"/>
          <w:spacing w:val="-15"/>
          <w:sz w:val="18"/>
          <w:szCs w:val="18"/>
        </w:rPr>
        <w:t xml:space="preserve"> </w:t>
      </w:r>
      <w:r>
        <w:rPr>
          <w:rFonts w:ascii="Georgia" w:eastAsia="Georgia" w:hAnsi="Georgia" w:cs="Georgia"/>
          <w:sz w:val="18"/>
          <w:szCs w:val="18"/>
        </w:rPr>
        <w:t>popular</w:t>
      </w:r>
      <w:r>
        <w:rPr>
          <w:rFonts w:ascii="Georgia" w:eastAsia="Georgia" w:hAnsi="Georgia" w:cs="Georgia"/>
          <w:spacing w:val="-17"/>
          <w:sz w:val="18"/>
          <w:szCs w:val="18"/>
        </w:rPr>
        <w:t xml:space="preserve"> </w:t>
      </w:r>
      <w:r>
        <w:rPr>
          <w:rFonts w:ascii="Georgia" w:eastAsia="Georgia" w:hAnsi="Georgia" w:cs="Georgia"/>
          <w:w w:val="99"/>
          <w:sz w:val="18"/>
          <w:szCs w:val="18"/>
        </w:rPr>
        <w:t>neuroimaging</w:t>
      </w:r>
      <w:r>
        <w:rPr>
          <w:rFonts w:ascii="Georgia" w:eastAsia="Georgia" w:hAnsi="Georgia" w:cs="Georgia"/>
          <w:spacing w:val="-11"/>
          <w:w w:val="99"/>
          <w:sz w:val="18"/>
          <w:szCs w:val="18"/>
        </w:rPr>
        <w:t xml:space="preserve"> </w:t>
      </w:r>
      <w:r>
        <w:rPr>
          <w:rFonts w:ascii="Georgia" w:eastAsia="Georgia" w:hAnsi="Georgia" w:cs="Georgia"/>
          <w:sz w:val="18"/>
          <w:szCs w:val="18"/>
        </w:rPr>
        <w:t>toolkits.</w:t>
      </w:r>
      <w:r>
        <w:rPr>
          <w:rFonts w:ascii="Georgia" w:eastAsia="Georgia" w:hAnsi="Georgia" w:cs="Georgia"/>
          <w:spacing w:val="4"/>
          <w:sz w:val="18"/>
          <w:szCs w:val="18"/>
        </w:rPr>
        <w:t xml:space="preserve"> </w:t>
      </w:r>
      <w:r>
        <w:rPr>
          <w:rFonts w:ascii="Georgia" w:eastAsia="Georgia" w:hAnsi="Georgia" w:cs="Georgia"/>
          <w:w w:val="99"/>
          <w:sz w:val="18"/>
          <w:szCs w:val="18"/>
        </w:rPr>
        <w:t>Fundamental</w:t>
      </w:r>
      <w:r>
        <w:rPr>
          <w:rFonts w:ascii="Georgia" w:eastAsia="Georgia" w:hAnsi="Georgia" w:cs="Georgia"/>
          <w:spacing w:val="-11"/>
          <w:w w:val="99"/>
          <w:sz w:val="18"/>
          <w:szCs w:val="18"/>
        </w:rPr>
        <w:t xml:space="preserve"> </w:t>
      </w:r>
      <w:r>
        <w:rPr>
          <w:rFonts w:ascii="Georgia" w:eastAsia="Georgia" w:hAnsi="Georgia" w:cs="Georgia"/>
          <w:sz w:val="18"/>
          <w:szCs w:val="18"/>
        </w:rPr>
        <w:t>processing tasks</w:t>
      </w:r>
      <w:r>
        <w:rPr>
          <w:rFonts w:ascii="Georgia" w:eastAsia="Georgia" w:hAnsi="Georgia" w:cs="Georgia"/>
          <w:spacing w:val="-2"/>
          <w:sz w:val="18"/>
          <w:szCs w:val="18"/>
        </w:rPr>
        <w:t xml:space="preserve"> </w:t>
      </w:r>
      <w:r>
        <w:rPr>
          <w:rFonts w:ascii="Georgia" w:eastAsia="Georgia" w:hAnsi="Georgia" w:cs="Georgia"/>
          <w:sz w:val="18"/>
          <w:szCs w:val="18"/>
        </w:rPr>
        <w:t>such</w:t>
      </w:r>
      <w:r>
        <w:rPr>
          <w:rFonts w:ascii="Georgia" w:eastAsia="Georgia" w:hAnsi="Georgia" w:cs="Georgia"/>
          <w:spacing w:val="-2"/>
          <w:sz w:val="18"/>
          <w:szCs w:val="18"/>
        </w:rPr>
        <w:t xml:space="preserve"> </w:t>
      </w:r>
      <w:r>
        <w:rPr>
          <w:rFonts w:ascii="Georgia" w:eastAsia="Georgia" w:hAnsi="Georgia" w:cs="Georgia"/>
          <w:sz w:val="18"/>
          <w:szCs w:val="18"/>
        </w:rPr>
        <w:t>as image</w:t>
      </w:r>
      <w:r>
        <w:rPr>
          <w:rFonts w:ascii="Georgia" w:eastAsia="Georgia" w:hAnsi="Georgia" w:cs="Georgia"/>
          <w:spacing w:val="-3"/>
          <w:sz w:val="18"/>
          <w:szCs w:val="18"/>
        </w:rPr>
        <w:t xml:space="preserve"> </w:t>
      </w:r>
      <w:r>
        <w:rPr>
          <w:rFonts w:ascii="Georgia" w:eastAsia="Georgia" w:hAnsi="Georgia" w:cs="Georgia"/>
          <w:sz w:val="18"/>
          <w:szCs w:val="18"/>
        </w:rPr>
        <w:t>registration,</w:t>
      </w:r>
      <w:r>
        <w:rPr>
          <w:rFonts w:ascii="Georgia" w:eastAsia="Georgia" w:hAnsi="Georgia" w:cs="Georgia"/>
          <w:spacing w:val="-7"/>
          <w:sz w:val="18"/>
          <w:szCs w:val="18"/>
        </w:rPr>
        <w:t xml:space="preserve"> </w:t>
      </w:r>
      <w:r>
        <w:rPr>
          <w:rFonts w:ascii="Georgia" w:eastAsia="Georgia" w:hAnsi="Georgia" w:cs="Georgia"/>
          <w:sz w:val="18"/>
          <w:szCs w:val="18"/>
        </w:rPr>
        <w:t>template</w:t>
      </w:r>
      <w:r>
        <w:rPr>
          <w:rFonts w:ascii="Georgia" w:eastAsia="Georgia" w:hAnsi="Georgia" w:cs="Georgia"/>
          <w:spacing w:val="-5"/>
          <w:sz w:val="18"/>
          <w:szCs w:val="18"/>
        </w:rPr>
        <w:t xml:space="preserve"> </w:t>
      </w:r>
      <w:r>
        <w:rPr>
          <w:rFonts w:ascii="Georgia" w:eastAsia="Georgia" w:hAnsi="Georgia" w:cs="Georgia"/>
          <w:sz w:val="18"/>
          <w:szCs w:val="18"/>
        </w:rPr>
        <w:t>generation,</w:t>
      </w:r>
      <w:r>
        <w:rPr>
          <w:rFonts w:ascii="Georgia" w:eastAsia="Georgia" w:hAnsi="Georgia" w:cs="Georgia"/>
          <w:spacing w:val="-6"/>
          <w:sz w:val="18"/>
          <w:szCs w:val="18"/>
        </w:rPr>
        <w:t xml:space="preserve"> </w:t>
      </w:r>
      <w:r>
        <w:rPr>
          <w:rFonts w:ascii="Georgia" w:eastAsia="Georgia" w:hAnsi="Georgia" w:cs="Georgia"/>
          <w:sz w:val="18"/>
          <w:szCs w:val="18"/>
        </w:rPr>
        <w:t>bias</w:t>
      </w:r>
      <w:r>
        <w:rPr>
          <w:rFonts w:ascii="Georgia" w:eastAsia="Georgia" w:hAnsi="Georgia" w:cs="Georgia"/>
          <w:spacing w:val="-1"/>
          <w:sz w:val="18"/>
          <w:szCs w:val="18"/>
        </w:rPr>
        <w:t xml:space="preserve"> </w:t>
      </w:r>
      <w:r>
        <w:rPr>
          <w:rFonts w:ascii="Georgia" w:eastAsia="Georgia" w:hAnsi="Georgia" w:cs="Georgia"/>
          <w:sz w:val="18"/>
          <w:szCs w:val="18"/>
        </w:rPr>
        <w:t>correction,</w:t>
      </w:r>
      <w:r>
        <w:rPr>
          <w:rFonts w:ascii="Georgia" w:eastAsia="Georgia" w:hAnsi="Georgia" w:cs="Georgia"/>
          <w:spacing w:val="-6"/>
          <w:sz w:val="18"/>
          <w:szCs w:val="18"/>
        </w:rPr>
        <w:t xml:space="preserve"> </w:t>
      </w:r>
      <w:proofErr w:type="spellStart"/>
      <w:r>
        <w:rPr>
          <w:rFonts w:ascii="Georgia" w:eastAsia="Georgia" w:hAnsi="Georgia" w:cs="Georgia"/>
          <w:sz w:val="18"/>
          <w:szCs w:val="18"/>
        </w:rPr>
        <w:t>denoising</w:t>
      </w:r>
      <w:proofErr w:type="spellEnd"/>
      <w:r>
        <w:rPr>
          <w:rFonts w:ascii="Georgia" w:eastAsia="Georgia" w:hAnsi="Georgia" w:cs="Georgia"/>
          <w:sz w:val="18"/>
          <w:szCs w:val="18"/>
        </w:rPr>
        <w:t>,</w:t>
      </w:r>
      <w:r>
        <w:rPr>
          <w:rFonts w:ascii="Georgia" w:eastAsia="Georgia" w:hAnsi="Georgia" w:cs="Georgia"/>
          <w:spacing w:val="-5"/>
          <w:sz w:val="18"/>
          <w:szCs w:val="18"/>
        </w:rPr>
        <w:t xml:space="preserve"> </w:t>
      </w:r>
      <w:r>
        <w:rPr>
          <w:rFonts w:ascii="Georgia" w:eastAsia="Georgia" w:hAnsi="Georgia" w:cs="Georgia"/>
          <w:sz w:val="18"/>
          <w:szCs w:val="18"/>
        </w:rPr>
        <w:t>intensity-based</w:t>
      </w:r>
      <w:r>
        <w:rPr>
          <w:rFonts w:ascii="Georgia" w:eastAsia="Georgia" w:hAnsi="Georgia" w:cs="Georgia"/>
          <w:spacing w:val="-10"/>
          <w:sz w:val="18"/>
          <w:szCs w:val="18"/>
        </w:rPr>
        <w:t xml:space="preserve"> </w:t>
      </w:r>
      <w:r>
        <w:rPr>
          <w:rFonts w:ascii="Georgia" w:eastAsia="Georgia" w:hAnsi="Georgia" w:cs="Georgia"/>
          <w:sz w:val="18"/>
          <w:szCs w:val="18"/>
        </w:rPr>
        <w:t>segmentation,</w:t>
      </w:r>
      <w:r>
        <w:rPr>
          <w:rFonts w:ascii="Georgia" w:eastAsia="Georgia" w:hAnsi="Georgia" w:cs="Georgia"/>
          <w:spacing w:val="-8"/>
          <w:sz w:val="18"/>
          <w:szCs w:val="18"/>
        </w:rPr>
        <w:t xml:space="preserve"> </w:t>
      </w:r>
      <w:r>
        <w:rPr>
          <w:rFonts w:ascii="Georgia" w:eastAsia="Georgia" w:hAnsi="Georgia" w:cs="Georgia"/>
          <w:sz w:val="18"/>
          <w:szCs w:val="18"/>
        </w:rPr>
        <w:t>and</w:t>
      </w:r>
      <w:r>
        <w:rPr>
          <w:rFonts w:ascii="Georgia" w:eastAsia="Georgia" w:hAnsi="Georgia" w:cs="Georgia"/>
          <w:spacing w:val="-1"/>
          <w:sz w:val="18"/>
          <w:szCs w:val="18"/>
        </w:rPr>
        <w:t xml:space="preserve"> </w:t>
      </w:r>
      <w:r>
        <w:rPr>
          <w:rFonts w:ascii="Georgia" w:eastAsia="Georgia" w:hAnsi="Georgia" w:cs="Georgia"/>
          <w:sz w:val="18"/>
          <w:szCs w:val="18"/>
        </w:rPr>
        <w:t>joint</w:t>
      </w:r>
      <w:r>
        <w:rPr>
          <w:rFonts w:ascii="Georgia" w:eastAsia="Georgia" w:hAnsi="Georgia" w:cs="Georgia"/>
          <w:spacing w:val="-2"/>
          <w:sz w:val="18"/>
          <w:szCs w:val="18"/>
        </w:rPr>
        <w:t xml:space="preserve"> </w:t>
      </w:r>
      <w:r>
        <w:rPr>
          <w:rFonts w:ascii="Georgia" w:eastAsia="Georgia" w:hAnsi="Georgia" w:cs="Georgia"/>
          <w:sz w:val="18"/>
          <w:szCs w:val="18"/>
        </w:rPr>
        <w:t>label</w:t>
      </w:r>
      <w:r>
        <w:rPr>
          <w:rFonts w:ascii="Georgia" w:eastAsia="Georgia" w:hAnsi="Georgia" w:cs="Georgia"/>
          <w:spacing w:val="-2"/>
          <w:sz w:val="18"/>
          <w:szCs w:val="18"/>
        </w:rPr>
        <w:t xml:space="preserve"> </w:t>
      </w:r>
      <w:r>
        <w:rPr>
          <w:rFonts w:ascii="Georgia" w:eastAsia="Georgia" w:hAnsi="Georgia" w:cs="Georgia"/>
          <w:sz w:val="18"/>
          <w:szCs w:val="18"/>
        </w:rPr>
        <w:t>fusion</w:t>
      </w:r>
      <w:r>
        <w:rPr>
          <w:rFonts w:ascii="Georgia" w:eastAsia="Georgia" w:hAnsi="Georgia" w:cs="Georgia"/>
          <w:spacing w:val="-3"/>
          <w:sz w:val="18"/>
          <w:szCs w:val="18"/>
        </w:rPr>
        <w:t xml:space="preserve"> </w:t>
      </w:r>
      <w:r>
        <w:rPr>
          <w:rFonts w:ascii="Georgia" w:eastAsia="Georgia" w:hAnsi="Georgia" w:cs="Georgia"/>
          <w:sz w:val="18"/>
          <w:szCs w:val="18"/>
        </w:rPr>
        <w:t xml:space="preserve">are </w:t>
      </w:r>
      <w:del w:id="136" w:author="James Gee" w:date="2016-07-20T09:44:00Z">
        <w:r w:rsidDel="006C154F">
          <w:rPr>
            <w:rFonts w:ascii="Georgia" w:eastAsia="Georgia" w:hAnsi="Georgia" w:cs="Georgia"/>
            <w:sz w:val="18"/>
            <w:szCs w:val="18"/>
          </w:rPr>
          <w:delText>extremely</w:delText>
        </w:r>
        <w:r w:rsidDel="006C154F">
          <w:rPr>
            <w:rFonts w:ascii="Georgia" w:eastAsia="Georgia" w:hAnsi="Georgia" w:cs="Georgia"/>
            <w:spacing w:val="5"/>
            <w:sz w:val="18"/>
            <w:szCs w:val="18"/>
          </w:rPr>
          <w:delText xml:space="preserve"> </w:delText>
        </w:r>
        <w:r w:rsidDel="006C154F">
          <w:rPr>
            <w:rFonts w:ascii="Georgia" w:eastAsia="Georgia" w:hAnsi="Georgia" w:cs="Georgia"/>
            <w:sz w:val="18"/>
            <w:szCs w:val="18"/>
          </w:rPr>
          <w:delText>well-performing</w:delText>
        </w:r>
      </w:del>
      <w:ins w:id="137" w:author="James Gee" w:date="2016-07-20T09:44:00Z">
        <w:r w:rsidR="006C154F">
          <w:rPr>
            <w:rFonts w:ascii="Georgia" w:eastAsia="Georgia" w:hAnsi="Georgia" w:cs="Georgia"/>
            <w:sz w:val="18"/>
            <w:szCs w:val="18"/>
          </w:rPr>
          <w:t>first-in-class</w:t>
        </w:r>
      </w:ins>
      <w:r>
        <w:rPr>
          <w:rFonts w:ascii="Georgia" w:eastAsia="Georgia" w:hAnsi="Georgia" w:cs="Georgia"/>
          <w:sz w:val="18"/>
          <w:szCs w:val="18"/>
        </w:rPr>
        <w:t xml:space="preserve"> software</w:t>
      </w:r>
      <w:r>
        <w:rPr>
          <w:rFonts w:ascii="Georgia" w:eastAsia="Georgia" w:hAnsi="Georgia" w:cs="Georgia"/>
          <w:spacing w:val="6"/>
          <w:sz w:val="18"/>
          <w:szCs w:val="18"/>
        </w:rPr>
        <w:t xml:space="preserve"> </w:t>
      </w:r>
      <w:proofErr w:type="gramStart"/>
      <w:r>
        <w:rPr>
          <w:rFonts w:ascii="Georgia" w:eastAsia="Georgia" w:hAnsi="Georgia" w:cs="Georgia"/>
          <w:sz w:val="18"/>
          <w:szCs w:val="18"/>
        </w:rPr>
        <w:t>components</w:t>
      </w:r>
      <w:r>
        <w:rPr>
          <w:rFonts w:ascii="Georgia" w:eastAsia="Georgia" w:hAnsi="Georgia" w:cs="Georgia"/>
          <w:spacing w:val="3"/>
          <w:sz w:val="18"/>
          <w:szCs w:val="18"/>
        </w:rPr>
        <w:t xml:space="preserve"> </w:t>
      </w:r>
      <w:r>
        <w:rPr>
          <w:rFonts w:ascii="Georgia" w:eastAsia="Georgia" w:hAnsi="Georgia" w:cs="Georgia"/>
          <w:sz w:val="18"/>
          <w:szCs w:val="18"/>
        </w:rPr>
        <w:t>which</w:t>
      </w:r>
      <w:proofErr w:type="gramEnd"/>
      <w:r>
        <w:rPr>
          <w:rFonts w:ascii="Georgia" w:eastAsia="Georgia" w:hAnsi="Georgia" w:cs="Georgia"/>
          <w:spacing w:val="8"/>
          <w:sz w:val="18"/>
          <w:szCs w:val="18"/>
        </w:rPr>
        <w:t xml:space="preserve"> </w:t>
      </w:r>
      <w:r>
        <w:rPr>
          <w:rFonts w:ascii="Georgia" w:eastAsia="Georgia" w:hAnsi="Georgia" w:cs="Georgia"/>
          <w:sz w:val="18"/>
          <w:szCs w:val="18"/>
        </w:rPr>
        <w:t>have</w:t>
      </w:r>
      <w:r>
        <w:rPr>
          <w:rFonts w:ascii="Georgia" w:eastAsia="Georgia" w:hAnsi="Georgia" w:cs="Georgia"/>
          <w:spacing w:val="9"/>
          <w:sz w:val="18"/>
          <w:szCs w:val="18"/>
        </w:rPr>
        <w:t xml:space="preserve"> </w:t>
      </w:r>
      <w:r>
        <w:rPr>
          <w:rFonts w:ascii="Georgia" w:eastAsia="Georgia" w:hAnsi="Georgia" w:cs="Georgia"/>
          <w:sz w:val="18"/>
          <w:szCs w:val="18"/>
        </w:rPr>
        <w:t>been</w:t>
      </w:r>
      <w:r>
        <w:rPr>
          <w:rFonts w:ascii="Georgia" w:eastAsia="Georgia" w:hAnsi="Georgia" w:cs="Georgia"/>
          <w:spacing w:val="9"/>
          <w:sz w:val="18"/>
          <w:szCs w:val="18"/>
        </w:rPr>
        <w:t xml:space="preserve"> </w:t>
      </w:r>
      <w:r>
        <w:rPr>
          <w:rFonts w:ascii="Georgia" w:eastAsia="Georgia" w:hAnsi="Georgia" w:cs="Georgia"/>
          <w:sz w:val="18"/>
          <w:szCs w:val="18"/>
        </w:rPr>
        <w:t>utilized</w:t>
      </w:r>
      <w:r>
        <w:rPr>
          <w:rFonts w:ascii="Georgia" w:eastAsia="Georgia" w:hAnsi="Georgia" w:cs="Georgia"/>
          <w:spacing w:val="7"/>
          <w:sz w:val="18"/>
          <w:szCs w:val="18"/>
        </w:rPr>
        <w:t xml:space="preserve"> </w:t>
      </w:r>
      <w:r>
        <w:rPr>
          <w:rFonts w:ascii="Georgia" w:eastAsia="Georgia" w:hAnsi="Georgia" w:cs="Georgia"/>
          <w:sz w:val="18"/>
          <w:szCs w:val="18"/>
        </w:rPr>
        <w:t>for</w:t>
      </w:r>
      <w:r>
        <w:rPr>
          <w:rFonts w:ascii="Georgia" w:eastAsia="Georgia" w:hAnsi="Georgia" w:cs="Georgia"/>
          <w:spacing w:val="11"/>
          <w:sz w:val="18"/>
          <w:szCs w:val="18"/>
        </w:rPr>
        <w:t xml:space="preserve"> </w:t>
      </w:r>
      <w:r>
        <w:rPr>
          <w:rFonts w:ascii="Georgia" w:eastAsia="Georgia" w:hAnsi="Georgia" w:cs="Georgia"/>
          <w:sz w:val="18"/>
          <w:szCs w:val="18"/>
        </w:rPr>
        <w:t>neuroimaging</w:t>
      </w:r>
      <w:r>
        <w:rPr>
          <w:rFonts w:ascii="Georgia" w:eastAsia="Georgia" w:hAnsi="Georgia" w:cs="Georgia"/>
          <w:spacing w:val="2"/>
          <w:sz w:val="18"/>
          <w:szCs w:val="18"/>
        </w:rPr>
        <w:t xml:space="preserve"> </w:t>
      </w:r>
      <w:r>
        <w:rPr>
          <w:rFonts w:ascii="Georgia" w:eastAsia="Georgia" w:hAnsi="Georgia" w:cs="Georgia"/>
          <w:sz w:val="18"/>
          <w:szCs w:val="18"/>
        </w:rPr>
        <w:t>tasks</w:t>
      </w:r>
      <w:r>
        <w:rPr>
          <w:rFonts w:ascii="Georgia" w:eastAsia="Georgia" w:hAnsi="Georgia" w:cs="Georgia"/>
          <w:spacing w:val="9"/>
          <w:sz w:val="18"/>
          <w:szCs w:val="18"/>
        </w:rPr>
        <w:t xml:space="preserve"> </w:t>
      </w:r>
      <w:r>
        <w:rPr>
          <w:rFonts w:ascii="Georgia" w:eastAsia="Georgia" w:hAnsi="Georgia" w:cs="Georgia"/>
          <w:sz w:val="18"/>
          <w:szCs w:val="18"/>
        </w:rPr>
        <w:t>such</w:t>
      </w:r>
      <w:r>
        <w:rPr>
          <w:rFonts w:ascii="Georgia" w:eastAsia="Georgia" w:hAnsi="Georgia" w:cs="Georgia"/>
          <w:spacing w:val="9"/>
          <w:sz w:val="18"/>
          <w:szCs w:val="18"/>
        </w:rPr>
        <w:t xml:space="preserve"> </w:t>
      </w:r>
      <w:r>
        <w:rPr>
          <w:rFonts w:ascii="Georgia" w:eastAsia="Georgia" w:hAnsi="Georgia" w:cs="Georgia"/>
          <w:sz w:val="18"/>
          <w:szCs w:val="18"/>
        </w:rPr>
        <w:t>as</w:t>
      </w:r>
      <w:r>
        <w:rPr>
          <w:rFonts w:ascii="Georgia" w:eastAsia="Georgia" w:hAnsi="Georgia" w:cs="Georgia"/>
          <w:spacing w:val="11"/>
          <w:sz w:val="18"/>
          <w:szCs w:val="18"/>
        </w:rPr>
        <w:t xml:space="preserve"> </w:t>
      </w:r>
      <w:r>
        <w:rPr>
          <w:rFonts w:ascii="Georgia" w:eastAsia="Georgia" w:hAnsi="Georgia" w:cs="Georgia"/>
          <w:sz w:val="18"/>
          <w:szCs w:val="18"/>
        </w:rPr>
        <w:t>brain</w:t>
      </w:r>
      <w:r>
        <w:rPr>
          <w:rFonts w:ascii="Georgia" w:eastAsia="Georgia" w:hAnsi="Georgia" w:cs="Georgia"/>
          <w:spacing w:val="9"/>
          <w:sz w:val="18"/>
          <w:szCs w:val="18"/>
        </w:rPr>
        <w:t xml:space="preserve"> </w:t>
      </w:r>
      <w:r>
        <w:rPr>
          <w:rFonts w:ascii="Georgia" w:eastAsia="Georgia" w:hAnsi="Georgia" w:cs="Georgia"/>
          <w:sz w:val="18"/>
          <w:szCs w:val="18"/>
        </w:rPr>
        <w:t>extraction</w:t>
      </w:r>
      <w:r>
        <w:rPr>
          <w:rFonts w:ascii="Georgia" w:eastAsia="Georgia" w:hAnsi="Georgia" w:cs="Georgia"/>
          <w:spacing w:val="5"/>
          <w:sz w:val="18"/>
          <w:szCs w:val="18"/>
        </w:rPr>
        <w:t xml:space="preserve"> </w:t>
      </w:r>
      <w:r>
        <w:rPr>
          <w:rFonts w:ascii="Georgia" w:eastAsia="Georgia" w:hAnsi="Georgia" w:cs="Georgia"/>
          <w:sz w:val="18"/>
          <w:szCs w:val="18"/>
        </w:rPr>
        <w:t>and</w:t>
      </w:r>
      <w:r>
        <w:rPr>
          <w:rFonts w:ascii="Georgia" w:eastAsia="Georgia" w:hAnsi="Georgia" w:cs="Georgia"/>
          <w:spacing w:val="10"/>
          <w:sz w:val="18"/>
          <w:szCs w:val="18"/>
        </w:rPr>
        <w:t xml:space="preserve"> </w:t>
      </w:r>
      <w:r>
        <w:rPr>
          <w:rFonts w:ascii="Georgia" w:eastAsia="Georgia" w:hAnsi="Georgia" w:cs="Georgia"/>
          <w:sz w:val="18"/>
          <w:szCs w:val="18"/>
        </w:rPr>
        <w:t>cortical thickness</w:t>
      </w:r>
      <w:r>
        <w:rPr>
          <w:rFonts w:ascii="Georgia" w:eastAsia="Georgia" w:hAnsi="Georgia" w:cs="Georgia"/>
          <w:spacing w:val="2"/>
          <w:sz w:val="18"/>
          <w:szCs w:val="18"/>
        </w:rPr>
        <w:t xml:space="preserve"> </w:t>
      </w:r>
      <w:r>
        <w:rPr>
          <w:rFonts w:ascii="Georgia" w:eastAsia="Georgia" w:hAnsi="Georgia" w:cs="Georgia"/>
          <w:sz w:val="18"/>
          <w:szCs w:val="18"/>
        </w:rPr>
        <w:t>estimation.</w:t>
      </w:r>
      <w:r>
        <w:rPr>
          <w:rFonts w:ascii="Georgia" w:eastAsia="Georgia" w:hAnsi="Georgia" w:cs="Georgia"/>
          <w:spacing w:val="33"/>
          <w:sz w:val="18"/>
          <w:szCs w:val="18"/>
        </w:rPr>
        <w:t xml:space="preserve"> </w:t>
      </w:r>
      <w:r>
        <w:rPr>
          <w:rFonts w:ascii="Georgia" w:eastAsia="Georgia" w:hAnsi="Georgia" w:cs="Georgia"/>
          <w:sz w:val="18"/>
          <w:szCs w:val="18"/>
        </w:rPr>
        <w:t>The</w:t>
      </w:r>
      <w:r>
        <w:rPr>
          <w:rFonts w:ascii="Georgia" w:eastAsia="Georgia" w:hAnsi="Georgia" w:cs="Georgia"/>
          <w:spacing w:val="6"/>
          <w:sz w:val="18"/>
          <w:szCs w:val="18"/>
        </w:rPr>
        <w:t xml:space="preserve"> </w:t>
      </w:r>
      <w:r>
        <w:rPr>
          <w:rFonts w:ascii="Georgia" w:eastAsia="Georgia" w:hAnsi="Georgia" w:cs="Georgia"/>
          <w:sz w:val="18"/>
          <w:szCs w:val="18"/>
        </w:rPr>
        <w:t>target</w:t>
      </w:r>
      <w:r>
        <w:rPr>
          <w:rFonts w:ascii="Georgia" w:eastAsia="Georgia" w:hAnsi="Georgia" w:cs="Georgia"/>
          <w:spacing w:val="4"/>
          <w:sz w:val="18"/>
          <w:szCs w:val="18"/>
        </w:rPr>
        <w:t xml:space="preserve"> </w:t>
      </w:r>
      <w:r>
        <w:rPr>
          <w:rFonts w:ascii="Georgia" w:eastAsia="Georgia" w:hAnsi="Georgia" w:cs="Georgia"/>
          <w:sz w:val="18"/>
          <w:szCs w:val="18"/>
        </w:rPr>
        <w:t>applications</w:t>
      </w:r>
      <w:r>
        <w:rPr>
          <w:rFonts w:ascii="Georgia" w:eastAsia="Georgia" w:hAnsi="Georgia" w:cs="Georgia"/>
          <w:spacing w:val="-1"/>
          <w:sz w:val="18"/>
          <w:szCs w:val="18"/>
        </w:rPr>
        <w:t xml:space="preserve"> </w:t>
      </w:r>
      <w:r>
        <w:rPr>
          <w:rFonts w:ascii="Georgia" w:eastAsia="Georgia" w:hAnsi="Georgia" w:cs="Georgia"/>
          <w:sz w:val="18"/>
          <w:szCs w:val="18"/>
        </w:rPr>
        <w:t>of</w:t>
      </w:r>
      <w:r>
        <w:rPr>
          <w:rFonts w:ascii="Georgia" w:eastAsia="Georgia" w:hAnsi="Georgia" w:cs="Georgia"/>
          <w:spacing w:val="7"/>
          <w:sz w:val="18"/>
          <w:szCs w:val="18"/>
        </w:rPr>
        <w:t xml:space="preserve"> </w:t>
      </w:r>
      <w:r>
        <w:rPr>
          <w:rFonts w:ascii="Georgia" w:eastAsia="Georgia" w:hAnsi="Georgia" w:cs="Georgia"/>
          <w:sz w:val="18"/>
          <w:szCs w:val="18"/>
        </w:rPr>
        <w:t>these</w:t>
      </w:r>
      <w:r>
        <w:rPr>
          <w:rFonts w:ascii="Georgia" w:eastAsia="Georgia" w:hAnsi="Georgia" w:cs="Georgia"/>
          <w:spacing w:val="5"/>
          <w:sz w:val="18"/>
          <w:szCs w:val="18"/>
        </w:rPr>
        <w:t xml:space="preserve"> </w:t>
      </w:r>
      <w:r>
        <w:rPr>
          <w:rFonts w:ascii="Georgia" w:eastAsia="Georgia" w:hAnsi="Georgia" w:cs="Georgia"/>
          <w:sz w:val="18"/>
          <w:szCs w:val="18"/>
        </w:rPr>
        <w:t>core</w:t>
      </w:r>
      <w:r>
        <w:rPr>
          <w:rFonts w:ascii="Georgia" w:eastAsia="Georgia" w:hAnsi="Georgia" w:cs="Georgia"/>
          <w:spacing w:val="6"/>
          <w:sz w:val="18"/>
          <w:szCs w:val="18"/>
        </w:rPr>
        <w:t xml:space="preserve"> </w:t>
      </w:r>
      <w:r>
        <w:rPr>
          <w:rFonts w:ascii="Georgia" w:eastAsia="Georgia" w:hAnsi="Georgia" w:cs="Georgia"/>
          <w:sz w:val="18"/>
          <w:szCs w:val="18"/>
        </w:rPr>
        <w:t>tools</w:t>
      </w:r>
      <w:r>
        <w:rPr>
          <w:rFonts w:ascii="Georgia" w:eastAsia="Georgia" w:hAnsi="Georgia" w:cs="Georgia"/>
          <w:spacing w:val="5"/>
          <w:sz w:val="18"/>
          <w:szCs w:val="18"/>
        </w:rPr>
        <w:t xml:space="preserve"> </w:t>
      </w:r>
      <w:r>
        <w:rPr>
          <w:rFonts w:ascii="Georgia" w:eastAsia="Georgia" w:hAnsi="Georgia" w:cs="Georgia"/>
          <w:sz w:val="18"/>
          <w:szCs w:val="18"/>
        </w:rPr>
        <w:t>have</w:t>
      </w:r>
      <w:r>
        <w:rPr>
          <w:rFonts w:ascii="Georgia" w:eastAsia="Georgia" w:hAnsi="Georgia" w:cs="Georgia"/>
          <w:spacing w:val="5"/>
          <w:sz w:val="18"/>
          <w:szCs w:val="18"/>
        </w:rPr>
        <w:t xml:space="preserve"> </w:t>
      </w:r>
      <w:r>
        <w:rPr>
          <w:rFonts w:ascii="Georgia" w:eastAsia="Georgia" w:hAnsi="Georgia" w:cs="Georgia"/>
          <w:sz w:val="18"/>
          <w:szCs w:val="18"/>
        </w:rPr>
        <w:t>an</w:t>
      </w:r>
      <w:r>
        <w:rPr>
          <w:rFonts w:ascii="Georgia" w:eastAsia="Georgia" w:hAnsi="Georgia" w:cs="Georgia"/>
          <w:spacing w:val="7"/>
          <w:sz w:val="18"/>
          <w:szCs w:val="18"/>
        </w:rPr>
        <w:t xml:space="preserve"> </w:t>
      </w:r>
      <w:r>
        <w:rPr>
          <w:rFonts w:ascii="Georgia" w:eastAsia="Georgia" w:hAnsi="Georgia" w:cs="Georgia"/>
          <w:sz w:val="18"/>
          <w:szCs w:val="18"/>
        </w:rPr>
        <w:t>immediate analog</w:t>
      </w:r>
      <w:r>
        <w:rPr>
          <w:rFonts w:ascii="Georgia" w:eastAsia="Georgia" w:hAnsi="Georgia" w:cs="Georgia"/>
          <w:spacing w:val="4"/>
          <w:sz w:val="18"/>
          <w:szCs w:val="18"/>
        </w:rPr>
        <w:t xml:space="preserve"> </w:t>
      </w:r>
      <w:r>
        <w:rPr>
          <w:rFonts w:ascii="Georgia" w:eastAsia="Georgia" w:hAnsi="Georgia" w:cs="Georgia"/>
          <w:sz w:val="18"/>
          <w:szCs w:val="18"/>
        </w:rPr>
        <w:t>for</w:t>
      </w:r>
      <w:r>
        <w:rPr>
          <w:rFonts w:ascii="Georgia" w:eastAsia="Georgia" w:hAnsi="Georgia" w:cs="Georgia"/>
          <w:spacing w:val="7"/>
          <w:sz w:val="18"/>
          <w:szCs w:val="18"/>
        </w:rPr>
        <w:t xml:space="preserve"> </w:t>
      </w:r>
      <w:r>
        <w:rPr>
          <w:rFonts w:ascii="Georgia" w:eastAsia="Georgia" w:hAnsi="Georgia" w:cs="Georgia"/>
          <w:sz w:val="18"/>
          <w:szCs w:val="18"/>
        </w:rPr>
        <w:t>lung-specific</w:t>
      </w:r>
      <w:r>
        <w:rPr>
          <w:rFonts w:ascii="Georgia" w:eastAsia="Georgia" w:hAnsi="Georgia" w:cs="Georgia"/>
          <w:spacing w:val="-1"/>
          <w:sz w:val="18"/>
          <w:szCs w:val="18"/>
        </w:rPr>
        <w:t xml:space="preserve"> </w:t>
      </w:r>
      <w:r>
        <w:rPr>
          <w:rFonts w:ascii="Georgia" w:eastAsia="Georgia" w:hAnsi="Georgia" w:cs="Georgia"/>
          <w:sz w:val="18"/>
          <w:szCs w:val="18"/>
        </w:rPr>
        <w:t>tasks</w:t>
      </w:r>
      <w:r>
        <w:rPr>
          <w:rFonts w:ascii="Georgia" w:eastAsia="Georgia" w:hAnsi="Georgia" w:cs="Georgia"/>
          <w:spacing w:val="5"/>
          <w:sz w:val="18"/>
          <w:szCs w:val="18"/>
        </w:rPr>
        <w:t xml:space="preserve"> </w:t>
      </w:r>
      <w:r>
        <w:rPr>
          <w:rFonts w:ascii="Georgia" w:eastAsia="Georgia" w:hAnsi="Georgia" w:cs="Georgia"/>
          <w:sz w:val="18"/>
          <w:szCs w:val="18"/>
        </w:rPr>
        <w:t>such</w:t>
      </w:r>
      <w:r>
        <w:rPr>
          <w:rFonts w:ascii="Georgia" w:eastAsia="Georgia" w:hAnsi="Georgia" w:cs="Georgia"/>
          <w:spacing w:val="5"/>
          <w:sz w:val="18"/>
          <w:szCs w:val="18"/>
        </w:rPr>
        <w:t xml:space="preserve"> </w:t>
      </w:r>
      <w:r>
        <w:rPr>
          <w:rFonts w:ascii="Georgia" w:eastAsia="Georgia" w:hAnsi="Georgia" w:cs="Georgia"/>
          <w:sz w:val="18"/>
          <w:szCs w:val="18"/>
        </w:rPr>
        <w:t>as</w:t>
      </w:r>
      <w:r>
        <w:rPr>
          <w:rFonts w:ascii="Georgia" w:eastAsia="Georgia" w:hAnsi="Georgia" w:cs="Georgia"/>
          <w:spacing w:val="7"/>
          <w:sz w:val="18"/>
          <w:szCs w:val="18"/>
        </w:rPr>
        <w:t xml:space="preserve"> </w:t>
      </w:r>
      <w:r>
        <w:rPr>
          <w:rFonts w:ascii="Georgia" w:eastAsia="Georgia" w:hAnsi="Georgia" w:cs="Georgia"/>
          <w:sz w:val="18"/>
          <w:szCs w:val="18"/>
        </w:rPr>
        <w:t>lung</w:t>
      </w:r>
      <w:r>
        <w:rPr>
          <w:rFonts w:ascii="Georgia" w:eastAsia="Georgia" w:hAnsi="Georgia" w:cs="Georgia"/>
          <w:spacing w:val="5"/>
          <w:sz w:val="18"/>
          <w:szCs w:val="18"/>
        </w:rPr>
        <w:t xml:space="preserve"> </w:t>
      </w:r>
      <w:r>
        <w:rPr>
          <w:rFonts w:ascii="Georgia" w:eastAsia="Georgia" w:hAnsi="Georgia" w:cs="Georgia"/>
          <w:sz w:val="18"/>
          <w:szCs w:val="18"/>
        </w:rPr>
        <w:t>and</w:t>
      </w:r>
      <w:r>
        <w:rPr>
          <w:rFonts w:ascii="Georgia" w:eastAsia="Georgia" w:hAnsi="Georgia" w:cs="Georgia"/>
          <w:spacing w:val="6"/>
          <w:sz w:val="18"/>
          <w:szCs w:val="18"/>
        </w:rPr>
        <w:t xml:space="preserve"> </w:t>
      </w:r>
      <w:r>
        <w:rPr>
          <w:rFonts w:ascii="Georgia" w:eastAsia="Georgia" w:hAnsi="Georgia" w:cs="Georgia"/>
          <w:sz w:val="18"/>
          <w:szCs w:val="18"/>
        </w:rPr>
        <w:t>lobe segmentation.</w:t>
      </w:r>
    </w:p>
    <w:p w14:paraId="7707095B" w14:textId="77777777" w:rsidR="00E61F9D" w:rsidRDefault="00E61F9D">
      <w:pPr>
        <w:spacing w:after="0" w:line="200" w:lineRule="exact"/>
        <w:rPr>
          <w:sz w:val="20"/>
          <w:szCs w:val="20"/>
        </w:rPr>
      </w:pPr>
    </w:p>
    <w:p w14:paraId="63FEE75C" w14:textId="77777777" w:rsidR="00E61F9D" w:rsidRDefault="00E61F9D">
      <w:pPr>
        <w:spacing w:before="14" w:after="0" w:line="240" w:lineRule="exact"/>
        <w:rPr>
          <w:sz w:val="24"/>
          <w:szCs w:val="24"/>
        </w:rPr>
      </w:pPr>
    </w:p>
    <w:p w14:paraId="44FEA5A3" w14:textId="74EAD365" w:rsidR="00E61F9D" w:rsidDel="006C154F" w:rsidRDefault="005C64D6">
      <w:pPr>
        <w:spacing w:after="0" w:line="277" w:lineRule="auto"/>
        <w:ind w:left="113" w:right="84" w:firstLine="7"/>
        <w:jc w:val="both"/>
        <w:rPr>
          <w:del w:id="138" w:author="James Gee" w:date="2016-07-20T09:38:00Z"/>
          <w:rFonts w:ascii="Georgia" w:eastAsia="Georgia" w:hAnsi="Georgia" w:cs="Georgia"/>
          <w:sz w:val="19"/>
          <w:szCs w:val="19"/>
        </w:rPr>
      </w:pPr>
      <w:del w:id="139" w:author="James Gee" w:date="2016-07-20T09:38:00Z">
        <w:r w:rsidDel="006C154F">
          <w:rPr>
            <w:rFonts w:ascii="Georgia" w:eastAsia="Georgia" w:hAnsi="Georgia" w:cs="Georgia"/>
            <w:sz w:val="19"/>
            <w:szCs w:val="19"/>
          </w:rPr>
          <w:delText>sight</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ToolKit</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in</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providing</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an</w:delText>
        </w:r>
        <w:r w:rsidDel="006C154F">
          <w:rPr>
            <w:rFonts w:ascii="Georgia" w:eastAsia="Georgia" w:hAnsi="Georgia" w:cs="Georgia"/>
            <w:spacing w:val="1"/>
            <w:sz w:val="19"/>
            <w:szCs w:val="19"/>
          </w:rPr>
          <w:delText xml:space="preserve"> </w:delText>
        </w:r>
        <w:r w:rsidDel="006C154F">
          <w:rPr>
            <w:rFonts w:ascii="Georgia" w:eastAsia="Georgia" w:hAnsi="Georgia" w:cs="Georgia"/>
            <w:sz w:val="19"/>
            <w:szCs w:val="19"/>
          </w:rPr>
          <w:delText>optimal</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software</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framework</w:delText>
        </w:r>
        <w:r w:rsidDel="006C154F">
          <w:rPr>
            <w:rFonts w:ascii="Georgia" w:eastAsia="Georgia" w:hAnsi="Georgia" w:cs="Georgia"/>
            <w:spacing w:val="15"/>
            <w:sz w:val="19"/>
            <w:szCs w:val="19"/>
          </w:rPr>
          <w:delText xml:space="preserve"> </w:delText>
        </w:r>
        <w:r w:rsidDel="006C154F">
          <w:rPr>
            <w:rFonts w:ascii="Georgia" w:eastAsia="Georgia" w:hAnsi="Georgia" w:cs="Georgia"/>
            <w:sz w:val="19"/>
            <w:szCs w:val="19"/>
          </w:rPr>
          <w:delText>for</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building</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scripts</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and</w:delText>
        </w:r>
        <w:r w:rsidDel="006C154F">
          <w:rPr>
            <w:rFonts w:ascii="Georgia" w:eastAsia="Georgia" w:hAnsi="Georgia" w:cs="Georgia"/>
            <w:spacing w:val="3"/>
            <w:sz w:val="19"/>
            <w:szCs w:val="19"/>
          </w:rPr>
          <w:delText xml:space="preserve"> </w:delText>
        </w:r>
        <w:r w:rsidDel="006C154F">
          <w:rPr>
            <w:rFonts w:ascii="Georgia" w:eastAsia="Georgia" w:hAnsi="Georgia" w:cs="Georgia"/>
            <w:sz w:val="19"/>
            <w:szCs w:val="19"/>
          </w:rPr>
          <w:delText>programs</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specifically</w:delText>
        </w:r>
        <w:r w:rsidDel="006C154F">
          <w:rPr>
            <w:rFonts w:ascii="Georgia" w:eastAsia="Georgia" w:hAnsi="Georgia" w:cs="Georgia"/>
            <w:spacing w:val="16"/>
            <w:sz w:val="19"/>
            <w:szCs w:val="19"/>
          </w:rPr>
          <w:delText xml:space="preserve"> </w:delText>
        </w:r>
        <w:r w:rsidDel="006C154F">
          <w:rPr>
            <w:rFonts w:ascii="Georgia" w:eastAsia="Georgia" w:hAnsi="Georgia" w:cs="Georgia"/>
            <w:sz w:val="19"/>
            <w:szCs w:val="19"/>
          </w:rPr>
          <w:delText>for</w:delText>
        </w:r>
        <w:r w:rsidDel="006C154F">
          <w:rPr>
            <w:rFonts w:ascii="Georgia" w:eastAsia="Georgia" w:hAnsi="Georgia" w:cs="Georgia"/>
            <w:spacing w:val="2"/>
            <w:sz w:val="19"/>
            <w:szCs w:val="19"/>
          </w:rPr>
          <w:delText xml:space="preserve"> </w:delText>
        </w:r>
        <w:r w:rsidDel="006C154F">
          <w:rPr>
            <w:rFonts w:ascii="Georgia" w:eastAsia="Georgia" w:hAnsi="Georgia" w:cs="Georgia"/>
            <w:sz w:val="19"/>
            <w:szCs w:val="19"/>
          </w:rPr>
          <w:delText>neuroimaging.</w:delText>
        </w:r>
        <w:r w:rsidDel="006C154F">
          <w:rPr>
            <w:rFonts w:ascii="Georgia" w:eastAsia="Georgia" w:hAnsi="Georgia" w:cs="Georgia"/>
            <w:spacing w:val="40"/>
            <w:sz w:val="19"/>
            <w:szCs w:val="19"/>
          </w:rPr>
          <w:delText xml:space="preserve"> </w:delText>
        </w:r>
        <w:r w:rsidDel="006C154F">
          <w:rPr>
            <w:rFonts w:ascii="Georgia" w:eastAsia="Georgia" w:hAnsi="Georgia" w:cs="Georgia"/>
            <w:w w:val="102"/>
            <w:sz w:val="19"/>
            <w:szCs w:val="19"/>
          </w:rPr>
          <w:delText xml:space="preserve">For </w:delText>
        </w:r>
        <w:r w:rsidDel="006C154F">
          <w:rPr>
            <w:rFonts w:ascii="Georgia" w:eastAsia="Georgia" w:hAnsi="Georgia" w:cs="Georgia"/>
            <w:sz w:val="19"/>
            <w:szCs w:val="19"/>
          </w:rPr>
          <w:delText>example,</w:delText>
        </w:r>
        <w:r w:rsidDel="006C154F">
          <w:rPr>
            <w:rFonts w:ascii="Georgia" w:eastAsia="Georgia" w:hAnsi="Georgia" w:cs="Georgia"/>
            <w:spacing w:val="18"/>
            <w:sz w:val="19"/>
            <w:szCs w:val="19"/>
          </w:rPr>
          <w:delText xml:space="preserve"> </w:delText>
        </w:r>
        <w:r w:rsidDel="006C154F">
          <w:rPr>
            <w:rFonts w:ascii="Georgia" w:eastAsia="Georgia" w:hAnsi="Georgia" w:cs="Georgia"/>
            <w:sz w:val="19"/>
            <w:szCs w:val="19"/>
          </w:rPr>
          <w:delText>the</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following</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core</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neuroimage</w:delText>
        </w:r>
        <w:r w:rsidDel="006C154F">
          <w:rPr>
            <w:rFonts w:ascii="Georgia" w:eastAsia="Georgia" w:hAnsi="Georgia" w:cs="Georgia"/>
            <w:spacing w:val="23"/>
            <w:sz w:val="19"/>
            <w:szCs w:val="19"/>
          </w:rPr>
          <w:delText xml:space="preserve"> </w:delText>
        </w:r>
        <w:r w:rsidDel="006C154F">
          <w:rPr>
            <w:rFonts w:ascii="Georgia" w:eastAsia="Georgia" w:hAnsi="Georgia" w:cs="Georgia"/>
            <w:sz w:val="19"/>
            <w:szCs w:val="19"/>
          </w:rPr>
          <w:delText>processing</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algorithms</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have</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been</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made</w:delText>
        </w:r>
        <w:r w:rsidDel="006C154F">
          <w:rPr>
            <w:rFonts w:ascii="Georgia" w:eastAsia="Georgia" w:hAnsi="Georgia" w:cs="Georgia"/>
            <w:spacing w:val="12"/>
            <w:sz w:val="19"/>
            <w:szCs w:val="19"/>
          </w:rPr>
          <w:delText xml:space="preserve"> </w:delText>
        </w:r>
        <w:r w:rsidDel="006C154F">
          <w:rPr>
            <w:rFonts w:ascii="Georgia" w:eastAsia="Georgia" w:hAnsi="Georgia" w:cs="Georgia"/>
            <w:sz w:val="19"/>
            <w:szCs w:val="19"/>
          </w:rPr>
          <w:delText>available</w:delText>
        </w:r>
        <w:r w:rsidDel="006C154F">
          <w:rPr>
            <w:rFonts w:ascii="Georgia" w:eastAsia="Georgia" w:hAnsi="Georgia" w:cs="Georgia"/>
            <w:spacing w:val="18"/>
            <w:sz w:val="19"/>
            <w:szCs w:val="19"/>
          </w:rPr>
          <w:delText xml:space="preserve"> </w:delText>
        </w:r>
        <w:r w:rsidDel="006C154F">
          <w:rPr>
            <w:rFonts w:ascii="Georgia" w:eastAsia="Georgia" w:hAnsi="Georgia" w:cs="Georgia"/>
            <w:sz w:val="19"/>
            <w:szCs w:val="19"/>
          </w:rPr>
          <w:delText>through</w:delText>
        </w:r>
        <w:r w:rsidDel="006C154F">
          <w:rPr>
            <w:rFonts w:ascii="Georgia" w:eastAsia="Georgia" w:hAnsi="Georgia" w:cs="Georgia"/>
            <w:spacing w:val="16"/>
            <w:sz w:val="19"/>
            <w:szCs w:val="19"/>
          </w:rPr>
          <w:delText xml:space="preserve"> </w:delText>
        </w:r>
        <w:r w:rsidDel="006C154F">
          <w:rPr>
            <w:rFonts w:ascii="Georgia" w:eastAsia="Georgia" w:hAnsi="Georgia" w:cs="Georgia"/>
            <w:sz w:val="19"/>
            <w:szCs w:val="19"/>
          </w:rPr>
          <w:delText>our</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ANTs</w:delText>
        </w:r>
        <w:r w:rsidDel="006C154F">
          <w:rPr>
            <w:rFonts w:ascii="Georgia" w:eastAsia="Georgia" w:hAnsi="Georgia" w:cs="Georgia"/>
            <w:spacing w:val="12"/>
            <w:sz w:val="19"/>
            <w:szCs w:val="19"/>
          </w:rPr>
          <w:delText xml:space="preserve"> </w:delText>
        </w:r>
        <w:r w:rsidDel="006C154F">
          <w:rPr>
            <w:rFonts w:ascii="Georgia" w:eastAsia="Georgia" w:hAnsi="Georgia" w:cs="Georgia"/>
            <w:sz w:val="19"/>
            <w:szCs w:val="19"/>
          </w:rPr>
          <w:delText>toolkit</w:delText>
        </w:r>
        <w:r w:rsidDel="006C154F">
          <w:rPr>
            <w:rFonts w:ascii="Georgia" w:eastAsia="Georgia" w:hAnsi="Georgia" w:cs="Georgia"/>
            <w:spacing w:val="14"/>
            <w:sz w:val="19"/>
            <w:szCs w:val="19"/>
          </w:rPr>
          <w:delText xml:space="preserve"> </w:delText>
        </w:r>
        <w:r w:rsidDel="006C154F">
          <w:rPr>
            <w:rFonts w:ascii="Georgia" w:eastAsia="Georgia" w:hAnsi="Georgia" w:cs="Georgia"/>
            <w:w w:val="102"/>
            <w:sz w:val="19"/>
            <w:szCs w:val="19"/>
          </w:rPr>
          <w:delText xml:space="preserve">(complete </w:delText>
        </w:r>
        <w:r w:rsidDel="006C154F">
          <w:rPr>
            <w:rFonts w:ascii="Georgia" w:eastAsia="Georgia" w:hAnsi="Georgia" w:cs="Georgia"/>
            <w:sz w:val="19"/>
            <w:szCs w:val="19"/>
          </w:rPr>
          <w:delText>with</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online</w:delText>
        </w:r>
        <w:r w:rsidDel="006C154F">
          <w:rPr>
            <w:rFonts w:ascii="Georgia" w:eastAsia="Georgia" w:hAnsi="Georgia" w:cs="Georgia"/>
            <w:spacing w:val="12"/>
            <w:sz w:val="19"/>
            <w:szCs w:val="19"/>
          </w:rPr>
          <w:delText xml:space="preserve"> </w:delText>
        </w:r>
        <w:r w:rsidDel="006C154F">
          <w:rPr>
            <w:rFonts w:ascii="Georgia" w:eastAsia="Georgia" w:hAnsi="Georgia" w:cs="Georgia"/>
            <w:sz w:val="19"/>
            <w:szCs w:val="19"/>
          </w:rPr>
          <w:delText>self-contained</w:delText>
        </w:r>
        <w:r w:rsidDel="006C154F">
          <w:rPr>
            <w:rFonts w:ascii="Georgia" w:eastAsia="Georgia" w:hAnsi="Georgia" w:cs="Georgia"/>
            <w:spacing w:val="25"/>
            <w:sz w:val="19"/>
            <w:szCs w:val="19"/>
          </w:rPr>
          <w:delText xml:space="preserve"> </w:delText>
        </w:r>
        <w:r w:rsidDel="006C154F">
          <w:rPr>
            <w:rFonts w:ascii="Georgia" w:eastAsia="Georgia" w:hAnsi="Georgia" w:cs="Georgia"/>
            <w:sz w:val="19"/>
            <w:szCs w:val="19"/>
          </w:rPr>
          <w:delText>examples</w:delText>
        </w:r>
        <w:r w:rsidDel="006C154F">
          <w:rPr>
            <w:rFonts w:ascii="Georgia" w:eastAsia="Georgia" w:hAnsi="Georgia" w:cs="Georgia"/>
            <w:spacing w:val="17"/>
            <w:sz w:val="19"/>
            <w:szCs w:val="19"/>
          </w:rPr>
          <w:delText xml:space="preserve"> </w:delText>
        </w:r>
        <w:r w:rsidDel="006C154F">
          <w:rPr>
            <w:rFonts w:ascii="Georgia" w:eastAsia="Georgia" w:hAnsi="Georgia" w:cs="Georgia"/>
            <w:sz w:val="19"/>
            <w:szCs w:val="19"/>
          </w:rPr>
          <w:delText>with</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developer-tuned</w:delText>
        </w:r>
        <w:r w:rsidDel="006C154F">
          <w:rPr>
            <w:rFonts w:ascii="Georgia" w:eastAsia="Georgia" w:hAnsi="Georgia" w:cs="Georgia"/>
            <w:spacing w:val="29"/>
            <w:sz w:val="19"/>
            <w:szCs w:val="19"/>
          </w:rPr>
          <w:delText xml:space="preserve"> </w:delText>
        </w:r>
        <w:r w:rsidDel="006C154F">
          <w:rPr>
            <w:rFonts w:ascii="Georgia" w:eastAsia="Georgia" w:hAnsi="Georgia" w:cs="Georgia"/>
            <w:sz w:val="19"/>
            <w:szCs w:val="19"/>
          </w:rPr>
          <w:delText>parameters)</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and</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have</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been</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used</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extensively</w:delText>
        </w:r>
        <w:r w:rsidDel="006C154F">
          <w:rPr>
            <w:rFonts w:ascii="Georgia" w:eastAsia="Georgia" w:hAnsi="Georgia" w:cs="Georgia"/>
            <w:spacing w:val="20"/>
            <w:sz w:val="19"/>
            <w:szCs w:val="19"/>
          </w:rPr>
          <w:delText xml:space="preserve"> </w:delText>
        </w:r>
        <w:r w:rsidDel="006C154F">
          <w:rPr>
            <w:rFonts w:ascii="Georgia" w:eastAsia="Georgia" w:hAnsi="Georgia" w:cs="Georgia"/>
            <w:sz w:val="19"/>
            <w:szCs w:val="19"/>
          </w:rPr>
          <w:delText>by</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the</w:delText>
        </w:r>
        <w:r w:rsidDel="006C154F">
          <w:rPr>
            <w:rFonts w:ascii="Georgia" w:eastAsia="Georgia" w:hAnsi="Georgia" w:cs="Georgia"/>
            <w:spacing w:val="6"/>
            <w:sz w:val="19"/>
            <w:szCs w:val="19"/>
          </w:rPr>
          <w:delText xml:space="preserve"> </w:delText>
        </w:r>
        <w:r w:rsidDel="006C154F">
          <w:rPr>
            <w:rFonts w:ascii="Georgia" w:eastAsia="Georgia" w:hAnsi="Georgia" w:cs="Georgia"/>
            <w:w w:val="102"/>
            <w:sz w:val="19"/>
            <w:szCs w:val="19"/>
          </w:rPr>
          <w:delText>community:</w:delText>
        </w:r>
      </w:del>
    </w:p>
    <w:p w14:paraId="782549A9" w14:textId="7FD46761" w:rsidR="00E61F9D" w:rsidDel="006C154F" w:rsidRDefault="005C64D6">
      <w:pPr>
        <w:spacing w:before="59" w:after="0" w:line="240" w:lineRule="auto"/>
        <w:ind w:right="-20"/>
        <w:rPr>
          <w:del w:id="140" w:author="James Gee" w:date="2016-07-20T09:41:00Z"/>
          <w:rFonts w:ascii="Georgia" w:eastAsia="Georgia" w:hAnsi="Georgia" w:cs="Georgia"/>
          <w:sz w:val="19"/>
          <w:szCs w:val="19"/>
        </w:rPr>
        <w:pPrChange w:id="141" w:author="James Gee" w:date="2016-07-20T09:41:00Z">
          <w:pPr>
            <w:spacing w:before="59" w:after="0" w:line="240" w:lineRule="auto"/>
            <w:ind w:left="480" w:right="-20"/>
          </w:pPr>
        </w:pPrChange>
      </w:pPr>
      <w:del w:id="142"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normalization</w:delText>
        </w:r>
        <w:r w:rsidDel="006C154F">
          <w:rPr>
            <w:rFonts w:ascii="Georgia" w:eastAsia="Georgia" w:hAnsi="Georgia" w:cs="Georgia"/>
            <w:spacing w:val="25"/>
            <w:sz w:val="19"/>
            <w:szCs w:val="19"/>
          </w:rPr>
          <w:delText xml:space="preserve"> </w:delText>
        </w:r>
        <w:r w:rsidDel="006C154F">
          <w:rPr>
            <w:rFonts w:ascii="Georgia" w:eastAsia="Georgia" w:hAnsi="Georgia" w:cs="Georgia"/>
            <w:sz w:val="19"/>
            <w:szCs w:val="19"/>
          </w:rPr>
          <w:delText>[55,</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56]</w:delText>
        </w:r>
        <w:r w:rsidDel="006C154F">
          <w:rPr>
            <w:rFonts w:ascii="Georgia" w:eastAsia="Georgia" w:hAnsi="Georgia" w:cs="Georgia"/>
            <w:spacing w:val="7"/>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"https://github.com/stnava/BasicBrainMapping" \h </w:delInstrText>
        </w:r>
        <w:r w:rsidR="006C154F" w:rsidDel="006C154F">
          <w:fldChar w:fldCharType="separate"/>
        </w:r>
        <w:r w:rsidDel="006C154F">
          <w:rPr>
            <w:rFonts w:ascii="Georgia" w:eastAsia="Georgia" w:hAnsi="Georgia" w:cs="Georgia"/>
            <w:color w:val="0000FF"/>
            <w:w w:val="102"/>
            <w:sz w:val="19"/>
            <w:szCs w:val="19"/>
          </w:rPr>
          <w:delText>https://github.com/stnava/BasicBrainMapping</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4987C45E" w14:textId="2CF38EA4" w:rsidR="00E61F9D" w:rsidDel="006C154F" w:rsidRDefault="005C64D6">
      <w:pPr>
        <w:spacing w:before="59" w:after="0" w:line="240" w:lineRule="auto"/>
        <w:ind w:left="480" w:right="-20"/>
        <w:rPr>
          <w:del w:id="143" w:author="James Gee" w:date="2016-07-20T09:41:00Z"/>
          <w:rFonts w:ascii="Georgia" w:eastAsia="Georgia" w:hAnsi="Georgia" w:cs="Georgia"/>
          <w:sz w:val="19"/>
          <w:szCs w:val="19"/>
        </w:rPr>
        <w:pPrChange w:id="144" w:author="James Gee" w:date="2016-07-20T09:41:00Z">
          <w:pPr>
            <w:spacing w:before="33" w:after="0" w:line="240" w:lineRule="auto"/>
            <w:ind w:left="480" w:right="-20"/>
          </w:pPr>
        </w:pPrChange>
      </w:pPr>
      <w:del w:id="145"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template</w:delText>
        </w:r>
        <w:r w:rsidDel="006C154F">
          <w:rPr>
            <w:rFonts w:ascii="Georgia" w:eastAsia="Georgia" w:hAnsi="Georgia" w:cs="Georgia"/>
            <w:spacing w:val="16"/>
            <w:sz w:val="19"/>
            <w:szCs w:val="19"/>
          </w:rPr>
          <w:delText xml:space="preserve"> </w:delText>
        </w:r>
        <w:r w:rsidDel="006C154F">
          <w:rPr>
            <w:rFonts w:ascii="Georgia" w:eastAsia="Georgia" w:hAnsi="Georgia" w:cs="Georgia"/>
            <w:sz w:val="19"/>
            <w:szCs w:val="19"/>
          </w:rPr>
          <w:delText>generation</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[22]</w:delText>
        </w:r>
        <w:r w:rsidDel="006C154F">
          <w:rPr>
            <w:rFonts w:ascii="Georgia" w:eastAsia="Georgia" w:hAnsi="Georgia" w:cs="Georgia"/>
            <w:spacing w:val="8"/>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"https://github.com/ntustison/TemplateBuildingExample" \h </w:delInstrText>
        </w:r>
        <w:r w:rsidR="006C154F" w:rsidDel="006C154F">
          <w:fldChar w:fldCharType="separate"/>
        </w:r>
        <w:r w:rsidDel="006C154F">
          <w:rPr>
            <w:rFonts w:ascii="Georgia" w:eastAsia="Georgia" w:hAnsi="Georgia" w:cs="Georgia"/>
            <w:color w:val="0000FF"/>
            <w:w w:val="102"/>
            <w:sz w:val="19"/>
            <w:szCs w:val="19"/>
          </w:rPr>
          <w:delText>https://github.com/ntustison/TemplateBuildingExample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78851A3E" w14:textId="5954CD68" w:rsidR="00E61F9D" w:rsidDel="006C154F" w:rsidRDefault="005C64D6">
      <w:pPr>
        <w:spacing w:before="59" w:after="0" w:line="240" w:lineRule="auto"/>
        <w:ind w:left="480" w:right="-20"/>
        <w:rPr>
          <w:del w:id="146" w:author="James Gee" w:date="2016-07-20T09:41:00Z"/>
          <w:rFonts w:ascii="Georgia" w:eastAsia="Georgia" w:hAnsi="Georgia" w:cs="Georgia"/>
          <w:sz w:val="19"/>
          <w:szCs w:val="19"/>
        </w:rPr>
        <w:pPrChange w:id="147" w:author="James Gee" w:date="2016-07-20T09:41:00Z">
          <w:pPr>
            <w:spacing w:before="33" w:after="0" w:line="240" w:lineRule="auto"/>
            <w:ind w:left="480" w:right="-20"/>
          </w:pPr>
        </w:pPrChange>
      </w:pPr>
      <w:del w:id="148"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skull-stripping</w:delText>
        </w:r>
        <w:r w:rsidDel="006C154F">
          <w:rPr>
            <w:rFonts w:ascii="Georgia" w:eastAsia="Georgia" w:hAnsi="Georgia" w:cs="Georgia"/>
            <w:spacing w:val="26"/>
            <w:sz w:val="19"/>
            <w:szCs w:val="19"/>
          </w:rPr>
          <w:delText xml:space="preserve"> </w:delText>
        </w:r>
        <w:r w:rsidDel="006C154F">
          <w:rPr>
            <w:rFonts w:ascii="Georgia" w:eastAsia="Georgia" w:hAnsi="Georgia" w:cs="Georgia"/>
            <w:sz w:val="19"/>
            <w:szCs w:val="19"/>
          </w:rPr>
          <w:delText>or</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extraction</w:delText>
        </w:r>
        <w:r w:rsidDel="006C154F">
          <w:rPr>
            <w:rFonts w:ascii="Georgia" w:eastAsia="Georgia" w:hAnsi="Georgia" w:cs="Georgia"/>
            <w:spacing w:val="18"/>
            <w:sz w:val="19"/>
            <w:szCs w:val="19"/>
          </w:rPr>
          <w:delText xml:space="preserve"> </w:delText>
        </w:r>
        <w:r w:rsidDel="006C154F">
          <w:rPr>
            <w:rFonts w:ascii="Georgia" w:eastAsia="Georgia" w:hAnsi="Georgia" w:cs="Georgia"/>
            <w:sz w:val="19"/>
            <w:szCs w:val="19"/>
          </w:rPr>
          <w:delText>[13,</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57]</w:delText>
        </w:r>
        <w:r w:rsidDel="006C154F">
          <w:rPr>
            <w:rFonts w:ascii="Georgia" w:eastAsia="Georgia" w:hAnsi="Georgia" w:cs="Georgia"/>
            <w:spacing w:val="6"/>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"https://github.com/ntustison/antsBrainExtractionExample" \h </w:delInstrText>
        </w:r>
        <w:r w:rsidR="006C154F" w:rsidDel="006C154F">
          <w:fldChar w:fldCharType="separate"/>
        </w:r>
        <w:r w:rsidDel="006C154F">
          <w:rPr>
            <w:rFonts w:ascii="Georgia" w:eastAsia="Georgia" w:hAnsi="Georgia" w:cs="Georgia"/>
            <w:color w:val="0000FF"/>
            <w:w w:val="102"/>
            <w:sz w:val="19"/>
            <w:szCs w:val="19"/>
          </w:rPr>
          <w:delText>https://github.com/ntustison/antsBrainExtractionExample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254CC365" w14:textId="65249DA4" w:rsidR="00E61F9D" w:rsidDel="006C154F" w:rsidRDefault="005C64D6">
      <w:pPr>
        <w:spacing w:before="59" w:after="0" w:line="240" w:lineRule="auto"/>
        <w:ind w:left="480" w:right="-20"/>
        <w:rPr>
          <w:del w:id="149" w:author="James Gee" w:date="2016-07-20T09:41:00Z"/>
          <w:rFonts w:ascii="Georgia" w:eastAsia="Georgia" w:hAnsi="Georgia" w:cs="Georgia"/>
          <w:sz w:val="19"/>
          <w:szCs w:val="19"/>
        </w:rPr>
        <w:pPrChange w:id="150" w:author="James Gee" w:date="2016-07-20T09:41:00Z">
          <w:pPr>
            <w:spacing w:before="33" w:after="0" w:line="240" w:lineRule="auto"/>
            <w:ind w:left="480" w:right="-20"/>
          </w:pPr>
        </w:pPrChange>
      </w:pPr>
      <w:del w:id="151"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prior-based</w:delText>
        </w:r>
        <w:r w:rsidDel="006C154F">
          <w:rPr>
            <w:rFonts w:ascii="Georgia" w:eastAsia="Georgia" w:hAnsi="Georgia" w:cs="Georgia"/>
            <w:spacing w:val="21"/>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tissue</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segmentation</w:delText>
        </w:r>
        <w:r w:rsidDel="006C154F">
          <w:rPr>
            <w:rFonts w:ascii="Georgia" w:eastAsia="Georgia" w:hAnsi="Georgia" w:cs="Georgia"/>
            <w:spacing w:val="24"/>
            <w:sz w:val="19"/>
            <w:szCs w:val="19"/>
          </w:rPr>
          <w:delText xml:space="preserve"> </w:delText>
        </w:r>
        <w:r w:rsidDel="006C154F">
          <w:rPr>
            <w:rFonts w:ascii="Georgia" w:eastAsia="Georgia" w:hAnsi="Georgia" w:cs="Georgia"/>
            <w:sz w:val="19"/>
            <w:szCs w:val="19"/>
          </w:rPr>
          <w:delText>[55]</w:delText>
        </w:r>
        <w:r w:rsidDel="006C154F">
          <w:rPr>
            <w:rFonts w:ascii="Georgia" w:eastAsia="Georgia" w:hAnsi="Georgia" w:cs="Georgia"/>
            <w:spacing w:val="8"/>
            <w:sz w:val="19"/>
            <w:szCs w:val="19"/>
          </w:rPr>
          <w:delText xml:space="preserve"> </w:delText>
        </w:r>
        <w:r w:rsidDel="006C154F">
          <w:rPr>
            <w:rFonts w:ascii="Georgia" w:eastAsia="Georgia" w:hAnsi="Georgia" w:cs="Georgia"/>
            <w:spacing w:val="1"/>
            <w:w w:val="102"/>
            <w:sz w:val="19"/>
            <w:szCs w:val="19"/>
          </w:rPr>
          <w:delText>(</w:delText>
        </w:r>
        <w:r w:rsidR="006C154F" w:rsidDel="006C154F">
          <w:fldChar w:fldCharType="begin"/>
        </w:r>
        <w:r w:rsidR="006C154F" w:rsidDel="006C154F">
          <w:delInstrText xml:space="preserve"> HYPERLINK "https://github.com/ntustison/antsAtroposN4Example" \h </w:delInstrText>
        </w:r>
        <w:r w:rsidR="006C154F" w:rsidDel="006C154F">
          <w:fldChar w:fldCharType="separate"/>
        </w:r>
        <w:r w:rsidDel="006C154F">
          <w:rPr>
            <w:rFonts w:ascii="Georgia" w:eastAsia="Georgia" w:hAnsi="Georgia" w:cs="Georgia"/>
            <w:color w:val="0000FF"/>
            <w:w w:val="102"/>
            <w:sz w:val="19"/>
            <w:szCs w:val="19"/>
          </w:rPr>
          <w:delText>https://github.com/ntustison/antsAtroposN4Example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0CF0D1BC" w14:textId="71BD912C" w:rsidR="00E61F9D" w:rsidDel="006C154F" w:rsidRDefault="005C64D6">
      <w:pPr>
        <w:spacing w:before="59" w:after="0" w:line="240" w:lineRule="auto"/>
        <w:ind w:left="480" w:right="-20"/>
        <w:rPr>
          <w:del w:id="152" w:author="James Gee" w:date="2016-07-20T09:41:00Z"/>
          <w:rFonts w:ascii="Georgia" w:eastAsia="Georgia" w:hAnsi="Georgia" w:cs="Georgia"/>
          <w:sz w:val="19"/>
          <w:szCs w:val="19"/>
        </w:rPr>
        <w:pPrChange w:id="153" w:author="James Gee" w:date="2016-07-20T09:41:00Z">
          <w:pPr>
            <w:spacing w:before="33" w:after="0" w:line="240" w:lineRule="auto"/>
            <w:ind w:left="480" w:right="-20"/>
          </w:pPr>
        </w:pPrChange>
      </w:pPr>
      <w:del w:id="154"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cortical</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thickness</w:delText>
        </w:r>
        <w:r w:rsidDel="006C154F">
          <w:rPr>
            <w:rFonts w:ascii="Georgia" w:eastAsia="Georgia" w:hAnsi="Georgia" w:cs="Georgia"/>
            <w:spacing w:val="17"/>
            <w:sz w:val="19"/>
            <w:szCs w:val="19"/>
          </w:rPr>
          <w:delText xml:space="preserve"> </w:delText>
        </w:r>
        <w:r w:rsidDel="006C154F">
          <w:rPr>
            <w:rFonts w:ascii="Georgia" w:eastAsia="Georgia" w:hAnsi="Georgia" w:cs="Georgia"/>
            <w:sz w:val="19"/>
            <w:szCs w:val="19"/>
          </w:rPr>
          <w:delText>estimation</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[13,</w:delText>
        </w:r>
        <w:r w:rsidDel="006C154F">
          <w:rPr>
            <w:rFonts w:ascii="Georgia" w:eastAsia="Georgia" w:hAnsi="Georgia" w:cs="Georgia"/>
            <w:spacing w:val="7"/>
            <w:sz w:val="19"/>
            <w:szCs w:val="19"/>
          </w:rPr>
          <w:delText xml:space="preserve"> </w:delText>
        </w:r>
        <w:r w:rsidDel="006C154F">
          <w:rPr>
            <w:rFonts w:ascii="Georgia" w:eastAsia="Georgia" w:hAnsi="Georgia" w:cs="Georgia"/>
            <w:sz w:val="19"/>
            <w:szCs w:val="19"/>
          </w:rPr>
          <w:delText>58]</w:delText>
        </w:r>
        <w:r w:rsidDel="006C154F">
          <w:rPr>
            <w:rFonts w:ascii="Georgia" w:eastAsia="Georgia" w:hAnsi="Georgia" w:cs="Georgia"/>
            <w:spacing w:val="7"/>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"https://github.com/ntustison/antsCorticalThicknessExample" \h </w:delInstrText>
        </w:r>
        <w:r w:rsidR="006C154F" w:rsidDel="006C154F">
          <w:fldChar w:fldCharType="separate"/>
        </w:r>
        <w:r w:rsidDel="006C154F">
          <w:rPr>
            <w:rFonts w:ascii="Georgia" w:eastAsia="Georgia" w:hAnsi="Georgia" w:cs="Georgia"/>
            <w:color w:val="0000FF"/>
            <w:w w:val="102"/>
            <w:sz w:val="19"/>
            <w:szCs w:val="19"/>
          </w:rPr>
          <w:delText>https://github.com/ntustison/antsCorticalThicknessExample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0DAADD2F" w14:textId="5545C619" w:rsidR="00E61F9D" w:rsidDel="006C154F" w:rsidRDefault="005C64D6">
      <w:pPr>
        <w:spacing w:before="59" w:after="0" w:line="240" w:lineRule="auto"/>
        <w:ind w:left="480" w:right="-20"/>
        <w:rPr>
          <w:del w:id="155" w:author="James Gee" w:date="2016-07-20T09:41:00Z"/>
          <w:rFonts w:ascii="Georgia" w:eastAsia="Georgia" w:hAnsi="Georgia" w:cs="Georgia"/>
          <w:sz w:val="19"/>
          <w:szCs w:val="19"/>
        </w:rPr>
        <w:pPrChange w:id="156" w:author="James Gee" w:date="2016-07-20T09:41:00Z">
          <w:pPr>
            <w:spacing w:before="33" w:after="0" w:line="240" w:lineRule="auto"/>
            <w:ind w:left="480" w:right="-20"/>
          </w:pPr>
        </w:pPrChange>
      </w:pPr>
      <w:del w:id="157"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brain</w:delText>
        </w:r>
        <w:r w:rsidDel="006C154F">
          <w:rPr>
            <w:rFonts w:ascii="Georgia" w:eastAsia="Georgia" w:hAnsi="Georgia" w:cs="Georgia"/>
            <w:spacing w:val="10"/>
            <w:sz w:val="19"/>
            <w:szCs w:val="19"/>
          </w:rPr>
          <w:delText xml:space="preserve"> </w:delText>
        </w:r>
        <w:r w:rsidDel="006C154F">
          <w:rPr>
            <w:rFonts w:ascii="Georgia" w:eastAsia="Georgia" w:hAnsi="Georgia" w:cs="Georgia"/>
            <w:sz w:val="19"/>
            <w:szCs w:val="19"/>
          </w:rPr>
          <w:delText>tumor</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segmentation</w:delText>
        </w:r>
        <w:r w:rsidDel="006C154F">
          <w:rPr>
            <w:rFonts w:ascii="Georgia" w:eastAsia="Georgia" w:hAnsi="Georgia" w:cs="Georgia"/>
            <w:spacing w:val="24"/>
            <w:sz w:val="19"/>
            <w:szCs w:val="19"/>
          </w:rPr>
          <w:delText xml:space="preserve"> </w:delText>
        </w:r>
        <w:r w:rsidDel="006C154F">
          <w:rPr>
            <w:rFonts w:ascii="Georgia" w:eastAsia="Georgia" w:hAnsi="Georgia" w:cs="Georgia"/>
            <w:sz w:val="19"/>
            <w:szCs w:val="19"/>
          </w:rPr>
          <w:delText>[23]</w:delText>
        </w:r>
        <w:r w:rsidDel="006C154F">
          <w:rPr>
            <w:rFonts w:ascii="Georgia" w:eastAsia="Georgia" w:hAnsi="Georgia" w:cs="Georgia"/>
            <w:spacing w:val="8"/>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"https://github.com/ntustison/ANTsAndArboles" \h </w:delInstrText>
        </w:r>
        <w:r w:rsidR="006C154F" w:rsidDel="006C154F">
          <w:fldChar w:fldCharType="separate"/>
        </w:r>
        <w:r w:rsidDel="006C154F">
          <w:rPr>
            <w:rFonts w:ascii="Georgia" w:eastAsia="Georgia" w:hAnsi="Georgia" w:cs="Georgia"/>
            <w:color w:val="0000FF"/>
            <w:w w:val="102"/>
            <w:sz w:val="19"/>
            <w:szCs w:val="19"/>
          </w:rPr>
          <w:delText>https://github.com/ntustison/ANTsAndArboles</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 and</w:delText>
        </w:r>
      </w:del>
    </w:p>
    <w:p w14:paraId="6EF41D47" w14:textId="532D6359" w:rsidR="00E61F9D" w:rsidDel="006C154F" w:rsidRDefault="005C64D6">
      <w:pPr>
        <w:spacing w:before="59" w:after="0" w:line="240" w:lineRule="auto"/>
        <w:ind w:left="480" w:right="-20"/>
        <w:rPr>
          <w:del w:id="158" w:author="James Gee" w:date="2016-07-20T09:41:00Z"/>
          <w:rFonts w:ascii="Georgia" w:eastAsia="Georgia" w:hAnsi="Georgia" w:cs="Georgia"/>
          <w:sz w:val="19"/>
          <w:szCs w:val="19"/>
        </w:rPr>
        <w:pPrChange w:id="159" w:author="James Gee" w:date="2016-07-20T09:41:00Z">
          <w:pPr>
            <w:spacing w:before="33" w:after="0" w:line="240" w:lineRule="auto"/>
            <w:ind w:left="480" w:right="-20"/>
          </w:pPr>
        </w:pPrChange>
      </w:pPr>
      <w:del w:id="160" w:author="James Gee" w:date="2016-07-20T09:41:00Z">
        <w:r w:rsidDel="006C154F">
          <w:rPr>
            <w:rFonts w:ascii="Georgia" w:eastAsia="Georgia" w:hAnsi="Georgia" w:cs="Georgia"/>
            <w:sz w:val="19"/>
            <w:szCs w:val="19"/>
          </w:rPr>
          <w:delText xml:space="preserve">• </w:delText>
        </w:r>
        <w:r w:rsidDel="006C154F">
          <w:rPr>
            <w:rFonts w:ascii="Georgia" w:eastAsia="Georgia" w:hAnsi="Georgia" w:cs="Georgia"/>
            <w:spacing w:val="19"/>
            <w:sz w:val="19"/>
            <w:szCs w:val="19"/>
          </w:rPr>
          <w:delText xml:space="preserve"> </w:delText>
        </w:r>
        <w:r w:rsidDel="006C154F">
          <w:rPr>
            <w:rFonts w:ascii="Georgia" w:eastAsia="Georgia" w:hAnsi="Georgia" w:cs="Georgia"/>
            <w:sz w:val="19"/>
            <w:szCs w:val="19"/>
          </w:rPr>
          <w:delText>cortical</w:delText>
        </w:r>
        <w:r w:rsidDel="006C154F">
          <w:rPr>
            <w:rFonts w:ascii="Georgia" w:eastAsia="Georgia" w:hAnsi="Georgia" w:cs="Georgia"/>
            <w:spacing w:val="13"/>
            <w:sz w:val="19"/>
            <w:szCs w:val="19"/>
          </w:rPr>
          <w:delText xml:space="preserve"> </w:delText>
        </w:r>
        <w:r w:rsidDel="006C154F">
          <w:rPr>
            <w:rFonts w:ascii="Georgia" w:eastAsia="Georgia" w:hAnsi="Georgia" w:cs="Georgia"/>
            <w:sz w:val="19"/>
            <w:szCs w:val="19"/>
          </w:rPr>
          <w:delText>labeling</w:delText>
        </w:r>
        <w:r w:rsidDel="006C154F">
          <w:rPr>
            <w:rFonts w:ascii="Georgia" w:eastAsia="Georgia" w:hAnsi="Georgia" w:cs="Georgia"/>
            <w:spacing w:val="14"/>
            <w:sz w:val="19"/>
            <w:szCs w:val="19"/>
          </w:rPr>
          <w:delText xml:space="preserve"> </w:delText>
        </w:r>
        <w:r w:rsidDel="006C154F">
          <w:rPr>
            <w:rFonts w:ascii="Georgia" w:eastAsia="Georgia" w:hAnsi="Georgia" w:cs="Georgia"/>
            <w:sz w:val="19"/>
            <w:szCs w:val="19"/>
          </w:rPr>
          <w:delText>[46,</w:delText>
        </w:r>
        <w:r w:rsidDel="006C154F">
          <w:rPr>
            <w:rFonts w:ascii="Georgia" w:eastAsia="Georgia" w:hAnsi="Georgia" w:cs="Georgia"/>
            <w:spacing w:val="8"/>
            <w:sz w:val="19"/>
            <w:szCs w:val="19"/>
          </w:rPr>
          <w:delText xml:space="preserve"> </w:delText>
        </w:r>
        <w:r w:rsidDel="006C154F">
          <w:rPr>
            <w:rFonts w:ascii="Georgia" w:eastAsia="Georgia" w:hAnsi="Georgia" w:cs="Georgia"/>
            <w:sz w:val="19"/>
            <w:szCs w:val="19"/>
          </w:rPr>
          <w:delText>52]</w:delText>
        </w:r>
        <w:r w:rsidDel="006C154F">
          <w:rPr>
            <w:rFonts w:ascii="Georgia" w:eastAsia="Georgia" w:hAnsi="Georgia" w:cs="Georgia"/>
            <w:spacing w:val="7"/>
            <w:sz w:val="19"/>
            <w:szCs w:val="19"/>
          </w:rPr>
          <w:delText xml:space="preserve"> </w:delText>
        </w:r>
        <w:r w:rsidDel="006C154F">
          <w:rPr>
            <w:rFonts w:ascii="Georgia" w:eastAsia="Georgia" w:hAnsi="Georgia" w:cs="Georgia"/>
            <w:w w:val="102"/>
            <w:sz w:val="19"/>
            <w:szCs w:val="19"/>
          </w:rPr>
          <w:delText>(</w:delText>
        </w:r>
        <w:r w:rsidR="006C154F" w:rsidDel="006C154F">
          <w:fldChar w:fldCharType="begin"/>
        </w:r>
        <w:r w:rsidR="006C154F" w:rsidDel="006C154F">
          <w:delInstrText xml:space="preserve"> HYPERLINK "https://github.com/ntustison/MalfLabelingExample" \h </w:delInstrText>
        </w:r>
        <w:r w:rsidR="006C154F" w:rsidDel="006C154F">
          <w:fldChar w:fldCharType="separate"/>
        </w:r>
        <w:r w:rsidDel="006C154F">
          <w:rPr>
            <w:rFonts w:ascii="Georgia" w:eastAsia="Georgia" w:hAnsi="Georgia" w:cs="Georgia"/>
            <w:color w:val="0000FF"/>
            <w:w w:val="102"/>
            <w:sz w:val="19"/>
            <w:szCs w:val="19"/>
          </w:rPr>
          <w:delText>https://github.com/ntustison/MalfLabelingExample</w:delText>
        </w:r>
        <w:r w:rsidR="006C154F" w:rsidDel="006C154F">
          <w:rPr>
            <w:rFonts w:ascii="Georgia" w:eastAsia="Georgia" w:hAnsi="Georgia" w:cs="Georgia"/>
            <w:color w:val="0000FF"/>
            <w:w w:val="102"/>
            <w:sz w:val="19"/>
            <w:szCs w:val="19"/>
          </w:rPr>
          <w:fldChar w:fldCharType="end"/>
        </w:r>
        <w:r w:rsidDel="006C154F">
          <w:rPr>
            <w:rFonts w:ascii="Georgia" w:eastAsia="Georgia" w:hAnsi="Georgia" w:cs="Georgia"/>
            <w:color w:val="000000"/>
            <w:w w:val="102"/>
            <w:sz w:val="19"/>
            <w:szCs w:val="19"/>
          </w:rPr>
          <w:delText>).</w:delText>
        </w:r>
      </w:del>
    </w:p>
    <w:p w14:paraId="26141864" w14:textId="53038E97" w:rsidR="00E61F9D" w:rsidRDefault="005C64D6">
      <w:pPr>
        <w:spacing w:before="59" w:after="0" w:line="240" w:lineRule="auto"/>
        <w:ind w:left="480" w:right="-20"/>
        <w:rPr>
          <w:rFonts w:ascii="Georgia" w:eastAsia="Georgia" w:hAnsi="Georgia" w:cs="Georgia"/>
          <w:sz w:val="19"/>
          <w:szCs w:val="19"/>
        </w:rPr>
        <w:pPrChange w:id="161" w:author="James Gee" w:date="2016-07-20T09:41:00Z">
          <w:pPr>
            <w:spacing w:before="93" w:after="0" w:line="277" w:lineRule="auto"/>
            <w:ind w:left="120" w:right="52" w:hanging="7"/>
            <w:jc w:val="both"/>
          </w:pPr>
        </w:pPrChange>
      </w:pPr>
      <w:del w:id="162" w:author="James Gee" w:date="2016-07-20T09:38:00Z">
        <w:r w:rsidDel="006C154F">
          <w:rPr>
            <w:rFonts w:ascii="Georgia" w:eastAsia="Georgia" w:hAnsi="Georgia" w:cs="Georgia"/>
            <w:sz w:val="19"/>
            <w:szCs w:val="19"/>
          </w:rPr>
          <w:delText>All</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of</w:delText>
        </w:r>
        <w:r w:rsidDel="006C154F">
          <w:rPr>
            <w:rFonts w:ascii="Georgia" w:eastAsia="Georgia" w:hAnsi="Georgia" w:cs="Georgia"/>
            <w:spacing w:val="-11"/>
            <w:sz w:val="19"/>
            <w:szCs w:val="19"/>
          </w:rPr>
          <w:delText xml:space="preserve"> </w:delText>
        </w:r>
        <w:r w:rsidDel="006C154F">
          <w:rPr>
            <w:rFonts w:ascii="Georgia" w:eastAsia="Georgia" w:hAnsi="Georgia" w:cs="Georgia"/>
            <w:sz w:val="19"/>
            <w:szCs w:val="19"/>
          </w:rPr>
          <w:delText>these</w:delText>
        </w:r>
        <w:r w:rsidDel="006C154F">
          <w:rPr>
            <w:rFonts w:ascii="Georgia" w:eastAsia="Georgia" w:hAnsi="Georgia" w:cs="Georgia"/>
            <w:spacing w:val="-5"/>
            <w:sz w:val="19"/>
            <w:szCs w:val="19"/>
          </w:rPr>
          <w:delText xml:space="preserve"> </w:delText>
        </w:r>
        <w:r w:rsidDel="006C154F">
          <w:rPr>
            <w:rFonts w:ascii="Georgia" w:eastAsia="Georgia" w:hAnsi="Georgia" w:cs="Georgia"/>
            <w:sz w:val="19"/>
            <w:szCs w:val="19"/>
          </w:rPr>
          <w:delText>tools</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have</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been</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wrapped</w:delText>
        </w:r>
        <w:r w:rsidDel="006C154F">
          <w:rPr>
            <w:rFonts w:ascii="Georgia" w:eastAsia="Georgia" w:hAnsi="Georgia" w:cs="Georgia"/>
            <w:spacing w:val="1"/>
            <w:sz w:val="19"/>
            <w:szCs w:val="19"/>
          </w:rPr>
          <w:delText xml:space="preserve"> </w:delText>
        </w:r>
        <w:r w:rsidDel="006C154F">
          <w:rPr>
            <w:rFonts w:ascii="Georgia" w:eastAsia="Georgia" w:hAnsi="Georgia" w:cs="Georgia"/>
            <w:sz w:val="19"/>
            <w:szCs w:val="19"/>
          </w:rPr>
          <w:delText>in</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easy-to-use,</w:delText>
        </w:r>
        <w:r w:rsidDel="006C154F">
          <w:rPr>
            <w:rFonts w:ascii="Georgia" w:eastAsia="Georgia" w:hAnsi="Georgia" w:cs="Georgia"/>
            <w:spacing w:val="9"/>
            <w:sz w:val="19"/>
            <w:szCs w:val="19"/>
          </w:rPr>
          <w:delText xml:space="preserve"> </w:delText>
        </w:r>
        <w:r w:rsidDel="006C154F">
          <w:rPr>
            <w:rFonts w:ascii="Georgia" w:eastAsia="Georgia" w:hAnsi="Georgia" w:cs="Georgia"/>
            <w:sz w:val="19"/>
            <w:szCs w:val="19"/>
          </w:rPr>
          <w:delText>well-documented</w:delText>
        </w:r>
        <w:r w:rsidDel="006C154F">
          <w:rPr>
            <w:rFonts w:ascii="Georgia" w:eastAsia="Georgia" w:hAnsi="Georgia" w:cs="Georgia"/>
            <w:spacing w:val="15"/>
            <w:sz w:val="19"/>
            <w:szCs w:val="19"/>
          </w:rPr>
          <w:delText xml:space="preserve"> </w:delText>
        </w:r>
        <w:r w:rsidDel="006C154F">
          <w:rPr>
            <w:rFonts w:ascii="Georgia" w:eastAsia="Georgia" w:hAnsi="Georgia" w:cs="Georgia"/>
            <w:sz w:val="19"/>
            <w:szCs w:val="19"/>
          </w:rPr>
          <w:delText>shell</w:delText>
        </w:r>
        <w:r w:rsidDel="006C154F">
          <w:rPr>
            <w:rFonts w:ascii="Georgia" w:eastAsia="Georgia" w:hAnsi="Georgia" w:cs="Georgia"/>
            <w:spacing w:val="-6"/>
            <w:sz w:val="19"/>
            <w:szCs w:val="19"/>
          </w:rPr>
          <w:delText xml:space="preserve"> </w:delText>
        </w:r>
        <w:r w:rsidDel="006C154F">
          <w:rPr>
            <w:rFonts w:ascii="Georgia" w:eastAsia="Georgia" w:hAnsi="Georgia" w:cs="Georgia"/>
            <w:sz w:val="19"/>
            <w:szCs w:val="19"/>
          </w:rPr>
          <w:delText>scripts</w:delText>
        </w:r>
        <w:r w:rsidDel="006C154F">
          <w:rPr>
            <w:rFonts w:ascii="Georgia" w:eastAsia="Georgia" w:hAnsi="Georgia" w:cs="Georgia"/>
            <w:spacing w:val="-1"/>
            <w:sz w:val="19"/>
            <w:szCs w:val="19"/>
          </w:rPr>
          <w:delText xml:space="preserve"> </w:delText>
        </w:r>
        <w:r w:rsidDel="006C154F">
          <w:rPr>
            <w:rFonts w:ascii="Georgia" w:eastAsia="Georgia" w:hAnsi="Georgia" w:cs="Georgia"/>
            <w:color w:val="FF0000"/>
            <w:sz w:val="19"/>
            <w:szCs w:val="19"/>
          </w:rPr>
          <w:delText>which</w:delText>
        </w:r>
        <w:r w:rsidDel="006C154F">
          <w:rPr>
            <w:rFonts w:ascii="Georgia" w:eastAsia="Georgia" w:hAnsi="Georgia" w:cs="Georgia"/>
            <w:color w:val="FF0000"/>
            <w:spacing w:val="-4"/>
            <w:sz w:val="19"/>
            <w:szCs w:val="19"/>
          </w:rPr>
          <w:delText xml:space="preserve"> </w:delText>
        </w:r>
        <w:r w:rsidDel="006C154F">
          <w:rPr>
            <w:rFonts w:ascii="Georgia" w:eastAsia="Georgia" w:hAnsi="Georgia" w:cs="Georgia"/>
            <w:color w:val="FF0000"/>
            <w:sz w:val="19"/>
            <w:szCs w:val="19"/>
          </w:rPr>
          <w:delText>facilitate</w:delText>
        </w:r>
        <w:r w:rsidDel="006C154F">
          <w:rPr>
            <w:rFonts w:ascii="Georgia" w:eastAsia="Georgia" w:hAnsi="Georgia" w:cs="Georgia"/>
            <w:color w:val="FF0000"/>
            <w:spacing w:val="1"/>
            <w:sz w:val="19"/>
            <w:szCs w:val="19"/>
          </w:rPr>
          <w:delText xml:space="preserve"> </w:delText>
        </w:r>
        <w:r w:rsidDel="006C154F">
          <w:rPr>
            <w:rFonts w:ascii="Georgia" w:eastAsia="Georgia" w:hAnsi="Georgia" w:cs="Georgia"/>
            <w:color w:val="FF0000"/>
            <w:sz w:val="19"/>
            <w:szCs w:val="19"/>
          </w:rPr>
          <w:delText>the</w:delText>
        </w:r>
        <w:r w:rsidDel="006C154F">
          <w:rPr>
            <w:rFonts w:ascii="Georgia" w:eastAsia="Georgia" w:hAnsi="Georgia" w:cs="Georgia"/>
            <w:color w:val="FF0000"/>
            <w:spacing w:val="-9"/>
            <w:sz w:val="19"/>
            <w:szCs w:val="19"/>
          </w:rPr>
          <w:delText xml:space="preserve"> </w:delText>
        </w:r>
        <w:r w:rsidDel="006C154F">
          <w:rPr>
            <w:rFonts w:ascii="Georgia" w:eastAsia="Georgia" w:hAnsi="Georgia" w:cs="Georgia"/>
            <w:color w:val="FF0000"/>
            <w:sz w:val="19"/>
            <w:szCs w:val="19"/>
          </w:rPr>
          <w:delText>processing</w:delText>
        </w:r>
        <w:r w:rsidDel="006C154F">
          <w:rPr>
            <w:rFonts w:ascii="Georgia" w:eastAsia="Georgia" w:hAnsi="Georgia" w:cs="Georgia"/>
            <w:color w:val="FF0000"/>
            <w:spacing w:val="4"/>
            <w:sz w:val="19"/>
            <w:szCs w:val="19"/>
          </w:rPr>
          <w:delText xml:space="preserve"> </w:delText>
        </w:r>
        <w:r w:rsidDel="006C154F">
          <w:rPr>
            <w:rFonts w:ascii="Georgia" w:eastAsia="Georgia" w:hAnsi="Georgia" w:cs="Georgia"/>
            <w:color w:val="FF0000"/>
            <w:sz w:val="19"/>
            <w:szCs w:val="19"/>
          </w:rPr>
          <w:delText>of</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large</w:delText>
        </w:r>
        <w:r w:rsidDel="006C154F">
          <w:rPr>
            <w:rFonts w:ascii="Georgia" w:eastAsia="Georgia" w:hAnsi="Georgia" w:cs="Georgia"/>
            <w:color w:val="FF0000"/>
            <w:spacing w:val="-6"/>
            <w:sz w:val="19"/>
            <w:szCs w:val="19"/>
          </w:rPr>
          <w:delText xml:space="preserve"> </w:delText>
        </w:r>
        <w:r w:rsidDel="006C154F">
          <w:rPr>
            <w:rFonts w:ascii="Georgia" w:eastAsia="Georgia" w:hAnsi="Georgia" w:cs="Georgia"/>
            <w:color w:val="FF0000"/>
            <w:w w:val="102"/>
            <w:sz w:val="19"/>
            <w:szCs w:val="19"/>
          </w:rPr>
          <w:delText xml:space="preserve">studies. </w:delText>
        </w:r>
        <w:r w:rsidDel="006C154F">
          <w:rPr>
            <w:rFonts w:ascii="Georgia" w:eastAsia="Georgia" w:hAnsi="Georgia" w:cs="Georgia"/>
            <w:color w:val="FF0000"/>
            <w:sz w:val="19"/>
            <w:szCs w:val="19"/>
          </w:rPr>
          <w:delText>Functionality</w:delText>
        </w:r>
        <w:r w:rsidDel="006C154F">
          <w:rPr>
            <w:rFonts w:ascii="Georgia" w:eastAsia="Georgia" w:hAnsi="Georgia" w:cs="Georgia"/>
            <w:color w:val="FF0000"/>
            <w:spacing w:val="24"/>
            <w:sz w:val="19"/>
            <w:szCs w:val="19"/>
          </w:rPr>
          <w:delText xml:space="preserve"> </w:delText>
        </w:r>
        <w:r w:rsidDel="006C154F">
          <w:rPr>
            <w:rFonts w:ascii="Georgia" w:eastAsia="Georgia" w:hAnsi="Georgia" w:cs="Georgia"/>
            <w:color w:val="FF0000"/>
            <w:sz w:val="19"/>
            <w:szCs w:val="19"/>
          </w:rPr>
          <w:delText>includes</w:delText>
        </w:r>
        <w:r w:rsidDel="006C154F">
          <w:rPr>
            <w:rFonts w:ascii="Georgia" w:eastAsia="Georgia" w:hAnsi="Georgia" w:cs="Georgia"/>
            <w:color w:val="FF0000"/>
            <w:spacing w:val="16"/>
            <w:sz w:val="19"/>
            <w:szCs w:val="19"/>
          </w:rPr>
          <w:delText xml:space="preserve"> </w:delText>
        </w:r>
        <w:r w:rsidDel="006C154F">
          <w:rPr>
            <w:rFonts w:ascii="Georgia" w:eastAsia="Georgia" w:hAnsi="Georgia" w:cs="Georgia"/>
            <w:color w:val="FF0000"/>
            <w:sz w:val="19"/>
            <w:szCs w:val="19"/>
          </w:rPr>
          <w:delText>compatibility</w:delText>
        </w:r>
        <w:r w:rsidDel="006C154F">
          <w:rPr>
            <w:rFonts w:ascii="Georgia" w:eastAsia="Georgia" w:hAnsi="Georgia" w:cs="Georgia"/>
            <w:color w:val="FF0000"/>
            <w:spacing w:val="24"/>
            <w:sz w:val="19"/>
            <w:szCs w:val="19"/>
          </w:rPr>
          <w:delText xml:space="preserve"> </w:delText>
        </w:r>
        <w:r w:rsidDel="006C154F">
          <w:rPr>
            <w:rFonts w:ascii="Georgia" w:eastAsia="Georgia" w:hAnsi="Georgia" w:cs="Georgia"/>
            <w:color w:val="FF0000"/>
            <w:sz w:val="19"/>
            <w:szCs w:val="19"/>
          </w:rPr>
          <w:delText>with</w:delText>
        </w:r>
        <w:r w:rsidDel="006C154F">
          <w:rPr>
            <w:rFonts w:ascii="Georgia" w:eastAsia="Georgia" w:hAnsi="Georgia" w:cs="Georgia"/>
            <w:color w:val="FF0000"/>
            <w:spacing w:val="9"/>
            <w:sz w:val="19"/>
            <w:szCs w:val="19"/>
          </w:rPr>
          <w:delText xml:space="preserve"> </w:delText>
        </w:r>
        <w:r w:rsidDel="006C154F">
          <w:rPr>
            <w:rFonts w:ascii="Georgia" w:eastAsia="Georgia" w:hAnsi="Georgia" w:cs="Georgia"/>
            <w:color w:val="FF0000"/>
            <w:sz w:val="19"/>
            <w:szCs w:val="19"/>
          </w:rPr>
          <w:delText>the</w:delText>
        </w:r>
        <w:r w:rsidDel="006C154F">
          <w:rPr>
            <w:rFonts w:ascii="Georgia" w:eastAsia="Georgia" w:hAnsi="Georgia" w:cs="Georgia"/>
            <w:color w:val="FF0000"/>
            <w:spacing w:val="7"/>
            <w:sz w:val="19"/>
            <w:szCs w:val="19"/>
          </w:rPr>
          <w:delText xml:space="preserve"> </w:delText>
        </w:r>
        <w:r w:rsidDel="006C154F">
          <w:rPr>
            <w:rFonts w:ascii="Georgia" w:eastAsia="Georgia" w:hAnsi="Georgia" w:cs="Georgia"/>
            <w:color w:val="FF0000"/>
            <w:sz w:val="19"/>
            <w:szCs w:val="19"/>
          </w:rPr>
          <w:delText>major</w:delText>
        </w:r>
        <w:r w:rsidDel="006C154F">
          <w:rPr>
            <w:rFonts w:ascii="Georgia" w:eastAsia="Georgia" w:hAnsi="Georgia" w:cs="Georgia"/>
            <w:color w:val="FF0000"/>
            <w:spacing w:val="12"/>
            <w:sz w:val="19"/>
            <w:szCs w:val="19"/>
          </w:rPr>
          <w:delText xml:space="preserve"> </w:delText>
        </w:r>
        <w:r w:rsidDel="006C154F">
          <w:rPr>
            <w:rFonts w:ascii="Georgia" w:eastAsia="Georgia" w:hAnsi="Georgia" w:cs="Georgia"/>
            <w:color w:val="FF0000"/>
            <w:sz w:val="19"/>
            <w:szCs w:val="19"/>
          </w:rPr>
          <w:delText>cluster</w:delText>
        </w:r>
        <w:r w:rsidDel="006C154F">
          <w:rPr>
            <w:rFonts w:ascii="Georgia" w:eastAsia="Georgia" w:hAnsi="Georgia" w:cs="Georgia"/>
            <w:color w:val="FF0000"/>
            <w:spacing w:val="13"/>
            <w:sz w:val="19"/>
            <w:szCs w:val="19"/>
          </w:rPr>
          <w:delText xml:space="preserve"> </w:delText>
        </w:r>
        <w:r w:rsidDel="006C154F">
          <w:rPr>
            <w:rFonts w:ascii="Georgia" w:eastAsia="Georgia" w:hAnsi="Georgia" w:cs="Georgia"/>
            <w:color w:val="FF0000"/>
            <w:sz w:val="19"/>
            <w:szCs w:val="19"/>
          </w:rPr>
          <w:delText>systems</w:delText>
        </w:r>
        <w:r w:rsidDel="006C154F">
          <w:rPr>
            <w:rFonts w:ascii="Georgia" w:eastAsia="Georgia" w:hAnsi="Georgia" w:cs="Georgia"/>
            <w:color w:val="FF0000"/>
            <w:spacing w:val="15"/>
            <w:sz w:val="19"/>
            <w:szCs w:val="19"/>
          </w:rPr>
          <w:delText xml:space="preserve"> </w:delText>
        </w:r>
        <w:r w:rsidDel="006C154F">
          <w:rPr>
            <w:rFonts w:ascii="Georgia" w:eastAsia="Georgia" w:hAnsi="Georgia" w:cs="Georgia"/>
            <w:color w:val="FF0000"/>
            <w:sz w:val="19"/>
            <w:szCs w:val="19"/>
          </w:rPr>
          <w:delText>(e.g.,</w:delText>
        </w:r>
        <w:r w:rsidDel="006C154F">
          <w:rPr>
            <w:rFonts w:ascii="Georgia" w:eastAsia="Georgia" w:hAnsi="Georgia" w:cs="Georgia"/>
            <w:color w:val="FF0000"/>
            <w:spacing w:val="10"/>
            <w:sz w:val="19"/>
            <w:szCs w:val="19"/>
          </w:rPr>
          <w:delText xml:space="preserve"> </w:delText>
        </w:r>
        <w:r w:rsidDel="006C154F">
          <w:rPr>
            <w:rFonts w:ascii="Georgia" w:eastAsia="Georgia" w:hAnsi="Georgia" w:cs="Georgia"/>
            <w:color w:val="FF0000"/>
            <w:sz w:val="19"/>
            <w:szCs w:val="19"/>
          </w:rPr>
          <w:delText>SLURM,</w:delText>
        </w:r>
        <w:r w:rsidDel="006C154F">
          <w:rPr>
            <w:rFonts w:ascii="Georgia" w:eastAsia="Georgia" w:hAnsi="Georgia" w:cs="Georgia"/>
            <w:color w:val="FF0000"/>
            <w:spacing w:val="16"/>
            <w:sz w:val="19"/>
            <w:szCs w:val="19"/>
          </w:rPr>
          <w:delText xml:space="preserve"> </w:delText>
        </w:r>
        <w:r w:rsidDel="006C154F">
          <w:rPr>
            <w:rFonts w:ascii="Georgia" w:eastAsia="Georgia" w:hAnsi="Georgia" w:cs="Georgia"/>
            <w:color w:val="FF0000"/>
            <w:sz w:val="19"/>
            <w:szCs w:val="19"/>
          </w:rPr>
          <w:delText>SGE,</w:delText>
        </w:r>
        <w:r w:rsidDel="006C154F">
          <w:rPr>
            <w:rFonts w:ascii="Georgia" w:eastAsia="Georgia" w:hAnsi="Georgia" w:cs="Georgia"/>
            <w:color w:val="FF0000"/>
            <w:spacing w:val="10"/>
            <w:sz w:val="19"/>
            <w:szCs w:val="19"/>
          </w:rPr>
          <w:delText xml:space="preserve"> </w:delText>
        </w:r>
        <w:r w:rsidDel="006C154F">
          <w:rPr>
            <w:rFonts w:ascii="Georgia" w:eastAsia="Georgia" w:hAnsi="Georgia" w:cs="Georgia"/>
            <w:color w:val="FF0000"/>
            <w:sz w:val="19"/>
            <w:szCs w:val="19"/>
          </w:rPr>
          <w:delText>and</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PBS).</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We</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have</w:delText>
        </w:r>
        <w:r w:rsidDel="006C154F">
          <w:rPr>
            <w:rFonts w:ascii="Georgia" w:eastAsia="Georgia" w:hAnsi="Georgia" w:cs="Georgia"/>
            <w:color w:val="FF0000"/>
            <w:spacing w:val="10"/>
            <w:sz w:val="19"/>
            <w:szCs w:val="19"/>
          </w:rPr>
          <w:delText xml:space="preserve"> </w:delText>
        </w:r>
        <w:r w:rsidDel="006C154F">
          <w:rPr>
            <w:rFonts w:ascii="Georgia" w:eastAsia="Georgia" w:hAnsi="Georgia" w:cs="Georgia"/>
            <w:color w:val="FF0000"/>
            <w:sz w:val="19"/>
            <w:szCs w:val="19"/>
          </w:rPr>
          <w:delText>developed</w:delText>
        </w:r>
        <w:r w:rsidDel="006C154F">
          <w:rPr>
            <w:rFonts w:ascii="Georgia" w:eastAsia="Georgia" w:hAnsi="Georgia" w:cs="Georgia"/>
            <w:color w:val="FF0000"/>
            <w:spacing w:val="19"/>
            <w:sz w:val="19"/>
            <w:szCs w:val="19"/>
          </w:rPr>
          <w:delText xml:space="preserve"> </w:delText>
        </w:r>
        <w:r w:rsidDel="006C154F">
          <w:rPr>
            <w:rFonts w:ascii="Georgia" w:eastAsia="Georgia" w:hAnsi="Georgia" w:cs="Georgia"/>
            <w:color w:val="FF0000"/>
            <w:w w:val="102"/>
            <w:sz w:val="19"/>
            <w:szCs w:val="19"/>
          </w:rPr>
          <w:delText xml:space="preserve">similar </w:delText>
        </w:r>
        <w:r w:rsidDel="006C154F">
          <w:rPr>
            <w:rFonts w:ascii="Georgia" w:eastAsia="Georgia" w:hAnsi="Georgia" w:cs="Georgia"/>
            <w:color w:val="FF0000"/>
            <w:sz w:val="19"/>
            <w:szCs w:val="19"/>
          </w:rPr>
          <w:delText>scripts</w:delText>
        </w:r>
        <w:r w:rsidDel="006C154F">
          <w:rPr>
            <w:rFonts w:ascii="Georgia" w:eastAsia="Georgia" w:hAnsi="Georgia" w:cs="Georgia"/>
            <w:color w:val="FF0000"/>
            <w:spacing w:val="12"/>
            <w:sz w:val="19"/>
            <w:szCs w:val="19"/>
          </w:rPr>
          <w:delText xml:space="preserve"> </w:delText>
        </w:r>
        <w:r w:rsidDel="006C154F">
          <w:rPr>
            <w:rFonts w:ascii="Georgia" w:eastAsia="Georgia" w:hAnsi="Georgia" w:cs="Georgia"/>
            <w:color w:val="FF0000"/>
            <w:sz w:val="19"/>
            <w:szCs w:val="19"/>
          </w:rPr>
          <w:delText>targeting</w:delText>
        </w:r>
        <w:r w:rsidDel="006C154F">
          <w:rPr>
            <w:rFonts w:ascii="Georgia" w:eastAsia="Georgia" w:hAnsi="Georgia" w:cs="Georgia"/>
            <w:color w:val="FF0000"/>
            <w:spacing w:val="16"/>
            <w:sz w:val="19"/>
            <w:szCs w:val="19"/>
          </w:rPr>
          <w:delText xml:space="preserve"> </w:delText>
        </w:r>
        <w:r w:rsidDel="006C154F">
          <w:rPr>
            <w:rFonts w:ascii="Georgia" w:eastAsia="Georgia" w:hAnsi="Georgia" w:cs="Georgia"/>
            <w:color w:val="FF0000"/>
            <w:sz w:val="19"/>
            <w:szCs w:val="19"/>
          </w:rPr>
          <w:delText>lung</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analyses</w:delText>
        </w:r>
        <w:r w:rsidDel="006C154F">
          <w:rPr>
            <w:rFonts w:ascii="Georgia" w:eastAsia="Georgia" w:hAnsi="Georgia" w:cs="Georgia"/>
            <w:color w:val="FF0000"/>
            <w:spacing w:val="15"/>
            <w:sz w:val="19"/>
            <w:szCs w:val="19"/>
          </w:rPr>
          <w:delText xml:space="preserve"> </w:delText>
        </w:r>
        <w:r w:rsidDel="006C154F">
          <w:rPr>
            <w:rFonts w:ascii="Georgia" w:eastAsia="Georgia" w:hAnsi="Georgia" w:cs="Georgia"/>
            <w:color w:val="FF0000"/>
            <w:sz w:val="19"/>
            <w:szCs w:val="19"/>
          </w:rPr>
          <w:delText>which</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have</w:delText>
        </w:r>
        <w:r w:rsidDel="006C154F">
          <w:rPr>
            <w:rFonts w:ascii="Georgia" w:eastAsia="Georgia" w:hAnsi="Georgia" w:cs="Georgia"/>
            <w:color w:val="FF0000"/>
            <w:spacing w:val="9"/>
            <w:sz w:val="19"/>
            <w:szCs w:val="19"/>
          </w:rPr>
          <w:delText xml:space="preserve"> </w:delText>
        </w:r>
        <w:r w:rsidDel="006C154F">
          <w:rPr>
            <w:rFonts w:ascii="Georgia" w:eastAsia="Georgia" w:hAnsi="Georgia" w:cs="Georgia"/>
            <w:color w:val="FF0000"/>
            <w:sz w:val="19"/>
            <w:szCs w:val="19"/>
          </w:rPr>
          <w:delText>begun</w:delText>
        </w:r>
        <w:r w:rsidDel="006C154F">
          <w:rPr>
            <w:rFonts w:ascii="Georgia" w:eastAsia="Georgia" w:hAnsi="Georgia" w:cs="Georgia"/>
            <w:color w:val="FF0000"/>
            <w:spacing w:val="11"/>
            <w:sz w:val="19"/>
            <w:szCs w:val="19"/>
          </w:rPr>
          <w:delText xml:space="preserve"> </w:delText>
        </w:r>
        <w:r w:rsidDel="006C154F">
          <w:rPr>
            <w:rFonts w:ascii="Georgia" w:eastAsia="Georgia" w:hAnsi="Georgia" w:cs="Georgia"/>
            <w:color w:val="FF0000"/>
            <w:sz w:val="19"/>
            <w:szCs w:val="19"/>
          </w:rPr>
          <w:delText>to</w:delText>
        </w:r>
        <w:r w:rsidDel="006C154F">
          <w:rPr>
            <w:rFonts w:ascii="Georgia" w:eastAsia="Georgia" w:hAnsi="Georgia" w:cs="Georgia"/>
            <w:color w:val="FF0000"/>
            <w:spacing w:val="4"/>
            <w:sz w:val="19"/>
            <w:szCs w:val="19"/>
          </w:rPr>
          <w:delText xml:space="preserve"> </w:delText>
        </w:r>
        <w:r w:rsidDel="006C154F">
          <w:rPr>
            <w:rFonts w:ascii="Georgia" w:eastAsia="Georgia" w:hAnsi="Georgia" w:cs="Georgia"/>
            <w:color w:val="FF0000"/>
            <w:sz w:val="19"/>
            <w:szCs w:val="19"/>
          </w:rPr>
          <w:delText>find</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widespread</w:delText>
        </w:r>
        <w:r w:rsidDel="006C154F">
          <w:rPr>
            <w:rFonts w:ascii="Georgia" w:eastAsia="Georgia" w:hAnsi="Georgia" w:cs="Georgia"/>
            <w:color w:val="FF0000"/>
            <w:spacing w:val="20"/>
            <w:sz w:val="19"/>
            <w:szCs w:val="19"/>
          </w:rPr>
          <w:delText xml:space="preserve"> </w:delText>
        </w:r>
        <w:r w:rsidDel="006C154F">
          <w:rPr>
            <w:rFonts w:ascii="Georgia" w:eastAsia="Georgia" w:hAnsi="Georgia" w:cs="Georgia"/>
            <w:color w:val="FF0000"/>
            <w:sz w:val="19"/>
            <w:szCs w:val="19"/>
          </w:rPr>
          <w:delText>use</w:delText>
        </w:r>
        <w:r w:rsidDel="006C154F">
          <w:rPr>
            <w:rFonts w:ascii="Georgia" w:eastAsia="Georgia" w:hAnsi="Georgia" w:cs="Georgia"/>
            <w:color w:val="FF0000"/>
            <w:spacing w:val="7"/>
            <w:sz w:val="19"/>
            <w:szCs w:val="19"/>
          </w:rPr>
          <w:delText xml:space="preserve"> </w:delText>
        </w:r>
        <w:r w:rsidDel="006C154F">
          <w:rPr>
            <w:rFonts w:ascii="Georgia" w:eastAsia="Georgia" w:hAnsi="Georgia" w:cs="Georgia"/>
            <w:color w:val="FF0000"/>
            <w:sz w:val="19"/>
            <w:szCs w:val="19"/>
          </w:rPr>
          <w:delText>by</w:delText>
        </w:r>
        <w:r w:rsidDel="006C154F">
          <w:rPr>
            <w:rFonts w:ascii="Georgia" w:eastAsia="Georgia" w:hAnsi="Georgia" w:cs="Georgia"/>
            <w:color w:val="FF0000"/>
            <w:spacing w:val="5"/>
            <w:sz w:val="19"/>
            <w:szCs w:val="19"/>
          </w:rPr>
          <w:delText xml:space="preserve"> </w:delText>
        </w:r>
        <w:r w:rsidDel="006C154F">
          <w:rPr>
            <w:rFonts w:ascii="Georgia" w:eastAsia="Georgia" w:hAnsi="Georgia" w:cs="Georgia"/>
            <w:color w:val="FF0000"/>
            <w:sz w:val="19"/>
            <w:szCs w:val="19"/>
          </w:rPr>
          <w:delText>lung</w:delText>
        </w:r>
        <w:r w:rsidDel="006C154F">
          <w:rPr>
            <w:rFonts w:ascii="Georgia" w:eastAsia="Georgia" w:hAnsi="Georgia" w:cs="Georgia"/>
            <w:color w:val="FF0000"/>
            <w:spacing w:val="8"/>
            <w:sz w:val="19"/>
            <w:szCs w:val="19"/>
          </w:rPr>
          <w:delText xml:space="preserve"> </w:delText>
        </w:r>
        <w:r w:rsidDel="006C154F">
          <w:rPr>
            <w:rFonts w:ascii="Georgia" w:eastAsia="Georgia" w:hAnsi="Georgia" w:cs="Georgia"/>
            <w:color w:val="FF0000"/>
            <w:sz w:val="19"/>
            <w:szCs w:val="19"/>
          </w:rPr>
          <w:delText>research</w:delText>
        </w:r>
        <w:r w:rsidDel="006C154F">
          <w:rPr>
            <w:rFonts w:ascii="Georgia" w:eastAsia="Georgia" w:hAnsi="Georgia" w:cs="Georgia"/>
            <w:color w:val="FF0000"/>
            <w:spacing w:val="15"/>
            <w:sz w:val="19"/>
            <w:szCs w:val="19"/>
          </w:rPr>
          <w:delText xml:space="preserve"> </w:delText>
        </w:r>
        <w:r w:rsidDel="006C154F">
          <w:rPr>
            <w:rFonts w:ascii="Georgia" w:eastAsia="Georgia" w:hAnsi="Georgia" w:cs="Georgia"/>
            <w:color w:val="FF0000"/>
            <w:w w:val="102"/>
            <w:sz w:val="19"/>
            <w:szCs w:val="19"/>
          </w:rPr>
          <w:delText>groups:</w:delText>
        </w:r>
      </w:del>
    </w:p>
    <w:p w14:paraId="6BF887DF" w14:textId="77777777" w:rsidR="00E61F9D" w:rsidRDefault="005C64D6">
      <w:pPr>
        <w:spacing w:before="59"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intra</w:t>
      </w:r>
      <w:proofErr w:type="gramEnd"/>
      <w:r>
        <w:rPr>
          <w:rFonts w:ascii="Georgia" w:eastAsia="Georgia" w:hAnsi="Georgia" w:cs="Georgia"/>
          <w:sz w:val="19"/>
          <w:szCs w:val="19"/>
        </w:rPr>
        <w:t>-modal</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registration</w:t>
      </w:r>
      <w:r>
        <w:rPr>
          <w:rFonts w:ascii="Georgia" w:eastAsia="Georgia" w:hAnsi="Georgia" w:cs="Georgia"/>
          <w:spacing w:val="21"/>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8">
        <w:r>
          <w:rPr>
            <w:rFonts w:ascii="Georgia" w:eastAsia="Georgia" w:hAnsi="Georgia" w:cs="Georgia"/>
            <w:color w:val="0000FF"/>
            <w:w w:val="102"/>
            <w:sz w:val="19"/>
            <w:szCs w:val="19"/>
          </w:rPr>
          <w:t>https://github.com/ntustison/antsCtLungRegistrationExample</w:t>
        </w:r>
      </w:hyperlink>
      <w:r>
        <w:rPr>
          <w:rFonts w:ascii="Georgia" w:eastAsia="Georgia" w:hAnsi="Georgia" w:cs="Georgia"/>
          <w:color w:val="000000"/>
          <w:w w:val="102"/>
          <w:sz w:val="19"/>
          <w:szCs w:val="19"/>
        </w:rPr>
        <w:t>),</w:t>
      </w:r>
    </w:p>
    <w:p w14:paraId="38816428" w14:textId="77777777" w:rsidR="00E61F9D" w:rsidRDefault="005C64D6">
      <w:pPr>
        <w:spacing w:before="33"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inter</w:t>
      </w:r>
      <w:proofErr w:type="gramEnd"/>
      <w:r>
        <w:rPr>
          <w:rFonts w:ascii="Georgia" w:eastAsia="Georgia" w:hAnsi="Georgia" w:cs="Georgia"/>
          <w:sz w:val="19"/>
          <w:szCs w:val="19"/>
        </w:rPr>
        <w:t>-modal</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registration</w:t>
      </w:r>
      <w:r>
        <w:rPr>
          <w:rFonts w:ascii="Georgia" w:eastAsia="Georgia" w:hAnsi="Georgia" w:cs="Georgia"/>
          <w:spacing w:val="21"/>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9">
        <w:r>
          <w:rPr>
            <w:rFonts w:ascii="Georgia" w:eastAsia="Georgia" w:hAnsi="Georgia" w:cs="Georgia"/>
            <w:color w:val="0000FF"/>
            <w:w w:val="102"/>
            <w:sz w:val="19"/>
            <w:szCs w:val="19"/>
          </w:rPr>
          <w:t>https://github.com/ntustison/ProtonCtLungMaskRegistration</w:t>
        </w:r>
      </w:hyperlink>
      <w:r>
        <w:rPr>
          <w:rFonts w:ascii="Georgia" w:eastAsia="Georgia" w:hAnsi="Georgia" w:cs="Georgia"/>
          <w:color w:val="000000"/>
          <w:w w:val="102"/>
          <w:sz w:val="19"/>
          <w:szCs w:val="19"/>
        </w:rPr>
        <w:t>),</w:t>
      </w:r>
    </w:p>
    <w:p w14:paraId="56EC2CF8" w14:textId="77777777" w:rsidR="00E61F9D" w:rsidRDefault="005C64D6">
      <w:pPr>
        <w:spacing w:before="33"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functional</w:t>
      </w:r>
      <w:proofErr w:type="gramEnd"/>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proofErr w:type="spellStart"/>
      <w:r>
        <w:rPr>
          <w:rFonts w:ascii="Georgia" w:eastAsia="Georgia" w:hAnsi="Georgia" w:cs="Georgia"/>
          <w:sz w:val="19"/>
          <w:szCs w:val="19"/>
        </w:rPr>
        <w:t>segmentaiton</w:t>
      </w:r>
      <w:proofErr w:type="spellEnd"/>
      <w:r>
        <w:rPr>
          <w:rFonts w:ascii="Georgia" w:eastAsia="Georgia" w:hAnsi="Georgia" w:cs="Georgia"/>
          <w:spacing w:val="24"/>
          <w:sz w:val="19"/>
          <w:szCs w:val="19"/>
        </w:rPr>
        <w:t xml:space="preserve"> </w:t>
      </w:r>
      <w:r>
        <w:rPr>
          <w:rFonts w:ascii="Georgia" w:eastAsia="Georgia" w:hAnsi="Georgia" w:cs="Georgia"/>
          <w:sz w:val="19"/>
          <w:szCs w:val="19"/>
        </w:rPr>
        <w:t>[38]</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10">
        <w:r>
          <w:rPr>
            <w:rFonts w:ascii="Georgia" w:eastAsia="Georgia" w:hAnsi="Georgia" w:cs="Georgia"/>
            <w:color w:val="0000FF"/>
            <w:w w:val="102"/>
            <w:sz w:val="19"/>
            <w:szCs w:val="19"/>
          </w:rPr>
          <w:t>https://github.com/ntustison/He3LongitudinalAnalysis</w:t>
        </w:r>
      </w:hyperlink>
      <w:r>
        <w:rPr>
          <w:rFonts w:ascii="Georgia" w:eastAsia="Georgia" w:hAnsi="Georgia" w:cs="Georgia"/>
          <w:color w:val="000000"/>
          <w:w w:val="102"/>
          <w:sz w:val="19"/>
          <w:szCs w:val="19"/>
        </w:rPr>
        <w:t>), and</w:t>
      </w:r>
    </w:p>
    <w:p w14:paraId="3D860926" w14:textId="77777777" w:rsidR="00E61F9D" w:rsidRDefault="005C64D6">
      <w:pPr>
        <w:spacing w:before="33" w:after="0" w:line="240" w:lineRule="auto"/>
        <w:ind w:left="480" w:right="-20"/>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proofErr w:type="gramStart"/>
      <w:r>
        <w:rPr>
          <w:rFonts w:ascii="Georgia" w:eastAsia="Georgia" w:hAnsi="Georgia" w:cs="Georgia"/>
          <w:sz w:val="19"/>
          <w:szCs w:val="19"/>
        </w:rPr>
        <w:t>lung</w:t>
      </w:r>
      <w:proofErr w:type="gramEnd"/>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lobe</w:t>
      </w:r>
      <w:r>
        <w:rPr>
          <w:rFonts w:ascii="Georgia" w:eastAsia="Georgia" w:hAnsi="Georgia" w:cs="Georgia"/>
          <w:spacing w:val="8"/>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[50]</w:t>
      </w:r>
      <w:r>
        <w:rPr>
          <w:rFonts w:ascii="Georgia" w:eastAsia="Georgia" w:hAnsi="Georgia" w:cs="Georgia"/>
          <w:spacing w:val="8"/>
          <w:sz w:val="19"/>
          <w:szCs w:val="19"/>
        </w:rPr>
        <w:t xml:space="preserve"> </w:t>
      </w:r>
      <w:r>
        <w:rPr>
          <w:rFonts w:ascii="Georgia" w:eastAsia="Georgia" w:hAnsi="Georgia" w:cs="Georgia"/>
          <w:w w:val="102"/>
          <w:sz w:val="19"/>
          <w:szCs w:val="19"/>
        </w:rPr>
        <w:t>(</w:t>
      </w:r>
      <w:hyperlink r:id="rId11">
        <w:r>
          <w:rPr>
            <w:rFonts w:ascii="Georgia" w:eastAsia="Georgia" w:hAnsi="Georgia" w:cs="Georgia"/>
            <w:color w:val="0000FF"/>
            <w:w w:val="102"/>
            <w:sz w:val="19"/>
            <w:szCs w:val="19"/>
          </w:rPr>
          <w:t>https://github.com/ntustison/LungAndLobeEstimationExample</w:t>
        </w:r>
      </w:hyperlink>
      <w:r>
        <w:rPr>
          <w:rFonts w:ascii="Georgia" w:eastAsia="Georgia" w:hAnsi="Georgia" w:cs="Georgia"/>
          <w:color w:val="000000"/>
          <w:w w:val="102"/>
          <w:sz w:val="19"/>
          <w:szCs w:val="19"/>
        </w:rPr>
        <w:t>).</w:t>
      </w:r>
    </w:p>
    <w:p w14:paraId="5A19D596" w14:textId="77777777" w:rsidR="00E61F9D" w:rsidRDefault="005C64D6">
      <w:pPr>
        <w:spacing w:before="93" w:after="0" w:line="277" w:lineRule="auto"/>
        <w:ind w:left="160" w:right="86"/>
        <w:jc w:val="both"/>
        <w:rPr>
          <w:rFonts w:ascii="Georgia" w:eastAsia="Georgia" w:hAnsi="Georgia" w:cs="Georgia"/>
          <w:sz w:val="19"/>
          <w:szCs w:val="19"/>
        </w:rPr>
      </w:pPr>
      <w:r>
        <w:rPr>
          <w:rFonts w:ascii="Georgia" w:eastAsia="Georgia" w:hAnsi="Georgia" w:cs="Georgia"/>
          <w:b/>
          <w:bCs/>
          <w:sz w:val="19"/>
          <w:szCs w:val="19"/>
        </w:rPr>
        <w:t>3(c.2)</w:t>
      </w:r>
      <w:r>
        <w:rPr>
          <w:rFonts w:ascii="Georgia" w:eastAsia="Georgia" w:hAnsi="Georgia" w:cs="Georgia"/>
          <w:b/>
          <w:bCs/>
          <w:spacing w:val="9"/>
          <w:sz w:val="19"/>
          <w:szCs w:val="19"/>
        </w:rPr>
        <w:t xml:space="preserve"> </w:t>
      </w:r>
      <w:r>
        <w:rPr>
          <w:rFonts w:ascii="Georgia" w:eastAsia="Georgia" w:hAnsi="Georgia" w:cs="Georgia"/>
          <w:b/>
          <w:bCs/>
          <w:sz w:val="19"/>
          <w:szCs w:val="19"/>
        </w:rPr>
        <w:t>Specific</w:t>
      </w:r>
      <w:r>
        <w:rPr>
          <w:rFonts w:ascii="Georgia" w:eastAsia="Georgia" w:hAnsi="Georgia" w:cs="Georgia"/>
          <w:b/>
          <w:bCs/>
          <w:spacing w:val="13"/>
          <w:sz w:val="19"/>
          <w:szCs w:val="19"/>
        </w:rPr>
        <w:t xml:space="preserve"> </w:t>
      </w:r>
      <w:r>
        <w:rPr>
          <w:rFonts w:ascii="Georgia" w:eastAsia="Georgia" w:hAnsi="Georgia" w:cs="Georgia"/>
          <w:b/>
          <w:bCs/>
          <w:sz w:val="19"/>
          <w:szCs w:val="19"/>
        </w:rPr>
        <w:t>Aim</w:t>
      </w:r>
      <w:r>
        <w:rPr>
          <w:rFonts w:ascii="Georgia" w:eastAsia="Georgia" w:hAnsi="Georgia" w:cs="Georgia"/>
          <w:b/>
          <w:bCs/>
          <w:spacing w:val="6"/>
          <w:sz w:val="19"/>
          <w:szCs w:val="19"/>
        </w:rPr>
        <w:t xml:space="preserve"> </w:t>
      </w:r>
      <w:r>
        <w:rPr>
          <w:rFonts w:ascii="Georgia" w:eastAsia="Georgia" w:hAnsi="Georgia" w:cs="Georgia"/>
          <w:b/>
          <w:bCs/>
          <w:sz w:val="19"/>
          <w:szCs w:val="19"/>
        </w:rPr>
        <w:t>1:</w:t>
      </w:r>
      <w:r>
        <w:rPr>
          <w:rFonts w:ascii="Georgia" w:eastAsia="Georgia" w:hAnsi="Georgia" w:cs="Georgia"/>
          <w:b/>
          <w:bCs/>
          <w:spacing w:val="38"/>
          <w:sz w:val="19"/>
          <w:szCs w:val="19"/>
        </w:rPr>
        <w:t xml:space="preserve"> </w:t>
      </w:r>
      <w:r>
        <w:rPr>
          <w:rFonts w:ascii="Georgia" w:eastAsia="Georgia" w:hAnsi="Georgia" w:cs="Georgia"/>
          <w:b/>
          <w:bCs/>
          <w:sz w:val="19"/>
          <w:szCs w:val="19"/>
        </w:rPr>
        <w:t>To</w:t>
      </w:r>
      <w:r>
        <w:rPr>
          <w:rFonts w:ascii="Georgia" w:eastAsia="Georgia" w:hAnsi="Georgia" w:cs="Georgia"/>
          <w:b/>
          <w:bCs/>
          <w:spacing w:val="3"/>
          <w:sz w:val="19"/>
          <w:szCs w:val="19"/>
        </w:rPr>
        <w:t xml:space="preserve"> </w:t>
      </w:r>
      <w:r>
        <w:rPr>
          <w:rFonts w:ascii="Georgia" w:eastAsia="Georgia" w:hAnsi="Georgia" w:cs="Georgia"/>
          <w:b/>
          <w:bCs/>
          <w:sz w:val="19"/>
          <w:szCs w:val="19"/>
        </w:rPr>
        <w:t>develop</w:t>
      </w:r>
      <w:r>
        <w:rPr>
          <w:rFonts w:ascii="Georgia" w:eastAsia="Georgia" w:hAnsi="Georgia" w:cs="Georgia"/>
          <w:b/>
          <w:bCs/>
          <w:spacing w:val="13"/>
          <w:sz w:val="19"/>
          <w:szCs w:val="19"/>
        </w:rPr>
        <w:t xml:space="preserve"> </w:t>
      </w:r>
      <w:r>
        <w:rPr>
          <w:rFonts w:ascii="Georgia" w:eastAsia="Georgia" w:hAnsi="Georgia" w:cs="Georgia"/>
          <w:b/>
          <w:bCs/>
          <w:sz w:val="19"/>
          <w:szCs w:val="19"/>
        </w:rPr>
        <w:t>ITK-Lung,</w:t>
      </w:r>
      <w:r>
        <w:rPr>
          <w:rFonts w:ascii="Georgia" w:eastAsia="Georgia" w:hAnsi="Georgia" w:cs="Georgia"/>
          <w:b/>
          <w:bCs/>
          <w:spacing w:val="23"/>
          <w:sz w:val="19"/>
          <w:szCs w:val="19"/>
        </w:rPr>
        <w:t xml:space="preserve"> </w:t>
      </w:r>
      <w:r>
        <w:rPr>
          <w:rFonts w:ascii="Georgia" w:eastAsia="Georgia" w:hAnsi="Georgia" w:cs="Georgia"/>
          <w:b/>
          <w:bCs/>
          <w:sz w:val="19"/>
          <w:szCs w:val="19"/>
        </w:rPr>
        <w:t>a set</w:t>
      </w:r>
      <w:r>
        <w:rPr>
          <w:rFonts w:ascii="Georgia" w:eastAsia="Georgia" w:hAnsi="Georgia" w:cs="Georgia"/>
          <w:b/>
          <w:bCs/>
          <w:spacing w:val="3"/>
          <w:sz w:val="19"/>
          <w:szCs w:val="19"/>
        </w:rPr>
        <w:t xml:space="preserve"> </w:t>
      </w:r>
      <w:r>
        <w:rPr>
          <w:rFonts w:ascii="Georgia" w:eastAsia="Georgia" w:hAnsi="Georgia" w:cs="Georgia"/>
          <w:b/>
          <w:bCs/>
          <w:sz w:val="19"/>
          <w:szCs w:val="19"/>
        </w:rPr>
        <w:t>of</w:t>
      </w:r>
      <w:r>
        <w:rPr>
          <w:rFonts w:ascii="Georgia" w:eastAsia="Georgia" w:hAnsi="Georgia" w:cs="Georgia"/>
          <w:b/>
          <w:bCs/>
          <w:spacing w:val="2"/>
          <w:sz w:val="19"/>
          <w:szCs w:val="19"/>
        </w:rPr>
        <w:t xml:space="preserve"> </w:t>
      </w:r>
      <w:r>
        <w:rPr>
          <w:rFonts w:ascii="Georgia" w:eastAsia="Georgia" w:hAnsi="Georgia" w:cs="Georgia"/>
          <w:b/>
          <w:bCs/>
          <w:sz w:val="19"/>
          <w:szCs w:val="19"/>
        </w:rPr>
        <w:t>open-source</w:t>
      </w:r>
      <w:r>
        <w:rPr>
          <w:rFonts w:ascii="Georgia" w:eastAsia="Georgia" w:hAnsi="Georgia" w:cs="Georgia"/>
          <w:b/>
          <w:bCs/>
          <w:spacing w:val="22"/>
          <w:sz w:val="19"/>
          <w:szCs w:val="19"/>
        </w:rPr>
        <w:t xml:space="preserve"> </w:t>
      </w:r>
      <w:r>
        <w:rPr>
          <w:rFonts w:ascii="Georgia" w:eastAsia="Georgia" w:hAnsi="Georgia" w:cs="Georgia"/>
          <w:b/>
          <w:bCs/>
          <w:sz w:val="19"/>
          <w:szCs w:val="19"/>
        </w:rPr>
        <w:t>software</w:t>
      </w:r>
      <w:r>
        <w:rPr>
          <w:rFonts w:ascii="Georgia" w:eastAsia="Georgia" w:hAnsi="Georgia" w:cs="Georgia"/>
          <w:b/>
          <w:bCs/>
          <w:spacing w:val="15"/>
          <w:sz w:val="19"/>
          <w:szCs w:val="19"/>
        </w:rPr>
        <w:t xml:space="preserve"> </w:t>
      </w:r>
      <w:r>
        <w:rPr>
          <w:rFonts w:ascii="Georgia" w:eastAsia="Georgia" w:hAnsi="Georgia" w:cs="Georgia"/>
          <w:b/>
          <w:bCs/>
          <w:sz w:val="19"/>
          <w:szCs w:val="19"/>
        </w:rPr>
        <w:t>tools</w:t>
      </w:r>
      <w:r>
        <w:rPr>
          <w:rFonts w:ascii="Georgia" w:eastAsia="Georgia" w:hAnsi="Georgia" w:cs="Georgia"/>
          <w:b/>
          <w:bCs/>
          <w:spacing w:val="7"/>
          <w:sz w:val="19"/>
          <w:szCs w:val="19"/>
        </w:rPr>
        <w:t xml:space="preserve"> </w:t>
      </w:r>
      <w:r>
        <w:rPr>
          <w:rFonts w:ascii="Georgia" w:eastAsia="Georgia" w:hAnsi="Georgia" w:cs="Georgia"/>
          <w:b/>
          <w:bCs/>
          <w:sz w:val="19"/>
          <w:szCs w:val="19"/>
        </w:rPr>
        <w:t>for</w:t>
      </w:r>
      <w:r>
        <w:rPr>
          <w:rFonts w:ascii="Georgia" w:eastAsia="Georgia" w:hAnsi="Georgia" w:cs="Georgia"/>
          <w:b/>
          <w:bCs/>
          <w:spacing w:val="4"/>
          <w:sz w:val="19"/>
          <w:szCs w:val="19"/>
        </w:rPr>
        <w:t xml:space="preserve"> </w:t>
      </w:r>
      <w:r>
        <w:rPr>
          <w:rFonts w:ascii="Georgia" w:eastAsia="Georgia" w:hAnsi="Georgia" w:cs="Georgia"/>
          <w:b/>
          <w:bCs/>
          <w:sz w:val="19"/>
          <w:szCs w:val="19"/>
        </w:rPr>
        <w:t>CT,</w:t>
      </w:r>
      <w:r>
        <w:rPr>
          <w:rFonts w:ascii="Georgia" w:eastAsia="Georgia" w:hAnsi="Georgia" w:cs="Georgia"/>
          <w:b/>
          <w:bCs/>
          <w:spacing w:val="4"/>
          <w:sz w:val="19"/>
          <w:szCs w:val="19"/>
        </w:rPr>
        <w:t xml:space="preserve"> </w:t>
      </w:r>
      <w:r>
        <w:rPr>
          <w:rFonts w:ascii="Georgia" w:eastAsia="Georgia" w:hAnsi="Georgia" w:cs="Georgia"/>
          <w:b/>
          <w:bCs/>
          <w:sz w:val="19"/>
          <w:szCs w:val="19"/>
        </w:rPr>
        <w:t>PET,</w:t>
      </w:r>
      <w:r>
        <w:rPr>
          <w:rFonts w:ascii="Georgia" w:eastAsia="Georgia" w:hAnsi="Georgia" w:cs="Georgia"/>
          <w:b/>
          <w:bCs/>
          <w:spacing w:val="7"/>
          <w:sz w:val="19"/>
          <w:szCs w:val="19"/>
        </w:rPr>
        <w:t xml:space="preserve"> </w:t>
      </w:r>
      <w:r>
        <w:rPr>
          <w:rFonts w:ascii="Georgia" w:eastAsia="Georgia" w:hAnsi="Georgia" w:cs="Georgia"/>
          <w:b/>
          <w:bCs/>
          <w:sz w:val="19"/>
          <w:szCs w:val="19"/>
        </w:rPr>
        <w:t>1H,</w:t>
      </w:r>
      <w:r>
        <w:rPr>
          <w:rFonts w:ascii="Georgia" w:eastAsia="Georgia" w:hAnsi="Georgia" w:cs="Georgia"/>
          <w:b/>
          <w:bCs/>
          <w:spacing w:val="4"/>
          <w:sz w:val="19"/>
          <w:szCs w:val="19"/>
        </w:rPr>
        <w:t xml:space="preserve"> </w:t>
      </w:r>
      <w:r>
        <w:rPr>
          <w:rFonts w:ascii="Georgia" w:eastAsia="Georgia" w:hAnsi="Georgia" w:cs="Georgia"/>
          <w:b/>
          <w:bCs/>
          <w:sz w:val="19"/>
          <w:szCs w:val="19"/>
        </w:rPr>
        <w:t>and</w:t>
      </w:r>
      <w:r>
        <w:rPr>
          <w:rFonts w:ascii="Georgia" w:eastAsia="Georgia" w:hAnsi="Georgia" w:cs="Georgia"/>
          <w:b/>
          <w:bCs/>
          <w:spacing w:val="5"/>
          <w:sz w:val="19"/>
          <w:szCs w:val="19"/>
        </w:rPr>
        <w:t xml:space="preserve"> </w:t>
      </w:r>
      <w:r>
        <w:rPr>
          <w:rFonts w:ascii="Georgia" w:eastAsia="Georgia" w:hAnsi="Georgia" w:cs="Georgia"/>
          <w:b/>
          <w:bCs/>
          <w:w w:val="102"/>
          <w:sz w:val="19"/>
          <w:szCs w:val="19"/>
        </w:rPr>
        <w:t xml:space="preserve">3He </w:t>
      </w:r>
      <w:r>
        <w:rPr>
          <w:rFonts w:ascii="Georgia" w:eastAsia="Georgia" w:hAnsi="Georgia" w:cs="Georgia"/>
          <w:b/>
          <w:bCs/>
          <w:sz w:val="19"/>
          <w:szCs w:val="19"/>
        </w:rPr>
        <w:t>pulmonary</w:t>
      </w:r>
      <w:r>
        <w:rPr>
          <w:rFonts w:ascii="Georgia" w:eastAsia="Georgia" w:hAnsi="Georgia" w:cs="Georgia"/>
          <w:b/>
          <w:bCs/>
          <w:spacing w:val="23"/>
          <w:sz w:val="19"/>
          <w:szCs w:val="19"/>
        </w:rPr>
        <w:t xml:space="preserve"> </w:t>
      </w:r>
      <w:r>
        <w:rPr>
          <w:rFonts w:ascii="Georgia" w:eastAsia="Georgia" w:hAnsi="Georgia" w:cs="Georgia"/>
          <w:b/>
          <w:bCs/>
          <w:sz w:val="19"/>
          <w:szCs w:val="19"/>
        </w:rPr>
        <w:t>computational</w:t>
      </w:r>
      <w:r>
        <w:rPr>
          <w:rFonts w:ascii="Georgia" w:eastAsia="Georgia" w:hAnsi="Georgia" w:cs="Georgia"/>
          <w:b/>
          <w:bCs/>
          <w:spacing w:val="30"/>
          <w:sz w:val="19"/>
          <w:szCs w:val="19"/>
        </w:rPr>
        <w:t xml:space="preserve"> </w:t>
      </w:r>
      <w:r>
        <w:rPr>
          <w:rFonts w:ascii="Georgia" w:eastAsia="Georgia" w:hAnsi="Georgia" w:cs="Georgia"/>
          <w:b/>
          <w:bCs/>
          <w:w w:val="102"/>
          <w:sz w:val="19"/>
          <w:szCs w:val="19"/>
        </w:rPr>
        <w:t>analysis</w:t>
      </w:r>
    </w:p>
    <w:p w14:paraId="2C23D314" w14:textId="0DD37AD7" w:rsidR="00E61F9D" w:rsidRDefault="005C64D6">
      <w:pPr>
        <w:spacing w:before="59" w:after="0" w:line="277" w:lineRule="auto"/>
        <w:ind w:left="120" w:right="62" w:hanging="6"/>
        <w:jc w:val="both"/>
        <w:rPr>
          <w:rFonts w:ascii="Georgia" w:eastAsia="Georgia" w:hAnsi="Georgia" w:cs="Georgia"/>
          <w:sz w:val="19"/>
          <w:szCs w:val="19"/>
        </w:rPr>
      </w:pP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envisioned</w:t>
      </w:r>
      <w:r>
        <w:rPr>
          <w:rFonts w:ascii="Georgia" w:eastAsia="Georgia" w:hAnsi="Georgia" w:cs="Georgia"/>
          <w:spacing w:val="33"/>
          <w:sz w:val="19"/>
          <w:szCs w:val="19"/>
        </w:rPr>
        <w:t xml:space="preserve"> </w:t>
      </w:r>
      <w:r>
        <w:rPr>
          <w:rFonts w:ascii="Georgia" w:eastAsia="Georgia" w:hAnsi="Georgia" w:cs="Georgia"/>
          <w:sz w:val="19"/>
          <w:szCs w:val="19"/>
        </w:rPr>
        <w:t>open-science</w:t>
      </w:r>
      <w:r>
        <w:rPr>
          <w:rFonts w:ascii="Georgia" w:eastAsia="Georgia" w:hAnsi="Georgia" w:cs="Georgia"/>
          <w:spacing w:val="37"/>
          <w:sz w:val="19"/>
          <w:szCs w:val="19"/>
        </w:rPr>
        <w:t xml:space="preserve"> </w:t>
      </w:r>
      <w:r>
        <w:rPr>
          <w:rFonts w:ascii="Georgia" w:eastAsia="Georgia" w:hAnsi="Georgia" w:cs="Georgia"/>
          <w:sz w:val="19"/>
          <w:szCs w:val="19"/>
        </w:rPr>
        <w:t>tool</w:t>
      </w:r>
      <w:r>
        <w:rPr>
          <w:rFonts w:ascii="Georgia" w:eastAsia="Georgia" w:hAnsi="Georgia" w:cs="Georgia"/>
          <w:spacing w:val="21"/>
          <w:sz w:val="19"/>
          <w:szCs w:val="19"/>
        </w:rPr>
        <w:t xml:space="preserve"> </w:t>
      </w:r>
      <w:r>
        <w:rPr>
          <w:rFonts w:ascii="Georgia" w:eastAsia="Georgia" w:hAnsi="Georgia" w:cs="Georgia"/>
          <w:sz w:val="19"/>
          <w:szCs w:val="19"/>
        </w:rPr>
        <w:t>set</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pulmonary</w:t>
      </w:r>
      <w:r>
        <w:rPr>
          <w:rFonts w:ascii="Georgia" w:eastAsia="Georgia" w:hAnsi="Georgia" w:cs="Georgia"/>
          <w:spacing w:val="33"/>
          <w:sz w:val="19"/>
          <w:szCs w:val="19"/>
        </w:rPr>
        <w:t xml:space="preserve"> </w:t>
      </w:r>
      <w:r>
        <w:rPr>
          <w:rFonts w:ascii="Georgia" w:eastAsia="Georgia" w:hAnsi="Georgia" w:cs="Georgia"/>
          <w:sz w:val="19"/>
          <w:szCs w:val="19"/>
        </w:rPr>
        <w:t>image</w:t>
      </w:r>
      <w:r>
        <w:rPr>
          <w:rFonts w:ascii="Georgia" w:eastAsia="Georgia" w:hAnsi="Georgia" w:cs="Georgia"/>
          <w:spacing w:val="25"/>
          <w:sz w:val="19"/>
          <w:szCs w:val="19"/>
        </w:rPr>
        <w:t xml:space="preserve"> </w:t>
      </w:r>
      <w:r>
        <w:rPr>
          <w:rFonts w:ascii="Georgia" w:eastAsia="Georgia" w:hAnsi="Georgia" w:cs="Georgia"/>
          <w:sz w:val="19"/>
          <w:szCs w:val="19"/>
        </w:rPr>
        <w:t>analysis</w:t>
      </w:r>
      <w:r>
        <w:rPr>
          <w:rFonts w:ascii="Georgia" w:eastAsia="Georgia" w:hAnsi="Georgia" w:cs="Georgia"/>
          <w:spacing w:val="28"/>
          <w:sz w:val="19"/>
          <w:szCs w:val="19"/>
        </w:rPr>
        <w:t xml:space="preserve"> </w:t>
      </w:r>
      <w:r>
        <w:rPr>
          <w:rFonts w:ascii="Georgia" w:eastAsia="Georgia" w:hAnsi="Georgia" w:cs="Georgia"/>
          <w:sz w:val="19"/>
          <w:szCs w:val="19"/>
        </w:rPr>
        <w:t>consists</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software,</w:t>
      </w:r>
      <w:r>
        <w:rPr>
          <w:rFonts w:ascii="Georgia" w:eastAsia="Georgia" w:hAnsi="Georgia" w:cs="Georgia"/>
          <w:spacing w:val="34"/>
          <w:sz w:val="19"/>
          <w:szCs w:val="19"/>
        </w:rPr>
        <w:t xml:space="preserve"> </w:t>
      </w:r>
      <w:r>
        <w:rPr>
          <w:rFonts w:ascii="Georgia" w:eastAsia="Georgia" w:hAnsi="Georgia" w:cs="Georgia"/>
          <w:sz w:val="19"/>
          <w:szCs w:val="19"/>
        </w:rPr>
        <w:t>processed</w:t>
      </w:r>
      <w:r>
        <w:rPr>
          <w:rFonts w:ascii="Georgia" w:eastAsia="Georgia" w:hAnsi="Georgia" w:cs="Georgia"/>
          <w:spacing w:val="32"/>
          <w:sz w:val="19"/>
          <w:szCs w:val="19"/>
        </w:rPr>
        <w:t xml:space="preserve"> </w:t>
      </w:r>
      <w:r>
        <w:rPr>
          <w:rFonts w:ascii="Georgia" w:eastAsia="Georgia" w:hAnsi="Georgia" w:cs="Georgia"/>
          <w:sz w:val="19"/>
          <w:szCs w:val="19"/>
        </w:rPr>
        <w:t>data</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illustrate</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use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software,</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ability</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evaluate</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visualize</w:t>
      </w:r>
      <w:r>
        <w:rPr>
          <w:rFonts w:ascii="Georgia" w:eastAsia="Georgia" w:hAnsi="Georgia" w:cs="Georgia"/>
          <w:spacing w:val="30"/>
          <w:sz w:val="19"/>
          <w:szCs w:val="19"/>
        </w:rPr>
        <w:t xml:space="preserve"> </w:t>
      </w:r>
      <w:r>
        <w:rPr>
          <w:rFonts w:ascii="Georgia" w:eastAsia="Georgia" w:hAnsi="Georgia" w:cs="Georgia"/>
          <w:sz w:val="19"/>
          <w:szCs w:val="19"/>
        </w:rPr>
        <w:t>user-generated</w:t>
      </w:r>
      <w:r>
        <w:rPr>
          <w:rFonts w:ascii="Georgia" w:eastAsia="Georgia" w:hAnsi="Georgia" w:cs="Georgia"/>
          <w:spacing w:val="41"/>
          <w:sz w:val="19"/>
          <w:szCs w:val="19"/>
        </w:rPr>
        <w:t xml:space="preserve"> </w:t>
      </w:r>
      <w:r>
        <w:rPr>
          <w:rFonts w:ascii="Georgia" w:eastAsia="Georgia" w:hAnsi="Georgia" w:cs="Georgia"/>
          <w:sz w:val="19"/>
          <w:szCs w:val="19"/>
        </w:rPr>
        <w:t xml:space="preserve">results. </w:t>
      </w:r>
      <w:r>
        <w:rPr>
          <w:rFonts w:ascii="Georgia" w:eastAsia="Georgia" w:hAnsi="Georgia" w:cs="Georgia"/>
          <w:spacing w:val="27"/>
          <w:sz w:val="19"/>
          <w:szCs w:val="19"/>
        </w:rPr>
        <w:t xml:space="preserve"> </w:t>
      </w:r>
      <w:r>
        <w:rPr>
          <w:rFonts w:ascii="Georgia" w:eastAsia="Georgia" w:hAnsi="Georgia" w:cs="Georgia"/>
          <w:sz w:val="19"/>
          <w:szCs w:val="19"/>
        </w:rPr>
        <w:t>With</w:t>
      </w:r>
      <w:r>
        <w:rPr>
          <w:rFonts w:ascii="Georgia" w:eastAsia="Georgia" w:hAnsi="Georgia" w:cs="Georgia"/>
          <w:spacing w:val="24"/>
          <w:sz w:val="19"/>
          <w:szCs w:val="19"/>
        </w:rPr>
        <w:t xml:space="preserve"> </w:t>
      </w:r>
      <w:r>
        <w:rPr>
          <w:rFonts w:ascii="Georgia" w:eastAsia="Georgia" w:hAnsi="Georgia" w:cs="Georgia"/>
          <w:sz w:val="19"/>
          <w:szCs w:val="19"/>
        </w:rPr>
        <w:t>this</w:t>
      </w:r>
      <w:r>
        <w:rPr>
          <w:rFonts w:ascii="Georgia" w:eastAsia="Georgia" w:hAnsi="Georgia" w:cs="Georgia"/>
          <w:spacing w:val="22"/>
          <w:sz w:val="19"/>
          <w:szCs w:val="19"/>
        </w:rPr>
        <w:t xml:space="preserve"> </w:t>
      </w:r>
      <w:r>
        <w:rPr>
          <w:rFonts w:ascii="Georgia" w:eastAsia="Georgia" w:hAnsi="Georgia" w:cs="Georgia"/>
          <w:sz w:val="19"/>
          <w:szCs w:val="19"/>
        </w:rPr>
        <w:t>comprehensive</w:t>
      </w:r>
      <w:r>
        <w:rPr>
          <w:rFonts w:ascii="Georgia" w:eastAsia="Georgia" w:hAnsi="Georgia" w:cs="Georgia"/>
          <w:spacing w:val="41"/>
          <w:sz w:val="19"/>
          <w:szCs w:val="19"/>
        </w:rPr>
        <w:t xml:space="preserve"> </w:t>
      </w:r>
      <w:r>
        <w:rPr>
          <w:rFonts w:ascii="Georgia" w:eastAsia="Georgia" w:hAnsi="Georgia" w:cs="Georgia"/>
          <w:sz w:val="19"/>
          <w:szCs w:val="19"/>
        </w:rPr>
        <w:t>offering,</w:t>
      </w:r>
      <w:r>
        <w:rPr>
          <w:rFonts w:ascii="Georgia" w:eastAsia="Georgia" w:hAnsi="Georgia" w:cs="Georgia"/>
          <w:spacing w:val="34"/>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goal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this</w:t>
      </w:r>
      <w:r>
        <w:rPr>
          <w:rFonts w:ascii="Georgia" w:eastAsia="Georgia" w:hAnsi="Georgia" w:cs="Georgia"/>
          <w:spacing w:val="20"/>
          <w:sz w:val="19"/>
          <w:szCs w:val="19"/>
        </w:rPr>
        <w:t xml:space="preserve"> </w:t>
      </w:r>
      <w:r>
        <w:rPr>
          <w:rFonts w:ascii="Georgia" w:eastAsia="Georgia" w:hAnsi="Georgia" w:cs="Georgia"/>
          <w:sz w:val="19"/>
          <w:szCs w:val="19"/>
        </w:rPr>
        <w:t>project</w:t>
      </w:r>
      <w:r>
        <w:rPr>
          <w:rFonts w:ascii="Georgia" w:eastAsia="Georgia" w:hAnsi="Georgia" w:cs="Georgia"/>
          <w:spacing w:val="26"/>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help</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pulmonary</w:t>
      </w:r>
      <w:r>
        <w:rPr>
          <w:rFonts w:ascii="Georgia" w:eastAsia="Georgia" w:hAnsi="Georgia" w:cs="Georgia"/>
          <w:spacing w:val="32"/>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research</w:t>
      </w:r>
      <w:r>
        <w:rPr>
          <w:rFonts w:ascii="Georgia" w:eastAsia="Georgia" w:hAnsi="Georgia" w:cs="Georgia"/>
          <w:spacing w:val="28"/>
          <w:sz w:val="19"/>
          <w:szCs w:val="19"/>
        </w:rPr>
        <w:t xml:space="preserve"> </w:t>
      </w:r>
      <w:r>
        <w:rPr>
          <w:rFonts w:ascii="Georgia" w:eastAsia="Georgia" w:hAnsi="Georgia" w:cs="Georgia"/>
          <w:sz w:val="19"/>
          <w:szCs w:val="19"/>
        </w:rPr>
        <w:t>community</w:t>
      </w:r>
      <w:r>
        <w:rPr>
          <w:rFonts w:ascii="Georgia" w:eastAsia="Georgia" w:hAnsi="Georgia" w:cs="Georgia"/>
          <w:spacing w:val="33"/>
          <w:sz w:val="19"/>
          <w:szCs w:val="19"/>
        </w:rPr>
        <w:t xml:space="preserve"> </w:t>
      </w:r>
      <w:r>
        <w:rPr>
          <w:rFonts w:ascii="Georgia" w:eastAsia="Georgia" w:hAnsi="Georgia" w:cs="Georgia"/>
          <w:sz w:val="19"/>
          <w:szCs w:val="19"/>
        </w:rPr>
        <w:t>on</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much</w:t>
      </w:r>
      <w:r>
        <w:rPr>
          <w:rFonts w:ascii="Georgia" w:eastAsia="Georgia" w:hAnsi="Georgia" w:cs="Georgia"/>
          <w:spacing w:val="23"/>
          <w:sz w:val="19"/>
          <w:szCs w:val="19"/>
        </w:rPr>
        <w:t xml:space="preserve"> </w:t>
      </w:r>
      <w:r>
        <w:rPr>
          <w:rFonts w:ascii="Georgia" w:eastAsia="Georgia" w:hAnsi="Georgia" w:cs="Georgia"/>
          <w:sz w:val="19"/>
          <w:szCs w:val="19"/>
        </w:rPr>
        <w:t>deeper</w:t>
      </w:r>
      <w:r>
        <w:rPr>
          <w:rFonts w:ascii="Georgia" w:eastAsia="Georgia" w:hAnsi="Georgia" w:cs="Georgia"/>
          <w:spacing w:val="25"/>
          <w:sz w:val="19"/>
          <w:szCs w:val="19"/>
        </w:rPr>
        <w:t xml:space="preserve"> </w:t>
      </w:r>
      <w:r>
        <w:rPr>
          <w:rFonts w:ascii="Georgia" w:eastAsia="Georgia" w:hAnsi="Georgia" w:cs="Georgia"/>
          <w:sz w:val="19"/>
          <w:szCs w:val="19"/>
        </w:rPr>
        <w:t>level</w:t>
      </w:r>
      <w:r>
        <w:rPr>
          <w:rFonts w:ascii="Georgia" w:eastAsia="Georgia" w:hAnsi="Georgia" w:cs="Georgia"/>
          <w:spacing w:val="22"/>
          <w:sz w:val="19"/>
          <w:szCs w:val="19"/>
        </w:rPr>
        <w:t xml:space="preserve"> </w:t>
      </w:r>
      <w:r>
        <w:rPr>
          <w:rFonts w:ascii="Georgia" w:eastAsia="Georgia" w:hAnsi="Georgia" w:cs="Georgia"/>
          <w:sz w:val="19"/>
          <w:szCs w:val="19"/>
        </w:rPr>
        <w:t>than</w:t>
      </w:r>
      <w:r>
        <w:rPr>
          <w:rFonts w:ascii="Georgia" w:eastAsia="Georgia" w:hAnsi="Georgia" w:cs="Georgia"/>
          <w:spacing w:val="22"/>
          <w:sz w:val="19"/>
          <w:szCs w:val="19"/>
        </w:rPr>
        <w:t xml:space="preserve"> </w:t>
      </w:r>
      <w:r>
        <w:rPr>
          <w:rFonts w:ascii="Georgia" w:eastAsia="Georgia" w:hAnsi="Georgia" w:cs="Georgia"/>
          <w:sz w:val="19"/>
          <w:szCs w:val="19"/>
        </w:rPr>
        <w:t>simply</w:t>
      </w:r>
      <w:r>
        <w:rPr>
          <w:rFonts w:ascii="Georgia" w:eastAsia="Georgia" w:hAnsi="Georgia" w:cs="Georgia"/>
          <w:spacing w:val="25"/>
          <w:sz w:val="19"/>
          <w:szCs w:val="19"/>
        </w:rPr>
        <w:t xml:space="preserve"> </w:t>
      </w:r>
      <w:r>
        <w:rPr>
          <w:rFonts w:ascii="Georgia" w:eastAsia="Georgia" w:hAnsi="Georgia" w:cs="Georgia"/>
          <w:sz w:val="19"/>
          <w:szCs w:val="19"/>
        </w:rPr>
        <w:t>providing</w:t>
      </w:r>
      <w:r>
        <w:rPr>
          <w:rFonts w:ascii="Georgia" w:eastAsia="Georgia" w:hAnsi="Georgia" w:cs="Georgia"/>
          <w:spacing w:val="30"/>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set</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 xml:space="preserve">programs. </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20"/>
          <w:sz w:val="19"/>
          <w:szCs w:val="19"/>
        </w:rPr>
        <w:t xml:space="preserve"> </w:t>
      </w:r>
      <w:r>
        <w:rPr>
          <w:rFonts w:ascii="Georgia" w:eastAsia="Georgia" w:hAnsi="Georgia" w:cs="Georgia"/>
          <w:sz w:val="19"/>
          <w:szCs w:val="19"/>
        </w:rPr>
        <w:t>order</w:t>
      </w:r>
      <w:r>
        <w:rPr>
          <w:rFonts w:ascii="Georgia" w:eastAsia="Georgia" w:hAnsi="Georgia" w:cs="Georgia"/>
          <w:spacing w:val="23"/>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facilitate</w:t>
      </w:r>
      <w:r>
        <w:rPr>
          <w:rFonts w:ascii="Georgia" w:eastAsia="Georgia" w:hAnsi="Georgia" w:cs="Georgia"/>
          <w:spacing w:val="29"/>
          <w:sz w:val="19"/>
          <w:szCs w:val="19"/>
        </w:rPr>
        <w:t xml:space="preserve"> </w:t>
      </w:r>
      <w:r>
        <w:rPr>
          <w:rFonts w:ascii="Georgia" w:eastAsia="Georgia" w:hAnsi="Georgia" w:cs="Georgia"/>
          <w:sz w:val="19"/>
          <w:szCs w:val="19"/>
        </w:rPr>
        <w:t>engagement</w:t>
      </w:r>
      <w:r>
        <w:rPr>
          <w:rFonts w:ascii="Georgia" w:eastAsia="Georgia" w:hAnsi="Georgia" w:cs="Georgia"/>
          <w:spacing w:val="34"/>
          <w:sz w:val="19"/>
          <w:szCs w:val="19"/>
        </w:rPr>
        <w:t xml:space="preserve"> </w:t>
      </w:r>
      <w:r>
        <w:rPr>
          <w:rFonts w:ascii="Georgia" w:eastAsia="Georgia" w:hAnsi="Georgia" w:cs="Georgia"/>
          <w:sz w:val="19"/>
          <w:szCs w:val="19"/>
        </w:rPr>
        <w:t>on</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part</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community,</w:t>
      </w:r>
      <w:r>
        <w:rPr>
          <w:rFonts w:ascii="Georgia" w:eastAsia="Georgia" w:hAnsi="Georgia" w:cs="Georgia"/>
          <w:spacing w:val="37"/>
          <w:sz w:val="19"/>
          <w:szCs w:val="19"/>
        </w:rPr>
        <w:t xml:space="preserve"> </w:t>
      </w:r>
      <w:r>
        <w:rPr>
          <w:rFonts w:ascii="Georgia" w:eastAsia="Georgia" w:hAnsi="Georgia" w:cs="Georgia"/>
          <w:sz w:val="19"/>
          <w:szCs w:val="19"/>
        </w:rPr>
        <w:t>we</w:t>
      </w:r>
      <w:r>
        <w:rPr>
          <w:rFonts w:ascii="Georgia" w:eastAsia="Georgia" w:hAnsi="Georgia" w:cs="Georgia"/>
          <w:spacing w:val="19"/>
          <w:sz w:val="19"/>
          <w:szCs w:val="19"/>
        </w:rPr>
        <w:t xml:space="preserve"> </w:t>
      </w:r>
      <w:r>
        <w:rPr>
          <w:rFonts w:ascii="Georgia" w:eastAsia="Georgia" w:hAnsi="Georgia" w:cs="Georgia"/>
          <w:sz w:val="19"/>
          <w:szCs w:val="19"/>
        </w:rPr>
        <w:t>are</w:t>
      </w:r>
      <w:r>
        <w:rPr>
          <w:rFonts w:ascii="Georgia" w:eastAsia="Georgia" w:hAnsi="Georgia" w:cs="Georgia"/>
          <w:spacing w:val="19"/>
          <w:sz w:val="19"/>
          <w:szCs w:val="19"/>
        </w:rPr>
        <w:t xml:space="preserve"> </w:t>
      </w:r>
      <w:r>
        <w:rPr>
          <w:rFonts w:ascii="Georgia" w:eastAsia="Georgia" w:hAnsi="Georgia" w:cs="Georgia"/>
          <w:sz w:val="19"/>
          <w:szCs w:val="19"/>
        </w:rPr>
        <w:t>proposing</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multi-faceted</w:t>
      </w:r>
      <w:r>
        <w:rPr>
          <w:rFonts w:ascii="Georgia" w:eastAsia="Georgia" w:hAnsi="Georgia" w:cs="Georgia"/>
          <w:spacing w:val="36"/>
          <w:sz w:val="19"/>
          <w:szCs w:val="19"/>
        </w:rPr>
        <w:t xml:space="preserve"> </w:t>
      </w:r>
      <w:r>
        <w:rPr>
          <w:rFonts w:ascii="Georgia" w:eastAsia="Georgia" w:hAnsi="Georgia" w:cs="Georgia"/>
          <w:sz w:val="19"/>
          <w:szCs w:val="19"/>
        </w:rPr>
        <w:t>approach</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with </w:t>
      </w:r>
      <w:r>
        <w:rPr>
          <w:rFonts w:ascii="Georgia" w:eastAsia="Georgia" w:hAnsi="Georgia" w:cs="Georgia"/>
          <w:sz w:val="19"/>
          <w:szCs w:val="19"/>
        </w:rPr>
        <w:t xml:space="preserve">ITK-Lung. </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main</w:t>
      </w:r>
      <w:r>
        <w:rPr>
          <w:rFonts w:ascii="Georgia" w:eastAsia="Georgia" w:hAnsi="Georgia" w:cs="Georgia"/>
          <w:spacing w:val="16"/>
          <w:sz w:val="19"/>
          <w:szCs w:val="19"/>
        </w:rPr>
        <w:t xml:space="preserve"> </w:t>
      </w:r>
      <w:r>
        <w:rPr>
          <w:rFonts w:ascii="Georgia" w:eastAsia="Georgia" w:hAnsi="Georgia" w:cs="Georgia"/>
          <w:sz w:val="19"/>
          <w:szCs w:val="19"/>
        </w:rPr>
        <w:t>component</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13"/>
          <w:sz w:val="19"/>
          <w:szCs w:val="19"/>
        </w:rPr>
        <w:t xml:space="preserve"> </w:t>
      </w:r>
      <w:r>
        <w:rPr>
          <w:rFonts w:ascii="Georgia" w:eastAsia="Georgia" w:hAnsi="Georgia" w:cs="Georgia"/>
          <w:sz w:val="19"/>
          <w:szCs w:val="19"/>
        </w:rPr>
        <w:t>be</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core</w:t>
      </w:r>
      <w:r>
        <w:rPr>
          <w:rFonts w:ascii="Georgia" w:eastAsia="Georgia" w:hAnsi="Georgia" w:cs="Georgia"/>
          <w:spacing w:val="14"/>
          <w:sz w:val="19"/>
          <w:szCs w:val="19"/>
        </w:rPr>
        <w:t xml:space="preserve"> </w:t>
      </w:r>
      <w:ins w:id="163" w:author="James Gee" w:date="2016-07-20T14:16:00Z">
        <w:r w:rsidR="00C1072C">
          <w:rPr>
            <w:rFonts w:ascii="Georgia" w:eastAsia="Georgia" w:hAnsi="Georgia" w:cs="Georgia"/>
            <w:spacing w:val="14"/>
            <w:sz w:val="19"/>
            <w:szCs w:val="19"/>
          </w:rPr>
          <w:t xml:space="preserve">software </w:t>
        </w:r>
      </w:ins>
      <w:r>
        <w:rPr>
          <w:rFonts w:ascii="Georgia" w:eastAsia="Georgia" w:hAnsi="Georgia" w:cs="Georgia"/>
          <w:sz w:val="19"/>
          <w:szCs w:val="19"/>
        </w:rPr>
        <w:t>tool</w:t>
      </w:r>
      <w:r>
        <w:rPr>
          <w:rFonts w:ascii="Georgia" w:eastAsia="Georgia" w:hAnsi="Georgia" w:cs="Georgia"/>
          <w:spacing w:val="13"/>
          <w:sz w:val="19"/>
          <w:szCs w:val="19"/>
        </w:rPr>
        <w:t xml:space="preserve"> </w:t>
      </w:r>
      <w:r>
        <w:rPr>
          <w:rFonts w:ascii="Georgia" w:eastAsia="Georgia" w:hAnsi="Georgia" w:cs="Georgia"/>
          <w:sz w:val="19"/>
          <w:szCs w:val="19"/>
        </w:rPr>
        <w:t>set</w:t>
      </w:r>
      <w:r>
        <w:rPr>
          <w:rFonts w:ascii="Georgia" w:eastAsia="Georgia" w:hAnsi="Georgia" w:cs="Georgia"/>
          <w:spacing w:val="12"/>
          <w:sz w:val="19"/>
          <w:szCs w:val="19"/>
        </w:rPr>
        <w:t xml:space="preserve"> </w:t>
      </w:r>
      <w:r>
        <w:rPr>
          <w:rFonts w:ascii="Georgia" w:eastAsia="Georgia" w:hAnsi="Georgia" w:cs="Georgia"/>
          <w:sz w:val="19"/>
          <w:szCs w:val="19"/>
        </w:rPr>
        <w:t>described</w:t>
      </w:r>
      <w:r>
        <w:rPr>
          <w:rFonts w:ascii="Georgia" w:eastAsia="Georgia" w:hAnsi="Georgia" w:cs="Georgia"/>
          <w:spacing w:val="23"/>
          <w:sz w:val="19"/>
          <w:szCs w:val="19"/>
        </w:rPr>
        <w:t xml:space="preserve"> </w:t>
      </w:r>
      <w:r>
        <w:rPr>
          <w:rFonts w:ascii="Georgia" w:eastAsia="Georgia" w:hAnsi="Georgia" w:cs="Georgia"/>
          <w:sz w:val="19"/>
          <w:szCs w:val="19"/>
        </w:rPr>
        <w:t>in</w:t>
      </w:r>
      <w:r>
        <w:rPr>
          <w:rFonts w:ascii="Georgia" w:eastAsia="Georgia" w:hAnsi="Georgia" w:cs="Georgia"/>
          <w:spacing w:val="12"/>
          <w:sz w:val="19"/>
          <w:szCs w:val="19"/>
        </w:rPr>
        <w:t xml:space="preserve"> </w:t>
      </w:r>
      <w:r>
        <w:rPr>
          <w:rFonts w:ascii="Georgia" w:eastAsia="Georgia" w:hAnsi="Georgia" w:cs="Georgia"/>
          <w:sz w:val="19"/>
          <w:szCs w:val="19"/>
        </w:rPr>
        <w:t>Sub-Aim</w:t>
      </w:r>
      <w:r>
        <w:rPr>
          <w:rFonts w:ascii="Georgia" w:eastAsia="Georgia" w:hAnsi="Georgia" w:cs="Georgia"/>
          <w:spacing w:val="22"/>
          <w:sz w:val="19"/>
          <w:szCs w:val="19"/>
        </w:rPr>
        <w:t xml:space="preserve"> </w:t>
      </w:r>
      <w:proofErr w:type="gramStart"/>
      <w:r>
        <w:rPr>
          <w:rFonts w:ascii="Georgia" w:eastAsia="Georgia" w:hAnsi="Georgia" w:cs="Georgia"/>
          <w:sz w:val="19"/>
          <w:szCs w:val="19"/>
        </w:rPr>
        <w:t>1a</w:t>
      </w:r>
      <w:r>
        <w:rPr>
          <w:rFonts w:ascii="Georgia" w:eastAsia="Georgia" w:hAnsi="Georgia" w:cs="Georgia"/>
          <w:spacing w:val="12"/>
          <w:sz w:val="19"/>
          <w:szCs w:val="19"/>
        </w:rPr>
        <w:t xml:space="preserve"> </w:t>
      </w:r>
      <w:r>
        <w:rPr>
          <w:rFonts w:ascii="Georgia" w:eastAsia="Georgia" w:hAnsi="Georgia" w:cs="Georgia"/>
          <w:sz w:val="19"/>
          <w:szCs w:val="19"/>
        </w:rPr>
        <w:t>which</w:t>
      </w:r>
      <w:proofErr w:type="gramEnd"/>
      <w:r>
        <w:rPr>
          <w:rFonts w:ascii="Georgia" w:eastAsia="Georgia" w:hAnsi="Georgia" w:cs="Georgia"/>
          <w:spacing w:val="17"/>
          <w:sz w:val="19"/>
          <w:szCs w:val="19"/>
        </w:rPr>
        <w:t xml:space="preserve"> </w:t>
      </w:r>
      <w:r>
        <w:rPr>
          <w:rFonts w:ascii="Georgia" w:eastAsia="Georgia" w:hAnsi="Georgia" w:cs="Georgia"/>
          <w:sz w:val="19"/>
          <w:szCs w:val="19"/>
        </w:rPr>
        <w:t>would</w:t>
      </w:r>
      <w:r>
        <w:rPr>
          <w:rFonts w:ascii="Georgia" w:eastAsia="Georgia" w:hAnsi="Georgia" w:cs="Georgia"/>
          <w:spacing w:val="17"/>
          <w:sz w:val="19"/>
          <w:szCs w:val="19"/>
        </w:rPr>
        <w:t xml:space="preserve"> </w:t>
      </w:r>
      <w:r>
        <w:rPr>
          <w:rFonts w:ascii="Georgia" w:eastAsia="Georgia" w:hAnsi="Georgia" w:cs="Georgia"/>
          <w:sz w:val="19"/>
          <w:szCs w:val="19"/>
        </w:rPr>
        <w:t>permit</w:t>
      </w:r>
      <w:r>
        <w:rPr>
          <w:rFonts w:ascii="Georgia" w:eastAsia="Georgia" w:hAnsi="Georgia" w:cs="Georgia"/>
          <w:spacing w:val="18"/>
          <w:sz w:val="19"/>
          <w:szCs w:val="19"/>
        </w:rPr>
        <w:t xml:space="preserve"> </w:t>
      </w:r>
      <w:r>
        <w:rPr>
          <w:rFonts w:ascii="Georgia" w:eastAsia="Georgia" w:hAnsi="Georgia" w:cs="Georgia"/>
          <w:sz w:val="19"/>
          <w:szCs w:val="19"/>
        </w:rPr>
        <w:t>large-scale</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processing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multi-modal</w:t>
      </w:r>
      <w:r>
        <w:rPr>
          <w:rFonts w:ascii="Georgia" w:eastAsia="Georgia" w:hAnsi="Georgia" w:cs="Georgia"/>
          <w:spacing w:val="32"/>
          <w:sz w:val="19"/>
          <w:szCs w:val="19"/>
        </w:rPr>
        <w:t xml:space="preserve"> </w:t>
      </w:r>
      <w:r>
        <w:rPr>
          <w:rFonts w:ascii="Georgia" w:eastAsia="Georgia" w:hAnsi="Georgia" w:cs="Georgia"/>
          <w:sz w:val="19"/>
          <w:szCs w:val="19"/>
        </w:rPr>
        <w:t>pulmonary</w:t>
      </w:r>
      <w:r>
        <w:rPr>
          <w:rFonts w:ascii="Georgia" w:eastAsia="Georgia" w:hAnsi="Georgia" w:cs="Georgia"/>
          <w:spacing w:val="29"/>
          <w:sz w:val="19"/>
          <w:szCs w:val="19"/>
        </w:rPr>
        <w:t xml:space="preserve"> </w:t>
      </w:r>
      <w:r>
        <w:rPr>
          <w:rFonts w:ascii="Georgia" w:eastAsia="Georgia" w:hAnsi="Georgia" w:cs="Georgia"/>
          <w:sz w:val="19"/>
          <w:szCs w:val="19"/>
        </w:rPr>
        <w:t>image</w:t>
      </w:r>
      <w:r>
        <w:rPr>
          <w:rFonts w:ascii="Georgia" w:eastAsia="Georgia" w:hAnsi="Georgia" w:cs="Georgia"/>
          <w:spacing w:val="21"/>
          <w:sz w:val="19"/>
          <w:szCs w:val="19"/>
        </w:rPr>
        <w:t xml:space="preserve"> </w:t>
      </w:r>
      <w:r>
        <w:rPr>
          <w:rFonts w:ascii="Georgia" w:eastAsia="Georgia" w:hAnsi="Georgia" w:cs="Georgia"/>
          <w:sz w:val="19"/>
          <w:szCs w:val="19"/>
        </w:rPr>
        <w:t xml:space="preserve">data. </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illustrate</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use</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software,</w:t>
      </w:r>
      <w:r>
        <w:rPr>
          <w:rFonts w:ascii="Georgia" w:eastAsia="Georgia" w:hAnsi="Georgia" w:cs="Georgia"/>
          <w:spacing w:val="29"/>
          <w:sz w:val="19"/>
          <w:szCs w:val="19"/>
        </w:rPr>
        <w:t xml:space="preserve"> </w:t>
      </w:r>
      <w:r>
        <w:rPr>
          <w:rFonts w:ascii="Georgia" w:eastAsia="Georgia" w:hAnsi="Georgia" w:cs="Georgia"/>
          <w:sz w:val="19"/>
          <w:szCs w:val="19"/>
        </w:rPr>
        <w:t>allow</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16"/>
          <w:sz w:val="19"/>
          <w:szCs w:val="19"/>
        </w:rPr>
        <w:t xml:space="preserve"> </w:t>
      </w:r>
      <w:r>
        <w:rPr>
          <w:rFonts w:ascii="Georgia" w:eastAsia="Georgia" w:hAnsi="Georgia" w:cs="Georgia"/>
          <w:sz w:val="19"/>
          <w:szCs w:val="19"/>
        </w:rPr>
        <w:t>processing</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other</w:t>
      </w:r>
      <w:r>
        <w:rPr>
          <w:rFonts w:ascii="Georgia" w:eastAsia="Georgia" w:hAnsi="Georgia" w:cs="Georgia"/>
          <w:spacing w:val="20"/>
          <w:sz w:val="19"/>
          <w:szCs w:val="19"/>
        </w:rPr>
        <w:t xml:space="preserve"> </w:t>
      </w:r>
      <w:r>
        <w:rPr>
          <w:rFonts w:ascii="Georgia" w:eastAsia="Georgia" w:hAnsi="Georgia" w:cs="Georgia"/>
          <w:sz w:val="19"/>
          <w:szCs w:val="19"/>
        </w:rPr>
        <w:t>public</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private </w:t>
      </w:r>
      <w:r>
        <w:rPr>
          <w:rFonts w:ascii="Georgia" w:eastAsia="Georgia" w:hAnsi="Georgia" w:cs="Georgia"/>
          <w:sz w:val="19"/>
          <w:szCs w:val="19"/>
        </w:rPr>
        <w:t>data</w:t>
      </w:r>
      <w:r>
        <w:rPr>
          <w:rFonts w:ascii="Georgia" w:eastAsia="Georgia" w:hAnsi="Georgia" w:cs="Georgia"/>
          <w:spacing w:val="15"/>
          <w:sz w:val="19"/>
          <w:szCs w:val="19"/>
        </w:rPr>
        <w:t xml:space="preserve"> </w:t>
      </w:r>
      <w:r>
        <w:rPr>
          <w:rFonts w:ascii="Georgia" w:eastAsia="Georgia" w:hAnsi="Georgia" w:cs="Georgia"/>
          <w:sz w:val="19"/>
          <w:szCs w:val="19"/>
        </w:rPr>
        <w:t>sets,</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provide</w:t>
      </w:r>
      <w:r>
        <w:rPr>
          <w:rFonts w:ascii="Georgia" w:eastAsia="Georgia" w:hAnsi="Georgia" w:cs="Georgia"/>
          <w:spacing w:val="21"/>
          <w:sz w:val="19"/>
          <w:szCs w:val="19"/>
        </w:rPr>
        <w:t xml:space="preserve"> </w:t>
      </w:r>
      <w:r>
        <w:rPr>
          <w:rFonts w:ascii="Georgia" w:eastAsia="Georgia" w:hAnsi="Georgia" w:cs="Georgia"/>
          <w:sz w:val="19"/>
          <w:szCs w:val="19"/>
        </w:rPr>
        <w:t>baseline</w:t>
      </w:r>
      <w:r>
        <w:rPr>
          <w:rFonts w:ascii="Georgia" w:eastAsia="Georgia" w:hAnsi="Georgia" w:cs="Georgia"/>
          <w:spacing w:val="22"/>
          <w:sz w:val="19"/>
          <w:szCs w:val="19"/>
        </w:rPr>
        <w:t xml:space="preserve"> </w:t>
      </w:r>
      <w:r>
        <w:rPr>
          <w:rFonts w:ascii="Georgia" w:eastAsia="Georgia" w:hAnsi="Georgia" w:cs="Georgia"/>
          <w:sz w:val="19"/>
          <w:szCs w:val="19"/>
        </w:rPr>
        <w:t>data</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sz w:val="19"/>
          <w:szCs w:val="19"/>
        </w:rPr>
        <w:t>algorithmic</w:t>
      </w:r>
      <w:r>
        <w:rPr>
          <w:rFonts w:ascii="Georgia" w:eastAsia="Georgia" w:hAnsi="Georgia" w:cs="Georgia"/>
          <w:spacing w:val="27"/>
          <w:sz w:val="19"/>
          <w:szCs w:val="19"/>
        </w:rPr>
        <w:t xml:space="preserve"> </w:t>
      </w:r>
      <w:r>
        <w:rPr>
          <w:rFonts w:ascii="Georgia" w:eastAsia="Georgia" w:hAnsi="Georgia" w:cs="Georgia"/>
          <w:sz w:val="19"/>
          <w:szCs w:val="19"/>
        </w:rPr>
        <w:t>comparison,</w:t>
      </w:r>
      <w:r>
        <w:rPr>
          <w:rFonts w:ascii="Georgia" w:eastAsia="Georgia" w:hAnsi="Georgia" w:cs="Georgia"/>
          <w:spacing w:val="31"/>
          <w:sz w:val="19"/>
          <w:szCs w:val="19"/>
        </w:rPr>
        <w:t xml:space="preserve"> </w:t>
      </w:r>
      <w:del w:id="164" w:author="James Gee" w:date="2016-07-20T14:16:00Z">
        <w:r w:rsidDel="00C1072C">
          <w:rPr>
            <w:rFonts w:ascii="Georgia" w:eastAsia="Georgia" w:hAnsi="Georgia" w:cs="Georgia"/>
            <w:sz w:val="19"/>
            <w:szCs w:val="19"/>
          </w:rPr>
          <w:delText>we</w:delText>
        </w:r>
        <w:r w:rsidDel="00C1072C">
          <w:rPr>
            <w:rFonts w:ascii="Georgia" w:eastAsia="Georgia" w:hAnsi="Georgia" w:cs="Georgia"/>
            <w:spacing w:val="13"/>
            <w:sz w:val="19"/>
            <w:szCs w:val="19"/>
          </w:rPr>
          <w:delText xml:space="preserve"> </w:delText>
        </w:r>
        <w:r w:rsidDel="00C1072C">
          <w:rPr>
            <w:rFonts w:ascii="Georgia" w:eastAsia="Georgia" w:hAnsi="Georgia" w:cs="Georgia"/>
            <w:sz w:val="19"/>
            <w:szCs w:val="19"/>
          </w:rPr>
          <w:delText>plan</w:delText>
        </w:r>
      </w:del>
      <w:ins w:id="165" w:author="James Gee" w:date="2016-07-20T14:16:00Z">
        <w:r w:rsidR="00C1072C">
          <w:rPr>
            <w:rFonts w:ascii="Georgia" w:eastAsia="Georgia" w:hAnsi="Georgia" w:cs="Georgia"/>
            <w:sz w:val="19"/>
            <w:szCs w:val="19"/>
          </w:rPr>
          <w:t xml:space="preserve">the second component will </w:t>
        </w:r>
      </w:ins>
      <w:del w:id="166" w:author="James Gee" w:date="2016-07-20T14:18:00Z">
        <w:r w:rsidDel="00C1072C">
          <w:rPr>
            <w:rFonts w:ascii="Georgia" w:eastAsia="Georgia" w:hAnsi="Georgia" w:cs="Georgia"/>
            <w:spacing w:val="15"/>
            <w:sz w:val="19"/>
            <w:szCs w:val="19"/>
          </w:rPr>
          <w:delText xml:space="preserve"> </w:delText>
        </w:r>
        <w:r w:rsidDel="00C1072C">
          <w:rPr>
            <w:rFonts w:ascii="Georgia" w:eastAsia="Georgia" w:hAnsi="Georgia" w:cs="Georgia"/>
            <w:sz w:val="19"/>
            <w:szCs w:val="19"/>
          </w:rPr>
          <w:delText>to</w:delText>
        </w:r>
        <w:r w:rsidDel="00C1072C">
          <w:rPr>
            <w:rFonts w:ascii="Georgia" w:eastAsia="Georgia" w:hAnsi="Georgia" w:cs="Georgia"/>
            <w:spacing w:val="11"/>
            <w:sz w:val="19"/>
            <w:szCs w:val="19"/>
          </w:rPr>
          <w:delText xml:space="preserve"> </w:delText>
        </w:r>
      </w:del>
      <w:ins w:id="167" w:author="James Gee" w:date="2016-07-20T14:18:00Z">
        <w:r w:rsidR="00C1072C">
          <w:rPr>
            <w:rFonts w:ascii="Georgia" w:eastAsia="Georgia" w:hAnsi="Georgia" w:cs="Georgia"/>
            <w:sz w:val="19"/>
            <w:szCs w:val="19"/>
          </w:rPr>
          <w:t xml:space="preserve">involve the </w:t>
        </w:r>
      </w:ins>
      <w:r>
        <w:rPr>
          <w:rFonts w:ascii="Georgia" w:eastAsia="Georgia" w:hAnsi="Georgia" w:cs="Georgia"/>
          <w:sz w:val="19"/>
          <w:szCs w:val="19"/>
        </w:rPr>
        <w:t>release</w:t>
      </w:r>
      <w:ins w:id="168" w:author="James Gee" w:date="2016-07-20T14:18:00Z">
        <w:r w:rsidR="00C1072C">
          <w:rPr>
            <w:rFonts w:ascii="Georgia" w:eastAsia="Georgia" w:hAnsi="Georgia" w:cs="Georgia"/>
            <w:sz w:val="19"/>
            <w:szCs w:val="19"/>
          </w:rPr>
          <w:t xml:space="preserve"> of</w:t>
        </w:r>
      </w:ins>
      <w:r>
        <w:rPr>
          <w:rFonts w:ascii="Georgia" w:eastAsia="Georgia" w:hAnsi="Georgia" w:cs="Georgia"/>
          <w:spacing w:val="20"/>
          <w:sz w:val="19"/>
          <w:szCs w:val="19"/>
        </w:rPr>
        <w:t xml:space="preserve"> </w:t>
      </w:r>
      <w:r>
        <w:rPr>
          <w:rFonts w:ascii="Georgia" w:eastAsia="Georgia" w:hAnsi="Georgia" w:cs="Georgia"/>
          <w:sz w:val="19"/>
          <w:szCs w:val="19"/>
        </w:rPr>
        <w:t>CT</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1H</w:t>
      </w:r>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6"/>
          <w:sz w:val="19"/>
          <w:szCs w:val="19"/>
        </w:rPr>
        <w:t xml:space="preserve"> </w:t>
      </w:r>
      <w:r>
        <w:rPr>
          <w:rFonts w:ascii="Georgia" w:eastAsia="Georgia" w:hAnsi="Georgia" w:cs="Georgia"/>
          <w:sz w:val="19"/>
          <w:szCs w:val="19"/>
        </w:rPr>
        <w:t>annotated</w:t>
      </w:r>
      <w:r>
        <w:rPr>
          <w:rFonts w:ascii="Georgia" w:eastAsia="Georgia" w:hAnsi="Georgia" w:cs="Georgia"/>
          <w:spacing w:val="25"/>
          <w:sz w:val="19"/>
          <w:szCs w:val="19"/>
        </w:rPr>
        <w:t xml:space="preserve"> </w:t>
      </w:r>
      <w:r>
        <w:rPr>
          <w:rFonts w:ascii="Georgia" w:eastAsia="Georgia" w:hAnsi="Georgia" w:cs="Georgia"/>
          <w:sz w:val="19"/>
          <w:szCs w:val="19"/>
        </w:rPr>
        <w:t>atlas</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libraries, </w:t>
      </w:r>
      <w:r>
        <w:rPr>
          <w:rFonts w:ascii="Georgia" w:eastAsia="Georgia" w:hAnsi="Georgia" w:cs="Georgia"/>
          <w:sz w:val="19"/>
          <w:szCs w:val="19"/>
        </w:rPr>
        <w:t>corresponding</w:t>
      </w:r>
      <w:r>
        <w:rPr>
          <w:rFonts w:ascii="Georgia" w:eastAsia="Georgia" w:hAnsi="Georgia" w:cs="Georgia"/>
          <w:spacing w:val="14"/>
          <w:sz w:val="19"/>
          <w:szCs w:val="19"/>
        </w:rPr>
        <w:t xml:space="preserve"> </w:t>
      </w:r>
      <w:r>
        <w:rPr>
          <w:rFonts w:ascii="Georgia" w:eastAsia="Georgia" w:hAnsi="Georgia" w:cs="Georgia"/>
          <w:sz w:val="19"/>
          <w:szCs w:val="19"/>
        </w:rPr>
        <w:t>templates,</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data-generating</w:t>
      </w:r>
      <w:r>
        <w:rPr>
          <w:rFonts w:ascii="Georgia" w:eastAsia="Georgia" w:hAnsi="Georgia" w:cs="Georgia"/>
          <w:spacing w:val="17"/>
          <w:sz w:val="19"/>
          <w:szCs w:val="19"/>
        </w:rPr>
        <w:t xml:space="preserve"> </w:t>
      </w:r>
      <w:r>
        <w:rPr>
          <w:rFonts w:ascii="Georgia" w:eastAsia="Georgia" w:hAnsi="Georgia" w:cs="Georgia"/>
          <w:sz w:val="19"/>
          <w:szCs w:val="19"/>
        </w:rPr>
        <w:t>scripts</w:t>
      </w:r>
      <w:r>
        <w:rPr>
          <w:rFonts w:ascii="Georgia" w:eastAsia="Georgia" w:hAnsi="Georgia" w:cs="Georgia"/>
          <w:spacing w:val="1"/>
          <w:sz w:val="19"/>
          <w:szCs w:val="19"/>
        </w:rPr>
        <w:t xml:space="preserve"> </w:t>
      </w:r>
      <w:r>
        <w:rPr>
          <w:rFonts w:ascii="Georgia" w:eastAsia="Georgia" w:hAnsi="Georgia" w:cs="Georgia"/>
          <w:sz w:val="19"/>
          <w:szCs w:val="19"/>
        </w:rPr>
        <w:t>as</w:t>
      </w:r>
      <w:r>
        <w:rPr>
          <w:rFonts w:ascii="Georgia" w:eastAsia="Georgia" w:hAnsi="Georgia" w:cs="Georgia"/>
          <w:spacing w:val="-6"/>
          <w:sz w:val="19"/>
          <w:szCs w:val="19"/>
        </w:rPr>
        <w:t xml:space="preserve"> </w:t>
      </w:r>
      <w:r>
        <w:rPr>
          <w:rFonts w:ascii="Georgia" w:eastAsia="Georgia" w:hAnsi="Georgia" w:cs="Georgia"/>
          <w:sz w:val="19"/>
          <w:szCs w:val="19"/>
        </w:rPr>
        <w:t>described</w:t>
      </w:r>
      <w:r>
        <w:rPr>
          <w:rFonts w:ascii="Georgia" w:eastAsia="Georgia" w:hAnsi="Georgia" w:cs="Georgia"/>
          <w:spacing w:val="6"/>
          <w:sz w:val="19"/>
          <w:szCs w:val="19"/>
        </w:rPr>
        <w:t xml:space="preserve"> </w:t>
      </w:r>
      <w:r>
        <w:rPr>
          <w:rFonts w:ascii="Georgia" w:eastAsia="Georgia" w:hAnsi="Georgia" w:cs="Georgia"/>
          <w:sz w:val="19"/>
          <w:szCs w:val="19"/>
        </w:rPr>
        <w:t>below.</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third</w:t>
      </w:r>
      <w:r>
        <w:rPr>
          <w:rFonts w:ascii="Georgia" w:eastAsia="Georgia" w:hAnsi="Georgia" w:cs="Georgia"/>
          <w:spacing w:val="-2"/>
          <w:sz w:val="19"/>
          <w:szCs w:val="19"/>
        </w:rPr>
        <w:t xml:space="preserve"> </w:t>
      </w:r>
      <w:r>
        <w:rPr>
          <w:rFonts w:ascii="Georgia" w:eastAsia="Georgia" w:hAnsi="Georgia" w:cs="Georgia"/>
          <w:sz w:val="19"/>
          <w:szCs w:val="19"/>
        </w:rPr>
        <w:t>component</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4"/>
          <w:sz w:val="19"/>
          <w:szCs w:val="19"/>
        </w:rPr>
        <w:t xml:space="preserve"> </w:t>
      </w:r>
      <w:r>
        <w:rPr>
          <w:rFonts w:ascii="Georgia" w:eastAsia="Georgia" w:hAnsi="Georgia" w:cs="Georgia"/>
          <w:sz w:val="19"/>
          <w:szCs w:val="19"/>
        </w:rPr>
        <w:t>be</w:t>
      </w:r>
      <w:r>
        <w:rPr>
          <w:rFonts w:ascii="Georgia" w:eastAsia="Georgia" w:hAnsi="Georgia" w:cs="Georgia"/>
          <w:spacing w:val="-6"/>
          <w:sz w:val="19"/>
          <w:szCs w:val="19"/>
        </w:rPr>
        <w:t xml:space="preserve"> </w:t>
      </w:r>
      <w:r>
        <w:rPr>
          <w:rFonts w:ascii="Georgia" w:eastAsia="Georgia" w:hAnsi="Georgia" w:cs="Georgia"/>
          <w:sz w:val="19"/>
          <w:szCs w:val="19"/>
        </w:rPr>
        <w:t>significant</w:t>
      </w:r>
      <w:r>
        <w:rPr>
          <w:rFonts w:ascii="Georgia" w:eastAsia="Georgia" w:hAnsi="Georgia" w:cs="Georgia"/>
          <w:spacing w:val="8"/>
          <w:sz w:val="19"/>
          <w:szCs w:val="19"/>
        </w:rPr>
        <w:t xml:space="preserve"> </w:t>
      </w:r>
      <w:r>
        <w:rPr>
          <w:rFonts w:ascii="Georgia" w:eastAsia="Georgia" w:hAnsi="Georgia" w:cs="Georgia"/>
          <w:sz w:val="19"/>
          <w:szCs w:val="19"/>
        </w:rPr>
        <w:t>extensions</w:t>
      </w:r>
      <w:r>
        <w:rPr>
          <w:rFonts w:ascii="Georgia" w:eastAsia="Georgia" w:hAnsi="Georgia" w:cs="Georgia"/>
          <w:spacing w:val="8"/>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the well-known</w:t>
      </w:r>
      <w:r>
        <w:rPr>
          <w:rFonts w:ascii="Georgia" w:eastAsia="Georgia" w:hAnsi="Georgia" w:cs="Georgia"/>
          <w:spacing w:val="15"/>
          <w:sz w:val="19"/>
          <w:szCs w:val="19"/>
        </w:rPr>
        <w:t xml:space="preserve"> </w:t>
      </w:r>
      <w:r>
        <w:rPr>
          <w:rFonts w:ascii="Georgia" w:eastAsia="Georgia" w:hAnsi="Georgia" w:cs="Georgia"/>
          <w:sz w:val="19"/>
          <w:szCs w:val="19"/>
        </w:rPr>
        <w:t>ITK-SNAP</w:t>
      </w:r>
      <w:r>
        <w:rPr>
          <w:rFonts w:ascii="Georgia" w:eastAsia="Georgia" w:hAnsi="Georgia" w:cs="Georgia"/>
          <w:spacing w:val="13"/>
          <w:sz w:val="19"/>
          <w:szCs w:val="19"/>
        </w:rPr>
        <w:t xml:space="preserve"> </w:t>
      </w:r>
      <w:r>
        <w:rPr>
          <w:rFonts w:ascii="Georgia" w:eastAsia="Georgia" w:hAnsi="Georgia" w:cs="Georgia"/>
          <w:sz w:val="19"/>
          <w:szCs w:val="19"/>
        </w:rPr>
        <w:t>software</w:t>
      </w:r>
      <w:r>
        <w:rPr>
          <w:rFonts w:ascii="Georgia" w:eastAsia="Georgia" w:hAnsi="Georgia" w:cs="Georgia"/>
          <w:spacing w:val="9"/>
          <w:sz w:val="19"/>
          <w:szCs w:val="19"/>
        </w:rPr>
        <w:t xml:space="preserve"> </w:t>
      </w:r>
      <w:r>
        <w:rPr>
          <w:rFonts w:ascii="Georgia" w:eastAsia="Georgia" w:hAnsi="Georgia" w:cs="Georgia"/>
          <w:sz w:val="19"/>
          <w:szCs w:val="19"/>
        </w:rPr>
        <w:t>for an</w:t>
      </w:r>
      <w:r>
        <w:rPr>
          <w:rFonts w:ascii="Georgia" w:eastAsia="Georgia" w:hAnsi="Georgia" w:cs="Georgia"/>
          <w:spacing w:val="-1"/>
          <w:sz w:val="19"/>
          <w:szCs w:val="19"/>
        </w:rPr>
        <w:t xml:space="preserve"> </w:t>
      </w:r>
      <w:r>
        <w:rPr>
          <w:rFonts w:ascii="Georgia" w:eastAsia="Georgia" w:hAnsi="Georgia" w:cs="Georgia"/>
          <w:sz w:val="19"/>
          <w:szCs w:val="19"/>
        </w:rPr>
        <w:t>enhanced</w:t>
      </w:r>
      <w:r>
        <w:rPr>
          <w:rFonts w:ascii="Georgia" w:eastAsia="Georgia" w:hAnsi="Georgia" w:cs="Georgia"/>
          <w:spacing w:val="11"/>
          <w:sz w:val="19"/>
          <w:szCs w:val="19"/>
        </w:rPr>
        <w:t xml:space="preserve"> </w:t>
      </w:r>
      <w:r>
        <w:rPr>
          <w:rFonts w:ascii="Georgia" w:eastAsia="Georgia" w:hAnsi="Georgia" w:cs="Georgia"/>
          <w:sz w:val="19"/>
          <w:szCs w:val="19"/>
        </w:rPr>
        <w:t>user</w:t>
      </w:r>
      <w:r>
        <w:rPr>
          <w:rFonts w:ascii="Georgia" w:eastAsia="Georgia" w:hAnsi="Georgia" w:cs="Georgia"/>
          <w:spacing w:val="2"/>
          <w:sz w:val="19"/>
          <w:szCs w:val="19"/>
        </w:rPr>
        <w:t xml:space="preserve"> </w:t>
      </w:r>
      <w:r>
        <w:rPr>
          <w:rFonts w:ascii="Georgia" w:eastAsia="Georgia" w:hAnsi="Georgia" w:cs="Georgia"/>
          <w:sz w:val="19"/>
          <w:szCs w:val="19"/>
        </w:rPr>
        <w:t>experience</w:t>
      </w:r>
      <w:r>
        <w:rPr>
          <w:rFonts w:ascii="Georgia" w:eastAsia="Georgia" w:hAnsi="Georgia" w:cs="Georgia"/>
          <w:spacing w:val="13"/>
          <w:sz w:val="19"/>
          <w:szCs w:val="19"/>
        </w:rPr>
        <w:t xml:space="preserve"> </w:t>
      </w:r>
      <w:r>
        <w:rPr>
          <w:rFonts w:ascii="Georgia" w:eastAsia="Georgia" w:hAnsi="Georgia" w:cs="Georgia"/>
          <w:sz w:val="19"/>
          <w:szCs w:val="19"/>
        </w:rPr>
        <w:t>through</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proofErr w:type="gramStart"/>
      <w:r>
        <w:rPr>
          <w:rFonts w:ascii="Georgia" w:eastAsia="Georgia" w:hAnsi="Georgia" w:cs="Georgia"/>
          <w:sz w:val="19"/>
          <w:szCs w:val="19"/>
        </w:rPr>
        <w:t>full</w:t>
      </w:r>
      <w:r>
        <w:rPr>
          <w:rFonts w:ascii="Georgia" w:eastAsia="Georgia" w:hAnsi="Georgia" w:cs="Georgia"/>
          <w:spacing w:val="1"/>
          <w:sz w:val="19"/>
          <w:szCs w:val="19"/>
        </w:rPr>
        <w:t xml:space="preserve"> </w:t>
      </w:r>
      <w:r>
        <w:rPr>
          <w:rFonts w:ascii="Georgia" w:eastAsia="Georgia" w:hAnsi="Georgia" w:cs="Georgia"/>
          <w:sz w:val="19"/>
          <w:szCs w:val="19"/>
        </w:rPr>
        <w:t>featured</w:t>
      </w:r>
      <w:proofErr w:type="gramEnd"/>
      <w:r>
        <w:rPr>
          <w:rFonts w:ascii="Georgia" w:eastAsia="Georgia" w:hAnsi="Georgia" w:cs="Georgia"/>
          <w:spacing w:val="9"/>
          <w:sz w:val="19"/>
          <w:szCs w:val="19"/>
        </w:rPr>
        <w:t xml:space="preserve"> </w:t>
      </w:r>
      <w:r>
        <w:rPr>
          <w:rFonts w:ascii="Georgia" w:eastAsia="Georgia" w:hAnsi="Georgia" w:cs="Georgia"/>
          <w:sz w:val="19"/>
          <w:szCs w:val="19"/>
        </w:rPr>
        <w:t>graphical</w:t>
      </w:r>
      <w:r>
        <w:rPr>
          <w:rFonts w:ascii="Georgia" w:eastAsia="Georgia" w:hAnsi="Georgia" w:cs="Georgia"/>
          <w:spacing w:val="11"/>
          <w:sz w:val="19"/>
          <w:szCs w:val="19"/>
        </w:rPr>
        <w:t xml:space="preserve"> </w:t>
      </w:r>
      <w:r>
        <w:rPr>
          <w:rFonts w:ascii="Georgia" w:eastAsia="Georgia" w:hAnsi="Georgia" w:cs="Georgia"/>
          <w:sz w:val="19"/>
          <w:szCs w:val="19"/>
        </w:rPr>
        <w:t>user</w:t>
      </w:r>
      <w:r>
        <w:rPr>
          <w:rFonts w:ascii="Georgia" w:eastAsia="Georgia" w:hAnsi="Georgia" w:cs="Georgia"/>
          <w:spacing w:val="2"/>
          <w:sz w:val="19"/>
          <w:szCs w:val="19"/>
        </w:rPr>
        <w:t xml:space="preserve"> </w:t>
      </w:r>
      <w:r>
        <w:rPr>
          <w:rFonts w:ascii="Georgia" w:eastAsia="Georgia" w:hAnsi="Georgia" w:cs="Georgia"/>
          <w:sz w:val="19"/>
          <w:szCs w:val="19"/>
        </w:rPr>
        <w:t>interface</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w w:val="102"/>
          <w:sz w:val="19"/>
          <w:szCs w:val="19"/>
        </w:rPr>
        <w:t>support</w:t>
      </w:r>
    </w:p>
    <w:p w14:paraId="75657C35" w14:textId="77777777" w:rsidR="00E61F9D" w:rsidRDefault="00E61F9D">
      <w:pPr>
        <w:spacing w:after="0"/>
        <w:jc w:val="both"/>
        <w:sectPr w:rsidR="00E61F9D">
          <w:pgSz w:w="12240" w:h="15840"/>
          <w:pgMar w:top="620" w:right="580" w:bottom="280" w:left="600" w:header="720" w:footer="720" w:gutter="0"/>
          <w:cols w:space="720"/>
        </w:sectPr>
      </w:pPr>
    </w:p>
    <w:p w14:paraId="515AE434" w14:textId="77777777" w:rsidR="00E61F9D" w:rsidRDefault="003F1692">
      <w:pPr>
        <w:spacing w:before="100" w:after="0" w:line="240" w:lineRule="auto"/>
        <w:ind w:left="120" w:right="-20"/>
        <w:rPr>
          <w:rFonts w:ascii="Times New Roman" w:eastAsia="Times New Roman" w:hAnsi="Times New Roman" w:cs="Times New Roman"/>
          <w:sz w:val="20"/>
          <w:szCs w:val="20"/>
        </w:rPr>
      </w:pPr>
      <w:r>
        <w:lastRenderedPageBreak/>
        <w:pict w14:anchorId="5DE37286">
          <v:shape id="_x0000_i1026" type="#_x0000_t75" style="width:539.65pt;height:269.85pt;mso-position-horizontal-relative:char;mso-position-vertical-relative:line">
            <v:imagedata r:id="rId12" o:title=""/>
          </v:shape>
        </w:pict>
      </w:r>
    </w:p>
    <w:p w14:paraId="26F18EE9" w14:textId="77777777" w:rsidR="00E61F9D" w:rsidRDefault="00E61F9D">
      <w:pPr>
        <w:spacing w:before="10" w:after="0" w:line="140" w:lineRule="exact"/>
        <w:rPr>
          <w:sz w:val="14"/>
          <w:szCs w:val="14"/>
        </w:rPr>
      </w:pPr>
    </w:p>
    <w:p w14:paraId="1C044954" w14:textId="67B3B83C" w:rsidR="00E61F9D" w:rsidRDefault="005C64D6">
      <w:pPr>
        <w:spacing w:before="39" w:after="0" w:line="258" w:lineRule="auto"/>
        <w:ind w:left="120" w:right="57"/>
        <w:jc w:val="both"/>
        <w:rPr>
          <w:rFonts w:ascii="Georgia" w:eastAsia="Georgia" w:hAnsi="Georgia" w:cs="Georgia"/>
          <w:sz w:val="18"/>
          <w:szCs w:val="18"/>
        </w:rPr>
      </w:pPr>
      <w:commentRangeStart w:id="169"/>
      <w:r>
        <w:rPr>
          <w:rFonts w:ascii="Georgia" w:eastAsia="Georgia" w:hAnsi="Georgia" w:cs="Georgia"/>
          <w:b/>
          <w:bCs/>
          <w:sz w:val="17"/>
          <w:szCs w:val="17"/>
        </w:rPr>
        <w:t>Figure</w:t>
      </w:r>
      <w:r>
        <w:rPr>
          <w:rFonts w:ascii="Georgia" w:eastAsia="Georgia" w:hAnsi="Georgia" w:cs="Georgia"/>
          <w:b/>
          <w:bCs/>
          <w:spacing w:val="27"/>
          <w:sz w:val="17"/>
          <w:szCs w:val="17"/>
        </w:rPr>
        <w:t xml:space="preserve"> </w:t>
      </w:r>
      <w:r>
        <w:rPr>
          <w:rFonts w:ascii="Georgia" w:eastAsia="Georgia" w:hAnsi="Georgia" w:cs="Georgia"/>
          <w:b/>
          <w:bCs/>
          <w:sz w:val="17"/>
          <w:szCs w:val="17"/>
        </w:rPr>
        <w:t>2:</w:t>
      </w:r>
      <w:r>
        <w:rPr>
          <w:rFonts w:ascii="Georgia" w:eastAsia="Georgia" w:hAnsi="Georgia" w:cs="Georgia"/>
          <w:b/>
          <w:bCs/>
          <w:spacing w:val="28"/>
          <w:sz w:val="17"/>
          <w:szCs w:val="17"/>
        </w:rPr>
        <w:t xml:space="preserve"> </w:t>
      </w:r>
      <w:commentRangeEnd w:id="169"/>
      <w:r w:rsidR="00C1072C">
        <w:rPr>
          <w:rStyle w:val="CommentReference"/>
        </w:rPr>
        <w:commentReference w:id="169"/>
      </w:r>
      <w:r>
        <w:rPr>
          <w:rFonts w:ascii="Georgia" w:eastAsia="Georgia" w:hAnsi="Georgia" w:cs="Georgia"/>
          <w:sz w:val="18"/>
          <w:szCs w:val="18"/>
        </w:rPr>
        <w:t>ANTs</w:t>
      </w:r>
      <w:r>
        <w:rPr>
          <w:rFonts w:ascii="Georgia" w:eastAsia="Georgia" w:hAnsi="Georgia" w:cs="Georgia"/>
          <w:spacing w:val="-2"/>
          <w:sz w:val="18"/>
          <w:szCs w:val="18"/>
        </w:rPr>
        <w:t xml:space="preserve"> </w:t>
      </w:r>
      <w:r>
        <w:rPr>
          <w:rFonts w:ascii="Georgia" w:eastAsia="Georgia" w:hAnsi="Georgia" w:cs="Georgia"/>
          <w:sz w:val="18"/>
          <w:szCs w:val="18"/>
        </w:rPr>
        <w:t>based</w:t>
      </w:r>
      <w:r>
        <w:rPr>
          <w:rFonts w:ascii="Georgia" w:eastAsia="Georgia" w:hAnsi="Georgia" w:cs="Georgia"/>
          <w:spacing w:val="-3"/>
          <w:sz w:val="18"/>
          <w:szCs w:val="18"/>
        </w:rPr>
        <w:t xml:space="preserve"> </w:t>
      </w:r>
      <w:proofErr w:type="gramStart"/>
      <w:r>
        <w:rPr>
          <w:rFonts w:ascii="Georgia" w:eastAsia="Georgia" w:hAnsi="Georgia" w:cs="Georgia"/>
          <w:sz w:val="18"/>
          <w:szCs w:val="18"/>
        </w:rPr>
        <w:t>core</w:t>
      </w:r>
      <w:r>
        <w:rPr>
          <w:rFonts w:ascii="Georgia" w:eastAsia="Georgia" w:hAnsi="Georgia" w:cs="Georgia"/>
          <w:spacing w:val="-1"/>
          <w:sz w:val="18"/>
          <w:szCs w:val="18"/>
        </w:rPr>
        <w:t xml:space="preserve"> </w:t>
      </w:r>
      <w:r>
        <w:rPr>
          <w:rFonts w:ascii="Georgia" w:eastAsia="Georgia" w:hAnsi="Georgia" w:cs="Georgia"/>
          <w:sz w:val="18"/>
          <w:szCs w:val="18"/>
        </w:rPr>
        <w:t>processing</w:t>
      </w:r>
      <w:proofErr w:type="gramEnd"/>
      <w:r>
        <w:rPr>
          <w:rFonts w:ascii="Georgia" w:eastAsia="Georgia" w:hAnsi="Georgia" w:cs="Georgia"/>
          <w:spacing w:val="-6"/>
          <w:sz w:val="18"/>
          <w:szCs w:val="18"/>
        </w:rPr>
        <w:t xml:space="preserve"> </w:t>
      </w:r>
      <w:r>
        <w:rPr>
          <w:rFonts w:ascii="Georgia" w:eastAsia="Georgia" w:hAnsi="Georgia" w:cs="Georgia"/>
          <w:sz w:val="18"/>
          <w:szCs w:val="18"/>
        </w:rPr>
        <w:t>tools</w:t>
      </w:r>
      <w:r>
        <w:rPr>
          <w:rFonts w:ascii="Georgia" w:eastAsia="Georgia" w:hAnsi="Georgia" w:cs="Georgia"/>
          <w:spacing w:val="-2"/>
          <w:sz w:val="18"/>
          <w:szCs w:val="18"/>
        </w:rPr>
        <w:t xml:space="preserve"> </w:t>
      </w:r>
      <w:r>
        <w:rPr>
          <w:rFonts w:ascii="Georgia" w:eastAsia="Georgia" w:hAnsi="Georgia" w:cs="Georgia"/>
          <w:sz w:val="18"/>
          <w:szCs w:val="18"/>
        </w:rPr>
        <w:t xml:space="preserve">for </w:t>
      </w:r>
      <w:ins w:id="170" w:author="James Gee" w:date="2016-07-20T14:20:00Z">
        <w:r w:rsidR="00C1072C">
          <w:rPr>
            <w:rFonts w:ascii="Georgia" w:eastAsia="Georgia" w:hAnsi="Georgia" w:cs="Georgia"/>
            <w:sz w:val="18"/>
            <w:szCs w:val="18"/>
          </w:rPr>
          <w:t xml:space="preserve">multi-modal </w:t>
        </w:r>
      </w:ins>
      <w:r>
        <w:rPr>
          <w:rFonts w:ascii="Georgia" w:eastAsia="Georgia" w:hAnsi="Georgia" w:cs="Georgia"/>
          <w:sz w:val="18"/>
          <w:szCs w:val="18"/>
        </w:rPr>
        <w:t>lung</w:t>
      </w:r>
      <w:r>
        <w:rPr>
          <w:rFonts w:ascii="Georgia" w:eastAsia="Georgia" w:hAnsi="Georgia" w:cs="Georgia"/>
          <w:spacing w:val="-2"/>
          <w:sz w:val="18"/>
          <w:szCs w:val="18"/>
        </w:rPr>
        <w:t xml:space="preserve"> </w:t>
      </w:r>
      <w:r>
        <w:rPr>
          <w:rFonts w:ascii="Georgia" w:eastAsia="Georgia" w:hAnsi="Georgia" w:cs="Georgia"/>
          <w:sz w:val="18"/>
          <w:szCs w:val="18"/>
        </w:rPr>
        <w:t>imaging</w:t>
      </w:r>
      <w:r>
        <w:rPr>
          <w:rFonts w:ascii="Georgia" w:eastAsia="Georgia" w:hAnsi="Georgia" w:cs="Georgia"/>
          <w:spacing w:val="-4"/>
          <w:sz w:val="18"/>
          <w:szCs w:val="18"/>
        </w:rPr>
        <w:t xml:space="preserve"> </w:t>
      </w:r>
      <w:r>
        <w:rPr>
          <w:rFonts w:ascii="Georgia" w:eastAsia="Georgia" w:hAnsi="Georgia" w:cs="Georgia"/>
          <w:sz w:val="18"/>
          <w:szCs w:val="18"/>
        </w:rPr>
        <w:t>studies.</w:t>
      </w:r>
      <w:r>
        <w:rPr>
          <w:rFonts w:ascii="Georgia" w:eastAsia="Georgia" w:hAnsi="Georgia" w:cs="Georgia"/>
          <w:spacing w:val="14"/>
          <w:sz w:val="18"/>
          <w:szCs w:val="18"/>
        </w:rPr>
        <w:t xml:space="preserve"> </w:t>
      </w:r>
      <w:r>
        <w:rPr>
          <w:rFonts w:ascii="Georgia" w:eastAsia="Georgia" w:hAnsi="Georgia" w:cs="Georgia"/>
          <w:sz w:val="18"/>
          <w:szCs w:val="18"/>
        </w:rPr>
        <w:t>Using</w:t>
      </w:r>
      <w:r>
        <w:rPr>
          <w:rFonts w:ascii="Georgia" w:eastAsia="Georgia" w:hAnsi="Georgia" w:cs="Georgia"/>
          <w:spacing w:val="-3"/>
          <w:sz w:val="18"/>
          <w:szCs w:val="18"/>
        </w:rPr>
        <w:t xml:space="preserve"> </w:t>
      </w:r>
      <w:r>
        <w:rPr>
          <w:rFonts w:ascii="Georgia" w:eastAsia="Georgia" w:hAnsi="Georgia" w:cs="Georgia"/>
          <w:sz w:val="18"/>
          <w:szCs w:val="18"/>
        </w:rPr>
        <w:t>ANTs</w:t>
      </w:r>
      <w:r>
        <w:rPr>
          <w:rFonts w:ascii="Georgia" w:eastAsia="Georgia" w:hAnsi="Georgia" w:cs="Georgia"/>
          <w:spacing w:val="-2"/>
          <w:sz w:val="18"/>
          <w:szCs w:val="18"/>
        </w:rPr>
        <w:t xml:space="preserve"> </w:t>
      </w:r>
      <w:del w:id="171" w:author="James Gee" w:date="2016-07-20T14:20:00Z">
        <w:r w:rsidDel="00C1072C">
          <w:rPr>
            <w:rFonts w:ascii="Georgia" w:eastAsia="Georgia" w:hAnsi="Georgia" w:cs="Georgia"/>
            <w:sz w:val="18"/>
            <w:szCs w:val="18"/>
          </w:rPr>
          <w:delText>core</w:delText>
        </w:r>
        <w:r w:rsidDel="00C1072C">
          <w:rPr>
            <w:rFonts w:ascii="Georgia" w:eastAsia="Georgia" w:hAnsi="Georgia" w:cs="Georgia"/>
            <w:spacing w:val="-1"/>
            <w:sz w:val="18"/>
            <w:szCs w:val="18"/>
          </w:rPr>
          <w:delText xml:space="preserve"> </w:delText>
        </w:r>
      </w:del>
      <w:r>
        <w:rPr>
          <w:rFonts w:ascii="Georgia" w:eastAsia="Georgia" w:hAnsi="Georgia" w:cs="Georgia"/>
          <w:sz w:val="18"/>
          <w:szCs w:val="18"/>
        </w:rPr>
        <w:t>processing</w:t>
      </w:r>
      <w:r>
        <w:rPr>
          <w:rFonts w:ascii="Georgia" w:eastAsia="Georgia" w:hAnsi="Georgia" w:cs="Georgia"/>
          <w:spacing w:val="-6"/>
          <w:sz w:val="18"/>
          <w:szCs w:val="18"/>
        </w:rPr>
        <w:t xml:space="preserve"> </w:t>
      </w:r>
      <w:r>
        <w:rPr>
          <w:rFonts w:ascii="Georgia" w:eastAsia="Georgia" w:hAnsi="Georgia" w:cs="Georgia"/>
          <w:sz w:val="18"/>
          <w:szCs w:val="18"/>
        </w:rPr>
        <w:t>tools,</w:t>
      </w:r>
      <w:r>
        <w:rPr>
          <w:rFonts w:ascii="Georgia" w:eastAsia="Georgia" w:hAnsi="Georgia" w:cs="Georgia"/>
          <w:spacing w:val="-2"/>
          <w:sz w:val="18"/>
          <w:szCs w:val="18"/>
        </w:rPr>
        <w:t xml:space="preserve"> </w:t>
      </w:r>
      <w:r>
        <w:rPr>
          <w:rFonts w:ascii="Georgia" w:eastAsia="Georgia" w:hAnsi="Georgia" w:cs="Georgia"/>
          <w:sz w:val="18"/>
          <w:szCs w:val="18"/>
        </w:rPr>
        <w:t>our</w:t>
      </w:r>
      <w:r>
        <w:rPr>
          <w:rFonts w:ascii="Georgia" w:eastAsia="Georgia" w:hAnsi="Georgia" w:cs="Georgia"/>
          <w:spacing w:val="-1"/>
          <w:sz w:val="18"/>
          <w:szCs w:val="18"/>
        </w:rPr>
        <w:t xml:space="preserve"> </w:t>
      </w:r>
      <w:r>
        <w:rPr>
          <w:rFonts w:ascii="Georgia" w:eastAsia="Georgia" w:hAnsi="Georgia" w:cs="Georgia"/>
          <w:sz w:val="18"/>
          <w:szCs w:val="18"/>
        </w:rPr>
        <w:t>team</w:t>
      </w:r>
      <w:r>
        <w:rPr>
          <w:rFonts w:ascii="Georgia" w:eastAsia="Georgia" w:hAnsi="Georgia" w:cs="Georgia"/>
          <w:spacing w:val="-2"/>
          <w:sz w:val="18"/>
          <w:szCs w:val="18"/>
        </w:rPr>
        <w:t xml:space="preserve"> </w:t>
      </w:r>
      <w:r>
        <w:rPr>
          <w:rFonts w:ascii="Georgia" w:eastAsia="Georgia" w:hAnsi="Georgia" w:cs="Georgia"/>
          <w:sz w:val="18"/>
          <w:szCs w:val="18"/>
        </w:rPr>
        <w:t>has</w:t>
      </w:r>
      <w:r>
        <w:rPr>
          <w:rFonts w:ascii="Georgia" w:eastAsia="Georgia" w:hAnsi="Georgia" w:cs="Georgia"/>
          <w:spacing w:val="-1"/>
          <w:sz w:val="18"/>
          <w:szCs w:val="18"/>
        </w:rPr>
        <w:t xml:space="preserve"> </w:t>
      </w:r>
      <w:r>
        <w:rPr>
          <w:rFonts w:ascii="Georgia" w:eastAsia="Georgia" w:hAnsi="Georgia" w:cs="Georgia"/>
          <w:sz w:val="18"/>
          <w:szCs w:val="18"/>
        </w:rPr>
        <w:t>developed</w:t>
      </w:r>
      <w:r>
        <w:rPr>
          <w:rFonts w:ascii="Georgia" w:eastAsia="Georgia" w:hAnsi="Georgia" w:cs="Georgia"/>
          <w:spacing w:val="-6"/>
          <w:sz w:val="18"/>
          <w:szCs w:val="18"/>
        </w:rPr>
        <w:t xml:space="preserve"> </w:t>
      </w:r>
      <w:r>
        <w:rPr>
          <w:rFonts w:ascii="Georgia" w:eastAsia="Georgia" w:hAnsi="Georgia" w:cs="Georgia"/>
          <w:sz w:val="18"/>
          <w:szCs w:val="18"/>
        </w:rPr>
        <w:t>several lung-specific</w:t>
      </w:r>
      <w:r>
        <w:rPr>
          <w:rFonts w:ascii="Georgia" w:eastAsia="Georgia" w:hAnsi="Georgia" w:cs="Georgia"/>
          <w:spacing w:val="-12"/>
          <w:sz w:val="18"/>
          <w:szCs w:val="18"/>
        </w:rPr>
        <w:t xml:space="preserve"> </w:t>
      </w:r>
      <w:r>
        <w:rPr>
          <w:rFonts w:ascii="Georgia" w:eastAsia="Georgia" w:hAnsi="Georgia" w:cs="Georgia"/>
          <w:sz w:val="18"/>
          <w:szCs w:val="18"/>
        </w:rPr>
        <w:t>extensions</w:t>
      </w:r>
      <w:r>
        <w:rPr>
          <w:rFonts w:ascii="Georgia" w:eastAsia="Georgia" w:hAnsi="Georgia" w:cs="Georgia"/>
          <w:spacing w:val="-10"/>
          <w:sz w:val="18"/>
          <w:szCs w:val="18"/>
        </w:rPr>
        <w:t xml:space="preserve"> </w:t>
      </w:r>
      <w:r>
        <w:rPr>
          <w:rFonts w:ascii="Georgia" w:eastAsia="Georgia" w:hAnsi="Georgia" w:cs="Georgia"/>
          <w:sz w:val="18"/>
          <w:szCs w:val="18"/>
        </w:rPr>
        <w:t>such</w:t>
      </w:r>
      <w:r>
        <w:rPr>
          <w:rFonts w:ascii="Georgia" w:eastAsia="Georgia" w:hAnsi="Georgia" w:cs="Georgia"/>
          <w:spacing w:val="-6"/>
          <w:sz w:val="18"/>
          <w:szCs w:val="18"/>
        </w:rPr>
        <w:t xml:space="preserve"> </w:t>
      </w:r>
      <w:r>
        <w:rPr>
          <w:rFonts w:ascii="Georgia" w:eastAsia="Georgia" w:hAnsi="Georgia" w:cs="Georgia"/>
          <w:sz w:val="18"/>
          <w:szCs w:val="18"/>
        </w:rPr>
        <w:t>as</w:t>
      </w:r>
      <w:r>
        <w:rPr>
          <w:rFonts w:ascii="Georgia" w:eastAsia="Georgia" w:hAnsi="Georgia" w:cs="Georgia"/>
          <w:spacing w:val="-4"/>
          <w:sz w:val="18"/>
          <w:szCs w:val="18"/>
        </w:rPr>
        <w:t xml:space="preserve"> </w:t>
      </w:r>
      <w:r>
        <w:rPr>
          <w:rFonts w:ascii="Georgia" w:eastAsia="Georgia" w:hAnsi="Georgia" w:cs="Georgia"/>
          <w:sz w:val="18"/>
          <w:szCs w:val="18"/>
        </w:rPr>
        <w:t>ventilation-based</w:t>
      </w:r>
      <w:r>
        <w:rPr>
          <w:rFonts w:ascii="Georgia" w:eastAsia="Georgia" w:hAnsi="Georgia" w:cs="Georgia"/>
          <w:spacing w:val="-16"/>
          <w:sz w:val="18"/>
          <w:szCs w:val="18"/>
        </w:rPr>
        <w:t xml:space="preserve"> </w:t>
      </w:r>
      <w:r>
        <w:rPr>
          <w:rFonts w:ascii="Georgia" w:eastAsia="Georgia" w:hAnsi="Georgia" w:cs="Georgia"/>
          <w:sz w:val="18"/>
          <w:szCs w:val="18"/>
        </w:rPr>
        <w:t>segmentation,</w:t>
      </w:r>
      <w:r>
        <w:rPr>
          <w:rFonts w:ascii="Georgia" w:eastAsia="Georgia" w:hAnsi="Georgia" w:cs="Georgia"/>
          <w:spacing w:val="-13"/>
          <w:sz w:val="18"/>
          <w:szCs w:val="18"/>
        </w:rPr>
        <w:t xml:space="preserve"> </w:t>
      </w:r>
      <w:r>
        <w:rPr>
          <w:rFonts w:ascii="Georgia" w:eastAsia="Georgia" w:hAnsi="Georgia" w:cs="Georgia"/>
          <w:sz w:val="18"/>
          <w:szCs w:val="18"/>
        </w:rPr>
        <w:t>lung</w:t>
      </w:r>
      <w:r>
        <w:rPr>
          <w:rFonts w:ascii="Georgia" w:eastAsia="Georgia" w:hAnsi="Georgia" w:cs="Georgia"/>
          <w:spacing w:val="-6"/>
          <w:sz w:val="18"/>
          <w:szCs w:val="18"/>
        </w:rPr>
        <w:t xml:space="preserve"> </w:t>
      </w:r>
      <w:r>
        <w:rPr>
          <w:rFonts w:ascii="Georgia" w:eastAsia="Georgia" w:hAnsi="Georgia" w:cs="Georgia"/>
          <w:sz w:val="18"/>
          <w:szCs w:val="18"/>
        </w:rPr>
        <w:t>and</w:t>
      </w:r>
      <w:r>
        <w:rPr>
          <w:rFonts w:ascii="Georgia" w:eastAsia="Georgia" w:hAnsi="Georgia" w:cs="Georgia"/>
          <w:spacing w:val="-5"/>
          <w:sz w:val="18"/>
          <w:szCs w:val="18"/>
        </w:rPr>
        <w:t xml:space="preserve"> </w:t>
      </w:r>
      <w:r>
        <w:rPr>
          <w:rFonts w:ascii="Georgia" w:eastAsia="Georgia" w:hAnsi="Georgia" w:cs="Georgia"/>
          <w:sz w:val="18"/>
          <w:szCs w:val="18"/>
        </w:rPr>
        <w:t>lobe</w:t>
      </w:r>
      <w:r>
        <w:rPr>
          <w:rFonts w:ascii="Georgia" w:eastAsia="Georgia" w:hAnsi="Georgia" w:cs="Georgia"/>
          <w:spacing w:val="-5"/>
          <w:sz w:val="18"/>
          <w:szCs w:val="18"/>
        </w:rPr>
        <w:t xml:space="preserve"> </w:t>
      </w:r>
      <w:r>
        <w:rPr>
          <w:rFonts w:ascii="Georgia" w:eastAsia="Georgia" w:hAnsi="Georgia" w:cs="Georgia"/>
          <w:sz w:val="18"/>
          <w:szCs w:val="18"/>
        </w:rPr>
        <w:t>estimation,</w:t>
      </w:r>
      <w:r>
        <w:rPr>
          <w:rFonts w:ascii="Georgia" w:eastAsia="Georgia" w:hAnsi="Georgia" w:cs="Georgia"/>
          <w:spacing w:val="-11"/>
          <w:sz w:val="18"/>
          <w:szCs w:val="18"/>
        </w:rPr>
        <w:t xml:space="preserve"> </w:t>
      </w:r>
      <w:r>
        <w:rPr>
          <w:rFonts w:ascii="Georgia" w:eastAsia="Georgia" w:hAnsi="Georgia" w:cs="Georgia"/>
          <w:sz w:val="18"/>
          <w:szCs w:val="18"/>
        </w:rPr>
        <w:t>and</w:t>
      </w:r>
      <w:r>
        <w:rPr>
          <w:rFonts w:ascii="Georgia" w:eastAsia="Georgia" w:hAnsi="Georgia" w:cs="Georgia"/>
          <w:spacing w:val="-5"/>
          <w:sz w:val="18"/>
          <w:szCs w:val="18"/>
        </w:rPr>
        <w:t xml:space="preserve"> </w:t>
      </w:r>
      <w:r>
        <w:rPr>
          <w:rFonts w:ascii="Georgia" w:eastAsia="Georgia" w:hAnsi="Georgia" w:cs="Georgia"/>
          <w:sz w:val="18"/>
          <w:szCs w:val="18"/>
        </w:rPr>
        <w:t>multi-modality</w:t>
      </w:r>
      <w:r>
        <w:rPr>
          <w:rFonts w:ascii="Georgia" w:eastAsia="Georgia" w:hAnsi="Georgia" w:cs="Georgia"/>
          <w:spacing w:val="-14"/>
          <w:sz w:val="18"/>
          <w:szCs w:val="18"/>
        </w:rPr>
        <w:t xml:space="preserve"> </w:t>
      </w:r>
      <w:r>
        <w:rPr>
          <w:rFonts w:ascii="Georgia" w:eastAsia="Georgia" w:hAnsi="Georgia" w:cs="Georgia"/>
          <w:sz w:val="18"/>
          <w:szCs w:val="18"/>
        </w:rPr>
        <w:t>pulmonary</w:t>
      </w:r>
      <w:r>
        <w:rPr>
          <w:rFonts w:ascii="Georgia" w:eastAsia="Georgia" w:hAnsi="Georgia" w:cs="Georgia"/>
          <w:spacing w:val="-11"/>
          <w:sz w:val="18"/>
          <w:szCs w:val="18"/>
        </w:rPr>
        <w:t xml:space="preserve"> </w:t>
      </w:r>
      <w:r>
        <w:rPr>
          <w:rFonts w:ascii="Georgia" w:eastAsia="Georgia" w:hAnsi="Georgia" w:cs="Georgia"/>
          <w:sz w:val="18"/>
          <w:szCs w:val="18"/>
        </w:rPr>
        <w:t>template</w:t>
      </w:r>
      <w:r>
        <w:rPr>
          <w:rFonts w:ascii="Georgia" w:eastAsia="Georgia" w:hAnsi="Georgia" w:cs="Georgia"/>
          <w:spacing w:val="-9"/>
          <w:sz w:val="18"/>
          <w:szCs w:val="18"/>
        </w:rPr>
        <w:t xml:space="preserve"> </w:t>
      </w:r>
      <w:r>
        <w:rPr>
          <w:rFonts w:ascii="Georgia" w:eastAsia="Georgia" w:hAnsi="Georgia" w:cs="Georgia"/>
          <w:sz w:val="18"/>
          <w:szCs w:val="18"/>
        </w:rPr>
        <w:t xml:space="preserve">build- </w:t>
      </w:r>
      <w:proofErr w:type="spellStart"/>
      <w:r>
        <w:rPr>
          <w:rFonts w:ascii="Georgia" w:eastAsia="Georgia" w:hAnsi="Georgia" w:cs="Georgia"/>
          <w:sz w:val="18"/>
          <w:szCs w:val="18"/>
        </w:rPr>
        <w:t>ing</w:t>
      </w:r>
      <w:proofErr w:type="spellEnd"/>
      <w:r>
        <w:rPr>
          <w:rFonts w:ascii="Georgia" w:eastAsia="Georgia" w:hAnsi="Georgia" w:cs="Georgia"/>
          <w:sz w:val="18"/>
          <w:szCs w:val="18"/>
        </w:rPr>
        <w:t>.</w:t>
      </w:r>
      <w:r>
        <w:rPr>
          <w:rFonts w:ascii="Georgia" w:eastAsia="Georgia" w:hAnsi="Georgia" w:cs="Georgia"/>
          <w:spacing w:val="23"/>
          <w:sz w:val="18"/>
          <w:szCs w:val="18"/>
        </w:rPr>
        <w:t xml:space="preserve"> </w:t>
      </w:r>
      <w:r>
        <w:rPr>
          <w:rFonts w:ascii="Georgia" w:eastAsia="Georgia" w:hAnsi="Georgia" w:cs="Georgia"/>
          <w:sz w:val="18"/>
          <w:szCs w:val="18"/>
        </w:rPr>
        <w:t>Although</w:t>
      </w:r>
      <w:r>
        <w:rPr>
          <w:rFonts w:ascii="Georgia" w:eastAsia="Georgia" w:hAnsi="Georgia" w:cs="Georgia"/>
          <w:spacing w:val="-3"/>
          <w:sz w:val="18"/>
          <w:szCs w:val="18"/>
        </w:rPr>
        <w:t xml:space="preserve"> </w:t>
      </w:r>
      <w:r>
        <w:rPr>
          <w:rFonts w:ascii="Georgia" w:eastAsia="Georgia" w:hAnsi="Georgia" w:cs="Georgia"/>
          <w:sz w:val="18"/>
          <w:szCs w:val="18"/>
        </w:rPr>
        <w:t>each of</w:t>
      </w:r>
      <w:r>
        <w:rPr>
          <w:rFonts w:ascii="Georgia" w:eastAsia="Georgia" w:hAnsi="Georgia" w:cs="Georgia"/>
          <w:spacing w:val="2"/>
          <w:sz w:val="18"/>
          <w:szCs w:val="18"/>
        </w:rPr>
        <w:t xml:space="preserve"> </w:t>
      </w:r>
      <w:r>
        <w:rPr>
          <w:rFonts w:ascii="Georgia" w:eastAsia="Georgia" w:hAnsi="Georgia" w:cs="Georgia"/>
          <w:sz w:val="18"/>
          <w:szCs w:val="18"/>
        </w:rPr>
        <w:t>these extensions</w:t>
      </w:r>
      <w:r>
        <w:rPr>
          <w:rFonts w:ascii="Georgia" w:eastAsia="Georgia" w:hAnsi="Georgia" w:cs="Georgia"/>
          <w:spacing w:val="-4"/>
          <w:sz w:val="18"/>
          <w:szCs w:val="18"/>
        </w:rPr>
        <w:t xml:space="preserve"> </w:t>
      </w:r>
      <w:r>
        <w:rPr>
          <w:rFonts w:ascii="Georgia" w:eastAsia="Georgia" w:hAnsi="Georgia" w:cs="Georgia"/>
          <w:sz w:val="18"/>
          <w:szCs w:val="18"/>
        </w:rPr>
        <w:t>requires</w:t>
      </w:r>
      <w:r>
        <w:rPr>
          <w:rFonts w:ascii="Georgia" w:eastAsia="Georgia" w:hAnsi="Georgia" w:cs="Georgia"/>
          <w:spacing w:val="-3"/>
          <w:sz w:val="18"/>
          <w:szCs w:val="18"/>
        </w:rPr>
        <w:t xml:space="preserve"> </w:t>
      </w:r>
      <w:r>
        <w:rPr>
          <w:rFonts w:ascii="Georgia" w:eastAsia="Georgia" w:hAnsi="Georgia" w:cs="Georgia"/>
          <w:sz w:val="18"/>
          <w:szCs w:val="18"/>
        </w:rPr>
        <w:t>significant</w:t>
      </w:r>
      <w:r>
        <w:rPr>
          <w:rFonts w:ascii="Georgia" w:eastAsia="Georgia" w:hAnsi="Georgia" w:cs="Georgia"/>
          <w:spacing w:val="-4"/>
          <w:sz w:val="18"/>
          <w:szCs w:val="18"/>
        </w:rPr>
        <w:t xml:space="preserve"> </w:t>
      </w:r>
      <w:r>
        <w:rPr>
          <w:rFonts w:ascii="Georgia" w:eastAsia="Georgia" w:hAnsi="Georgia" w:cs="Georgia"/>
          <w:sz w:val="18"/>
          <w:szCs w:val="18"/>
        </w:rPr>
        <w:t>additional</w:t>
      </w:r>
      <w:r>
        <w:rPr>
          <w:rFonts w:ascii="Georgia" w:eastAsia="Georgia" w:hAnsi="Georgia" w:cs="Georgia"/>
          <w:spacing w:val="-4"/>
          <w:sz w:val="18"/>
          <w:szCs w:val="18"/>
        </w:rPr>
        <w:t xml:space="preserve"> </w:t>
      </w:r>
      <w:r>
        <w:rPr>
          <w:rFonts w:ascii="Georgia" w:eastAsia="Georgia" w:hAnsi="Georgia" w:cs="Georgia"/>
          <w:sz w:val="18"/>
          <w:szCs w:val="18"/>
        </w:rPr>
        <w:t>development</w:t>
      </w:r>
      <w:r>
        <w:rPr>
          <w:rFonts w:ascii="Georgia" w:eastAsia="Georgia" w:hAnsi="Georgia" w:cs="Georgia"/>
          <w:spacing w:val="-6"/>
          <w:sz w:val="18"/>
          <w:szCs w:val="18"/>
        </w:rPr>
        <w:t xml:space="preserve"> </w:t>
      </w:r>
      <w:r>
        <w:rPr>
          <w:rFonts w:ascii="Georgia" w:eastAsia="Georgia" w:hAnsi="Georgia" w:cs="Georgia"/>
          <w:sz w:val="18"/>
          <w:szCs w:val="18"/>
        </w:rPr>
        <w:t>and</w:t>
      </w:r>
      <w:r>
        <w:rPr>
          <w:rFonts w:ascii="Georgia" w:eastAsia="Georgia" w:hAnsi="Georgia" w:cs="Georgia"/>
          <w:spacing w:val="1"/>
          <w:sz w:val="18"/>
          <w:szCs w:val="18"/>
        </w:rPr>
        <w:t xml:space="preserve"> </w:t>
      </w:r>
      <w:r>
        <w:rPr>
          <w:rFonts w:ascii="Georgia" w:eastAsia="Georgia" w:hAnsi="Georgia" w:cs="Georgia"/>
          <w:sz w:val="18"/>
          <w:szCs w:val="18"/>
        </w:rPr>
        <w:t>tuning,</w:t>
      </w:r>
      <w:r>
        <w:rPr>
          <w:rFonts w:ascii="Georgia" w:eastAsia="Georgia" w:hAnsi="Georgia" w:cs="Georgia"/>
          <w:spacing w:val="-1"/>
          <w:sz w:val="18"/>
          <w:szCs w:val="18"/>
        </w:rPr>
        <w:t xml:space="preserve"> </w:t>
      </w:r>
      <w:r>
        <w:rPr>
          <w:rFonts w:ascii="Georgia" w:eastAsia="Georgia" w:hAnsi="Georgia" w:cs="Georgia"/>
          <w:sz w:val="18"/>
          <w:szCs w:val="18"/>
        </w:rPr>
        <w:t>a</w:t>
      </w:r>
      <w:r>
        <w:rPr>
          <w:rFonts w:ascii="Georgia" w:eastAsia="Georgia" w:hAnsi="Georgia" w:cs="Georgia"/>
          <w:spacing w:val="3"/>
          <w:sz w:val="18"/>
          <w:szCs w:val="18"/>
        </w:rPr>
        <w:t xml:space="preserve"> </w:t>
      </w:r>
      <w:r>
        <w:rPr>
          <w:rFonts w:ascii="Georgia" w:eastAsia="Georgia" w:hAnsi="Georgia" w:cs="Georgia"/>
          <w:sz w:val="18"/>
          <w:szCs w:val="18"/>
        </w:rPr>
        <w:t>robust</w:t>
      </w:r>
      <w:r>
        <w:rPr>
          <w:rFonts w:ascii="Georgia" w:eastAsia="Georgia" w:hAnsi="Georgia" w:cs="Georgia"/>
          <w:spacing w:val="-1"/>
          <w:sz w:val="18"/>
          <w:szCs w:val="18"/>
        </w:rPr>
        <w:t xml:space="preserve"> </w:t>
      </w:r>
      <w:r>
        <w:rPr>
          <w:rFonts w:ascii="Georgia" w:eastAsia="Georgia" w:hAnsi="Georgia" w:cs="Georgia"/>
          <w:sz w:val="18"/>
          <w:szCs w:val="18"/>
        </w:rPr>
        <w:t>and</w:t>
      </w:r>
      <w:r>
        <w:rPr>
          <w:rFonts w:ascii="Georgia" w:eastAsia="Georgia" w:hAnsi="Georgia" w:cs="Georgia"/>
          <w:spacing w:val="1"/>
          <w:sz w:val="18"/>
          <w:szCs w:val="18"/>
        </w:rPr>
        <w:t xml:space="preserve"> </w:t>
      </w:r>
      <w:r>
        <w:rPr>
          <w:rFonts w:ascii="Georgia" w:eastAsia="Georgia" w:hAnsi="Georgia" w:cs="Georgia"/>
          <w:sz w:val="18"/>
          <w:szCs w:val="18"/>
        </w:rPr>
        <w:t>generic</w:t>
      </w:r>
      <w:r>
        <w:rPr>
          <w:rFonts w:ascii="Georgia" w:eastAsia="Georgia" w:hAnsi="Georgia" w:cs="Georgia"/>
          <w:spacing w:val="-2"/>
          <w:sz w:val="18"/>
          <w:szCs w:val="18"/>
        </w:rPr>
        <w:t xml:space="preserve"> </w:t>
      </w:r>
      <w:r>
        <w:rPr>
          <w:rFonts w:ascii="Georgia" w:eastAsia="Georgia" w:hAnsi="Georgia" w:cs="Georgia"/>
          <w:sz w:val="18"/>
          <w:szCs w:val="18"/>
        </w:rPr>
        <w:t>software</w:t>
      </w:r>
      <w:r>
        <w:rPr>
          <w:rFonts w:ascii="Georgia" w:eastAsia="Georgia" w:hAnsi="Georgia" w:cs="Georgia"/>
          <w:spacing w:val="-3"/>
          <w:sz w:val="18"/>
          <w:szCs w:val="18"/>
        </w:rPr>
        <w:t xml:space="preserve"> </w:t>
      </w:r>
      <w:r>
        <w:rPr>
          <w:rFonts w:ascii="Georgia" w:eastAsia="Georgia" w:hAnsi="Georgia" w:cs="Georgia"/>
          <w:sz w:val="18"/>
          <w:szCs w:val="18"/>
        </w:rPr>
        <w:t>foundation ensures</w:t>
      </w:r>
      <w:r>
        <w:rPr>
          <w:rFonts w:ascii="Georgia" w:eastAsia="Georgia" w:hAnsi="Georgia" w:cs="Georgia"/>
          <w:spacing w:val="-6"/>
          <w:sz w:val="18"/>
          <w:szCs w:val="18"/>
        </w:rPr>
        <w:t xml:space="preserve"> </w:t>
      </w:r>
      <w:r>
        <w:rPr>
          <w:rFonts w:ascii="Georgia" w:eastAsia="Georgia" w:hAnsi="Georgia" w:cs="Georgia"/>
          <w:sz w:val="18"/>
          <w:szCs w:val="18"/>
        </w:rPr>
        <w:t>that</w:t>
      </w:r>
      <w:r>
        <w:rPr>
          <w:rFonts w:ascii="Georgia" w:eastAsia="Georgia" w:hAnsi="Georgia" w:cs="Georgia"/>
          <w:spacing w:val="-3"/>
          <w:sz w:val="18"/>
          <w:szCs w:val="18"/>
        </w:rPr>
        <w:t xml:space="preserve"> </w:t>
      </w:r>
      <w:r>
        <w:rPr>
          <w:rFonts w:ascii="Georgia" w:eastAsia="Georgia" w:hAnsi="Georgia" w:cs="Georgia"/>
          <w:sz w:val="18"/>
          <w:szCs w:val="18"/>
        </w:rPr>
        <w:t>these</w:t>
      </w:r>
      <w:r>
        <w:rPr>
          <w:rFonts w:ascii="Georgia" w:eastAsia="Georgia" w:hAnsi="Georgia" w:cs="Georgia"/>
          <w:spacing w:val="-4"/>
          <w:sz w:val="18"/>
          <w:szCs w:val="18"/>
        </w:rPr>
        <w:t xml:space="preserve"> </w:t>
      </w:r>
      <w:r>
        <w:rPr>
          <w:rFonts w:ascii="Georgia" w:eastAsia="Georgia" w:hAnsi="Georgia" w:cs="Georgia"/>
          <w:sz w:val="18"/>
          <w:szCs w:val="18"/>
        </w:rPr>
        <w:t>extensions</w:t>
      </w:r>
      <w:r>
        <w:rPr>
          <w:rFonts w:ascii="Georgia" w:eastAsia="Georgia" w:hAnsi="Georgia" w:cs="Georgia"/>
          <w:spacing w:val="-8"/>
          <w:sz w:val="18"/>
          <w:szCs w:val="18"/>
        </w:rPr>
        <w:t xml:space="preserve"> </w:t>
      </w:r>
      <w:r>
        <w:rPr>
          <w:rFonts w:ascii="Georgia" w:eastAsia="Georgia" w:hAnsi="Georgia" w:cs="Georgia"/>
          <w:sz w:val="18"/>
          <w:szCs w:val="18"/>
        </w:rPr>
        <w:t>are</w:t>
      </w:r>
      <w:r>
        <w:rPr>
          <w:rFonts w:ascii="Georgia" w:eastAsia="Georgia" w:hAnsi="Georgia" w:cs="Georgia"/>
          <w:spacing w:val="-3"/>
          <w:sz w:val="18"/>
          <w:szCs w:val="18"/>
        </w:rPr>
        <w:t xml:space="preserve"> </w:t>
      </w:r>
      <w:r>
        <w:rPr>
          <w:rFonts w:ascii="Georgia" w:eastAsia="Georgia" w:hAnsi="Georgia" w:cs="Georgia"/>
          <w:sz w:val="18"/>
          <w:szCs w:val="18"/>
        </w:rPr>
        <w:t>of</w:t>
      </w:r>
      <w:r>
        <w:rPr>
          <w:rFonts w:ascii="Georgia" w:eastAsia="Georgia" w:hAnsi="Georgia" w:cs="Georgia"/>
          <w:spacing w:val="-2"/>
          <w:sz w:val="18"/>
          <w:szCs w:val="18"/>
        </w:rPr>
        <w:t xml:space="preserve"> </w:t>
      </w:r>
      <w:r>
        <w:rPr>
          <w:rFonts w:ascii="Georgia" w:eastAsia="Georgia" w:hAnsi="Georgia" w:cs="Georgia"/>
          <w:sz w:val="18"/>
          <w:szCs w:val="18"/>
        </w:rPr>
        <w:t>high</w:t>
      </w:r>
      <w:r>
        <w:rPr>
          <w:rFonts w:ascii="Georgia" w:eastAsia="Georgia" w:hAnsi="Georgia" w:cs="Georgia"/>
          <w:spacing w:val="-4"/>
          <w:sz w:val="18"/>
          <w:szCs w:val="18"/>
        </w:rPr>
        <w:t xml:space="preserve"> </w:t>
      </w:r>
      <w:r>
        <w:rPr>
          <w:rFonts w:ascii="Georgia" w:eastAsia="Georgia" w:hAnsi="Georgia" w:cs="Georgia"/>
          <w:sz w:val="18"/>
          <w:szCs w:val="18"/>
        </w:rPr>
        <w:t>quality</w:t>
      </w:r>
      <w:r>
        <w:rPr>
          <w:rFonts w:ascii="Georgia" w:eastAsia="Georgia" w:hAnsi="Georgia" w:cs="Georgia"/>
          <w:spacing w:val="-5"/>
          <w:sz w:val="18"/>
          <w:szCs w:val="18"/>
        </w:rPr>
        <w:t xml:space="preserve"> </w:t>
      </w:r>
      <w:r>
        <w:rPr>
          <w:rFonts w:ascii="Georgia" w:eastAsia="Georgia" w:hAnsi="Georgia" w:cs="Georgia"/>
          <w:sz w:val="18"/>
          <w:szCs w:val="18"/>
        </w:rPr>
        <w:t>and</w:t>
      </w:r>
      <w:r>
        <w:rPr>
          <w:rFonts w:ascii="Georgia" w:eastAsia="Georgia" w:hAnsi="Georgia" w:cs="Georgia"/>
          <w:spacing w:val="-3"/>
          <w:sz w:val="18"/>
          <w:szCs w:val="18"/>
        </w:rPr>
        <w:t xml:space="preserve"> </w:t>
      </w:r>
      <w:r>
        <w:rPr>
          <w:rFonts w:ascii="Georgia" w:eastAsia="Georgia" w:hAnsi="Georgia" w:cs="Georgia"/>
          <w:sz w:val="18"/>
          <w:szCs w:val="18"/>
        </w:rPr>
        <w:t>are</w:t>
      </w:r>
      <w:r>
        <w:rPr>
          <w:rFonts w:ascii="Georgia" w:eastAsia="Georgia" w:hAnsi="Georgia" w:cs="Georgia"/>
          <w:spacing w:val="-3"/>
          <w:sz w:val="18"/>
          <w:szCs w:val="18"/>
        </w:rPr>
        <w:t xml:space="preserve"> </w:t>
      </w:r>
      <w:r>
        <w:rPr>
          <w:rFonts w:ascii="Georgia" w:eastAsia="Georgia" w:hAnsi="Georgia" w:cs="Georgia"/>
          <w:sz w:val="18"/>
          <w:szCs w:val="18"/>
        </w:rPr>
        <w:t>readily</w:t>
      </w:r>
      <w:r>
        <w:rPr>
          <w:rFonts w:ascii="Georgia" w:eastAsia="Georgia" w:hAnsi="Georgia" w:cs="Georgia"/>
          <w:spacing w:val="-5"/>
          <w:sz w:val="18"/>
          <w:szCs w:val="18"/>
        </w:rPr>
        <w:t xml:space="preserve"> </w:t>
      </w:r>
      <w:r>
        <w:rPr>
          <w:rFonts w:ascii="Georgia" w:eastAsia="Georgia" w:hAnsi="Georgia" w:cs="Georgia"/>
          <w:sz w:val="18"/>
          <w:szCs w:val="18"/>
        </w:rPr>
        <w:t>adapted</w:t>
      </w:r>
      <w:r>
        <w:rPr>
          <w:rFonts w:ascii="Georgia" w:eastAsia="Georgia" w:hAnsi="Georgia" w:cs="Georgia"/>
          <w:spacing w:val="-6"/>
          <w:sz w:val="18"/>
          <w:szCs w:val="18"/>
        </w:rPr>
        <w:t xml:space="preserve"> </w:t>
      </w:r>
      <w:r>
        <w:rPr>
          <w:rFonts w:ascii="Georgia" w:eastAsia="Georgia" w:hAnsi="Georgia" w:cs="Georgia"/>
          <w:sz w:val="18"/>
          <w:szCs w:val="18"/>
        </w:rPr>
        <w:t>to</w:t>
      </w:r>
      <w:r>
        <w:rPr>
          <w:rFonts w:ascii="Georgia" w:eastAsia="Georgia" w:hAnsi="Georgia" w:cs="Georgia"/>
          <w:spacing w:val="-2"/>
          <w:sz w:val="18"/>
          <w:szCs w:val="18"/>
        </w:rPr>
        <w:t xml:space="preserve"> </w:t>
      </w:r>
      <w:r>
        <w:rPr>
          <w:rFonts w:ascii="Georgia" w:eastAsia="Georgia" w:hAnsi="Georgia" w:cs="Georgia"/>
          <w:sz w:val="18"/>
          <w:szCs w:val="18"/>
        </w:rPr>
        <w:t>the</w:t>
      </w:r>
      <w:r>
        <w:rPr>
          <w:rFonts w:ascii="Georgia" w:eastAsia="Georgia" w:hAnsi="Georgia" w:cs="Georgia"/>
          <w:spacing w:val="-3"/>
          <w:sz w:val="18"/>
          <w:szCs w:val="18"/>
        </w:rPr>
        <w:t xml:space="preserve"> </w:t>
      </w:r>
      <w:r>
        <w:rPr>
          <w:rFonts w:ascii="Georgia" w:eastAsia="Georgia" w:hAnsi="Georgia" w:cs="Georgia"/>
          <w:sz w:val="18"/>
          <w:szCs w:val="18"/>
        </w:rPr>
        <w:t>pulmonary</w:t>
      </w:r>
      <w:r>
        <w:rPr>
          <w:rFonts w:ascii="Georgia" w:eastAsia="Georgia" w:hAnsi="Georgia" w:cs="Georgia"/>
          <w:spacing w:val="-9"/>
          <w:sz w:val="18"/>
          <w:szCs w:val="18"/>
        </w:rPr>
        <w:t xml:space="preserve"> </w:t>
      </w:r>
      <w:r>
        <w:rPr>
          <w:rFonts w:ascii="Georgia" w:eastAsia="Georgia" w:hAnsi="Georgia" w:cs="Georgia"/>
          <w:sz w:val="18"/>
          <w:szCs w:val="18"/>
        </w:rPr>
        <w:t>image</w:t>
      </w:r>
      <w:r>
        <w:rPr>
          <w:rFonts w:ascii="Georgia" w:eastAsia="Georgia" w:hAnsi="Georgia" w:cs="Georgia"/>
          <w:spacing w:val="-5"/>
          <w:sz w:val="18"/>
          <w:szCs w:val="18"/>
        </w:rPr>
        <w:t xml:space="preserve"> </w:t>
      </w:r>
      <w:r>
        <w:rPr>
          <w:rFonts w:ascii="Georgia" w:eastAsia="Georgia" w:hAnsi="Georgia" w:cs="Georgia"/>
          <w:sz w:val="18"/>
          <w:szCs w:val="18"/>
        </w:rPr>
        <w:t>domain.</w:t>
      </w:r>
    </w:p>
    <w:p w14:paraId="6B7DD655" w14:textId="77777777" w:rsidR="00E61F9D" w:rsidRDefault="00E61F9D">
      <w:pPr>
        <w:spacing w:after="0" w:line="200" w:lineRule="exact"/>
        <w:rPr>
          <w:sz w:val="20"/>
          <w:szCs w:val="20"/>
        </w:rPr>
      </w:pPr>
    </w:p>
    <w:p w14:paraId="55946B45" w14:textId="77777777" w:rsidR="00E61F9D" w:rsidRDefault="00E61F9D">
      <w:pPr>
        <w:spacing w:before="14" w:after="0" w:line="240" w:lineRule="exact"/>
        <w:rPr>
          <w:sz w:val="24"/>
          <w:szCs w:val="24"/>
        </w:rPr>
      </w:pPr>
    </w:p>
    <w:p w14:paraId="39E42197" w14:textId="15E4184B" w:rsidR="00E61F9D" w:rsidRDefault="005C64D6">
      <w:pPr>
        <w:spacing w:after="0" w:line="240" w:lineRule="auto"/>
        <w:ind w:left="120" w:right="788"/>
        <w:jc w:val="both"/>
        <w:rPr>
          <w:rFonts w:ascii="Georgia" w:eastAsia="Georgia" w:hAnsi="Georgia" w:cs="Georgia"/>
          <w:sz w:val="19"/>
          <w:szCs w:val="19"/>
        </w:rPr>
      </w:pPr>
      <w:proofErr w:type="gramStart"/>
      <w:r>
        <w:rPr>
          <w:rFonts w:ascii="Georgia" w:eastAsia="Georgia" w:hAnsi="Georgia" w:cs="Georgia"/>
          <w:sz w:val="19"/>
          <w:szCs w:val="19"/>
        </w:rPr>
        <w:t>interactive</w:t>
      </w:r>
      <w:proofErr w:type="gramEnd"/>
      <w:r>
        <w:rPr>
          <w:rFonts w:ascii="Georgia" w:eastAsia="Georgia" w:hAnsi="Georgia" w:cs="Georgia"/>
          <w:spacing w:val="19"/>
          <w:sz w:val="19"/>
          <w:szCs w:val="19"/>
        </w:rPr>
        <w:t xml:space="preserve"> </w:t>
      </w:r>
      <w:del w:id="172" w:author="James Gee" w:date="2016-07-20T14:20:00Z">
        <w:r w:rsidDel="00C1072C">
          <w:rPr>
            <w:rFonts w:ascii="Georgia" w:eastAsia="Georgia" w:hAnsi="Georgia" w:cs="Georgia"/>
            <w:sz w:val="19"/>
            <w:szCs w:val="19"/>
          </w:rPr>
          <w:delText>parameter</w:delText>
        </w:r>
        <w:r w:rsidDel="00C1072C">
          <w:rPr>
            <w:rFonts w:ascii="Georgia" w:eastAsia="Georgia" w:hAnsi="Georgia" w:cs="Georgia"/>
            <w:spacing w:val="18"/>
            <w:sz w:val="19"/>
            <w:szCs w:val="19"/>
          </w:rPr>
          <w:delText xml:space="preserve"> </w:delText>
        </w:r>
      </w:del>
      <w:r>
        <w:rPr>
          <w:rFonts w:ascii="Georgia" w:eastAsia="Georgia" w:hAnsi="Georgia" w:cs="Georgia"/>
          <w:sz w:val="19"/>
          <w:szCs w:val="19"/>
        </w:rPr>
        <w:t>tuning</w:t>
      </w:r>
      <w:r>
        <w:rPr>
          <w:rFonts w:ascii="Georgia" w:eastAsia="Georgia" w:hAnsi="Georgia" w:cs="Georgia"/>
          <w:spacing w:val="12"/>
          <w:sz w:val="19"/>
          <w:szCs w:val="19"/>
        </w:rPr>
        <w:t xml:space="preserve"> </w:t>
      </w:r>
      <w:ins w:id="173" w:author="James Gee" w:date="2016-07-20T14:20:00Z">
        <w:r w:rsidR="00C1072C">
          <w:rPr>
            <w:rFonts w:ascii="Georgia" w:eastAsia="Georgia" w:hAnsi="Georgia" w:cs="Georgia"/>
            <w:spacing w:val="12"/>
            <w:sz w:val="19"/>
            <w:szCs w:val="19"/>
          </w:rPr>
          <w:t xml:space="preserve">of parameters </w:t>
        </w:r>
      </w:ins>
      <w:r>
        <w:rPr>
          <w:rFonts w:ascii="Georgia" w:eastAsia="Georgia" w:hAnsi="Georgia" w:cs="Georgia"/>
          <w:sz w:val="19"/>
          <w:szCs w:val="19"/>
        </w:rPr>
        <w:t>and</w:t>
      </w:r>
      <w:r>
        <w:rPr>
          <w:rFonts w:ascii="Georgia" w:eastAsia="Georgia" w:hAnsi="Georgia" w:cs="Georgia"/>
          <w:spacing w:val="7"/>
          <w:sz w:val="19"/>
          <w:szCs w:val="19"/>
        </w:rPr>
        <w:t xml:space="preserve"> </w:t>
      </w:r>
      <w:del w:id="174" w:author="James Gee" w:date="2016-07-20T14:20:00Z">
        <w:r w:rsidDel="00C1072C">
          <w:rPr>
            <w:rFonts w:ascii="Georgia" w:eastAsia="Georgia" w:hAnsi="Georgia" w:cs="Georgia"/>
            <w:sz w:val="19"/>
            <w:szCs w:val="19"/>
          </w:rPr>
          <w:delText>an</w:delText>
        </w:r>
        <w:r w:rsidDel="00C1072C">
          <w:rPr>
            <w:rFonts w:ascii="Georgia" w:eastAsia="Georgia" w:hAnsi="Georgia" w:cs="Georgia"/>
            <w:spacing w:val="5"/>
            <w:sz w:val="19"/>
            <w:szCs w:val="19"/>
          </w:rPr>
          <w:delText xml:space="preserve"> </w:delText>
        </w:r>
        <w:r w:rsidDel="00C1072C">
          <w:rPr>
            <w:rFonts w:ascii="Georgia" w:eastAsia="Georgia" w:hAnsi="Georgia" w:cs="Georgia"/>
            <w:sz w:val="19"/>
            <w:szCs w:val="19"/>
          </w:rPr>
          <w:delText>extensive</w:delText>
        </w:r>
        <w:r w:rsidDel="00C1072C">
          <w:rPr>
            <w:rFonts w:ascii="Georgia" w:eastAsia="Georgia" w:hAnsi="Georgia" w:cs="Georgia"/>
            <w:spacing w:val="17"/>
            <w:sz w:val="19"/>
            <w:szCs w:val="19"/>
          </w:rPr>
          <w:delText xml:space="preserve"> </w:delText>
        </w:r>
        <w:r w:rsidDel="00C1072C">
          <w:rPr>
            <w:rFonts w:ascii="Georgia" w:eastAsia="Georgia" w:hAnsi="Georgia" w:cs="Georgia"/>
            <w:sz w:val="19"/>
            <w:szCs w:val="19"/>
          </w:rPr>
          <w:delText>suite</w:delText>
        </w:r>
        <w:r w:rsidDel="00C1072C">
          <w:rPr>
            <w:rFonts w:ascii="Georgia" w:eastAsia="Georgia" w:hAnsi="Georgia" w:cs="Georgia"/>
            <w:spacing w:val="9"/>
            <w:sz w:val="19"/>
            <w:szCs w:val="19"/>
          </w:rPr>
          <w:delText xml:space="preserve"> </w:delText>
        </w:r>
        <w:r w:rsidDel="00C1072C">
          <w:rPr>
            <w:rFonts w:ascii="Georgia" w:eastAsia="Georgia" w:hAnsi="Georgia" w:cs="Georgia"/>
            <w:sz w:val="19"/>
            <w:szCs w:val="19"/>
          </w:rPr>
          <w:delText>of</w:delText>
        </w:r>
        <w:r w:rsidDel="00C1072C">
          <w:rPr>
            <w:rFonts w:ascii="Georgia" w:eastAsia="Georgia" w:hAnsi="Georgia" w:cs="Georgia"/>
            <w:spacing w:val="4"/>
            <w:sz w:val="19"/>
            <w:szCs w:val="19"/>
          </w:rPr>
          <w:delText xml:space="preserve"> </w:delText>
        </w:r>
        <w:r w:rsidDel="00C1072C">
          <w:rPr>
            <w:rFonts w:ascii="Georgia" w:eastAsia="Georgia" w:hAnsi="Georgia" w:cs="Georgia"/>
            <w:sz w:val="19"/>
            <w:szCs w:val="19"/>
          </w:rPr>
          <w:delText>tools</w:delText>
        </w:r>
        <w:r w:rsidDel="00C1072C">
          <w:rPr>
            <w:rFonts w:ascii="Georgia" w:eastAsia="Georgia" w:hAnsi="Georgia" w:cs="Georgia"/>
            <w:spacing w:val="9"/>
            <w:sz w:val="19"/>
            <w:szCs w:val="19"/>
          </w:rPr>
          <w:delText xml:space="preserve"> </w:delText>
        </w:r>
        <w:r w:rsidDel="00C1072C">
          <w:rPr>
            <w:rFonts w:ascii="Georgia" w:eastAsia="Georgia" w:hAnsi="Georgia" w:cs="Georgia"/>
            <w:sz w:val="19"/>
            <w:szCs w:val="19"/>
          </w:rPr>
          <w:delText>for</w:delText>
        </w:r>
        <w:r w:rsidDel="00C1072C">
          <w:rPr>
            <w:rFonts w:ascii="Georgia" w:eastAsia="Georgia" w:hAnsi="Georgia" w:cs="Georgia"/>
            <w:spacing w:val="6"/>
            <w:sz w:val="19"/>
            <w:szCs w:val="19"/>
          </w:rPr>
          <w:delText xml:space="preserve"> </w:delText>
        </w:r>
        <w:r w:rsidDel="00C1072C">
          <w:rPr>
            <w:rFonts w:ascii="Georgia" w:eastAsia="Georgia" w:hAnsi="Georgia" w:cs="Georgia"/>
            <w:sz w:val="19"/>
            <w:szCs w:val="19"/>
          </w:rPr>
          <w:delText>evaluation</w:delText>
        </w:r>
        <w:r w:rsidDel="00C1072C">
          <w:rPr>
            <w:rFonts w:ascii="Georgia" w:eastAsia="Georgia" w:hAnsi="Georgia" w:cs="Georgia"/>
            <w:spacing w:val="19"/>
            <w:sz w:val="19"/>
            <w:szCs w:val="19"/>
          </w:rPr>
          <w:delText xml:space="preserve"> </w:delText>
        </w:r>
        <w:r w:rsidDel="00C1072C">
          <w:rPr>
            <w:rFonts w:ascii="Georgia" w:eastAsia="Georgia" w:hAnsi="Georgia" w:cs="Georgia"/>
            <w:sz w:val="19"/>
            <w:szCs w:val="19"/>
          </w:rPr>
          <w:delText>and</w:delText>
        </w:r>
        <w:r w:rsidDel="00C1072C">
          <w:rPr>
            <w:rFonts w:ascii="Georgia" w:eastAsia="Georgia" w:hAnsi="Georgia" w:cs="Georgia"/>
            <w:spacing w:val="7"/>
            <w:sz w:val="19"/>
            <w:szCs w:val="19"/>
          </w:rPr>
          <w:delText xml:space="preserve"> </w:delText>
        </w:r>
        <w:r w:rsidDel="00C1072C">
          <w:rPr>
            <w:rFonts w:ascii="Georgia" w:eastAsia="Georgia" w:hAnsi="Georgia" w:cs="Georgia"/>
            <w:sz w:val="19"/>
            <w:szCs w:val="19"/>
          </w:rPr>
          <w:delText>visualization</w:delText>
        </w:r>
        <w:r w:rsidDel="00C1072C">
          <w:rPr>
            <w:rFonts w:ascii="Georgia" w:eastAsia="Georgia" w:hAnsi="Georgia" w:cs="Georgia"/>
            <w:spacing w:val="22"/>
            <w:sz w:val="19"/>
            <w:szCs w:val="19"/>
          </w:rPr>
          <w:delText xml:space="preserve"> </w:delText>
        </w:r>
        <w:r w:rsidDel="00C1072C">
          <w:rPr>
            <w:rFonts w:ascii="Georgia" w:eastAsia="Georgia" w:hAnsi="Georgia" w:cs="Georgia"/>
            <w:sz w:val="19"/>
            <w:szCs w:val="19"/>
          </w:rPr>
          <w:delText>of</w:delText>
        </w:r>
        <w:r w:rsidDel="00C1072C">
          <w:rPr>
            <w:rFonts w:ascii="Georgia" w:eastAsia="Georgia" w:hAnsi="Georgia" w:cs="Georgia"/>
            <w:spacing w:val="4"/>
            <w:sz w:val="19"/>
            <w:szCs w:val="19"/>
          </w:rPr>
          <w:delText xml:space="preserve"> </w:delText>
        </w:r>
        <w:r w:rsidDel="00C1072C">
          <w:rPr>
            <w:rFonts w:ascii="Georgia" w:eastAsia="Georgia" w:hAnsi="Georgia" w:cs="Georgia"/>
            <w:sz w:val="19"/>
            <w:szCs w:val="19"/>
          </w:rPr>
          <w:delText>user-</w:delText>
        </w:r>
      </w:del>
      <w:ins w:id="175" w:author="James Gee" w:date="2016-07-20T14:20:00Z">
        <w:r w:rsidR="00C1072C">
          <w:rPr>
            <w:rFonts w:ascii="Georgia" w:eastAsia="Georgia" w:hAnsi="Georgia" w:cs="Georgia"/>
            <w:sz w:val="19"/>
            <w:szCs w:val="19"/>
          </w:rPr>
          <w:t xml:space="preserve">interrogation of </w:t>
        </w:r>
      </w:ins>
      <w:r>
        <w:rPr>
          <w:rFonts w:ascii="Georgia" w:eastAsia="Georgia" w:hAnsi="Georgia" w:cs="Georgia"/>
          <w:sz w:val="19"/>
          <w:szCs w:val="19"/>
        </w:rPr>
        <w:t>processed</w:t>
      </w:r>
      <w:r>
        <w:rPr>
          <w:rFonts w:ascii="Georgia" w:eastAsia="Georgia" w:hAnsi="Georgia" w:cs="Georgia"/>
          <w:spacing w:val="26"/>
          <w:sz w:val="19"/>
          <w:szCs w:val="19"/>
        </w:rPr>
        <w:t xml:space="preserve"> </w:t>
      </w:r>
      <w:r>
        <w:rPr>
          <w:rFonts w:ascii="Georgia" w:eastAsia="Georgia" w:hAnsi="Georgia" w:cs="Georgia"/>
          <w:w w:val="102"/>
          <w:sz w:val="19"/>
          <w:szCs w:val="19"/>
        </w:rPr>
        <w:t>results.</w:t>
      </w:r>
    </w:p>
    <w:p w14:paraId="7FE96A6E" w14:textId="5459FC57" w:rsidR="00E61F9D" w:rsidRDefault="005C64D6">
      <w:pPr>
        <w:spacing w:before="93" w:after="0" w:line="277" w:lineRule="auto"/>
        <w:ind w:left="113" w:right="51" w:firstLine="7"/>
        <w:jc w:val="both"/>
        <w:rPr>
          <w:rFonts w:ascii="Georgia" w:eastAsia="Georgia" w:hAnsi="Georgia" w:cs="Georgia"/>
          <w:sz w:val="19"/>
          <w:szCs w:val="19"/>
        </w:rPr>
      </w:pPr>
      <w:r>
        <w:rPr>
          <w:rFonts w:ascii="Georgia" w:eastAsia="Georgia" w:hAnsi="Georgia" w:cs="Georgia"/>
          <w:b/>
          <w:bCs/>
          <w:sz w:val="19"/>
          <w:szCs w:val="19"/>
        </w:rPr>
        <w:t>3(c.2.1)</w:t>
      </w:r>
      <w:r>
        <w:rPr>
          <w:rFonts w:ascii="Georgia" w:eastAsia="Georgia" w:hAnsi="Georgia" w:cs="Georgia"/>
          <w:b/>
          <w:bCs/>
          <w:spacing w:val="25"/>
          <w:sz w:val="19"/>
          <w:szCs w:val="19"/>
        </w:rPr>
        <w:t xml:space="preserve"> </w:t>
      </w:r>
      <w:r>
        <w:rPr>
          <w:rFonts w:ascii="Georgia" w:eastAsia="Georgia" w:hAnsi="Georgia" w:cs="Georgia"/>
          <w:b/>
          <w:bCs/>
          <w:sz w:val="19"/>
          <w:szCs w:val="19"/>
        </w:rPr>
        <w:t>Sub-Aim</w:t>
      </w:r>
      <w:r>
        <w:rPr>
          <w:rFonts w:ascii="Georgia" w:eastAsia="Georgia" w:hAnsi="Georgia" w:cs="Georgia"/>
          <w:b/>
          <w:bCs/>
          <w:spacing w:val="28"/>
          <w:sz w:val="19"/>
          <w:szCs w:val="19"/>
        </w:rPr>
        <w:t xml:space="preserve"> </w:t>
      </w:r>
      <w:r>
        <w:rPr>
          <w:rFonts w:ascii="Georgia" w:eastAsia="Georgia" w:hAnsi="Georgia" w:cs="Georgia"/>
          <w:b/>
          <w:bCs/>
          <w:sz w:val="19"/>
          <w:szCs w:val="19"/>
        </w:rPr>
        <w:t>1a</w:t>
      </w:r>
      <w:r>
        <w:rPr>
          <w:rFonts w:ascii="Georgia" w:eastAsia="Georgia" w:hAnsi="Georgia" w:cs="Georgia"/>
          <w:b/>
          <w:bCs/>
          <w:spacing w:val="15"/>
          <w:sz w:val="19"/>
          <w:szCs w:val="19"/>
        </w:rPr>
        <w:t xml:space="preserve"> </w:t>
      </w:r>
      <w:r>
        <w:rPr>
          <w:rFonts w:ascii="Georgia" w:eastAsia="Georgia" w:hAnsi="Georgia" w:cs="Georgia"/>
          <w:b/>
          <w:bCs/>
          <w:sz w:val="19"/>
          <w:szCs w:val="19"/>
        </w:rPr>
        <w:t>will</w:t>
      </w:r>
      <w:r>
        <w:rPr>
          <w:rFonts w:ascii="Georgia" w:eastAsia="Georgia" w:hAnsi="Georgia" w:cs="Georgia"/>
          <w:b/>
          <w:bCs/>
          <w:spacing w:val="18"/>
          <w:sz w:val="19"/>
          <w:szCs w:val="19"/>
        </w:rPr>
        <w:t xml:space="preserve"> </w:t>
      </w:r>
      <w:r>
        <w:rPr>
          <w:rFonts w:ascii="Georgia" w:eastAsia="Georgia" w:hAnsi="Georgia" w:cs="Georgia"/>
          <w:b/>
          <w:bCs/>
          <w:sz w:val="19"/>
          <w:szCs w:val="19"/>
        </w:rPr>
        <w:t>expand</w:t>
      </w:r>
      <w:r>
        <w:rPr>
          <w:rFonts w:ascii="Georgia" w:eastAsia="Georgia" w:hAnsi="Georgia" w:cs="Georgia"/>
          <w:b/>
          <w:bCs/>
          <w:spacing w:val="26"/>
          <w:sz w:val="19"/>
          <w:szCs w:val="19"/>
        </w:rPr>
        <w:t xml:space="preserve"> </w:t>
      </w:r>
      <w:r>
        <w:rPr>
          <w:rFonts w:ascii="Georgia" w:eastAsia="Georgia" w:hAnsi="Georgia" w:cs="Georgia"/>
          <w:b/>
          <w:bCs/>
          <w:sz w:val="19"/>
          <w:szCs w:val="19"/>
        </w:rPr>
        <w:t>the</w:t>
      </w:r>
      <w:r>
        <w:rPr>
          <w:rFonts w:ascii="Georgia" w:eastAsia="Georgia" w:hAnsi="Georgia" w:cs="Georgia"/>
          <w:b/>
          <w:bCs/>
          <w:spacing w:val="17"/>
          <w:sz w:val="19"/>
          <w:szCs w:val="19"/>
        </w:rPr>
        <w:t xml:space="preserve"> </w:t>
      </w:r>
      <w:r>
        <w:rPr>
          <w:rFonts w:ascii="Georgia" w:eastAsia="Georgia" w:hAnsi="Georgia" w:cs="Georgia"/>
          <w:b/>
          <w:bCs/>
          <w:sz w:val="19"/>
          <w:szCs w:val="19"/>
        </w:rPr>
        <w:t>ITK/ANTs</w:t>
      </w:r>
      <w:r>
        <w:rPr>
          <w:rFonts w:ascii="Georgia" w:eastAsia="Georgia" w:hAnsi="Georgia" w:cs="Georgia"/>
          <w:b/>
          <w:bCs/>
          <w:spacing w:val="31"/>
          <w:sz w:val="19"/>
          <w:szCs w:val="19"/>
        </w:rPr>
        <w:t xml:space="preserve"> </w:t>
      </w:r>
      <w:r>
        <w:rPr>
          <w:rFonts w:ascii="Georgia" w:eastAsia="Georgia" w:hAnsi="Georgia" w:cs="Georgia"/>
          <w:b/>
          <w:bCs/>
          <w:sz w:val="19"/>
          <w:szCs w:val="19"/>
        </w:rPr>
        <w:t>open-source</w:t>
      </w:r>
      <w:r>
        <w:rPr>
          <w:rFonts w:ascii="Georgia" w:eastAsia="Georgia" w:hAnsi="Georgia" w:cs="Georgia"/>
          <w:b/>
          <w:bCs/>
          <w:spacing w:val="35"/>
          <w:sz w:val="19"/>
          <w:szCs w:val="19"/>
        </w:rPr>
        <w:t xml:space="preserve"> </w:t>
      </w:r>
      <w:r>
        <w:rPr>
          <w:rFonts w:ascii="Georgia" w:eastAsia="Georgia" w:hAnsi="Georgia" w:cs="Georgia"/>
          <w:b/>
          <w:bCs/>
          <w:sz w:val="19"/>
          <w:szCs w:val="19"/>
        </w:rPr>
        <w:t>libraries</w:t>
      </w:r>
      <w:r>
        <w:rPr>
          <w:rFonts w:ascii="Georgia" w:eastAsia="Georgia" w:hAnsi="Georgia" w:cs="Georgia"/>
          <w:b/>
          <w:bCs/>
          <w:spacing w:val="28"/>
          <w:sz w:val="19"/>
          <w:szCs w:val="19"/>
        </w:rPr>
        <w:t xml:space="preserve"> </w:t>
      </w:r>
      <w:r>
        <w:rPr>
          <w:rFonts w:ascii="Georgia" w:eastAsia="Georgia" w:hAnsi="Georgia" w:cs="Georgia"/>
          <w:b/>
          <w:bCs/>
          <w:sz w:val="19"/>
          <w:szCs w:val="19"/>
        </w:rPr>
        <w:t>by</w:t>
      </w:r>
      <w:r>
        <w:rPr>
          <w:rFonts w:ascii="Georgia" w:eastAsia="Georgia" w:hAnsi="Georgia" w:cs="Georgia"/>
          <w:b/>
          <w:bCs/>
          <w:spacing w:val="17"/>
          <w:sz w:val="19"/>
          <w:szCs w:val="19"/>
        </w:rPr>
        <w:t xml:space="preserve"> </w:t>
      </w:r>
      <w:r>
        <w:rPr>
          <w:rFonts w:ascii="Georgia" w:eastAsia="Georgia" w:hAnsi="Georgia" w:cs="Georgia"/>
          <w:b/>
          <w:bCs/>
          <w:sz w:val="19"/>
          <w:szCs w:val="19"/>
        </w:rPr>
        <w:t>implementing</w:t>
      </w:r>
      <w:r>
        <w:rPr>
          <w:rFonts w:ascii="Georgia" w:eastAsia="Georgia" w:hAnsi="Georgia" w:cs="Georgia"/>
          <w:b/>
          <w:bCs/>
          <w:spacing w:val="38"/>
          <w:sz w:val="19"/>
          <w:szCs w:val="19"/>
        </w:rPr>
        <w:t xml:space="preserve"> </w:t>
      </w:r>
      <w:r>
        <w:rPr>
          <w:rFonts w:ascii="Georgia" w:eastAsia="Georgia" w:hAnsi="Georgia" w:cs="Georgia"/>
          <w:b/>
          <w:bCs/>
          <w:sz w:val="19"/>
          <w:szCs w:val="19"/>
        </w:rPr>
        <w:t>currently</w:t>
      </w:r>
      <w:r>
        <w:rPr>
          <w:rFonts w:ascii="Georgia" w:eastAsia="Georgia" w:hAnsi="Georgia" w:cs="Georgia"/>
          <w:b/>
          <w:bCs/>
          <w:spacing w:val="29"/>
          <w:sz w:val="19"/>
          <w:szCs w:val="19"/>
        </w:rPr>
        <w:t xml:space="preserve"> </w:t>
      </w:r>
      <w:r>
        <w:rPr>
          <w:rFonts w:ascii="Georgia" w:eastAsia="Georgia" w:hAnsi="Georgia" w:cs="Georgia"/>
          <w:b/>
          <w:bCs/>
          <w:w w:val="102"/>
          <w:sz w:val="19"/>
          <w:szCs w:val="19"/>
        </w:rPr>
        <w:t xml:space="preserve">unavailable </w:t>
      </w:r>
      <w:r>
        <w:rPr>
          <w:rFonts w:ascii="Georgia" w:eastAsia="Georgia" w:hAnsi="Georgia" w:cs="Georgia"/>
          <w:b/>
          <w:bCs/>
          <w:sz w:val="19"/>
          <w:szCs w:val="19"/>
        </w:rPr>
        <w:t>lung-specific</w:t>
      </w:r>
      <w:r>
        <w:rPr>
          <w:rFonts w:ascii="Georgia" w:eastAsia="Georgia" w:hAnsi="Georgia" w:cs="Georgia"/>
          <w:b/>
          <w:bCs/>
          <w:spacing w:val="24"/>
          <w:sz w:val="19"/>
          <w:szCs w:val="19"/>
        </w:rPr>
        <w:t xml:space="preserve"> </w:t>
      </w:r>
      <w:r>
        <w:rPr>
          <w:rFonts w:ascii="Georgia" w:eastAsia="Georgia" w:hAnsi="Georgia" w:cs="Georgia"/>
          <w:b/>
          <w:bCs/>
          <w:sz w:val="19"/>
          <w:szCs w:val="19"/>
        </w:rPr>
        <w:t>algorithms.</w:t>
      </w:r>
      <w:r>
        <w:rPr>
          <w:rFonts w:ascii="Georgia" w:eastAsia="Georgia" w:hAnsi="Georgia" w:cs="Georgia"/>
          <w:b/>
          <w:bCs/>
          <w:spacing w:val="37"/>
          <w:sz w:val="19"/>
          <w:szCs w:val="19"/>
        </w:rPr>
        <w:t xml:space="preserve"> </w:t>
      </w:r>
      <w:r>
        <w:rPr>
          <w:rFonts w:ascii="Georgia" w:eastAsia="Georgia" w:hAnsi="Georgia" w:cs="Georgia"/>
          <w:sz w:val="19"/>
          <w:szCs w:val="19"/>
        </w:rPr>
        <w:t>Many</w:t>
      </w:r>
      <w:r>
        <w:rPr>
          <w:rFonts w:ascii="Georgia" w:eastAsia="Georgia" w:hAnsi="Georgia" w:cs="Georgia"/>
          <w:spacing w:val="10"/>
          <w:sz w:val="19"/>
          <w:szCs w:val="19"/>
        </w:rPr>
        <w:t xml:space="preserve"> </w:t>
      </w:r>
      <w:r>
        <w:rPr>
          <w:rFonts w:ascii="Georgia" w:eastAsia="Georgia" w:hAnsi="Georgia" w:cs="Georgia"/>
          <w:sz w:val="19"/>
          <w:szCs w:val="19"/>
        </w:rPr>
        <w:t>important</w:t>
      </w:r>
      <w:r>
        <w:rPr>
          <w:rFonts w:ascii="Georgia" w:eastAsia="Georgia" w:hAnsi="Georgia" w:cs="Georgia"/>
          <w:spacing w:val="17"/>
          <w:sz w:val="19"/>
          <w:szCs w:val="19"/>
        </w:rPr>
        <w:t xml:space="preserve"> </w:t>
      </w:r>
      <w:r>
        <w:rPr>
          <w:rFonts w:ascii="Georgia" w:eastAsia="Georgia" w:hAnsi="Georgia" w:cs="Georgia"/>
          <w:sz w:val="19"/>
          <w:szCs w:val="19"/>
        </w:rPr>
        <w:t>algorithmic</w:t>
      </w:r>
      <w:r>
        <w:rPr>
          <w:rFonts w:ascii="Georgia" w:eastAsia="Georgia" w:hAnsi="Georgia" w:cs="Georgia"/>
          <w:spacing w:val="19"/>
          <w:sz w:val="19"/>
          <w:szCs w:val="19"/>
        </w:rPr>
        <w:t xml:space="preserve"> </w:t>
      </w:r>
      <w:r>
        <w:rPr>
          <w:rFonts w:ascii="Georgia" w:eastAsia="Georgia" w:hAnsi="Georgia" w:cs="Georgia"/>
          <w:sz w:val="19"/>
          <w:szCs w:val="19"/>
        </w:rPr>
        <w:t>categories</w:t>
      </w:r>
      <w:r>
        <w:rPr>
          <w:rFonts w:ascii="Georgia" w:eastAsia="Georgia" w:hAnsi="Georgia" w:cs="Georgia"/>
          <w:spacing w:val="17"/>
          <w:sz w:val="19"/>
          <w:szCs w:val="19"/>
        </w:rPr>
        <w:t xml:space="preserve"> </w:t>
      </w:r>
      <w:r>
        <w:rPr>
          <w:rFonts w:ascii="Georgia" w:eastAsia="Georgia" w:hAnsi="Georgia" w:cs="Georgia"/>
          <w:sz w:val="19"/>
          <w:szCs w:val="19"/>
        </w:rPr>
        <w:t>implementing</w:t>
      </w:r>
      <w:r>
        <w:rPr>
          <w:rFonts w:ascii="Georgia" w:eastAsia="Georgia" w:hAnsi="Georgia" w:cs="Georgia"/>
          <w:spacing w:val="24"/>
          <w:sz w:val="19"/>
          <w:szCs w:val="19"/>
        </w:rPr>
        <w:t xml:space="preserve"> </w:t>
      </w:r>
      <w:r>
        <w:rPr>
          <w:rFonts w:ascii="Georgia" w:eastAsia="Georgia" w:hAnsi="Georgia" w:cs="Georgia"/>
          <w:sz w:val="19"/>
          <w:szCs w:val="19"/>
        </w:rPr>
        <w:t>fundamental</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3"/>
          <w:sz w:val="19"/>
          <w:szCs w:val="19"/>
        </w:rPr>
        <w:t xml:space="preserve"> </w:t>
      </w:r>
      <w:r>
        <w:rPr>
          <w:rFonts w:ascii="Georgia" w:eastAsia="Georgia" w:hAnsi="Georgia" w:cs="Georgia"/>
          <w:sz w:val="19"/>
          <w:szCs w:val="19"/>
        </w:rPr>
        <w:t>tasks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do </w:t>
      </w:r>
      <w:r>
        <w:rPr>
          <w:rFonts w:ascii="Georgia" w:eastAsia="Georgia" w:hAnsi="Georgia" w:cs="Georgia"/>
          <w:sz w:val="19"/>
          <w:szCs w:val="19"/>
        </w:rPr>
        <w:t>not</w:t>
      </w:r>
      <w:r>
        <w:rPr>
          <w:rFonts w:ascii="Georgia" w:eastAsia="Georgia" w:hAnsi="Georgia" w:cs="Georgia"/>
          <w:spacing w:val="-2"/>
          <w:sz w:val="19"/>
          <w:szCs w:val="19"/>
        </w:rPr>
        <w:t xml:space="preserve"> </w:t>
      </w:r>
      <w:r>
        <w:rPr>
          <w:rFonts w:ascii="Georgia" w:eastAsia="Georgia" w:hAnsi="Georgia" w:cs="Georgia"/>
          <w:sz w:val="19"/>
          <w:szCs w:val="19"/>
        </w:rPr>
        <w:t>currently</w:t>
      </w:r>
      <w:r>
        <w:rPr>
          <w:rFonts w:ascii="Georgia" w:eastAsia="Georgia" w:hAnsi="Georgia" w:cs="Georgia"/>
          <w:spacing w:val="8"/>
          <w:sz w:val="19"/>
          <w:szCs w:val="19"/>
        </w:rPr>
        <w:t xml:space="preserve"> </w:t>
      </w:r>
      <w:r>
        <w:rPr>
          <w:rFonts w:ascii="Georgia" w:eastAsia="Georgia" w:hAnsi="Georgia" w:cs="Georgia"/>
          <w:sz w:val="19"/>
          <w:szCs w:val="19"/>
        </w:rPr>
        <w:t>exist</w:t>
      </w:r>
      <w:r>
        <w:rPr>
          <w:rFonts w:ascii="Georgia" w:eastAsia="Georgia" w:hAnsi="Georgia" w:cs="Georgia"/>
          <w:spacing w:val="1"/>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any</w:t>
      </w:r>
      <w:r>
        <w:rPr>
          <w:rFonts w:ascii="Georgia" w:eastAsia="Georgia" w:hAnsi="Georgia" w:cs="Georgia"/>
          <w:spacing w:val="-1"/>
          <w:sz w:val="19"/>
          <w:szCs w:val="19"/>
        </w:rPr>
        <w:t xml:space="preserve"> </w:t>
      </w:r>
      <w:r>
        <w:rPr>
          <w:rFonts w:ascii="Georgia" w:eastAsia="Georgia" w:hAnsi="Georgia" w:cs="Georgia"/>
          <w:sz w:val="19"/>
          <w:szCs w:val="19"/>
        </w:rPr>
        <w:t>comprehensive,</w:t>
      </w:r>
      <w:r>
        <w:rPr>
          <w:rFonts w:ascii="Georgia" w:eastAsia="Georgia" w:hAnsi="Georgia" w:cs="Georgia"/>
          <w:spacing w:val="20"/>
          <w:sz w:val="19"/>
          <w:szCs w:val="19"/>
        </w:rPr>
        <w:t xml:space="preserve"> </w:t>
      </w:r>
      <w:r>
        <w:rPr>
          <w:rFonts w:ascii="Georgia" w:eastAsia="Georgia" w:hAnsi="Georgia" w:cs="Georgia"/>
          <w:sz w:val="19"/>
          <w:szCs w:val="19"/>
        </w:rPr>
        <w:t>publicly</w:t>
      </w:r>
      <w:r>
        <w:rPr>
          <w:rFonts w:ascii="Georgia" w:eastAsia="Georgia" w:hAnsi="Georgia" w:cs="Georgia"/>
          <w:spacing w:val="6"/>
          <w:sz w:val="19"/>
          <w:szCs w:val="19"/>
        </w:rPr>
        <w:t xml:space="preserve"> </w:t>
      </w:r>
      <w:r>
        <w:rPr>
          <w:rFonts w:ascii="Georgia" w:eastAsia="Georgia" w:hAnsi="Georgia" w:cs="Georgia"/>
          <w:sz w:val="19"/>
          <w:szCs w:val="19"/>
        </w:rPr>
        <w:t>available</w:t>
      </w:r>
      <w:r>
        <w:rPr>
          <w:rFonts w:ascii="Georgia" w:eastAsia="Georgia" w:hAnsi="Georgia" w:cs="Georgia"/>
          <w:spacing w:val="8"/>
          <w:sz w:val="19"/>
          <w:szCs w:val="19"/>
        </w:rPr>
        <w:t xml:space="preserve"> </w:t>
      </w:r>
      <w:r>
        <w:rPr>
          <w:rFonts w:ascii="Georgia" w:eastAsia="Georgia" w:hAnsi="Georgia" w:cs="Georgia"/>
          <w:sz w:val="19"/>
          <w:szCs w:val="19"/>
        </w:rPr>
        <w:t>package.</w:t>
      </w:r>
      <w:r>
        <w:rPr>
          <w:rFonts w:ascii="Georgia" w:eastAsia="Georgia" w:hAnsi="Georgia" w:cs="Georgia"/>
          <w:spacing w:val="29"/>
          <w:sz w:val="19"/>
          <w:szCs w:val="19"/>
        </w:rPr>
        <w:t xml:space="preserve"> </w:t>
      </w:r>
      <w:r>
        <w:rPr>
          <w:rFonts w:ascii="Georgia" w:eastAsia="Georgia" w:hAnsi="Georgia" w:cs="Georgia"/>
          <w:sz w:val="19"/>
          <w:szCs w:val="19"/>
        </w:rPr>
        <w:t>This is</w:t>
      </w:r>
      <w:r>
        <w:rPr>
          <w:rFonts w:ascii="Georgia" w:eastAsia="Georgia" w:hAnsi="Georgia" w:cs="Georgia"/>
          <w:spacing w:val="-5"/>
          <w:sz w:val="19"/>
          <w:szCs w:val="19"/>
        </w:rPr>
        <w:t xml:space="preserve"> </w:t>
      </w:r>
      <w:r>
        <w:rPr>
          <w:rFonts w:ascii="Georgia" w:eastAsia="Georgia" w:hAnsi="Georgia" w:cs="Georgia"/>
          <w:sz w:val="19"/>
          <w:szCs w:val="19"/>
        </w:rPr>
        <w:t>despite</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fact</w:t>
      </w:r>
      <w:r>
        <w:rPr>
          <w:rFonts w:ascii="Georgia" w:eastAsia="Georgia" w:hAnsi="Georgia" w:cs="Georgia"/>
          <w:spacing w:val="-1"/>
          <w:sz w:val="19"/>
          <w:szCs w:val="19"/>
        </w:rPr>
        <w:t xml:space="preserve"> </w:t>
      </w:r>
      <w:r>
        <w:rPr>
          <w:rFonts w:ascii="Georgia" w:eastAsia="Georgia" w:hAnsi="Georgia" w:cs="Georgia"/>
          <w:sz w:val="19"/>
          <w:szCs w:val="19"/>
        </w:rPr>
        <w:t>that new algorithms</w:t>
      </w:r>
      <w:r>
        <w:rPr>
          <w:rFonts w:ascii="Georgia" w:eastAsia="Georgia" w:hAnsi="Georgia" w:cs="Georgia"/>
          <w:spacing w:val="11"/>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 xml:space="preserve">lung </w:t>
      </w:r>
      <w:r>
        <w:rPr>
          <w:rFonts w:ascii="Georgia" w:eastAsia="Georgia" w:hAnsi="Georgia" w:cs="Georgia"/>
          <w:w w:val="102"/>
          <w:sz w:val="19"/>
          <w:szCs w:val="19"/>
        </w:rPr>
        <w:t xml:space="preserve">image </w:t>
      </w:r>
      <w:r>
        <w:rPr>
          <w:rFonts w:ascii="Georgia" w:eastAsia="Georgia" w:hAnsi="Georgia" w:cs="Georgia"/>
          <w:sz w:val="19"/>
          <w:szCs w:val="19"/>
        </w:rPr>
        <w:t>analysis</w:t>
      </w:r>
      <w:r>
        <w:rPr>
          <w:rFonts w:ascii="Georgia" w:eastAsia="Georgia" w:hAnsi="Georgia" w:cs="Georgia"/>
          <w:spacing w:val="21"/>
          <w:sz w:val="19"/>
          <w:szCs w:val="19"/>
        </w:rPr>
        <w:t xml:space="preserve"> </w:t>
      </w:r>
      <w:r>
        <w:rPr>
          <w:rFonts w:ascii="Georgia" w:eastAsia="Georgia" w:hAnsi="Georgia" w:cs="Georgia"/>
          <w:sz w:val="19"/>
          <w:szCs w:val="19"/>
        </w:rPr>
        <w:t>are</w:t>
      </w:r>
      <w:r>
        <w:rPr>
          <w:rFonts w:ascii="Georgia" w:eastAsia="Georgia" w:hAnsi="Georgia" w:cs="Georgia"/>
          <w:spacing w:val="13"/>
          <w:sz w:val="19"/>
          <w:szCs w:val="19"/>
        </w:rPr>
        <w:t xml:space="preserve"> </w:t>
      </w:r>
      <w:r>
        <w:rPr>
          <w:rFonts w:ascii="Georgia" w:eastAsia="Georgia" w:hAnsi="Georgia" w:cs="Georgia"/>
          <w:sz w:val="19"/>
          <w:szCs w:val="19"/>
        </w:rPr>
        <w:t>frequently</w:t>
      </w:r>
      <w:r>
        <w:rPr>
          <w:rFonts w:ascii="Georgia" w:eastAsia="Georgia" w:hAnsi="Georgia" w:cs="Georgia"/>
          <w:spacing w:val="25"/>
          <w:sz w:val="19"/>
          <w:szCs w:val="19"/>
        </w:rPr>
        <w:t xml:space="preserve"> </w:t>
      </w:r>
      <w:r>
        <w:rPr>
          <w:rFonts w:ascii="Georgia" w:eastAsia="Georgia" w:hAnsi="Georgia" w:cs="Georgia"/>
          <w:sz w:val="19"/>
          <w:szCs w:val="19"/>
        </w:rPr>
        <w:t>reported</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 xml:space="preserve">literature. </w:t>
      </w:r>
      <w:r>
        <w:rPr>
          <w:rFonts w:ascii="Georgia" w:eastAsia="Georgia" w:hAnsi="Georgia" w:cs="Georgia"/>
          <w:spacing w:val="8"/>
          <w:sz w:val="19"/>
          <w:szCs w:val="19"/>
        </w:rPr>
        <w:t xml:space="preserve"> </w:t>
      </w:r>
      <w:r>
        <w:rPr>
          <w:rFonts w:ascii="Georgia" w:eastAsia="Georgia" w:hAnsi="Georgia" w:cs="Georgia"/>
          <w:sz w:val="19"/>
          <w:szCs w:val="19"/>
        </w:rPr>
        <w:t>An</w:t>
      </w:r>
      <w:r>
        <w:rPr>
          <w:rFonts w:ascii="Georgia" w:eastAsia="Georgia" w:hAnsi="Georgia" w:cs="Georgia"/>
          <w:spacing w:val="13"/>
          <w:sz w:val="19"/>
          <w:szCs w:val="19"/>
        </w:rPr>
        <w:t xml:space="preserve"> </w:t>
      </w:r>
      <w:r>
        <w:rPr>
          <w:rFonts w:ascii="Georgia" w:eastAsia="Georgia" w:hAnsi="Georgia" w:cs="Georgia"/>
          <w:sz w:val="19"/>
          <w:szCs w:val="19"/>
        </w:rPr>
        <w:t>extensive</w:t>
      </w:r>
      <w:r>
        <w:rPr>
          <w:rFonts w:ascii="Georgia" w:eastAsia="Georgia" w:hAnsi="Georgia" w:cs="Georgia"/>
          <w:spacing w:val="24"/>
          <w:sz w:val="19"/>
          <w:szCs w:val="19"/>
        </w:rPr>
        <w:t xml:space="preserve"> </w:t>
      </w:r>
      <w:r>
        <w:rPr>
          <w:rFonts w:ascii="Georgia" w:eastAsia="Georgia" w:hAnsi="Georgia" w:cs="Georgia"/>
          <w:sz w:val="19"/>
          <w:szCs w:val="19"/>
        </w:rPr>
        <w:t>survey</w:t>
      </w:r>
      <w:r>
        <w:rPr>
          <w:rFonts w:ascii="Georgia" w:eastAsia="Georgia" w:hAnsi="Georgia" w:cs="Georgia"/>
          <w:spacing w:val="19"/>
          <w:sz w:val="19"/>
          <w:szCs w:val="19"/>
        </w:rPr>
        <w:t xml:space="preserve"> </w:t>
      </w:r>
      <w:r>
        <w:rPr>
          <w:rFonts w:ascii="Georgia" w:eastAsia="Georgia" w:hAnsi="Georgia" w:cs="Georgia"/>
          <w:sz w:val="19"/>
          <w:szCs w:val="19"/>
        </w:rPr>
        <w:t>concentrating</w:t>
      </w:r>
      <w:r>
        <w:rPr>
          <w:rFonts w:ascii="Georgia" w:eastAsia="Georgia" w:hAnsi="Georgia" w:cs="Georgia"/>
          <w:spacing w:val="31"/>
          <w:sz w:val="19"/>
          <w:szCs w:val="19"/>
        </w:rPr>
        <w:t xml:space="preserve"> </w:t>
      </w:r>
      <w:r>
        <w:rPr>
          <w:rFonts w:ascii="Georgia" w:eastAsia="Georgia" w:hAnsi="Georgia" w:cs="Georgia"/>
          <w:sz w:val="19"/>
          <w:szCs w:val="19"/>
        </w:rPr>
        <w:t>on</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years</w:t>
      </w:r>
      <w:r>
        <w:rPr>
          <w:rFonts w:ascii="Georgia" w:eastAsia="Georgia" w:hAnsi="Georgia" w:cs="Georgia"/>
          <w:spacing w:val="17"/>
          <w:sz w:val="19"/>
          <w:szCs w:val="19"/>
        </w:rPr>
        <w:t xml:space="preserve"> </w:t>
      </w:r>
      <w:r>
        <w:rPr>
          <w:rFonts w:ascii="Georgia" w:eastAsia="Georgia" w:hAnsi="Georgia" w:cs="Georgia"/>
          <w:sz w:val="19"/>
          <w:szCs w:val="19"/>
        </w:rPr>
        <w:t>1999–2004</w:t>
      </w:r>
      <w:r>
        <w:rPr>
          <w:rFonts w:ascii="Georgia" w:eastAsia="Georgia" w:hAnsi="Georgia" w:cs="Georgia"/>
          <w:spacing w:val="27"/>
          <w:sz w:val="19"/>
          <w:szCs w:val="19"/>
        </w:rPr>
        <w:t xml:space="preserve"> </w:t>
      </w:r>
      <w:r>
        <w:rPr>
          <w:rFonts w:ascii="Georgia" w:eastAsia="Georgia" w:hAnsi="Georgia" w:cs="Georgia"/>
          <w:sz w:val="19"/>
          <w:szCs w:val="19"/>
        </w:rPr>
        <w:t>is</w:t>
      </w:r>
      <w:r>
        <w:rPr>
          <w:rFonts w:ascii="Georgia" w:eastAsia="Georgia" w:hAnsi="Georgia" w:cs="Georgia"/>
          <w:spacing w:val="11"/>
          <w:sz w:val="19"/>
          <w:szCs w:val="19"/>
        </w:rPr>
        <w:t xml:space="preserve"> </w:t>
      </w:r>
      <w:r>
        <w:rPr>
          <w:rFonts w:ascii="Georgia" w:eastAsia="Georgia" w:hAnsi="Georgia" w:cs="Georgia"/>
          <w:sz w:val="19"/>
          <w:szCs w:val="19"/>
        </w:rPr>
        <w:t>given</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[59] </w:t>
      </w:r>
      <w:r>
        <w:rPr>
          <w:rFonts w:ascii="Georgia" w:eastAsia="Georgia" w:hAnsi="Georgia" w:cs="Georgia"/>
          <w:sz w:val="19"/>
          <w:szCs w:val="19"/>
        </w:rPr>
        <w:t>which</w:t>
      </w:r>
      <w:r>
        <w:rPr>
          <w:rFonts w:ascii="Georgia" w:eastAsia="Georgia" w:hAnsi="Georgia" w:cs="Georgia"/>
          <w:spacing w:val="-3"/>
          <w:sz w:val="19"/>
          <w:szCs w:val="19"/>
        </w:rPr>
        <w:t xml:space="preserve"> </w:t>
      </w:r>
      <w:r>
        <w:rPr>
          <w:rFonts w:ascii="Georgia" w:eastAsia="Georgia" w:hAnsi="Georgia" w:cs="Georgia"/>
          <w:sz w:val="19"/>
          <w:szCs w:val="19"/>
        </w:rPr>
        <w:t>covers</w:t>
      </w:r>
      <w:r>
        <w:rPr>
          <w:rFonts w:ascii="Georgia" w:eastAsia="Georgia" w:hAnsi="Georgia" w:cs="Georgia"/>
          <w:spacing w:val="-2"/>
          <w:sz w:val="19"/>
          <w:szCs w:val="19"/>
        </w:rPr>
        <w:t xml:space="preserve"> </w:t>
      </w:r>
      <w:r>
        <w:rPr>
          <w:rFonts w:ascii="Georgia" w:eastAsia="Georgia" w:hAnsi="Georgia" w:cs="Georgia"/>
          <w:sz w:val="19"/>
          <w:szCs w:val="19"/>
        </w:rPr>
        <w:t>computer-aided</w:t>
      </w:r>
      <w:r>
        <w:rPr>
          <w:rFonts w:ascii="Georgia" w:eastAsia="Georgia" w:hAnsi="Georgia" w:cs="Georgia"/>
          <w:spacing w:val="14"/>
          <w:sz w:val="19"/>
          <w:szCs w:val="19"/>
        </w:rPr>
        <w:t xml:space="preserve"> </w:t>
      </w:r>
      <w:r>
        <w:rPr>
          <w:rFonts w:ascii="Georgia" w:eastAsia="Georgia" w:hAnsi="Georgia" w:cs="Georgia"/>
          <w:sz w:val="19"/>
          <w:szCs w:val="19"/>
        </w:rPr>
        <w:t>diagnosis</w:t>
      </w:r>
      <w:r>
        <w:rPr>
          <w:rFonts w:ascii="Georgia" w:eastAsia="Georgia" w:hAnsi="Georgia" w:cs="Georgia"/>
          <w:spacing w:val="3"/>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lung</w:t>
      </w:r>
      <w:r>
        <w:rPr>
          <w:rFonts w:ascii="Georgia" w:eastAsia="Georgia" w:hAnsi="Georgia" w:cs="Georgia"/>
          <w:spacing w:val="-6"/>
          <w:sz w:val="19"/>
          <w:szCs w:val="19"/>
        </w:rPr>
        <w:t xml:space="preserve"> </w:t>
      </w:r>
      <w:r>
        <w:rPr>
          <w:rFonts w:ascii="Georgia" w:eastAsia="Georgia" w:hAnsi="Georgia" w:cs="Georgia"/>
          <w:sz w:val="19"/>
          <w:szCs w:val="19"/>
        </w:rPr>
        <w:t>disease</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lung</w:t>
      </w:r>
      <w:r>
        <w:rPr>
          <w:rFonts w:ascii="Georgia" w:eastAsia="Georgia" w:hAnsi="Georgia" w:cs="Georgia"/>
          <w:spacing w:val="-6"/>
          <w:sz w:val="19"/>
          <w:szCs w:val="19"/>
        </w:rPr>
        <w:t xml:space="preserve"> </w:t>
      </w:r>
      <w:r>
        <w:rPr>
          <w:rFonts w:ascii="Georgia" w:eastAsia="Georgia" w:hAnsi="Georgia" w:cs="Georgia"/>
          <w:sz w:val="19"/>
          <w:szCs w:val="19"/>
        </w:rPr>
        <w:t>cancer</w:t>
      </w:r>
      <w:r>
        <w:rPr>
          <w:rFonts w:ascii="Georgia" w:eastAsia="Georgia" w:hAnsi="Georgia" w:cs="Georgia"/>
          <w:spacing w:val="-2"/>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CT</w:t>
      </w:r>
      <w:r>
        <w:rPr>
          <w:rFonts w:ascii="Georgia" w:eastAsia="Georgia" w:hAnsi="Georgia" w:cs="Georgia"/>
          <w:spacing w:val="-8"/>
          <w:sz w:val="19"/>
          <w:szCs w:val="19"/>
        </w:rPr>
        <w:t xml:space="preserve"> </w:t>
      </w:r>
      <w:r>
        <w:rPr>
          <w:rFonts w:ascii="Georgia" w:eastAsia="Georgia" w:hAnsi="Georgia" w:cs="Georgia"/>
          <w:sz w:val="19"/>
          <w:szCs w:val="19"/>
        </w:rPr>
        <w:t>(i.e.,</w:t>
      </w:r>
      <w:r>
        <w:rPr>
          <w:rFonts w:ascii="Georgia" w:eastAsia="Georgia" w:hAnsi="Georgia" w:cs="Georgia"/>
          <w:spacing w:val="1"/>
          <w:sz w:val="19"/>
          <w:szCs w:val="19"/>
        </w:rPr>
        <w:t xml:space="preserve"> </w:t>
      </w:r>
      <w:r>
        <w:rPr>
          <w:rFonts w:ascii="Georgia" w:eastAsia="Georgia" w:hAnsi="Georgia" w:cs="Georgia"/>
          <w:sz w:val="19"/>
          <w:szCs w:val="19"/>
        </w:rPr>
        <w:t>detection</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tracking</w:t>
      </w:r>
      <w:r>
        <w:rPr>
          <w:rFonts w:ascii="Georgia" w:eastAsia="Georgia" w:hAnsi="Georgia" w:cs="Georgia"/>
          <w:spacing w:val="1"/>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pulmonary</w:t>
      </w:r>
      <w:r>
        <w:rPr>
          <w:rFonts w:ascii="Georgia" w:eastAsia="Georgia" w:hAnsi="Georgia" w:cs="Georgia"/>
          <w:spacing w:val="5"/>
          <w:sz w:val="19"/>
          <w:szCs w:val="19"/>
        </w:rPr>
        <w:t xml:space="preserve"> </w:t>
      </w:r>
      <w:r>
        <w:rPr>
          <w:rFonts w:ascii="Georgia" w:eastAsia="Georgia" w:hAnsi="Georgia" w:cs="Georgia"/>
          <w:w w:val="102"/>
          <w:sz w:val="19"/>
          <w:szCs w:val="19"/>
        </w:rPr>
        <w:t xml:space="preserve">nodules)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provides</w:t>
      </w:r>
      <w:r>
        <w:rPr>
          <w:rFonts w:ascii="Georgia" w:eastAsia="Georgia" w:hAnsi="Georgia" w:cs="Georgia"/>
          <w:spacing w:val="24"/>
          <w:sz w:val="19"/>
          <w:szCs w:val="19"/>
        </w:rPr>
        <w:t xml:space="preserve"> </w:t>
      </w:r>
      <w:r>
        <w:rPr>
          <w:rFonts w:ascii="Georgia" w:eastAsia="Georgia" w:hAnsi="Georgia" w:cs="Georgia"/>
          <w:sz w:val="19"/>
          <w:szCs w:val="19"/>
        </w:rPr>
        <w:t>an</w:t>
      </w:r>
      <w:r>
        <w:rPr>
          <w:rFonts w:ascii="Georgia" w:eastAsia="Georgia" w:hAnsi="Georgia" w:cs="Georgia"/>
          <w:spacing w:val="14"/>
          <w:sz w:val="19"/>
          <w:szCs w:val="19"/>
        </w:rPr>
        <w:t xml:space="preserve"> </w:t>
      </w:r>
      <w:r>
        <w:rPr>
          <w:rFonts w:ascii="Georgia" w:eastAsia="Georgia" w:hAnsi="Georgia" w:cs="Georgia"/>
          <w:sz w:val="19"/>
          <w:szCs w:val="19"/>
        </w:rPr>
        <w:t>overview</w:t>
      </w:r>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many</w:t>
      </w:r>
      <w:r>
        <w:rPr>
          <w:rFonts w:ascii="Georgia" w:eastAsia="Georgia" w:hAnsi="Georgia" w:cs="Georgia"/>
          <w:spacing w:val="19"/>
          <w:sz w:val="19"/>
          <w:szCs w:val="19"/>
        </w:rPr>
        <w:t xml:space="preserve"> </w:t>
      </w:r>
      <w:r>
        <w:rPr>
          <w:rFonts w:ascii="Georgia" w:eastAsia="Georgia" w:hAnsi="Georgia" w:cs="Georgia"/>
          <w:sz w:val="19"/>
          <w:szCs w:val="19"/>
        </w:rPr>
        <w:t>relevant</w:t>
      </w:r>
      <w:r>
        <w:rPr>
          <w:rFonts w:ascii="Georgia" w:eastAsia="Georgia" w:hAnsi="Georgia" w:cs="Georgia"/>
          <w:spacing w:val="24"/>
          <w:sz w:val="19"/>
          <w:szCs w:val="19"/>
        </w:rPr>
        <w:t xml:space="preserve"> </w:t>
      </w:r>
      <w:r>
        <w:rPr>
          <w:rFonts w:ascii="Georgia" w:eastAsia="Georgia" w:hAnsi="Georgia" w:cs="Georgia"/>
          <w:sz w:val="19"/>
          <w:szCs w:val="19"/>
        </w:rPr>
        <w:t>segmentation</w:t>
      </w:r>
      <w:r>
        <w:rPr>
          <w:rFonts w:ascii="Georgia" w:eastAsia="Georgia" w:hAnsi="Georgia" w:cs="Georgia"/>
          <w:spacing w:val="33"/>
          <w:sz w:val="19"/>
          <w:szCs w:val="19"/>
        </w:rPr>
        <w:t xml:space="preserve"> </w:t>
      </w:r>
      <w:r>
        <w:rPr>
          <w:rFonts w:ascii="Georgia" w:eastAsia="Georgia" w:hAnsi="Georgia" w:cs="Georgia"/>
          <w:sz w:val="19"/>
          <w:szCs w:val="19"/>
        </w:rPr>
        <w:t>methods</w:t>
      </w:r>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14"/>
          <w:sz w:val="19"/>
          <w:szCs w:val="19"/>
        </w:rPr>
        <w:t xml:space="preserve"> </w:t>
      </w:r>
      <w:r>
        <w:rPr>
          <w:rFonts w:ascii="Georgia" w:eastAsia="Georgia" w:hAnsi="Georgia" w:cs="Georgia"/>
          <w:sz w:val="19"/>
          <w:szCs w:val="19"/>
        </w:rPr>
        <w:t>pulmonary</w:t>
      </w:r>
      <w:r>
        <w:rPr>
          <w:rFonts w:ascii="Georgia" w:eastAsia="Georgia" w:hAnsi="Georgia" w:cs="Georgia"/>
          <w:spacing w:val="28"/>
          <w:sz w:val="19"/>
          <w:szCs w:val="19"/>
        </w:rPr>
        <w:t xml:space="preserve"> </w:t>
      </w:r>
      <w:r>
        <w:rPr>
          <w:rFonts w:ascii="Georgia" w:eastAsia="Georgia" w:hAnsi="Georgia" w:cs="Georgia"/>
          <w:sz w:val="19"/>
          <w:szCs w:val="19"/>
        </w:rPr>
        <w:t xml:space="preserve">structures. </w:t>
      </w:r>
      <w:r>
        <w:rPr>
          <w:rFonts w:ascii="Georgia" w:eastAsia="Georgia" w:hAnsi="Georgia" w:cs="Georgia"/>
          <w:spacing w:val="14"/>
          <w:sz w:val="19"/>
          <w:szCs w:val="19"/>
        </w:rPr>
        <w:t xml:space="preserve"> </w:t>
      </w:r>
      <w:r>
        <w:rPr>
          <w:rFonts w:ascii="Georgia" w:eastAsia="Georgia" w:hAnsi="Georgia" w:cs="Georgia"/>
          <w:sz w:val="19"/>
          <w:szCs w:val="19"/>
        </w:rPr>
        <w:t>Although</w:t>
      </w:r>
      <w:r>
        <w:rPr>
          <w:rFonts w:ascii="Georgia" w:eastAsia="Georgia" w:hAnsi="Georgia" w:cs="Georgia"/>
          <w:spacing w:val="26"/>
          <w:sz w:val="19"/>
          <w:szCs w:val="19"/>
        </w:rPr>
        <w:t xml:space="preserve"> </w:t>
      </w:r>
      <w:r>
        <w:rPr>
          <w:rFonts w:ascii="Georgia" w:eastAsia="Georgia" w:hAnsi="Georgia" w:cs="Georgia"/>
          <w:sz w:val="19"/>
          <w:szCs w:val="19"/>
        </w:rPr>
        <w:t>many</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algorithms </w:t>
      </w:r>
      <w:r>
        <w:rPr>
          <w:rFonts w:ascii="Georgia" w:eastAsia="Georgia" w:hAnsi="Georgia" w:cs="Georgia"/>
          <w:sz w:val="19"/>
          <w:szCs w:val="19"/>
        </w:rPr>
        <w:t>existed</w:t>
      </w:r>
      <w:r>
        <w:rPr>
          <w:rFonts w:ascii="Georgia" w:eastAsia="Georgia" w:hAnsi="Georgia" w:cs="Georgia"/>
          <w:spacing w:val="10"/>
          <w:sz w:val="19"/>
          <w:szCs w:val="19"/>
        </w:rPr>
        <w:t xml:space="preserve"> </w:t>
      </w:r>
      <w:r>
        <w:rPr>
          <w:rFonts w:ascii="Georgia" w:eastAsia="Georgia" w:hAnsi="Georgia" w:cs="Georgia"/>
          <w:sz w:val="19"/>
          <w:szCs w:val="19"/>
        </w:rPr>
        <w:t>at</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time,</w:t>
      </w:r>
      <w:r>
        <w:rPr>
          <w:rFonts w:ascii="Georgia" w:eastAsia="Georgia" w:hAnsi="Georgia" w:cs="Georgia"/>
          <w:spacing w:val="7"/>
          <w:sz w:val="19"/>
          <w:szCs w:val="19"/>
        </w:rPr>
        <w:t xml:space="preserve"> </w:t>
      </w:r>
      <w:r>
        <w:rPr>
          <w:rFonts w:ascii="Georgia" w:eastAsia="Georgia" w:hAnsi="Georgia" w:cs="Georgia"/>
          <w:sz w:val="19"/>
          <w:szCs w:val="19"/>
        </w:rPr>
        <w:t>continued</w:t>
      </w:r>
      <w:r>
        <w:rPr>
          <w:rFonts w:ascii="Georgia" w:eastAsia="Georgia" w:hAnsi="Georgia" w:cs="Georgia"/>
          <w:spacing w:val="15"/>
          <w:sz w:val="19"/>
          <w:szCs w:val="19"/>
        </w:rPr>
        <w:t xml:space="preserve"> </w:t>
      </w:r>
      <w:r>
        <w:rPr>
          <w:rFonts w:ascii="Georgia" w:eastAsia="Georgia" w:hAnsi="Georgia" w:cs="Georgia"/>
          <w:sz w:val="19"/>
          <w:szCs w:val="19"/>
        </w:rPr>
        <w:t>technical</w:t>
      </w:r>
      <w:r>
        <w:rPr>
          <w:rFonts w:ascii="Georgia" w:eastAsia="Georgia" w:hAnsi="Georgia" w:cs="Georgia"/>
          <w:spacing w:val="13"/>
          <w:sz w:val="19"/>
          <w:szCs w:val="19"/>
        </w:rPr>
        <w:t xml:space="preserve"> </w:t>
      </w:r>
      <w:r>
        <w:rPr>
          <w:rFonts w:ascii="Georgia" w:eastAsia="Georgia" w:hAnsi="Georgia" w:cs="Georgia"/>
          <w:sz w:val="19"/>
          <w:szCs w:val="19"/>
        </w:rPr>
        <w:t>development</w:t>
      </w:r>
      <w:r>
        <w:rPr>
          <w:rFonts w:ascii="Georgia" w:eastAsia="Georgia" w:hAnsi="Georgia" w:cs="Georgia"/>
          <w:spacing w:val="20"/>
          <w:sz w:val="19"/>
          <w:szCs w:val="19"/>
        </w:rPr>
        <w:t xml:space="preserve"> </w:t>
      </w:r>
      <w:r>
        <w:rPr>
          <w:rFonts w:ascii="Georgia" w:eastAsia="Georgia" w:hAnsi="Georgia" w:cs="Georgia"/>
          <w:sz w:val="19"/>
          <w:szCs w:val="19"/>
        </w:rPr>
        <w:t>has</w:t>
      </w:r>
      <w:r>
        <w:rPr>
          <w:rFonts w:ascii="Georgia" w:eastAsia="Georgia" w:hAnsi="Georgia" w:cs="Georgia"/>
          <w:spacing w:val="4"/>
          <w:sz w:val="19"/>
          <w:szCs w:val="19"/>
        </w:rPr>
        <w:t xml:space="preserve"> </w:t>
      </w:r>
      <w:r>
        <w:rPr>
          <w:rFonts w:ascii="Georgia" w:eastAsia="Georgia" w:hAnsi="Georgia" w:cs="Georgia"/>
          <w:sz w:val="19"/>
          <w:szCs w:val="19"/>
        </w:rPr>
        <w:t>only</w:t>
      </w:r>
      <w:r>
        <w:rPr>
          <w:rFonts w:ascii="Georgia" w:eastAsia="Georgia" w:hAnsi="Georgia" w:cs="Georgia"/>
          <w:spacing w:val="5"/>
          <w:sz w:val="19"/>
          <w:szCs w:val="19"/>
        </w:rPr>
        <w:t xml:space="preserve"> </w:t>
      </w:r>
      <w:r>
        <w:rPr>
          <w:rFonts w:ascii="Georgia" w:eastAsia="Georgia" w:hAnsi="Georgia" w:cs="Georgia"/>
          <w:sz w:val="19"/>
          <w:szCs w:val="19"/>
        </w:rPr>
        <w:t>increased</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number</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available</w:t>
      </w:r>
      <w:r>
        <w:rPr>
          <w:rFonts w:ascii="Georgia" w:eastAsia="Georgia" w:hAnsi="Georgia" w:cs="Georgia"/>
          <w:spacing w:val="13"/>
          <w:sz w:val="19"/>
          <w:szCs w:val="19"/>
        </w:rPr>
        <w:t xml:space="preserve"> </w:t>
      </w:r>
      <w:r>
        <w:rPr>
          <w:rFonts w:ascii="Georgia" w:eastAsia="Georgia" w:hAnsi="Georgia" w:cs="Georgia"/>
          <w:sz w:val="19"/>
          <w:szCs w:val="19"/>
        </w:rPr>
        <w:t>algorithms.</w:t>
      </w:r>
      <w:r>
        <w:rPr>
          <w:rFonts w:ascii="Georgia" w:eastAsia="Georgia" w:hAnsi="Georgia" w:cs="Georgia"/>
          <w:spacing w:val="35"/>
          <w:sz w:val="19"/>
          <w:szCs w:val="19"/>
        </w:rPr>
        <w:t xml:space="preserve"> </w:t>
      </w:r>
      <w:r>
        <w:rPr>
          <w:rFonts w:ascii="Georgia" w:eastAsia="Georgia" w:hAnsi="Georgia" w:cs="Georgia"/>
          <w:sz w:val="19"/>
          <w:szCs w:val="19"/>
        </w:rPr>
        <w:t>However,</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despite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continued</w:t>
      </w:r>
      <w:r>
        <w:rPr>
          <w:rFonts w:ascii="Georgia" w:eastAsia="Georgia" w:hAnsi="Georgia" w:cs="Georgia"/>
          <w:spacing w:val="10"/>
          <w:sz w:val="19"/>
          <w:szCs w:val="19"/>
        </w:rPr>
        <w:t xml:space="preserve"> </w:t>
      </w:r>
      <w:r>
        <w:rPr>
          <w:rFonts w:ascii="Georgia" w:eastAsia="Georgia" w:hAnsi="Georgia" w:cs="Georgia"/>
          <w:i/>
          <w:sz w:val="19"/>
          <w:szCs w:val="19"/>
        </w:rPr>
        <w:t>reporting</w:t>
      </w:r>
      <w:r>
        <w:rPr>
          <w:rFonts w:ascii="Georgia" w:eastAsia="Georgia" w:hAnsi="Georgia" w:cs="Georgia"/>
          <w:i/>
          <w:spacing w:val="-8"/>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pulmonary</w:t>
      </w:r>
      <w:r>
        <w:rPr>
          <w:rFonts w:ascii="Georgia" w:eastAsia="Georgia" w:hAnsi="Georgia" w:cs="Georgia"/>
          <w:spacing w:val="10"/>
          <w:sz w:val="19"/>
          <w:szCs w:val="19"/>
        </w:rPr>
        <w:t xml:space="preserve"> </w:t>
      </w:r>
      <w:r>
        <w:rPr>
          <w:rFonts w:ascii="Georgia" w:eastAsia="Georgia" w:hAnsi="Georgia" w:cs="Georgia"/>
          <w:sz w:val="19"/>
          <w:szCs w:val="19"/>
        </w:rPr>
        <w:t>image</w:t>
      </w:r>
      <w:r>
        <w:rPr>
          <w:rFonts w:ascii="Georgia" w:eastAsia="Georgia" w:hAnsi="Georgia" w:cs="Georgia"/>
          <w:spacing w:val="2"/>
          <w:sz w:val="19"/>
          <w:szCs w:val="19"/>
        </w:rPr>
        <w:t xml:space="preserve"> </w:t>
      </w:r>
      <w:r>
        <w:rPr>
          <w:rFonts w:ascii="Georgia" w:eastAsia="Georgia" w:hAnsi="Georgia" w:cs="Georgia"/>
          <w:sz w:val="19"/>
          <w:szCs w:val="19"/>
        </w:rPr>
        <w:t>analysis</w:t>
      </w:r>
      <w:r>
        <w:rPr>
          <w:rFonts w:ascii="Georgia" w:eastAsia="Georgia" w:hAnsi="Georgia" w:cs="Georgia"/>
          <w:spacing w:val="5"/>
          <w:sz w:val="19"/>
          <w:szCs w:val="19"/>
        </w:rPr>
        <w:t xml:space="preserve"> </w:t>
      </w:r>
      <w:r>
        <w:rPr>
          <w:rFonts w:ascii="Georgia" w:eastAsia="Georgia" w:hAnsi="Georgia" w:cs="Georgia"/>
          <w:sz w:val="19"/>
          <w:szCs w:val="19"/>
        </w:rPr>
        <w:t>algorithms,</w:t>
      </w:r>
      <w:r>
        <w:rPr>
          <w:rFonts w:ascii="Georgia" w:eastAsia="Georgia" w:hAnsi="Georgia" w:cs="Georgia"/>
          <w:spacing w:val="13"/>
          <w:sz w:val="19"/>
          <w:szCs w:val="19"/>
        </w:rPr>
        <w:t xml:space="preserve"> </w:t>
      </w:r>
      <w:r>
        <w:rPr>
          <w:rFonts w:ascii="Georgia" w:eastAsia="Georgia" w:hAnsi="Georgia" w:cs="Georgia"/>
          <w:sz w:val="19"/>
          <w:szCs w:val="19"/>
        </w:rPr>
        <w:t>there</w:t>
      </w:r>
      <w:r>
        <w:rPr>
          <w:rFonts w:ascii="Georgia" w:eastAsia="Georgia" w:hAnsi="Georgia" w:cs="Georgia"/>
          <w:spacing w:val="1"/>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no</w:t>
      </w:r>
      <w:r>
        <w:rPr>
          <w:rFonts w:ascii="Georgia" w:eastAsia="Georgia" w:hAnsi="Georgia" w:cs="Georgia"/>
          <w:spacing w:val="-4"/>
          <w:sz w:val="19"/>
          <w:szCs w:val="19"/>
        </w:rPr>
        <w:t xml:space="preserve"> </w:t>
      </w:r>
      <w:r>
        <w:rPr>
          <w:rFonts w:ascii="Georgia" w:eastAsia="Georgia" w:hAnsi="Georgia" w:cs="Georgia"/>
          <w:sz w:val="19"/>
          <w:szCs w:val="19"/>
        </w:rPr>
        <w:t>corresponding</w:t>
      </w:r>
      <w:r>
        <w:rPr>
          <w:rFonts w:ascii="Georgia" w:eastAsia="Georgia" w:hAnsi="Georgia" w:cs="Georgia"/>
          <w:spacing w:val="16"/>
          <w:sz w:val="19"/>
          <w:szCs w:val="19"/>
        </w:rPr>
        <w:t xml:space="preserve"> </w:t>
      </w:r>
      <w:r>
        <w:rPr>
          <w:rFonts w:ascii="Georgia" w:eastAsia="Georgia" w:hAnsi="Georgia" w:cs="Georgia"/>
          <w:sz w:val="19"/>
          <w:szCs w:val="19"/>
        </w:rPr>
        <w:t>increase</w:t>
      </w:r>
      <w:r>
        <w:rPr>
          <w:rFonts w:ascii="Georgia" w:eastAsia="Georgia" w:hAnsi="Georgia" w:cs="Georgia"/>
          <w:spacing w:val="6"/>
          <w:sz w:val="19"/>
          <w:szCs w:val="19"/>
        </w:rPr>
        <w:t xml:space="preserve"> </w:t>
      </w:r>
      <w:r>
        <w:rPr>
          <w:rFonts w:ascii="Georgia" w:eastAsia="Georgia" w:hAnsi="Georgia" w:cs="Georgia"/>
          <w:sz w:val="19"/>
          <w:szCs w:val="19"/>
        </w:rPr>
        <w:t>in</w:t>
      </w:r>
      <w:r>
        <w:rPr>
          <w:rFonts w:ascii="Georgia" w:eastAsia="Georgia" w:hAnsi="Georgia" w:cs="Georgia"/>
          <w:spacing w:val="-3"/>
          <w:sz w:val="19"/>
          <w:szCs w:val="19"/>
        </w:rPr>
        <w:t xml:space="preserve"> </w:t>
      </w:r>
      <w:r>
        <w:rPr>
          <w:rFonts w:ascii="Georgia" w:eastAsia="Georgia" w:hAnsi="Georgia" w:cs="Georgia"/>
          <w:sz w:val="19"/>
          <w:szCs w:val="19"/>
        </w:rPr>
        <w:t>algorithmic</w:t>
      </w:r>
      <w:r>
        <w:rPr>
          <w:rFonts w:ascii="Georgia" w:eastAsia="Georgia" w:hAnsi="Georgia" w:cs="Georgia"/>
          <w:spacing w:val="12"/>
          <w:sz w:val="19"/>
          <w:szCs w:val="19"/>
        </w:rPr>
        <w:t xml:space="preserve"> </w:t>
      </w:r>
      <w:r>
        <w:rPr>
          <w:rFonts w:ascii="Georgia" w:eastAsia="Georgia" w:hAnsi="Georgia" w:cs="Georgia"/>
          <w:i/>
          <w:sz w:val="19"/>
          <w:szCs w:val="19"/>
        </w:rPr>
        <w:t>availability</w:t>
      </w:r>
      <w:r>
        <w:rPr>
          <w:rFonts w:ascii="Georgia" w:eastAsia="Georgia" w:hAnsi="Georgia" w:cs="Georgia"/>
          <w:w w:val="103"/>
          <w:sz w:val="19"/>
          <w:szCs w:val="19"/>
        </w:rPr>
        <w:t xml:space="preserve">. </w:t>
      </w:r>
      <w:r>
        <w:rPr>
          <w:rFonts w:ascii="Georgia" w:eastAsia="Georgia" w:hAnsi="Georgia" w:cs="Georgia"/>
          <w:i/>
          <w:sz w:val="19"/>
          <w:szCs w:val="19"/>
        </w:rPr>
        <w:t>Additionally,</w:t>
      </w:r>
      <w:r>
        <w:rPr>
          <w:rFonts w:ascii="Georgia" w:eastAsia="Georgia" w:hAnsi="Georgia" w:cs="Georgia"/>
          <w:i/>
          <w:spacing w:val="1"/>
          <w:sz w:val="19"/>
          <w:szCs w:val="19"/>
        </w:rPr>
        <w:t xml:space="preserve"> </w:t>
      </w:r>
      <w:r>
        <w:rPr>
          <w:rFonts w:ascii="Georgia" w:eastAsia="Georgia" w:hAnsi="Georgia" w:cs="Georgia"/>
          <w:i/>
          <w:sz w:val="19"/>
          <w:szCs w:val="19"/>
        </w:rPr>
        <w:t>a key problem in the pulmonary image analysis community is that the lack of publicly available tools translates directly</w:t>
      </w:r>
      <w:r>
        <w:rPr>
          <w:rFonts w:ascii="Georgia" w:eastAsia="Georgia" w:hAnsi="Georgia" w:cs="Georgia"/>
          <w:i/>
          <w:spacing w:val="7"/>
          <w:sz w:val="19"/>
          <w:szCs w:val="19"/>
        </w:rPr>
        <w:t xml:space="preserve"> </w:t>
      </w:r>
      <w:r>
        <w:rPr>
          <w:rFonts w:ascii="Georgia" w:eastAsia="Georgia" w:hAnsi="Georgia" w:cs="Georgia"/>
          <w:i/>
          <w:sz w:val="19"/>
          <w:szCs w:val="19"/>
        </w:rPr>
        <w:t>into</w:t>
      </w:r>
      <w:r>
        <w:rPr>
          <w:rFonts w:ascii="Georgia" w:eastAsia="Georgia" w:hAnsi="Georgia" w:cs="Georgia"/>
          <w:i/>
          <w:spacing w:val="7"/>
          <w:sz w:val="19"/>
          <w:szCs w:val="19"/>
        </w:rPr>
        <w:t xml:space="preserve"> </w:t>
      </w:r>
      <w:r>
        <w:rPr>
          <w:rFonts w:ascii="Georgia" w:eastAsia="Georgia" w:hAnsi="Georgia" w:cs="Georgia"/>
          <w:i/>
          <w:sz w:val="19"/>
          <w:szCs w:val="19"/>
        </w:rPr>
        <w:t>a</w:t>
      </w:r>
      <w:r>
        <w:rPr>
          <w:rFonts w:ascii="Georgia" w:eastAsia="Georgia" w:hAnsi="Georgia" w:cs="Georgia"/>
          <w:i/>
          <w:spacing w:val="7"/>
          <w:sz w:val="19"/>
          <w:szCs w:val="19"/>
        </w:rPr>
        <w:t xml:space="preserve"> </w:t>
      </w:r>
      <w:del w:id="176" w:author="James Gee" w:date="2016-07-20T14:23:00Z">
        <w:r w:rsidDel="00AA20E6">
          <w:rPr>
            <w:rFonts w:ascii="Georgia" w:eastAsia="Georgia" w:hAnsi="Georgia" w:cs="Georgia"/>
            <w:i/>
            <w:sz w:val="19"/>
            <w:szCs w:val="19"/>
          </w:rPr>
          <w:delText>lack</w:delText>
        </w:r>
        <w:r w:rsidDel="00AA20E6">
          <w:rPr>
            <w:rFonts w:ascii="Georgia" w:eastAsia="Georgia" w:hAnsi="Georgia" w:cs="Georgia"/>
            <w:i/>
            <w:spacing w:val="7"/>
            <w:sz w:val="19"/>
            <w:szCs w:val="19"/>
          </w:rPr>
          <w:delText xml:space="preserve"> </w:delText>
        </w:r>
      </w:del>
      <w:ins w:id="177" w:author="James Gee" w:date="2016-07-20T14:23:00Z">
        <w:r w:rsidR="00AA20E6">
          <w:rPr>
            <w:rFonts w:ascii="Georgia" w:eastAsia="Georgia" w:hAnsi="Georgia" w:cs="Georgia"/>
            <w:i/>
            <w:sz w:val="19"/>
            <w:szCs w:val="19"/>
          </w:rPr>
          <w:t>paucity</w:t>
        </w:r>
        <w:r w:rsidR="00AA20E6">
          <w:rPr>
            <w:rFonts w:ascii="Georgia" w:eastAsia="Georgia" w:hAnsi="Georgia" w:cs="Georgia"/>
            <w:i/>
            <w:spacing w:val="7"/>
            <w:sz w:val="19"/>
            <w:szCs w:val="19"/>
          </w:rPr>
          <w:t xml:space="preserve"> </w:t>
        </w:r>
      </w:ins>
      <w:r>
        <w:rPr>
          <w:rFonts w:ascii="Georgia" w:eastAsia="Georgia" w:hAnsi="Georgia" w:cs="Georgia"/>
          <w:i/>
          <w:sz w:val="19"/>
          <w:szCs w:val="19"/>
        </w:rPr>
        <w:t>of</w:t>
      </w:r>
      <w:r>
        <w:rPr>
          <w:rFonts w:ascii="Georgia" w:eastAsia="Georgia" w:hAnsi="Georgia" w:cs="Georgia"/>
          <w:i/>
          <w:spacing w:val="7"/>
          <w:sz w:val="19"/>
          <w:szCs w:val="19"/>
        </w:rPr>
        <w:t xml:space="preserve"> </w:t>
      </w:r>
      <w:r>
        <w:rPr>
          <w:rFonts w:ascii="Georgia" w:eastAsia="Georgia" w:hAnsi="Georgia" w:cs="Georgia"/>
          <w:i/>
          <w:sz w:val="19"/>
          <w:szCs w:val="19"/>
        </w:rPr>
        <w:t>baseline</w:t>
      </w:r>
      <w:r>
        <w:rPr>
          <w:rFonts w:ascii="Georgia" w:eastAsia="Georgia" w:hAnsi="Georgia" w:cs="Georgia"/>
          <w:i/>
          <w:spacing w:val="7"/>
          <w:sz w:val="19"/>
          <w:szCs w:val="19"/>
        </w:rPr>
        <w:t xml:space="preserve"> </w:t>
      </w:r>
      <w:r>
        <w:rPr>
          <w:rFonts w:ascii="Georgia" w:eastAsia="Georgia" w:hAnsi="Georgia" w:cs="Georgia"/>
          <w:i/>
          <w:sz w:val="19"/>
          <w:szCs w:val="19"/>
        </w:rPr>
        <w:t>performance</w:t>
      </w:r>
      <w:r>
        <w:rPr>
          <w:rFonts w:ascii="Georgia" w:eastAsia="Georgia" w:hAnsi="Georgia" w:cs="Georgia"/>
          <w:i/>
          <w:spacing w:val="7"/>
          <w:sz w:val="19"/>
          <w:szCs w:val="19"/>
        </w:rPr>
        <w:t xml:space="preserve"> </w:t>
      </w:r>
      <w:r>
        <w:rPr>
          <w:rFonts w:ascii="Georgia" w:eastAsia="Georgia" w:hAnsi="Georgia" w:cs="Georgia"/>
          <w:i/>
          <w:sz w:val="19"/>
          <w:szCs w:val="19"/>
        </w:rPr>
        <w:t>standards</w:t>
      </w:r>
      <w:r>
        <w:rPr>
          <w:rFonts w:ascii="Georgia" w:eastAsia="Georgia" w:hAnsi="Georgia" w:cs="Georgia"/>
          <w:i/>
          <w:spacing w:val="7"/>
          <w:sz w:val="19"/>
          <w:szCs w:val="19"/>
        </w:rPr>
        <w:t xml:space="preserve"> </w:t>
      </w:r>
      <w:r>
        <w:rPr>
          <w:rFonts w:ascii="Georgia" w:eastAsia="Georgia" w:hAnsi="Georgia" w:cs="Georgia"/>
          <w:i/>
          <w:sz w:val="19"/>
          <w:szCs w:val="19"/>
        </w:rPr>
        <w:t>with</w:t>
      </w:r>
      <w:r>
        <w:rPr>
          <w:rFonts w:ascii="Georgia" w:eastAsia="Georgia" w:hAnsi="Georgia" w:cs="Georgia"/>
          <w:i/>
          <w:spacing w:val="7"/>
          <w:sz w:val="19"/>
          <w:szCs w:val="19"/>
        </w:rPr>
        <w:t xml:space="preserve"> </w:t>
      </w:r>
      <w:r>
        <w:rPr>
          <w:rFonts w:ascii="Georgia" w:eastAsia="Georgia" w:hAnsi="Georgia" w:cs="Georgia"/>
          <w:i/>
          <w:sz w:val="19"/>
          <w:szCs w:val="19"/>
        </w:rPr>
        <w:t>which</w:t>
      </w:r>
      <w:r>
        <w:rPr>
          <w:rFonts w:ascii="Georgia" w:eastAsia="Georgia" w:hAnsi="Georgia" w:cs="Georgia"/>
          <w:i/>
          <w:spacing w:val="7"/>
          <w:sz w:val="19"/>
          <w:szCs w:val="19"/>
        </w:rPr>
        <w:t xml:space="preserve"> </w:t>
      </w:r>
      <w:r>
        <w:rPr>
          <w:rFonts w:ascii="Georgia" w:eastAsia="Georgia" w:hAnsi="Georgia" w:cs="Georgia"/>
          <w:i/>
          <w:sz w:val="19"/>
          <w:szCs w:val="19"/>
        </w:rPr>
        <w:t>researchers</w:t>
      </w:r>
      <w:r>
        <w:rPr>
          <w:rFonts w:ascii="Georgia" w:eastAsia="Georgia" w:hAnsi="Georgia" w:cs="Georgia"/>
          <w:i/>
          <w:spacing w:val="7"/>
          <w:sz w:val="19"/>
          <w:szCs w:val="19"/>
        </w:rPr>
        <w:t xml:space="preserve"> </w:t>
      </w:r>
      <w:r>
        <w:rPr>
          <w:rFonts w:ascii="Georgia" w:eastAsia="Georgia" w:hAnsi="Georgia" w:cs="Georgia"/>
          <w:i/>
          <w:sz w:val="19"/>
          <w:szCs w:val="19"/>
        </w:rPr>
        <w:t>can</w:t>
      </w:r>
      <w:r>
        <w:rPr>
          <w:rFonts w:ascii="Georgia" w:eastAsia="Georgia" w:hAnsi="Georgia" w:cs="Georgia"/>
          <w:i/>
          <w:spacing w:val="7"/>
          <w:sz w:val="19"/>
          <w:szCs w:val="19"/>
        </w:rPr>
        <w:t xml:space="preserve"> </w:t>
      </w:r>
      <w:r>
        <w:rPr>
          <w:rFonts w:ascii="Georgia" w:eastAsia="Georgia" w:hAnsi="Georgia" w:cs="Georgia"/>
          <w:i/>
          <w:sz w:val="19"/>
          <w:szCs w:val="19"/>
        </w:rPr>
        <w:t>compare</w:t>
      </w:r>
      <w:r>
        <w:rPr>
          <w:rFonts w:ascii="Georgia" w:eastAsia="Georgia" w:hAnsi="Georgia" w:cs="Georgia"/>
          <w:i/>
          <w:spacing w:val="7"/>
          <w:sz w:val="19"/>
          <w:szCs w:val="19"/>
        </w:rPr>
        <w:t xml:space="preserve"> </w:t>
      </w:r>
      <w:r>
        <w:rPr>
          <w:rFonts w:ascii="Georgia" w:eastAsia="Georgia" w:hAnsi="Georgia" w:cs="Georgia"/>
          <w:i/>
          <w:sz w:val="19"/>
          <w:szCs w:val="19"/>
        </w:rPr>
        <w:t>their</w:t>
      </w:r>
      <w:r>
        <w:rPr>
          <w:rFonts w:ascii="Georgia" w:eastAsia="Georgia" w:hAnsi="Georgia" w:cs="Georgia"/>
          <w:i/>
          <w:spacing w:val="7"/>
          <w:sz w:val="19"/>
          <w:szCs w:val="19"/>
        </w:rPr>
        <w:t xml:space="preserve"> </w:t>
      </w:r>
      <w:r>
        <w:rPr>
          <w:rFonts w:ascii="Georgia" w:eastAsia="Georgia" w:hAnsi="Georgia" w:cs="Georgia"/>
          <w:i/>
          <w:sz w:val="19"/>
          <w:szCs w:val="19"/>
        </w:rPr>
        <w:t>own</w:t>
      </w:r>
      <w:r>
        <w:rPr>
          <w:rFonts w:ascii="Georgia" w:eastAsia="Georgia" w:hAnsi="Georgia" w:cs="Georgia"/>
          <w:i/>
          <w:spacing w:val="7"/>
          <w:sz w:val="19"/>
          <w:szCs w:val="19"/>
        </w:rPr>
        <w:t xml:space="preserve"> </w:t>
      </w:r>
      <w:r>
        <w:rPr>
          <w:rFonts w:ascii="Georgia" w:eastAsia="Georgia" w:hAnsi="Georgia" w:cs="Georgia"/>
          <w:i/>
          <w:sz w:val="19"/>
          <w:szCs w:val="19"/>
        </w:rPr>
        <w:t>algorithms</w:t>
      </w:r>
      <w:r>
        <w:rPr>
          <w:rFonts w:ascii="Georgia" w:eastAsia="Georgia" w:hAnsi="Georgia" w:cs="Georgia"/>
          <w:i/>
          <w:spacing w:val="7"/>
          <w:sz w:val="19"/>
          <w:szCs w:val="19"/>
        </w:rPr>
        <w:t xml:space="preserve"> </w:t>
      </w:r>
      <w:r>
        <w:rPr>
          <w:rFonts w:ascii="Georgia" w:eastAsia="Georgia" w:hAnsi="Georgia" w:cs="Georgia"/>
          <w:i/>
          <w:sz w:val="19"/>
          <w:szCs w:val="19"/>
        </w:rPr>
        <w:t>[60].  This project constitutes a specific and overdue response to this major deficiency in the field.</w:t>
      </w:r>
    </w:p>
    <w:p w14:paraId="38A4F03A" w14:textId="5C8B19F3" w:rsidR="00E61F9D" w:rsidRDefault="005C64D6">
      <w:pPr>
        <w:spacing w:before="59" w:after="0" w:line="277" w:lineRule="auto"/>
        <w:ind w:left="113" w:right="62" w:firstLine="1"/>
        <w:jc w:val="both"/>
        <w:rPr>
          <w:rFonts w:ascii="Georgia" w:eastAsia="Georgia" w:hAnsi="Georgia" w:cs="Georgia"/>
          <w:sz w:val="19"/>
          <w:szCs w:val="19"/>
        </w:rPr>
      </w:pPr>
      <w:del w:id="178" w:author="James Gee" w:date="2016-07-20T14:23:00Z">
        <w:r w:rsidDel="00AA20E6">
          <w:rPr>
            <w:rFonts w:ascii="Georgia" w:eastAsia="Georgia" w:hAnsi="Georgia" w:cs="Georgia"/>
            <w:i/>
            <w:sz w:val="19"/>
            <w:szCs w:val="19"/>
          </w:rPr>
          <w:delText>A</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primary</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impetus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for</w:delText>
        </w:r>
        <w:r w:rsidDel="00AA20E6">
          <w:rPr>
            <w:rFonts w:ascii="Georgia" w:eastAsia="Georgia" w:hAnsi="Georgia" w:cs="Georgia"/>
            <w:i/>
            <w:spacing w:val="15"/>
            <w:sz w:val="19"/>
            <w:szCs w:val="19"/>
          </w:rPr>
          <w:delText xml:space="preserve"> </w:delText>
        </w:r>
        <w:r w:rsidDel="00AA20E6">
          <w:rPr>
            <w:rFonts w:ascii="Georgia" w:eastAsia="Georgia" w:hAnsi="Georgia" w:cs="Georgia"/>
            <w:i/>
            <w:sz w:val="19"/>
            <w:szCs w:val="19"/>
          </w:rPr>
          <w:delText>this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project</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is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that,</w:delText>
        </w:r>
        <w:r w:rsidDel="00AA20E6">
          <w:rPr>
            <w:rFonts w:ascii="Georgia" w:eastAsia="Georgia" w:hAnsi="Georgia" w:cs="Georgia"/>
            <w:i/>
            <w:spacing w:val="18"/>
            <w:sz w:val="19"/>
            <w:szCs w:val="19"/>
          </w:rPr>
          <w:delText xml:space="preserve"> </w:delText>
        </w:r>
        <w:r w:rsidDel="00AA20E6">
          <w:rPr>
            <w:rFonts w:ascii="Georgia" w:eastAsia="Georgia" w:hAnsi="Georgia" w:cs="Georgia"/>
            <w:i/>
            <w:sz w:val="19"/>
            <w:szCs w:val="19"/>
          </w:rPr>
          <w:delText>through</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extension</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and</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continued</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development</w:delText>
        </w:r>
        <w:r w:rsidDel="00AA20E6">
          <w:rPr>
            <w:rFonts w:ascii="Georgia" w:eastAsia="Georgia" w:hAnsi="Georgia" w:cs="Georgia"/>
            <w:i/>
            <w:spacing w:val="15"/>
            <w:sz w:val="19"/>
            <w:szCs w:val="19"/>
          </w:rPr>
          <w:delText xml:space="preserve"> </w:delText>
        </w:r>
        <w:r w:rsidDel="00AA20E6">
          <w:rPr>
            <w:rFonts w:ascii="Georgia" w:eastAsia="Georgia" w:hAnsi="Georgia" w:cs="Georgia"/>
            <w:i/>
            <w:sz w:val="19"/>
            <w:szCs w:val="19"/>
          </w:rPr>
          <w:delText>of</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ANTs</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and</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ITK</w:delText>
        </w:r>
        <w:r w:rsidDel="00AA20E6">
          <w:rPr>
            <w:rFonts w:ascii="Georgia" w:eastAsia="Georgia" w:hAnsi="Georgia" w:cs="Georgia"/>
            <w:i/>
            <w:spacing w:val="14"/>
            <w:sz w:val="19"/>
            <w:szCs w:val="19"/>
          </w:rPr>
          <w:delText xml:space="preserve"> </w:delText>
        </w:r>
        <w:r w:rsidDel="00AA20E6">
          <w:rPr>
            <w:rFonts w:ascii="Georgia" w:eastAsia="Georgia" w:hAnsi="Georgia" w:cs="Georgia"/>
            <w:i/>
            <w:sz w:val="19"/>
            <w:szCs w:val="19"/>
          </w:rPr>
          <w:delText>functionality,</w:delText>
        </w:r>
        <w:r w:rsidDel="00AA20E6">
          <w:rPr>
            <w:rFonts w:ascii="Georgia" w:eastAsia="Georgia" w:hAnsi="Georgia" w:cs="Georgia"/>
            <w:i/>
            <w:spacing w:val="18"/>
            <w:sz w:val="19"/>
            <w:szCs w:val="19"/>
          </w:rPr>
          <w:delText xml:space="preserve"> </w:delText>
        </w:r>
        <w:r w:rsidDel="00AA20E6">
          <w:rPr>
            <w:rFonts w:ascii="Georgia" w:eastAsia="Georgia" w:hAnsi="Georgia" w:cs="Georgia"/>
            <w:i/>
            <w:sz w:val="19"/>
            <w:szCs w:val="19"/>
          </w:rPr>
          <w:delText>we can make a significant impact on the pulmonary imaging research community in both basic science and clinical workflows by developing lung-specific algorithms which can be used by the pulmonary research community.</w:delText>
        </w:r>
        <w:r w:rsidDel="00AA20E6">
          <w:rPr>
            <w:rFonts w:ascii="Georgia" w:eastAsia="Georgia" w:hAnsi="Georgia" w:cs="Georgia"/>
            <w:i/>
            <w:spacing w:val="17"/>
            <w:sz w:val="19"/>
            <w:szCs w:val="19"/>
          </w:rPr>
          <w:delText xml:space="preserve"> </w:delText>
        </w:r>
      </w:del>
      <w:r>
        <w:rPr>
          <w:rFonts w:ascii="Georgia" w:eastAsia="Georgia" w:hAnsi="Georgia" w:cs="Georgia"/>
          <w:color w:val="FF0000"/>
          <w:sz w:val="19"/>
          <w:szCs w:val="19"/>
        </w:rPr>
        <w:t>Toward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end,</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select</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set</w:t>
      </w:r>
      <w:r>
        <w:rPr>
          <w:rFonts w:ascii="Georgia" w:eastAsia="Georgia" w:hAnsi="Georgia" w:cs="Georgia"/>
          <w:color w:val="FF0000"/>
          <w:spacing w:val="6"/>
          <w:sz w:val="19"/>
          <w:szCs w:val="19"/>
        </w:rPr>
        <w:t xml:space="preserve"> </w:t>
      </w:r>
      <w:r>
        <w:rPr>
          <w:rFonts w:ascii="Georgia" w:eastAsia="Georgia" w:hAnsi="Georgia" w:cs="Georgia"/>
          <w:color w:val="FF0000"/>
          <w:w w:val="102"/>
          <w:sz w:val="19"/>
          <w:szCs w:val="19"/>
        </w:rPr>
        <w:t xml:space="preserve">of </w:t>
      </w:r>
      <w:r>
        <w:rPr>
          <w:rFonts w:ascii="Georgia" w:eastAsia="Georgia" w:hAnsi="Georgia" w:cs="Georgia"/>
          <w:color w:val="FF0000"/>
          <w:sz w:val="19"/>
          <w:szCs w:val="19"/>
        </w:rPr>
        <w:t>tools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track</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record</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good</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performance,</w:t>
      </w:r>
      <w:r>
        <w:rPr>
          <w:rFonts w:ascii="Georgia" w:eastAsia="Georgia" w:hAnsi="Georgia" w:cs="Georgia"/>
          <w:color w:val="FF0000"/>
          <w:spacing w:val="36"/>
          <w:sz w:val="19"/>
          <w:szCs w:val="19"/>
        </w:rPr>
        <w:t xml:space="preserve"> </w:t>
      </w:r>
      <w:r>
        <w:rPr>
          <w:rFonts w:ascii="Georgia" w:eastAsia="Georgia" w:hAnsi="Georgia" w:cs="Georgia"/>
          <w:color w:val="FF0000"/>
          <w:sz w:val="19"/>
          <w:szCs w:val="19"/>
        </w:rPr>
        <w:t>spanning</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range</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core</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functionality</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designed</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facilitate</w:t>
      </w:r>
      <w:r>
        <w:rPr>
          <w:rFonts w:ascii="Georgia" w:eastAsia="Georgia" w:hAnsi="Georgia" w:cs="Georgia"/>
          <w:color w:val="FF0000"/>
          <w:spacing w:val="26"/>
          <w:sz w:val="19"/>
          <w:szCs w:val="19"/>
        </w:rPr>
        <w:t xml:space="preserve"> </w:t>
      </w:r>
      <w:r>
        <w:rPr>
          <w:rFonts w:ascii="Georgia" w:eastAsia="Georgia" w:hAnsi="Georgia" w:cs="Georgia"/>
          <w:color w:val="FF0000"/>
          <w:w w:val="102"/>
          <w:sz w:val="19"/>
          <w:szCs w:val="19"/>
        </w:rPr>
        <w:t>expansion</w:t>
      </w:r>
      <w:r>
        <w:rPr>
          <w:rFonts w:ascii="Georgia" w:eastAsia="Georgia" w:hAnsi="Georgia" w:cs="Georgia"/>
          <w:color w:val="FF0000"/>
          <w:w w:val="103"/>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serve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
          <w:sz w:val="19"/>
          <w:szCs w:val="19"/>
        </w:rPr>
        <w:t xml:space="preserve"> </w:t>
      </w:r>
      <w:ins w:id="179" w:author="James Gee" w:date="2016-07-20T14:23:00Z">
        <w:r w:rsidR="00AA20E6">
          <w:rPr>
            <w:rFonts w:ascii="Georgia" w:eastAsia="Georgia" w:hAnsi="Georgia" w:cs="Georgia"/>
            <w:color w:val="FF0000"/>
            <w:spacing w:val="2"/>
            <w:sz w:val="19"/>
            <w:szCs w:val="19"/>
          </w:rPr>
          <w:t xml:space="preserve">pulmonary research </w:t>
        </w:r>
      </w:ins>
      <w:r>
        <w:rPr>
          <w:rFonts w:ascii="Georgia" w:eastAsia="Georgia" w:hAnsi="Georgia" w:cs="Georgia"/>
          <w:color w:val="FF0000"/>
          <w:sz w:val="19"/>
          <w:szCs w:val="19"/>
        </w:rPr>
        <w:t>community</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as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a well-vetted</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quantitative</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resource</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baseline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future</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algorithmic</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 xml:space="preserve">development. </w:t>
      </w:r>
      <w:r>
        <w:rPr>
          <w:rFonts w:ascii="Georgia" w:eastAsia="Georgia" w:hAnsi="Georgia" w:cs="Georgia"/>
          <w:color w:val="FF0000"/>
          <w:spacing w:val="38"/>
          <w:sz w:val="19"/>
          <w:szCs w:val="19"/>
        </w:rPr>
        <w:t xml:space="preserve"> </w:t>
      </w:r>
      <w:r>
        <w:rPr>
          <w:rFonts w:ascii="Georgia" w:eastAsia="Georgia" w:hAnsi="Georgia" w:cs="Georgia"/>
          <w:color w:val="000000"/>
          <w:sz w:val="19"/>
          <w:szCs w:val="19"/>
        </w:rPr>
        <w:t>Table</w:t>
      </w:r>
      <w:r>
        <w:rPr>
          <w:rFonts w:ascii="Georgia" w:eastAsia="Georgia" w:hAnsi="Georgia" w:cs="Georgia"/>
          <w:color w:val="000000"/>
          <w:spacing w:val="6"/>
          <w:sz w:val="19"/>
          <w:szCs w:val="19"/>
        </w:rPr>
        <w:t xml:space="preserve"> </w:t>
      </w:r>
      <w:r>
        <w:rPr>
          <w:rFonts w:ascii="Georgia" w:eastAsia="Georgia" w:hAnsi="Georgia" w:cs="Georgia"/>
          <w:color w:val="000000"/>
          <w:w w:val="102"/>
          <w:sz w:val="19"/>
          <w:szCs w:val="19"/>
        </w:rPr>
        <w:t xml:space="preserve">2 </w:t>
      </w:r>
      <w:r>
        <w:rPr>
          <w:rFonts w:ascii="Georgia" w:eastAsia="Georgia" w:hAnsi="Georgia" w:cs="Georgia"/>
          <w:color w:val="000000"/>
          <w:sz w:val="19"/>
          <w:szCs w:val="19"/>
        </w:rPr>
        <w:t>comprises</w:t>
      </w:r>
      <w:r>
        <w:rPr>
          <w:rFonts w:ascii="Georgia" w:eastAsia="Georgia" w:hAnsi="Georgia" w:cs="Georgia"/>
          <w:color w:val="000000"/>
          <w:spacing w:val="32"/>
          <w:sz w:val="19"/>
          <w:szCs w:val="19"/>
        </w:rPr>
        <w:t xml:space="preserve"> </w:t>
      </w:r>
      <w:del w:id="180" w:author="James Gee" w:date="2016-07-20T14:24:00Z">
        <w:r w:rsidDel="00AA20E6">
          <w:rPr>
            <w:rFonts w:ascii="Georgia" w:eastAsia="Georgia" w:hAnsi="Georgia" w:cs="Georgia"/>
            <w:color w:val="000000"/>
            <w:sz w:val="19"/>
            <w:szCs w:val="19"/>
          </w:rPr>
          <w:delText>core</w:delText>
        </w:r>
        <w:r w:rsidDel="00AA20E6">
          <w:rPr>
            <w:rFonts w:ascii="Georgia" w:eastAsia="Georgia" w:hAnsi="Georgia" w:cs="Georgia"/>
            <w:color w:val="000000"/>
            <w:spacing w:val="22"/>
            <w:sz w:val="19"/>
            <w:szCs w:val="19"/>
          </w:rPr>
          <w:delText xml:space="preserve"> </w:delText>
        </w:r>
      </w:del>
      <w:ins w:id="181" w:author="James Gee" w:date="2016-07-20T14:24:00Z">
        <w:r w:rsidR="00AA20E6">
          <w:rPr>
            <w:rFonts w:ascii="Georgia" w:eastAsia="Georgia" w:hAnsi="Georgia" w:cs="Georgia"/>
            <w:color w:val="000000"/>
            <w:sz w:val="19"/>
            <w:szCs w:val="19"/>
          </w:rPr>
          <w:t>the proposed</w:t>
        </w:r>
        <w:r w:rsidR="00AA20E6">
          <w:rPr>
            <w:rFonts w:ascii="Georgia" w:eastAsia="Georgia" w:hAnsi="Georgia" w:cs="Georgia"/>
            <w:color w:val="000000"/>
            <w:spacing w:val="22"/>
            <w:sz w:val="19"/>
            <w:szCs w:val="19"/>
          </w:rPr>
          <w:t xml:space="preserve"> </w:t>
        </w:r>
      </w:ins>
      <w:r>
        <w:rPr>
          <w:rFonts w:ascii="Georgia" w:eastAsia="Georgia" w:hAnsi="Georgia" w:cs="Georgia"/>
          <w:color w:val="000000"/>
          <w:sz w:val="19"/>
          <w:szCs w:val="19"/>
        </w:rPr>
        <w:t>functionality</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multi-modal</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lung</w:t>
      </w:r>
      <w:r>
        <w:rPr>
          <w:rFonts w:ascii="Georgia" w:eastAsia="Georgia" w:hAnsi="Georgia" w:cs="Georgia"/>
          <w:color w:val="000000"/>
          <w:spacing w:val="22"/>
          <w:sz w:val="19"/>
          <w:szCs w:val="19"/>
        </w:rPr>
        <w:t xml:space="preserve"> </w:t>
      </w:r>
      <w:ins w:id="182" w:author="James Gee" w:date="2016-07-20T14:24:00Z">
        <w:r w:rsidR="00AA20E6">
          <w:rPr>
            <w:rFonts w:ascii="Georgia" w:eastAsia="Georgia" w:hAnsi="Georgia" w:cs="Georgia"/>
            <w:color w:val="000000"/>
            <w:spacing w:val="22"/>
            <w:sz w:val="19"/>
            <w:szCs w:val="19"/>
          </w:rPr>
          <w:t xml:space="preserve">image </w:t>
        </w:r>
      </w:ins>
      <w:r>
        <w:rPr>
          <w:rFonts w:ascii="Georgia" w:eastAsia="Georgia" w:hAnsi="Georgia" w:cs="Georgia"/>
          <w:color w:val="000000"/>
          <w:sz w:val="19"/>
          <w:szCs w:val="19"/>
        </w:rPr>
        <w:t>analysis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incorporated</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into</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ITK-Lung</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addition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 xml:space="preserve">further </w:t>
      </w:r>
      <w:r>
        <w:rPr>
          <w:rFonts w:ascii="Georgia" w:eastAsia="Georgia" w:hAnsi="Georgia" w:cs="Georgia"/>
          <w:color w:val="000000"/>
          <w:sz w:val="19"/>
          <w:szCs w:val="19"/>
        </w:rPr>
        <w:t>enhancements</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capabilities</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described</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preliminary</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 xml:space="preserve">work. </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core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tools</w:t>
      </w:r>
      <w:r>
        <w:rPr>
          <w:rFonts w:ascii="Georgia" w:eastAsia="Georgia" w:hAnsi="Georgia" w:cs="Georgia"/>
          <w:color w:val="000000"/>
          <w:spacing w:val="23"/>
          <w:sz w:val="19"/>
          <w:szCs w:val="19"/>
        </w:rPr>
        <w:t xml:space="preserve"> </w:t>
      </w:r>
      <w:r>
        <w:rPr>
          <w:rFonts w:ascii="Georgia" w:eastAsia="Georgia" w:hAnsi="Georgia" w:cs="Georgia"/>
          <w:color w:val="FF0000"/>
          <w:w w:val="102"/>
          <w:sz w:val="19"/>
          <w:szCs w:val="19"/>
        </w:rPr>
        <w:t xml:space="preserve">with </w:t>
      </w:r>
      <w:r>
        <w:rPr>
          <w:rFonts w:ascii="Georgia" w:eastAsia="Georgia" w:hAnsi="Georgia" w:cs="Georgia"/>
          <w:color w:val="FF0000"/>
          <w:sz w:val="19"/>
          <w:szCs w:val="19"/>
        </w:rPr>
        <w:t>lung-specific</w:t>
      </w:r>
      <w:r>
        <w:rPr>
          <w:rFonts w:ascii="Georgia" w:eastAsia="Georgia" w:hAnsi="Georgia" w:cs="Georgia"/>
          <w:color w:val="FF0000"/>
          <w:spacing w:val="30"/>
          <w:sz w:val="19"/>
          <w:szCs w:val="19"/>
        </w:rPr>
        <w:t xml:space="preserve"> </w:t>
      </w:r>
      <w:r>
        <w:rPr>
          <w:rFonts w:ascii="Georgia" w:eastAsia="Georgia" w:hAnsi="Georgia" w:cs="Georgia"/>
          <w:color w:val="FF0000"/>
          <w:sz w:val="19"/>
          <w:szCs w:val="19"/>
        </w:rPr>
        <w:t>modifications</w:t>
      </w:r>
      <w:r>
        <w:rPr>
          <w:rFonts w:ascii="Georgia" w:eastAsia="Georgia" w:hAnsi="Georgia" w:cs="Georgia"/>
          <w:color w:val="000000"/>
          <w:sz w:val="19"/>
          <w:szCs w:val="19"/>
        </w:rPr>
        <w:t>,</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produced</w:t>
      </w:r>
      <w:r>
        <w:rPr>
          <w:rFonts w:ascii="Georgia" w:eastAsia="Georgia" w:hAnsi="Georgia" w:cs="Georgia"/>
          <w:color w:val="000000"/>
          <w:spacing w:val="25"/>
          <w:sz w:val="19"/>
          <w:szCs w:val="19"/>
        </w:rPr>
        <w:t xml:space="preserve"> </w:t>
      </w:r>
      <w:del w:id="183" w:author="James Gee" w:date="2016-07-20T14:25:00Z">
        <w:r w:rsidDel="00AA20E6">
          <w:rPr>
            <w:rFonts w:ascii="Georgia" w:eastAsia="Georgia" w:hAnsi="Georgia" w:cs="Georgia"/>
            <w:color w:val="000000"/>
            <w:sz w:val="19"/>
            <w:szCs w:val="19"/>
          </w:rPr>
          <w:delText>several</w:delText>
        </w:r>
        <w:r w:rsidDel="00AA20E6">
          <w:rPr>
            <w:rFonts w:ascii="Georgia" w:eastAsia="Georgia" w:hAnsi="Georgia" w:cs="Georgia"/>
            <w:color w:val="000000"/>
            <w:spacing w:val="21"/>
            <w:sz w:val="19"/>
            <w:szCs w:val="19"/>
          </w:rPr>
          <w:delText xml:space="preserve"> </w:delText>
        </w:r>
        <w:r w:rsidDel="00AA20E6">
          <w:rPr>
            <w:rFonts w:ascii="Georgia" w:eastAsia="Georgia" w:hAnsi="Georgia" w:cs="Georgia"/>
            <w:color w:val="000000"/>
            <w:sz w:val="19"/>
            <w:szCs w:val="19"/>
          </w:rPr>
          <w:delText>algorithms</w:delText>
        </w:r>
        <w:r w:rsidDel="00AA20E6">
          <w:rPr>
            <w:rFonts w:ascii="Georgia" w:eastAsia="Georgia" w:hAnsi="Georgia" w:cs="Georgia"/>
            <w:color w:val="000000"/>
            <w:spacing w:val="27"/>
            <w:sz w:val="19"/>
            <w:szCs w:val="19"/>
          </w:rPr>
          <w:delText xml:space="preserve"> </w:delText>
        </w:r>
      </w:del>
      <w:ins w:id="184" w:author="James Gee" w:date="2016-07-20T14:25:00Z">
        <w:r w:rsidR="00AA20E6">
          <w:rPr>
            <w:rFonts w:ascii="Georgia" w:eastAsia="Georgia" w:hAnsi="Georgia" w:cs="Georgia"/>
            <w:color w:val="000000"/>
            <w:sz w:val="19"/>
            <w:szCs w:val="19"/>
          </w:rPr>
          <w:t>prototypical implementations</w:t>
        </w:r>
      </w:ins>
      <w:ins w:id="185" w:author="James Gee" w:date="2016-07-20T14:26:00Z">
        <w:r w:rsidR="00AA20E6">
          <w:rPr>
            <w:rFonts w:ascii="Georgia" w:eastAsia="Georgia" w:hAnsi="Georgia" w:cs="Georgia"/>
            <w:color w:val="000000"/>
            <w:sz w:val="19"/>
            <w:szCs w:val="19"/>
          </w:rPr>
          <w:t xml:space="preserve">, </w:t>
        </w:r>
      </w:ins>
      <w:ins w:id="186" w:author="James Gee" w:date="2016-07-20T14:33:00Z">
        <w:r w:rsidR="001D4E15">
          <w:rPr>
            <w:rFonts w:ascii="Georgia" w:eastAsia="Georgia" w:hAnsi="Georgia" w:cs="Georgia"/>
            <w:color w:val="000000"/>
            <w:sz w:val="19"/>
            <w:szCs w:val="19"/>
          </w:rPr>
          <w:t xml:space="preserve">complete with preliminary documentation and </w:t>
        </w:r>
        <w:proofErr w:type="spellStart"/>
        <w:r w:rsidR="001D4E15">
          <w:rPr>
            <w:rFonts w:ascii="Georgia" w:eastAsia="Georgia" w:hAnsi="Georgia" w:cs="Georgia"/>
            <w:color w:val="000000"/>
            <w:sz w:val="19"/>
            <w:szCs w:val="19"/>
          </w:rPr>
          <w:t>github</w:t>
        </w:r>
        <w:proofErr w:type="spellEnd"/>
        <w:r w:rsidR="001D4E15">
          <w:rPr>
            <w:rFonts w:ascii="Georgia" w:eastAsia="Georgia" w:hAnsi="Georgia" w:cs="Georgia"/>
            <w:color w:val="000000"/>
            <w:sz w:val="19"/>
            <w:szCs w:val="19"/>
          </w:rPr>
          <w:t xml:space="preserve"> examples</w:t>
        </w:r>
      </w:ins>
      <w:ins w:id="187" w:author="James Gee" w:date="2016-07-20T14:26:00Z">
        <w:r w:rsidR="00AA20E6">
          <w:rPr>
            <w:rFonts w:ascii="Georgia" w:eastAsia="Georgia" w:hAnsi="Georgia" w:cs="Georgia"/>
            <w:color w:val="000000"/>
            <w:sz w:val="19"/>
            <w:szCs w:val="19"/>
          </w:rPr>
          <w:t>,</w:t>
        </w:r>
      </w:ins>
      <w:ins w:id="188" w:author="James Gee" w:date="2016-07-20T14:25:00Z">
        <w:r w:rsidR="00AA20E6">
          <w:rPr>
            <w:rFonts w:ascii="Georgia" w:eastAsia="Georgia" w:hAnsi="Georgia" w:cs="Georgia"/>
            <w:color w:val="000000"/>
            <w:spacing w:val="27"/>
            <w:sz w:val="19"/>
            <w:szCs w:val="19"/>
          </w:rPr>
          <w:t xml:space="preserve"> </w:t>
        </w:r>
      </w:ins>
      <w:r>
        <w:rPr>
          <w:rFonts w:ascii="Georgia" w:eastAsia="Georgia" w:hAnsi="Georgia" w:cs="Georgia"/>
          <w:color w:val="000000"/>
          <w:sz w:val="19"/>
          <w:szCs w:val="19"/>
        </w:rPr>
        <w:t>for</w:t>
      </w:r>
      <w:r>
        <w:rPr>
          <w:rFonts w:ascii="Georgia" w:eastAsia="Georgia" w:hAnsi="Georgia" w:cs="Georgia"/>
          <w:color w:val="000000"/>
          <w:spacing w:val="14"/>
          <w:sz w:val="19"/>
          <w:szCs w:val="19"/>
        </w:rPr>
        <w:t xml:space="preserve"> </w:t>
      </w:r>
      <w:del w:id="189" w:author="James Gee" w:date="2016-07-20T14:26:00Z">
        <w:r w:rsidDel="00AA20E6">
          <w:rPr>
            <w:rFonts w:ascii="Georgia" w:eastAsia="Georgia" w:hAnsi="Georgia" w:cs="Georgia"/>
            <w:color w:val="000000"/>
            <w:sz w:val="19"/>
            <w:szCs w:val="19"/>
          </w:rPr>
          <w:delText>core</w:delText>
        </w:r>
        <w:r w:rsidDel="00AA20E6">
          <w:rPr>
            <w:rFonts w:ascii="Georgia" w:eastAsia="Georgia" w:hAnsi="Georgia" w:cs="Georgia"/>
            <w:color w:val="000000"/>
            <w:spacing w:val="16"/>
            <w:sz w:val="19"/>
            <w:szCs w:val="19"/>
          </w:rPr>
          <w:delText xml:space="preserve"> </w:delText>
        </w:r>
      </w:del>
      <w:ins w:id="190" w:author="James Gee" w:date="2016-07-20T14:26:00Z">
        <w:r w:rsidR="00AA20E6">
          <w:rPr>
            <w:rFonts w:ascii="Georgia" w:eastAsia="Georgia" w:hAnsi="Georgia" w:cs="Georgia"/>
            <w:color w:val="000000"/>
            <w:sz w:val="19"/>
            <w:szCs w:val="19"/>
          </w:rPr>
          <w:t xml:space="preserve">several </w:t>
        </w:r>
      </w:ins>
      <w:ins w:id="191" w:author="James Gee" w:date="2016-07-20T14:30:00Z">
        <w:r w:rsidR="00AA20E6">
          <w:rPr>
            <w:rFonts w:ascii="Georgia" w:eastAsia="Georgia" w:hAnsi="Georgia" w:cs="Georgia"/>
            <w:color w:val="000000"/>
            <w:sz w:val="19"/>
            <w:szCs w:val="19"/>
          </w:rPr>
          <w:t>of the proposed processing capabilities</w:t>
        </w:r>
      </w:ins>
      <w:del w:id="192" w:author="James Gee" w:date="2016-07-20T14:30:00Z">
        <w:r w:rsidDel="00AA20E6">
          <w:rPr>
            <w:rFonts w:ascii="Georgia" w:eastAsia="Georgia" w:hAnsi="Georgia" w:cs="Georgia"/>
            <w:color w:val="000000"/>
            <w:sz w:val="19"/>
            <w:szCs w:val="19"/>
          </w:rPr>
          <w:delText>pulmonary</w:delText>
        </w:r>
        <w:r w:rsidDel="00AA20E6">
          <w:rPr>
            <w:rFonts w:ascii="Georgia" w:eastAsia="Georgia" w:hAnsi="Georgia" w:cs="Georgia"/>
            <w:color w:val="000000"/>
            <w:spacing w:val="27"/>
            <w:sz w:val="19"/>
            <w:szCs w:val="19"/>
          </w:rPr>
          <w:delText xml:space="preserve"> </w:delText>
        </w:r>
        <w:r w:rsidDel="00AA20E6">
          <w:rPr>
            <w:rFonts w:ascii="Georgia" w:eastAsia="Georgia" w:hAnsi="Georgia" w:cs="Georgia"/>
            <w:color w:val="000000"/>
            <w:sz w:val="19"/>
            <w:szCs w:val="19"/>
          </w:rPr>
          <w:delText>imaging</w:delText>
        </w:r>
        <w:r w:rsidDel="00AA20E6">
          <w:rPr>
            <w:rFonts w:ascii="Georgia" w:eastAsia="Georgia" w:hAnsi="Georgia" w:cs="Georgia"/>
            <w:color w:val="000000"/>
            <w:spacing w:val="23"/>
            <w:sz w:val="19"/>
            <w:szCs w:val="19"/>
          </w:rPr>
          <w:delText xml:space="preserve"> </w:delText>
        </w:r>
        <w:r w:rsidDel="00AA20E6">
          <w:rPr>
            <w:rFonts w:ascii="Georgia" w:eastAsia="Georgia" w:hAnsi="Georgia" w:cs="Georgia"/>
            <w:color w:val="000000"/>
            <w:sz w:val="19"/>
            <w:szCs w:val="19"/>
          </w:rPr>
          <w:delText>task</w:delText>
        </w:r>
      </w:del>
      <w:ins w:id="193" w:author="James Gee" w:date="2016-07-20T14:33:00Z">
        <w:r w:rsidR="001D4E15">
          <w:rPr>
            <w:rFonts w:ascii="Georgia" w:eastAsia="Georgia" w:hAnsi="Georgia" w:cs="Georgia"/>
            <w:color w:val="000000"/>
            <w:sz w:val="19"/>
            <w:szCs w:val="19"/>
          </w:rPr>
          <w:t>, as described below</w:t>
        </w:r>
      </w:ins>
      <w:del w:id="194" w:author="James Gee" w:date="2016-07-20T14:30:00Z">
        <w:r w:rsidDel="00AA20E6">
          <w:rPr>
            <w:rFonts w:ascii="Georgia" w:eastAsia="Georgia" w:hAnsi="Georgia" w:cs="Georgia"/>
            <w:color w:val="000000"/>
            <w:sz w:val="19"/>
            <w:szCs w:val="19"/>
          </w:rPr>
          <w:delText>s</w:delText>
        </w:r>
      </w:del>
      <w:r>
        <w:rPr>
          <w:rFonts w:ascii="Georgia" w:eastAsia="Georgia" w:hAnsi="Georgia" w:cs="Georgia"/>
          <w:color w:val="000000"/>
          <w:sz w:val="19"/>
          <w:szCs w:val="19"/>
        </w:rPr>
        <w:t xml:space="preserve">. </w:t>
      </w:r>
      <w:r>
        <w:rPr>
          <w:rFonts w:ascii="Georgia" w:eastAsia="Georgia" w:hAnsi="Georgia" w:cs="Georgia"/>
          <w:color w:val="000000"/>
          <w:spacing w:val="4"/>
          <w:sz w:val="19"/>
          <w:szCs w:val="19"/>
        </w:rPr>
        <w:t xml:space="preserve"> </w:t>
      </w:r>
      <w:del w:id="195" w:author="James Gee" w:date="2016-07-20T14:31:00Z">
        <w:r w:rsidDel="00AA20E6">
          <w:rPr>
            <w:rFonts w:ascii="Georgia" w:eastAsia="Georgia" w:hAnsi="Georgia" w:cs="Georgia"/>
            <w:color w:val="FF0000"/>
            <w:sz w:val="19"/>
            <w:szCs w:val="19"/>
          </w:rPr>
          <w:delText>We</w:delText>
        </w:r>
        <w:r w:rsidDel="00AA20E6">
          <w:rPr>
            <w:rFonts w:ascii="Georgia" w:eastAsia="Georgia" w:hAnsi="Georgia" w:cs="Georgia"/>
            <w:color w:val="FF0000"/>
            <w:spacing w:val="15"/>
            <w:sz w:val="19"/>
            <w:szCs w:val="19"/>
          </w:rPr>
          <w:delText xml:space="preserve"> </w:delText>
        </w:r>
        <w:r w:rsidDel="00AA20E6">
          <w:rPr>
            <w:rFonts w:ascii="Georgia" w:eastAsia="Georgia" w:hAnsi="Georgia" w:cs="Georgia"/>
            <w:color w:val="FF0000"/>
            <w:sz w:val="19"/>
            <w:szCs w:val="19"/>
          </w:rPr>
          <w:delText>have</w:delText>
        </w:r>
        <w:r w:rsidDel="00AA20E6">
          <w:rPr>
            <w:rFonts w:ascii="Georgia" w:eastAsia="Georgia" w:hAnsi="Georgia" w:cs="Georgia"/>
            <w:color w:val="FF0000"/>
            <w:spacing w:val="17"/>
            <w:sz w:val="19"/>
            <w:szCs w:val="19"/>
          </w:rPr>
          <w:delText xml:space="preserve"> </w:delText>
        </w:r>
        <w:r w:rsidDel="00AA20E6">
          <w:rPr>
            <w:rFonts w:ascii="Georgia" w:eastAsia="Georgia" w:hAnsi="Georgia" w:cs="Georgia"/>
            <w:color w:val="FF0000"/>
            <w:sz w:val="19"/>
            <w:szCs w:val="19"/>
          </w:rPr>
          <w:delText>even</w:delText>
        </w:r>
        <w:r w:rsidDel="00AA20E6">
          <w:rPr>
            <w:rFonts w:ascii="Georgia" w:eastAsia="Georgia" w:hAnsi="Georgia" w:cs="Georgia"/>
            <w:color w:val="FF0000"/>
            <w:spacing w:val="17"/>
            <w:sz w:val="19"/>
            <w:szCs w:val="19"/>
          </w:rPr>
          <w:delText xml:space="preserve"> </w:delText>
        </w:r>
        <w:r w:rsidDel="00AA20E6">
          <w:rPr>
            <w:rFonts w:ascii="Georgia" w:eastAsia="Georgia" w:hAnsi="Georgia" w:cs="Georgia"/>
            <w:color w:val="FF0000"/>
            <w:w w:val="102"/>
            <w:sz w:val="19"/>
            <w:szCs w:val="19"/>
          </w:rPr>
          <w:delText xml:space="preserve">provided </w:delText>
        </w:r>
        <w:r w:rsidDel="00AA20E6">
          <w:rPr>
            <w:rFonts w:ascii="Georgia" w:eastAsia="Georgia" w:hAnsi="Georgia" w:cs="Georgia"/>
            <w:color w:val="FF0000"/>
            <w:sz w:val="19"/>
            <w:szCs w:val="19"/>
          </w:rPr>
          <w:delText>as</w:delText>
        </w:r>
        <w:r w:rsidDel="00AA20E6">
          <w:rPr>
            <w:rFonts w:ascii="Georgia" w:eastAsia="Georgia" w:hAnsi="Georgia" w:cs="Georgia"/>
            <w:color w:val="FF0000"/>
            <w:spacing w:val="5"/>
            <w:sz w:val="19"/>
            <w:szCs w:val="19"/>
          </w:rPr>
          <w:delText xml:space="preserve"> </w:delText>
        </w:r>
        <w:r w:rsidDel="00AA20E6">
          <w:rPr>
            <w:rFonts w:ascii="Georgia" w:eastAsia="Georgia" w:hAnsi="Georgia" w:cs="Georgia"/>
            <w:color w:val="FF0000"/>
            <w:sz w:val="19"/>
            <w:szCs w:val="19"/>
          </w:rPr>
          <w:delText>open-source</w:delText>
        </w:r>
        <w:r w:rsidDel="00AA20E6">
          <w:rPr>
            <w:rFonts w:ascii="Georgia" w:eastAsia="Georgia" w:hAnsi="Georgia" w:cs="Georgia"/>
            <w:color w:val="FF0000"/>
            <w:spacing w:val="22"/>
            <w:sz w:val="19"/>
            <w:szCs w:val="19"/>
          </w:rPr>
          <w:delText xml:space="preserve"> </w:delText>
        </w:r>
        <w:r w:rsidDel="00AA20E6">
          <w:rPr>
            <w:rFonts w:ascii="Georgia" w:eastAsia="Georgia" w:hAnsi="Georgia" w:cs="Georgia"/>
            <w:color w:val="FF0000"/>
            <w:sz w:val="19"/>
            <w:szCs w:val="19"/>
          </w:rPr>
          <w:delText>initial</w:delText>
        </w:r>
        <w:r w:rsidDel="00AA20E6">
          <w:rPr>
            <w:rFonts w:ascii="Georgia" w:eastAsia="Georgia" w:hAnsi="Georgia" w:cs="Georgia"/>
            <w:color w:val="FF0000"/>
            <w:spacing w:val="11"/>
            <w:sz w:val="19"/>
            <w:szCs w:val="19"/>
          </w:rPr>
          <w:delText xml:space="preserve"> </w:delText>
        </w:r>
        <w:r w:rsidDel="00AA20E6">
          <w:rPr>
            <w:rFonts w:ascii="Georgia" w:eastAsia="Georgia" w:hAnsi="Georgia" w:cs="Georgia"/>
            <w:color w:val="FF0000"/>
            <w:sz w:val="19"/>
            <w:szCs w:val="19"/>
          </w:rPr>
          <w:delText>implementations</w:delText>
        </w:r>
        <w:r w:rsidDel="00AA20E6">
          <w:rPr>
            <w:rFonts w:ascii="Georgia" w:eastAsia="Georgia" w:hAnsi="Georgia" w:cs="Georgia"/>
            <w:color w:val="FF0000"/>
            <w:spacing w:val="30"/>
            <w:sz w:val="19"/>
            <w:szCs w:val="19"/>
          </w:rPr>
          <w:delText xml:space="preserve"> </w:delText>
        </w:r>
        <w:r w:rsidDel="00AA20E6">
          <w:rPr>
            <w:rFonts w:ascii="Georgia" w:eastAsia="Georgia" w:hAnsi="Georgia" w:cs="Georgia"/>
            <w:color w:val="FF0000"/>
            <w:sz w:val="19"/>
            <w:szCs w:val="19"/>
          </w:rPr>
          <w:delText>and</w:delText>
        </w:r>
        <w:r w:rsidDel="00AA20E6">
          <w:rPr>
            <w:rFonts w:ascii="Georgia" w:eastAsia="Georgia" w:hAnsi="Georgia" w:cs="Georgia"/>
            <w:color w:val="FF0000"/>
            <w:spacing w:val="7"/>
            <w:sz w:val="19"/>
            <w:szCs w:val="19"/>
          </w:rPr>
          <w:delText xml:space="preserve"> </w:delText>
        </w:r>
        <w:r w:rsidDel="00AA20E6">
          <w:rPr>
            <w:rFonts w:ascii="Georgia" w:eastAsia="Georgia" w:hAnsi="Georgia" w:cs="Georgia"/>
            <w:color w:val="FF0000"/>
            <w:sz w:val="19"/>
            <w:szCs w:val="19"/>
          </w:rPr>
          <w:delText>github</w:delText>
        </w:r>
        <w:r w:rsidDel="00AA20E6">
          <w:rPr>
            <w:rFonts w:ascii="Georgia" w:eastAsia="Georgia" w:hAnsi="Georgia" w:cs="Georgia"/>
            <w:color w:val="FF0000"/>
            <w:spacing w:val="12"/>
            <w:sz w:val="19"/>
            <w:szCs w:val="19"/>
          </w:rPr>
          <w:delText xml:space="preserve"> </w:delText>
        </w:r>
        <w:r w:rsidDel="00AA20E6">
          <w:rPr>
            <w:rFonts w:ascii="Georgia" w:eastAsia="Georgia" w:hAnsi="Georgia" w:cs="Georgia"/>
            <w:color w:val="FF0000"/>
            <w:sz w:val="19"/>
            <w:szCs w:val="19"/>
          </w:rPr>
          <w:delText>examples</w:delText>
        </w:r>
        <w:r w:rsidDel="00AA20E6">
          <w:rPr>
            <w:rFonts w:ascii="Georgia" w:eastAsia="Georgia" w:hAnsi="Georgia" w:cs="Georgia"/>
            <w:color w:val="FF0000"/>
            <w:spacing w:val="17"/>
            <w:sz w:val="19"/>
            <w:szCs w:val="19"/>
          </w:rPr>
          <w:delText xml:space="preserve"> </w:delText>
        </w:r>
        <w:r w:rsidDel="00AA20E6">
          <w:rPr>
            <w:rFonts w:ascii="Georgia" w:eastAsia="Georgia" w:hAnsi="Georgia" w:cs="Georgia"/>
            <w:color w:val="FF0000"/>
            <w:sz w:val="19"/>
            <w:szCs w:val="19"/>
          </w:rPr>
          <w:delText>for</w:delText>
        </w:r>
        <w:r w:rsidDel="00AA20E6">
          <w:rPr>
            <w:rFonts w:ascii="Georgia" w:eastAsia="Georgia" w:hAnsi="Georgia" w:cs="Georgia"/>
            <w:color w:val="FF0000"/>
            <w:spacing w:val="6"/>
            <w:sz w:val="19"/>
            <w:szCs w:val="19"/>
          </w:rPr>
          <w:delText xml:space="preserve"> </w:delText>
        </w:r>
        <w:r w:rsidDel="00AA20E6">
          <w:rPr>
            <w:rFonts w:ascii="Georgia" w:eastAsia="Georgia" w:hAnsi="Georgia" w:cs="Georgia"/>
            <w:color w:val="FF0000"/>
            <w:sz w:val="19"/>
            <w:szCs w:val="19"/>
          </w:rPr>
          <w:delText>many</w:delText>
        </w:r>
        <w:r w:rsidDel="00AA20E6">
          <w:rPr>
            <w:rFonts w:ascii="Georgia" w:eastAsia="Georgia" w:hAnsi="Georgia" w:cs="Georgia"/>
            <w:color w:val="FF0000"/>
            <w:spacing w:val="10"/>
            <w:sz w:val="19"/>
            <w:szCs w:val="19"/>
          </w:rPr>
          <w:delText xml:space="preserve"> </w:delText>
        </w:r>
        <w:r w:rsidDel="00AA20E6">
          <w:rPr>
            <w:rFonts w:ascii="Georgia" w:eastAsia="Georgia" w:hAnsi="Georgia" w:cs="Georgia"/>
            <w:color w:val="FF0000"/>
            <w:sz w:val="19"/>
            <w:szCs w:val="19"/>
          </w:rPr>
          <w:delText>of</w:delText>
        </w:r>
        <w:r w:rsidDel="00AA20E6">
          <w:rPr>
            <w:rFonts w:ascii="Georgia" w:eastAsia="Georgia" w:hAnsi="Georgia" w:cs="Georgia"/>
            <w:color w:val="FF0000"/>
            <w:spacing w:val="4"/>
            <w:sz w:val="19"/>
            <w:szCs w:val="19"/>
          </w:rPr>
          <w:delText xml:space="preserve"> </w:delText>
        </w:r>
        <w:r w:rsidDel="00AA20E6">
          <w:rPr>
            <w:rFonts w:ascii="Georgia" w:eastAsia="Georgia" w:hAnsi="Georgia" w:cs="Georgia"/>
            <w:color w:val="FF0000"/>
            <w:sz w:val="19"/>
            <w:szCs w:val="19"/>
          </w:rPr>
          <w:delText>them.</w:delText>
        </w:r>
        <w:r w:rsidDel="00AA20E6">
          <w:rPr>
            <w:rFonts w:ascii="Georgia" w:eastAsia="Georgia" w:hAnsi="Georgia" w:cs="Georgia"/>
            <w:color w:val="FF0000"/>
            <w:spacing w:val="28"/>
            <w:sz w:val="19"/>
            <w:szCs w:val="19"/>
          </w:rPr>
          <w:delText xml:space="preserve"> </w:delText>
        </w:r>
        <w:r w:rsidDel="00AA20E6">
          <w:rPr>
            <w:rFonts w:ascii="Georgia" w:eastAsia="Georgia" w:hAnsi="Georgia" w:cs="Georgia"/>
            <w:color w:val="000000"/>
            <w:sz w:val="19"/>
            <w:szCs w:val="19"/>
          </w:rPr>
          <w:delText>These</w:delText>
        </w:r>
        <w:r w:rsidDel="00AA20E6">
          <w:rPr>
            <w:rFonts w:ascii="Georgia" w:eastAsia="Georgia" w:hAnsi="Georgia" w:cs="Georgia"/>
            <w:color w:val="000000"/>
            <w:spacing w:val="11"/>
            <w:sz w:val="19"/>
            <w:szCs w:val="19"/>
          </w:rPr>
          <w:delText xml:space="preserve"> </w:delText>
        </w:r>
        <w:r w:rsidDel="00AA20E6">
          <w:rPr>
            <w:rFonts w:ascii="Georgia" w:eastAsia="Georgia" w:hAnsi="Georgia" w:cs="Georgia"/>
            <w:color w:val="000000"/>
            <w:sz w:val="19"/>
            <w:szCs w:val="19"/>
          </w:rPr>
          <w:delText>imaging</w:delText>
        </w:r>
        <w:r w:rsidDel="00AA20E6">
          <w:rPr>
            <w:rFonts w:ascii="Georgia" w:eastAsia="Georgia" w:hAnsi="Georgia" w:cs="Georgia"/>
            <w:color w:val="000000"/>
            <w:spacing w:val="15"/>
            <w:sz w:val="19"/>
            <w:szCs w:val="19"/>
          </w:rPr>
          <w:delText xml:space="preserve"> </w:delText>
        </w:r>
        <w:r w:rsidDel="00AA20E6">
          <w:rPr>
            <w:rFonts w:ascii="Georgia" w:eastAsia="Georgia" w:hAnsi="Georgia" w:cs="Georgia"/>
            <w:color w:val="000000"/>
            <w:sz w:val="19"/>
            <w:szCs w:val="19"/>
          </w:rPr>
          <w:delText>tasks</w:delText>
        </w:r>
        <w:r w:rsidDel="00AA20E6">
          <w:rPr>
            <w:rFonts w:ascii="Georgia" w:eastAsia="Georgia" w:hAnsi="Georgia" w:cs="Georgia"/>
            <w:color w:val="000000"/>
            <w:spacing w:val="10"/>
            <w:sz w:val="19"/>
            <w:szCs w:val="19"/>
          </w:rPr>
          <w:delText xml:space="preserve"> </w:delText>
        </w:r>
        <w:r w:rsidDel="00AA20E6">
          <w:rPr>
            <w:rFonts w:ascii="Georgia" w:eastAsia="Georgia" w:hAnsi="Georgia" w:cs="Georgia"/>
            <w:color w:val="000000"/>
            <w:w w:val="102"/>
            <w:sz w:val="19"/>
            <w:szCs w:val="19"/>
          </w:rPr>
          <w:delText>include:</w:delText>
        </w:r>
      </w:del>
    </w:p>
    <w:p w14:paraId="2AA0BB10" w14:textId="09120872" w:rsidR="00E61F9D" w:rsidRDefault="005C64D6">
      <w:pPr>
        <w:spacing w:before="60"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Atlas-based</w:t>
      </w:r>
      <w:r>
        <w:rPr>
          <w:rFonts w:ascii="Georgia" w:eastAsia="Georgia" w:hAnsi="Georgia" w:cs="Georgia"/>
          <w:b/>
          <w:bCs/>
          <w:spacing w:val="21"/>
          <w:sz w:val="19"/>
          <w:szCs w:val="19"/>
        </w:rPr>
        <w:t xml:space="preserve"> </w:t>
      </w:r>
      <w:r>
        <w:rPr>
          <w:rFonts w:ascii="Georgia" w:eastAsia="Georgia" w:hAnsi="Georgia" w:cs="Georgia"/>
          <w:b/>
          <w:bCs/>
          <w:sz w:val="19"/>
          <w:szCs w:val="19"/>
        </w:rPr>
        <w:t>lung</w:t>
      </w:r>
      <w:r>
        <w:rPr>
          <w:rFonts w:ascii="Georgia" w:eastAsia="Georgia" w:hAnsi="Georgia" w:cs="Georgia"/>
          <w:b/>
          <w:bCs/>
          <w:spacing w:val="8"/>
          <w:sz w:val="19"/>
          <w:szCs w:val="19"/>
        </w:rPr>
        <w:t xml:space="preserve"> </w:t>
      </w:r>
      <w:r>
        <w:rPr>
          <w:rFonts w:ascii="Georgia" w:eastAsia="Georgia" w:hAnsi="Georgia" w:cs="Georgia"/>
          <w:b/>
          <w:bCs/>
          <w:sz w:val="19"/>
          <w:szCs w:val="19"/>
        </w:rPr>
        <w:t>segmentation.</w:t>
      </w:r>
      <w:r>
        <w:rPr>
          <w:rFonts w:ascii="Georgia" w:eastAsia="Georgia" w:hAnsi="Georgia" w:cs="Georgia"/>
          <w:b/>
          <w:bCs/>
          <w:spacing w:val="41"/>
          <w:sz w:val="19"/>
          <w:szCs w:val="19"/>
        </w:rPr>
        <w:t xml:space="preserve"> </w:t>
      </w:r>
      <w:r>
        <w:rPr>
          <w:rFonts w:ascii="Georgia" w:eastAsia="Georgia" w:hAnsi="Georgia" w:cs="Georgia"/>
          <w:sz w:val="19"/>
          <w:szCs w:val="19"/>
        </w:rPr>
        <w:t>Identification</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anatomical</w:t>
      </w:r>
      <w:r>
        <w:rPr>
          <w:rFonts w:ascii="Georgia" w:eastAsia="Georgia" w:hAnsi="Georgia" w:cs="Georgia"/>
          <w:spacing w:val="18"/>
          <w:sz w:val="19"/>
          <w:szCs w:val="19"/>
        </w:rPr>
        <w:t xml:space="preserve"> </w:t>
      </w:r>
      <w:r>
        <w:rPr>
          <w:rFonts w:ascii="Georgia" w:eastAsia="Georgia" w:hAnsi="Georgia" w:cs="Georgia"/>
          <w:sz w:val="19"/>
          <w:szCs w:val="19"/>
        </w:rPr>
        <w:t>structure</w:t>
      </w:r>
      <w:r>
        <w:rPr>
          <w:rFonts w:ascii="Georgia" w:eastAsia="Georgia" w:hAnsi="Georgia" w:cs="Georgia"/>
          <w:spacing w:val="14"/>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lung</w:t>
      </w:r>
      <w:r>
        <w:rPr>
          <w:rFonts w:ascii="Georgia" w:eastAsia="Georgia" w:hAnsi="Georgia" w:cs="Georgia"/>
          <w:spacing w:val="6"/>
          <w:sz w:val="19"/>
          <w:szCs w:val="19"/>
        </w:rPr>
        <w:t xml:space="preserve"> </w:t>
      </w:r>
      <w:r>
        <w:rPr>
          <w:rFonts w:ascii="Georgia" w:eastAsia="Georgia" w:hAnsi="Georgia" w:cs="Georgia"/>
          <w:sz w:val="19"/>
          <w:szCs w:val="19"/>
        </w:rPr>
        <w:t>images</w:t>
      </w:r>
      <w:r>
        <w:rPr>
          <w:rFonts w:ascii="Georgia" w:eastAsia="Georgia" w:hAnsi="Georgia" w:cs="Georgia"/>
          <w:spacing w:val="11"/>
          <w:sz w:val="19"/>
          <w:szCs w:val="19"/>
        </w:rPr>
        <w:t xml:space="preserve"> </w:t>
      </w:r>
      <w:r>
        <w:rPr>
          <w:rFonts w:ascii="Georgia" w:eastAsia="Georgia" w:hAnsi="Georgia" w:cs="Georgia"/>
          <w:sz w:val="19"/>
          <w:szCs w:val="19"/>
        </w:rPr>
        <w:t>is</w:t>
      </w:r>
      <w:r>
        <w:rPr>
          <w:rFonts w:ascii="Georgia" w:eastAsia="Georgia" w:hAnsi="Georgia" w:cs="Georgia"/>
          <w:spacing w:val="2"/>
          <w:sz w:val="19"/>
          <w:szCs w:val="19"/>
        </w:rPr>
        <w:t xml:space="preserve"> </w:t>
      </w:r>
      <w:r>
        <w:rPr>
          <w:rFonts w:ascii="Georgia" w:eastAsia="Georgia" w:hAnsi="Georgia" w:cs="Georgia"/>
          <w:sz w:val="19"/>
          <w:szCs w:val="19"/>
        </w:rPr>
        <w:t>often</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crucial</w:t>
      </w:r>
      <w:r>
        <w:rPr>
          <w:rFonts w:ascii="Georgia" w:eastAsia="Georgia" w:hAnsi="Georgia" w:cs="Georgia"/>
          <w:spacing w:val="10"/>
          <w:sz w:val="19"/>
          <w:szCs w:val="19"/>
        </w:rPr>
        <w:t xml:space="preserve"> </w:t>
      </w:r>
      <w:r>
        <w:rPr>
          <w:rFonts w:ascii="Georgia" w:eastAsia="Georgia" w:hAnsi="Georgia" w:cs="Georgia"/>
          <w:sz w:val="19"/>
          <w:szCs w:val="19"/>
        </w:rPr>
        <w:t>preprocessing</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step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quantification</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morphological</w:t>
      </w:r>
      <w:r>
        <w:rPr>
          <w:rFonts w:ascii="Georgia" w:eastAsia="Georgia" w:hAnsi="Georgia" w:cs="Georgia"/>
          <w:spacing w:val="26"/>
          <w:sz w:val="19"/>
          <w:szCs w:val="19"/>
        </w:rPr>
        <w:t xml:space="preserve"> </w:t>
      </w:r>
      <w:r>
        <w:rPr>
          <w:rFonts w:ascii="Georgia" w:eastAsia="Georgia" w:hAnsi="Georgia" w:cs="Georgia"/>
          <w:sz w:val="19"/>
          <w:szCs w:val="19"/>
        </w:rPr>
        <w:t>features</w:t>
      </w:r>
      <w:r>
        <w:rPr>
          <w:rFonts w:ascii="Georgia" w:eastAsia="Georgia" w:hAnsi="Georgia" w:cs="Georgia"/>
          <w:spacing w:val="15"/>
          <w:sz w:val="19"/>
          <w:szCs w:val="19"/>
        </w:rPr>
        <w:t xml:space="preserve"> </w:t>
      </w:r>
      <w:r>
        <w:rPr>
          <w:rFonts w:ascii="Georgia" w:eastAsia="Georgia" w:hAnsi="Georgia" w:cs="Georgia"/>
          <w:sz w:val="19"/>
          <w:szCs w:val="19"/>
        </w:rPr>
        <w:t>or</w:t>
      </w:r>
      <w:r>
        <w:rPr>
          <w:rFonts w:ascii="Georgia" w:eastAsia="Georgia" w:hAnsi="Georgia" w:cs="Georgia"/>
          <w:spacing w:val="6"/>
          <w:sz w:val="19"/>
          <w:szCs w:val="19"/>
        </w:rPr>
        <w:t xml:space="preserve"> </w:t>
      </w:r>
      <w:r>
        <w:rPr>
          <w:rFonts w:ascii="Georgia" w:eastAsia="Georgia" w:hAnsi="Georgia" w:cs="Georgia"/>
          <w:sz w:val="19"/>
          <w:szCs w:val="19"/>
        </w:rPr>
        <w:t>ventilation</w:t>
      </w:r>
      <w:r>
        <w:rPr>
          <w:rFonts w:ascii="Georgia" w:eastAsia="Georgia" w:hAnsi="Georgia" w:cs="Georgia"/>
          <w:spacing w:val="20"/>
          <w:sz w:val="19"/>
          <w:szCs w:val="19"/>
        </w:rPr>
        <w:t xml:space="preserve"> </w:t>
      </w:r>
      <w:r>
        <w:rPr>
          <w:rFonts w:ascii="Georgia" w:eastAsia="Georgia" w:hAnsi="Georgia" w:cs="Georgia"/>
          <w:sz w:val="19"/>
          <w:szCs w:val="19"/>
        </w:rPr>
        <w:t>information</w:t>
      </w:r>
      <w:r>
        <w:rPr>
          <w:rFonts w:ascii="Georgia" w:eastAsia="Georgia" w:hAnsi="Georgia" w:cs="Georgia"/>
          <w:spacing w:val="22"/>
          <w:sz w:val="19"/>
          <w:szCs w:val="19"/>
        </w:rPr>
        <w:t xml:space="preserve"> </w:t>
      </w:r>
      <w:r>
        <w:rPr>
          <w:rFonts w:ascii="Georgia" w:eastAsia="Georgia" w:hAnsi="Georgia" w:cs="Georgia"/>
          <w:sz w:val="19"/>
          <w:szCs w:val="19"/>
        </w:rPr>
        <w:t>from</w:t>
      </w:r>
      <w:r>
        <w:rPr>
          <w:rFonts w:ascii="Georgia" w:eastAsia="Georgia" w:hAnsi="Georgia" w:cs="Georgia"/>
          <w:spacing w:val="10"/>
          <w:sz w:val="19"/>
          <w:szCs w:val="19"/>
        </w:rPr>
        <w:t xml:space="preserve"> </w:t>
      </w:r>
      <w:r>
        <w:rPr>
          <w:rFonts w:ascii="Georgia" w:eastAsia="Georgia" w:hAnsi="Georgia" w:cs="Georgia"/>
          <w:sz w:val="19"/>
          <w:szCs w:val="19"/>
        </w:rPr>
        <w:t>functional</w:t>
      </w:r>
      <w:r>
        <w:rPr>
          <w:rFonts w:ascii="Georgia" w:eastAsia="Georgia" w:hAnsi="Georgia" w:cs="Georgia"/>
          <w:spacing w:val="19"/>
          <w:sz w:val="19"/>
          <w:szCs w:val="19"/>
        </w:rPr>
        <w:t xml:space="preserve"> </w:t>
      </w:r>
      <w:r>
        <w:rPr>
          <w:rFonts w:ascii="Georgia" w:eastAsia="Georgia" w:hAnsi="Georgia" w:cs="Georgia"/>
          <w:sz w:val="19"/>
          <w:szCs w:val="19"/>
        </w:rPr>
        <w:t>images.</w:t>
      </w:r>
      <w:r>
        <w:rPr>
          <w:rFonts w:ascii="Georgia" w:eastAsia="Georgia" w:hAnsi="Georgia" w:cs="Georgia"/>
          <w:spacing w:val="32"/>
          <w:sz w:val="19"/>
          <w:szCs w:val="19"/>
        </w:rPr>
        <w:t xml:space="preserve"> </w:t>
      </w:r>
      <w:r>
        <w:rPr>
          <w:rFonts w:ascii="Georgia" w:eastAsia="Georgia" w:hAnsi="Georgia" w:cs="Georgia"/>
          <w:sz w:val="19"/>
          <w:szCs w:val="19"/>
        </w:rPr>
        <w:t>Quantitative</w:t>
      </w:r>
      <w:r>
        <w:rPr>
          <w:rFonts w:ascii="Georgia" w:eastAsia="Georgia" w:hAnsi="Georgia" w:cs="Georgia"/>
          <w:spacing w:val="23"/>
          <w:sz w:val="19"/>
          <w:szCs w:val="19"/>
        </w:rPr>
        <w:t xml:space="preserve"> </w:t>
      </w:r>
      <w:r>
        <w:rPr>
          <w:rFonts w:ascii="Georgia" w:eastAsia="Georgia" w:hAnsi="Georgia" w:cs="Georgia"/>
          <w:sz w:val="19"/>
          <w:szCs w:val="19"/>
        </w:rPr>
        <w:t>regional</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analysis </w:t>
      </w:r>
      <w:r>
        <w:rPr>
          <w:rFonts w:ascii="Georgia" w:eastAsia="Georgia" w:hAnsi="Georgia" w:cs="Georgia"/>
          <w:sz w:val="19"/>
          <w:szCs w:val="19"/>
        </w:rPr>
        <w:t>typically</w:t>
      </w:r>
      <w:r>
        <w:rPr>
          <w:rFonts w:ascii="Georgia" w:eastAsia="Georgia" w:hAnsi="Georgia" w:cs="Georgia"/>
          <w:spacing w:val="9"/>
          <w:sz w:val="19"/>
          <w:szCs w:val="19"/>
        </w:rPr>
        <w:t xml:space="preserve"> </w:t>
      </w:r>
      <w:r>
        <w:rPr>
          <w:rFonts w:ascii="Georgia" w:eastAsia="Georgia" w:hAnsi="Georgia" w:cs="Georgia"/>
          <w:sz w:val="19"/>
          <w:szCs w:val="19"/>
        </w:rPr>
        <w:t>requires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del w:id="196" w:author="James Gee" w:date="2016-07-20T14:34:00Z">
        <w:r w:rsidDel="00FE26EA">
          <w:rPr>
            <w:rFonts w:ascii="Georgia" w:eastAsia="Georgia" w:hAnsi="Georgia" w:cs="Georgia"/>
            <w:sz w:val="19"/>
            <w:szCs w:val="19"/>
          </w:rPr>
          <w:delText>identification</w:delText>
        </w:r>
        <w:r w:rsidDel="00FE26EA">
          <w:rPr>
            <w:rFonts w:ascii="Georgia" w:eastAsia="Georgia" w:hAnsi="Georgia" w:cs="Georgia"/>
            <w:spacing w:val="17"/>
            <w:sz w:val="19"/>
            <w:szCs w:val="19"/>
          </w:rPr>
          <w:delText xml:space="preserve"> </w:delText>
        </w:r>
      </w:del>
      <w:ins w:id="197" w:author="James Gee" w:date="2016-07-20T14:34:00Z">
        <w:r w:rsidR="00FE26EA">
          <w:rPr>
            <w:rFonts w:ascii="Georgia" w:eastAsia="Georgia" w:hAnsi="Georgia" w:cs="Georgia"/>
            <w:sz w:val="19"/>
            <w:szCs w:val="19"/>
          </w:rPr>
          <w:t>delineation</w:t>
        </w:r>
        <w:r w:rsidR="00FE26EA">
          <w:rPr>
            <w:rFonts w:ascii="Georgia" w:eastAsia="Georgia" w:hAnsi="Georgia" w:cs="Georgia"/>
            <w:spacing w:val="17"/>
            <w:sz w:val="19"/>
            <w:szCs w:val="19"/>
          </w:rPr>
          <w:t xml:space="preserve"> </w:t>
        </w:r>
      </w:ins>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lung</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lobar</w:t>
      </w:r>
      <w:r>
        <w:rPr>
          <w:rFonts w:ascii="Georgia" w:eastAsia="Georgia" w:hAnsi="Georgia" w:cs="Georgia"/>
          <w:spacing w:val="4"/>
          <w:sz w:val="19"/>
          <w:szCs w:val="19"/>
        </w:rPr>
        <w:t xml:space="preserve"> </w:t>
      </w:r>
      <w:r>
        <w:rPr>
          <w:rFonts w:ascii="Georgia" w:eastAsia="Georgia" w:hAnsi="Georgia" w:cs="Georgia"/>
          <w:sz w:val="19"/>
          <w:szCs w:val="19"/>
        </w:rPr>
        <w:t>anatomy.</w:t>
      </w:r>
      <w:r>
        <w:rPr>
          <w:rFonts w:ascii="Georgia" w:eastAsia="Georgia" w:hAnsi="Georgia" w:cs="Georgia"/>
          <w:spacing w:val="31"/>
          <w:sz w:val="19"/>
          <w:szCs w:val="19"/>
        </w:rPr>
        <w:t xml:space="preserve"> </w:t>
      </w:r>
      <w:r>
        <w:rPr>
          <w:rFonts w:ascii="Georgia" w:eastAsia="Georgia" w:hAnsi="Georgia" w:cs="Georgia"/>
          <w:sz w:val="19"/>
          <w:szCs w:val="19"/>
        </w:rPr>
        <w:t>Although</w:t>
      </w:r>
      <w:r>
        <w:rPr>
          <w:rFonts w:ascii="Georgia" w:eastAsia="Georgia" w:hAnsi="Georgia" w:cs="Georgia"/>
          <w:spacing w:val="11"/>
          <w:sz w:val="19"/>
          <w:szCs w:val="19"/>
        </w:rPr>
        <w:t xml:space="preserve"> </w:t>
      </w:r>
      <w:r>
        <w:rPr>
          <w:rFonts w:ascii="Georgia" w:eastAsia="Georgia" w:hAnsi="Georgia" w:cs="Georgia"/>
          <w:sz w:val="19"/>
          <w:szCs w:val="19"/>
        </w:rPr>
        <w:t>much</w:t>
      </w:r>
      <w:r>
        <w:rPr>
          <w:rFonts w:ascii="Georgia" w:eastAsia="Georgia" w:hAnsi="Georgia" w:cs="Georgia"/>
          <w:spacing w:val="5"/>
          <w:sz w:val="19"/>
          <w:szCs w:val="19"/>
        </w:rPr>
        <w:t xml:space="preserve"> </w:t>
      </w:r>
      <w:r>
        <w:rPr>
          <w:rFonts w:ascii="Georgia" w:eastAsia="Georgia" w:hAnsi="Georgia" w:cs="Georgia"/>
          <w:sz w:val="19"/>
          <w:szCs w:val="19"/>
        </w:rPr>
        <w:t>algorithmic</w:t>
      </w:r>
      <w:r>
        <w:rPr>
          <w:rFonts w:ascii="Georgia" w:eastAsia="Georgia" w:hAnsi="Georgia" w:cs="Georgia"/>
          <w:spacing w:val="14"/>
          <w:sz w:val="19"/>
          <w:szCs w:val="19"/>
        </w:rPr>
        <w:t xml:space="preserve"> </w:t>
      </w:r>
      <w:r>
        <w:rPr>
          <w:rFonts w:ascii="Georgia" w:eastAsia="Georgia" w:hAnsi="Georgia" w:cs="Georgia"/>
          <w:sz w:val="19"/>
          <w:szCs w:val="19"/>
        </w:rPr>
        <w:t>research</w:t>
      </w:r>
      <w:r>
        <w:rPr>
          <w:rFonts w:ascii="Georgia" w:eastAsia="Georgia" w:hAnsi="Georgia" w:cs="Georgia"/>
          <w:spacing w:val="10"/>
          <w:sz w:val="19"/>
          <w:szCs w:val="19"/>
        </w:rPr>
        <w:t xml:space="preserve"> </w:t>
      </w:r>
      <w:r>
        <w:rPr>
          <w:rFonts w:ascii="Georgia" w:eastAsia="Georgia" w:hAnsi="Georgia" w:cs="Georgia"/>
          <w:sz w:val="19"/>
          <w:szCs w:val="19"/>
        </w:rPr>
        <w:t>for lung</w:t>
      </w:r>
      <w:r>
        <w:rPr>
          <w:rFonts w:ascii="Georgia" w:eastAsia="Georgia" w:hAnsi="Georgia" w:cs="Georgia"/>
          <w:spacing w:val="2"/>
          <w:sz w:val="19"/>
          <w:szCs w:val="19"/>
        </w:rPr>
        <w:t xml:space="preserve"> </w:t>
      </w:r>
      <w:r>
        <w:rPr>
          <w:rFonts w:ascii="Georgia" w:eastAsia="Georgia" w:hAnsi="Georgia" w:cs="Georgia"/>
          <w:sz w:val="19"/>
          <w:szCs w:val="19"/>
        </w:rPr>
        <w:t>segmentation</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has </w:t>
      </w:r>
      <w:r>
        <w:rPr>
          <w:rFonts w:ascii="Georgia" w:eastAsia="Georgia" w:hAnsi="Georgia" w:cs="Georgia"/>
          <w:sz w:val="19"/>
          <w:szCs w:val="19"/>
        </w:rPr>
        <w:t>been</w:t>
      </w:r>
      <w:r>
        <w:rPr>
          <w:rFonts w:ascii="Georgia" w:eastAsia="Georgia" w:hAnsi="Georgia" w:cs="Georgia"/>
          <w:spacing w:val="17"/>
          <w:sz w:val="19"/>
          <w:szCs w:val="19"/>
        </w:rPr>
        <w:t xml:space="preserve"> </w:t>
      </w:r>
      <w:r>
        <w:rPr>
          <w:rFonts w:ascii="Georgia" w:eastAsia="Georgia" w:hAnsi="Georgia" w:cs="Georgia"/>
          <w:sz w:val="19"/>
          <w:szCs w:val="19"/>
        </w:rPr>
        <w:t>reported</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CT</w:t>
      </w:r>
      <w:r>
        <w:rPr>
          <w:rFonts w:ascii="Georgia" w:eastAsia="Georgia" w:hAnsi="Georgia" w:cs="Georgia"/>
          <w:spacing w:val="14"/>
          <w:sz w:val="19"/>
          <w:szCs w:val="19"/>
        </w:rPr>
        <w:t xml:space="preserve"> </w:t>
      </w:r>
      <w:r>
        <w:rPr>
          <w:rFonts w:ascii="Georgia" w:eastAsia="Georgia" w:hAnsi="Georgia" w:cs="Georgia"/>
          <w:sz w:val="19"/>
          <w:szCs w:val="19"/>
        </w:rPr>
        <w:t>literature</w:t>
      </w:r>
      <w:r>
        <w:rPr>
          <w:rFonts w:ascii="Georgia" w:eastAsia="Georgia" w:hAnsi="Georgia" w:cs="Georgia"/>
          <w:spacing w:val="26"/>
          <w:sz w:val="19"/>
          <w:szCs w:val="19"/>
        </w:rPr>
        <w:t xml:space="preserve"> </w:t>
      </w:r>
      <w:r>
        <w:rPr>
          <w:rFonts w:ascii="Georgia" w:eastAsia="Georgia" w:hAnsi="Georgia" w:cs="Georgia"/>
          <w:sz w:val="19"/>
          <w:szCs w:val="19"/>
        </w:rPr>
        <w:t>[61],</w:t>
      </w:r>
      <w:r>
        <w:rPr>
          <w:rFonts w:ascii="Georgia" w:eastAsia="Georgia" w:hAnsi="Georgia" w:cs="Georgia"/>
          <w:spacing w:val="20"/>
          <w:sz w:val="19"/>
          <w:szCs w:val="19"/>
        </w:rPr>
        <w:t xml:space="preserve"> </w:t>
      </w:r>
      <w:r>
        <w:rPr>
          <w:rFonts w:ascii="Georgia" w:eastAsia="Georgia" w:hAnsi="Georgia" w:cs="Georgia"/>
          <w:sz w:val="19"/>
          <w:szCs w:val="19"/>
        </w:rPr>
        <w:t>co-opting</w:t>
      </w:r>
      <w:r>
        <w:rPr>
          <w:rFonts w:ascii="Georgia" w:eastAsia="Georgia" w:hAnsi="Georgia" w:cs="Georgia"/>
          <w:spacing w:val="25"/>
          <w:sz w:val="19"/>
          <w:szCs w:val="19"/>
        </w:rPr>
        <w:t xml:space="preserve"> </w:t>
      </w:r>
      <w:r>
        <w:rPr>
          <w:rFonts w:ascii="Georgia" w:eastAsia="Georgia" w:hAnsi="Georgia" w:cs="Georgia"/>
          <w:sz w:val="19"/>
          <w:szCs w:val="19"/>
        </w:rPr>
        <w:t>such</w:t>
      </w:r>
      <w:r>
        <w:rPr>
          <w:rFonts w:ascii="Georgia" w:eastAsia="Georgia" w:hAnsi="Georgia" w:cs="Georgia"/>
          <w:spacing w:val="18"/>
          <w:sz w:val="19"/>
          <w:szCs w:val="19"/>
        </w:rPr>
        <w:t xml:space="preserve"> </w:t>
      </w:r>
      <w:r>
        <w:rPr>
          <w:rFonts w:ascii="Georgia" w:eastAsia="Georgia" w:hAnsi="Georgia" w:cs="Georgia"/>
          <w:sz w:val="19"/>
          <w:szCs w:val="19"/>
        </w:rPr>
        <w:t>technologies</w:t>
      </w:r>
      <w:r>
        <w:rPr>
          <w:rFonts w:ascii="Georgia" w:eastAsia="Georgia" w:hAnsi="Georgia" w:cs="Georgia"/>
          <w:spacing w:val="30"/>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complicated</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MRI</w:t>
      </w:r>
      <w:r>
        <w:rPr>
          <w:rFonts w:ascii="Georgia" w:eastAsia="Georgia" w:hAnsi="Georgia" w:cs="Georgia"/>
          <w:spacing w:val="17"/>
          <w:sz w:val="19"/>
          <w:szCs w:val="19"/>
        </w:rPr>
        <w:t xml:space="preserve"> </w:t>
      </w:r>
      <w:r>
        <w:rPr>
          <w:rFonts w:ascii="Georgia" w:eastAsia="Georgia" w:hAnsi="Georgia" w:cs="Georgia"/>
          <w:sz w:val="19"/>
          <w:szCs w:val="19"/>
        </w:rPr>
        <w:t>by</w:t>
      </w:r>
      <w:r>
        <w:rPr>
          <w:rFonts w:ascii="Georgia" w:eastAsia="Georgia" w:hAnsi="Georgia" w:cs="Georgia"/>
          <w:spacing w:val="14"/>
          <w:sz w:val="19"/>
          <w:szCs w:val="19"/>
        </w:rPr>
        <w:t xml:space="preserve"> </w:t>
      </w:r>
      <w:r>
        <w:rPr>
          <w:rFonts w:ascii="Georgia" w:eastAsia="Georgia" w:hAnsi="Georgia" w:cs="Georgia"/>
          <w:sz w:val="19"/>
          <w:szCs w:val="19"/>
        </w:rPr>
        <w:t>issues</w:t>
      </w:r>
      <w:r>
        <w:rPr>
          <w:rFonts w:ascii="Georgia" w:eastAsia="Georgia" w:hAnsi="Georgia" w:cs="Georgia"/>
          <w:spacing w:val="20"/>
          <w:sz w:val="19"/>
          <w:szCs w:val="19"/>
        </w:rPr>
        <w:t xml:space="preserve"> </w:t>
      </w:r>
      <w:r>
        <w:rPr>
          <w:rFonts w:ascii="Georgia" w:eastAsia="Georgia" w:hAnsi="Georgia" w:cs="Georgia"/>
          <w:sz w:val="19"/>
          <w:szCs w:val="19"/>
        </w:rPr>
        <w:t>such</w:t>
      </w:r>
      <w:r>
        <w:rPr>
          <w:rFonts w:ascii="Georgia" w:eastAsia="Georgia" w:hAnsi="Georgia" w:cs="Georgia"/>
          <w:spacing w:val="17"/>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RF</w:t>
      </w:r>
      <w:r>
        <w:rPr>
          <w:rFonts w:ascii="Georgia" w:eastAsia="Georgia" w:hAnsi="Georgia" w:cs="Georgia"/>
          <w:spacing w:val="14"/>
          <w:sz w:val="19"/>
          <w:szCs w:val="19"/>
        </w:rPr>
        <w:t xml:space="preserve"> </w:t>
      </w:r>
      <w:r>
        <w:rPr>
          <w:rFonts w:ascii="Georgia" w:eastAsia="Georgia" w:hAnsi="Georgia" w:cs="Georgia"/>
          <w:sz w:val="19"/>
          <w:szCs w:val="19"/>
        </w:rPr>
        <w:t>coil</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inhomo</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geneity</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presence</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resolution</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structural</w:t>
      </w:r>
      <w:r>
        <w:rPr>
          <w:rFonts w:ascii="Georgia" w:eastAsia="Georgia" w:hAnsi="Georgia" w:cs="Georgia"/>
          <w:spacing w:val="17"/>
          <w:sz w:val="19"/>
          <w:szCs w:val="19"/>
        </w:rPr>
        <w:t xml:space="preserve"> </w:t>
      </w:r>
      <w:r>
        <w:rPr>
          <w:rFonts w:ascii="Georgia" w:eastAsia="Georgia" w:hAnsi="Georgia" w:cs="Georgia"/>
          <w:sz w:val="19"/>
          <w:szCs w:val="19"/>
        </w:rPr>
        <w:t>detail,</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absence</w:t>
      </w:r>
      <w:r>
        <w:rPr>
          <w:rFonts w:ascii="Georgia" w:eastAsia="Georgia" w:hAnsi="Georgia" w:cs="Georgia"/>
          <w:spacing w:val="14"/>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physically-based</w:t>
      </w:r>
      <w:r>
        <w:rPr>
          <w:rFonts w:ascii="Georgia" w:eastAsia="Georgia" w:hAnsi="Georgia" w:cs="Georgia"/>
          <w:spacing w:val="29"/>
          <w:sz w:val="19"/>
          <w:szCs w:val="19"/>
        </w:rPr>
        <w:t xml:space="preserve"> </w:t>
      </w:r>
      <w:r>
        <w:rPr>
          <w:rFonts w:ascii="Georgia" w:eastAsia="Georgia" w:hAnsi="Georgia" w:cs="Georgia"/>
          <w:sz w:val="19"/>
          <w:szCs w:val="19"/>
        </w:rPr>
        <w:t>intensity</w:t>
      </w:r>
      <w:r>
        <w:rPr>
          <w:rFonts w:ascii="Georgia" w:eastAsia="Georgia" w:hAnsi="Georgia" w:cs="Georgia"/>
          <w:spacing w:val="16"/>
          <w:sz w:val="19"/>
          <w:szCs w:val="19"/>
        </w:rPr>
        <w:t xml:space="preserve"> </w:t>
      </w:r>
      <w:r>
        <w:rPr>
          <w:rFonts w:ascii="Georgia" w:eastAsia="Georgia" w:hAnsi="Georgia" w:cs="Georgia"/>
          <w:w w:val="102"/>
          <w:sz w:val="19"/>
          <w:szCs w:val="19"/>
        </w:rPr>
        <w:t>scaling.</w:t>
      </w:r>
    </w:p>
    <w:p w14:paraId="73350E0E" w14:textId="6B4B2EEB" w:rsidR="00E61F9D" w:rsidRDefault="005C64D6">
      <w:pPr>
        <w:spacing w:before="59" w:after="0" w:line="277" w:lineRule="auto"/>
        <w:ind w:left="120" w:right="89" w:hanging="10"/>
        <w:jc w:val="both"/>
        <w:rPr>
          <w:rFonts w:ascii="Georgia" w:eastAsia="Georgia" w:hAnsi="Georgia" w:cs="Georgia"/>
          <w:sz w:val="19"/>
          <w:szCs w:val="19"/>
        </w:rPr>
      </w:pPr>
      <w:r>
        <w:rPr>
          <w:rFonts w:ascii="Georgia" w:eastAsia="Georgia" w:hAnsi="Georgia" w:cs="Georgia"/>
          <w:sz w:val="19"/>
          <w:szCs w:val="19"/>
        </w:rPr>
        <w:t>We</w:t>
      </w:r>
      <w:r>
        <w:rPr>
          <w:rFonts w:ascii="Georgia" w:eastAsia="Georgia" w:hAnsi="Georgia" w:cs="Georgia"/>
          <w:spacing w:val="4"/>
          <w:sz w:val="19"/>
          <w:szCs w:val="19"/>
        </w:rPr>
        <w:t xml:space="preserve"> </w:t>
      </w:r>
      <w:r>
        <w:rPr>
          <w:rFonts w:ascii="Georgia" w:eastAsia="Georgia" w:hAnsi="Georgia" w:cs="Georgia"/>
          <w:sz w:val="19"/>
          <w:szCs w:val="19"/>
        </w:rPr>
        <w:t>recently</w:t>
      </w:r>
      <w:r>
        <w:rPr>
          <w:rFonts w:ascii="Georgia" w:eastAsia="Georgia" w:hAnsi="Georgia" w:cs="Georgia"/>
          <w:spacing w:val="11"/>
          <w:sz w:val="19"/>
          <w:szCs w:val="19"/>
        </w:rPr>
        <w:t xml:space="preserve"> </w:t>
      </w:r>
      <w:r>
        <w:rPr>
          <w:rFonts w:ascii="Georgia" w:eastAsia="Georgia" w:hAnsi="Georgia" w:cs="Georgia"/>
          <w:sz w:val="19"/>
          <w:szCs w:val="19"/>
        </w:rPr>
        <w:t>proposed</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r>
        <w:rPr>
          <w:rFonts w:ascii="Georgia" w:eastAsia="Georgia" w:hAnsi="Georgia" w:cs="Georgia"/>
          <w:sz w:val="19"/>
          <w:szCs w:val="19"/>
        </w:rPr>
        <w:t>multi-atlas</w:t>
      </w:r>
      <w:r>
        <w:rPr>
          <w:rFonts w:ascii="Georgia" w:eastAsia="Georgia" w:hAnsi="Georgia" w:cs="Georgia"/>
          <w:spacing w:val="16"/>
          <w:sz w:val="19"/>
          <w:szCs w:val="19"/>
        </w:rPr>
        <w:t xml:space="preserve"> </w:t>
      </w:r>
      <w:r>
        <w:rPr>
          <w:rFonts w:ascii="Georgia" w:eastAsia="Georgia" w:hAnsi="Georgia" w:cs="Georgia"/>
          <w:sz w:val="19"/>
          <w:szCs w:val="19"/>
        </w:rPr>
        <w:t>approach</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automatically</w:t>
      </w:r>
      <w:r>
        <w:rPr>
          <w:rFonts w:ascii="Georgia" w:eastAsia="Georgia" w:hAnsi="Georgia" w:cs="Georgia"/>
          <w:spacing w:val="21"/>
          <w:sz w:val="19"/>
          <w:szCs w:val="19"/>
        </w:rPr>
        <w:t xml:space="preserve"> </w:t>
      </w:r>
      <w:r>
        <w:rPr>
          <w:rFonts w:ascii="Georgia" w:eastAsia="Georgia" w:hAnsi="Georgia" w:cs="Georgia"/>
          <w:sz w:val="19"/>
          <w:szCs w:val="19"/>
        </w:rPr>
        <w:t>segmenting</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left</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right</w:t>
      </w:r>
      <w:r>
        <w:rPr>
          <w:rFonts w:ascii="Georgia" w:eastAsia="Georgia" w:hAnsi="Georgia" w:cs="Georgia"/>
          <w:spacing w:val="6"/>
          <w:sz w:val="19"/>
          <w:szCs w:val="19"/>
        </w:rPr>
        <w:t xml:space="preserve"> </w:t>
      </w:r>
      <w:r>
        <w:rPr>
          <w:rFonts w:ascii="Georgia" w:eastAsia="Georgia" w:hAnsi="Georgia" w:cs="Georgia"/>
          <w:sz w:val="19"/>
          <w:szCs w:val="19"/>
        </w:rPr>
        <w:t>lungs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3"/>
          <w:sz w:val="19"/>
          <w:szCs w:val="19"/>
        </w:rPr>
        <w:t xml:space="preserve"> </w:t>
      </w:r>
      <w:r>
        <w:rPr>
          <w:rFonts w:ascii="Georgia" w:eastAsia="Georgia" w:hAnsi="Georgia" w:cs="Georgia"/>
          <w:sz w:val="19"/>
          <w:szCs w:val="19"/>
        </w:rPr>
        <w:t>1H</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[50].</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Multi-atlas </w:t>
      </w:r>
      <w:r>
        <w:rPr>
          <w:rFonts w:ascii="Georgia" w:eastAsia="Georgia" w:hAnsi="Georgia" w:cs="Georgia"/>
          <w:sz w:val="19"/>
          <w:szCs w:val="19"/>
        </w:rPr>
        <w:t>approaches</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segmentation</w:t>
      </w:r>
      <w:r>
        <w:rPr>
          <w:rFonts w:ascii="Georgia" w:eastAsia="Georgia" w:hAnsi="Georgia" w:cs="Georgia"/>
          <w:spacing w:val="19"/>
          <w:sz w:val="19"/>
          <w:szCs w:val="19"/>
        </w:rPr>
        <w:t xml:space="preserve"> </w:t>
      </w:r>
      <w:r>
        <w:rPr>
          <w:rFonts w:ascii="Georgia" w:eastAsia="Georgia" w:hAnsi="Georgia" w:cs="Georgia"/>
          <w:sz w:val="19"/>
          <w:szCs w:val="19"/>
        </w:rPr>
        <w:t>have</w:t>
      </w:r>
      <w:r>
        <w:rPr>
          <w:rFonts w:ascii="Georgia" w:eastAsia="Georgia" w:hAnsi="Georgia" w:cs="Georgia"/>
          <w:spacing w:val="4"/>
          <w:sz w:val="19"/>
          <w:szCs w:val="19"/>
        </w:rPr>
        <w:t xml:space="preserve"> </w:t>
      </w:r>
      <w:r>
        <w:rPr>
          <w:rFonts w:ascii="Georgia" w:eastAsia="Georgia" w:hAnsi="Georgia" w:cs="Georgia"/>
          <w:sz w:val="19"/>
          <w:szCs w:val="19"/>
        </w:rPr>
        <w:t>proven</w:t>
      </w:r>
      <w:r>
        <w:rPr>
          <w:rFonts w:ascii="Georgia" w:eastAsia="Georgia" w:hAnsi="Georgia" w:cs="Georgia"/>
          <w:spacing w:val="8"/>
          <w:sz w:val="19"/>
          <w:szCs w:val="19"/>
        </w:rPr>
        <w:t xml:space="preserve"> </w:t>
      </w:r>
      <w:r>
        <w:rPr>
          <w:rFonts w:ascii="Georgia" w:eastAsia="Georgia" w:hAnsi="Georgia" w:cs="Georgia"/>
          <w:sz w:val="19"/>
          <w:szCs w:val="19"/>
        </w:rPr>
        <w:t>highly</w:t>
      </w:r>
      <w:r>
        <w:rPr>
          <w:rFonts w:ascii="Georgia" w:eastAsia="Georgia" w:hAnsi="Georgia" w:cs="Georgia"/>
          <w:spacing w:val="6"/>
          <w:sz w:val="19"/>
          <w:szCs w:val="19"/>
        </w:rPr>
        <w:t xml:space="preserve"> </w:t>
      </w:r>
      <w:r>
        <w:rPr>
          <w:rFonts w:ascii="Georgia" w:eastAsia="Georgia" w:hAnsi="Georgia" w:cs="Georgia"/>
          <w:sz w:val="19"/>
          <w:szCs w:val="19"/>
        </w:rPr>
        <w:t>successful</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del w:id="198" w:author="James Gee" w:date="2016-07-20T14:34:00Z">
        <w:r w:rsidDel="00FE26EA">
          <w:rPr>
            <w:rFonts w:ascii="Georgia" w:eastAsia="Georgia" w:hAnsi="Georgia" w:cs="Georgia"/>
            <w:sz w:val="19"/>
            <w:szCs w:val="19"/>
          </w:rPr>
          <w:delText>neuroimaging</w:delText>
        </w:r>
        <w:r w:rsidDel="00FE26EA">
          <w:rPr>
            <w:rFonts w:ascii="Georgia" w:eastAsia="Georgia" w:hAnsi="Georgia" w:cs="Georgia"/>
            <w:spacing w:val="19"/>
            <w:sz w:val="19"/>
            <w:szCs w:val="19"/>
          </w:rPr>
          <w:delText xml:space="preserve"> </w:delText>
        </w:r>
      </w:del>
      <w:ins w:id="199" w:author="James Gee" w:date="2016-07-20T14:34:00Z">
        <w:r w:rsidR="00FE26EA">
          <w:rPr>
            <w:rFonts w:ascii="Georgia" w:eastAsia="Georgia" w:hAnsi="Georgia" w:cs="Georgia"/>
            <w:sz w:val="19"/>
            <w:szCs w:val="19"/>
          </w:rPr>
          <w:t>multiple domains</w:t>
        </w:r>
        <w:r w:rsidR="00FE26EA">
          <w:rPr>
            <w:rFonts w:ascii="Georgia" w:eastAsia="Georgia" w:hAnsi="Georgia" w:cs="Georgia"/>
            <w:spacing w:val="19"/>
            <w:sz w:val="19"/>
            <w:szCs w:val="19"/>
          </w:rPr>
          <w:t xml:space="preserve"> </w:t>
        </w:r>
      </w:ins>
      <w:r>
        <w:rPr>
          <w:rFonts w:ascii="Georgia" w:eastAsia="Georgia" w:hAnsi="Georgia" w:cs="Georgia"/>
          <w:sz w:val="19"/>
          <w:szCs w:val="19"/>
        </w:rPr>
        <w:t>[46,</w:t>
      </w:r>
      <w:r>
        <w:rPr>
          <w:rFonts w:ascii="Georgia" w:eastAsia="Georgia" w:hAnsi="Georgia" w:cs="Georgia"/>
          <w:spacing w:val="4"/>
          <w:sz w:val="19"/>
          <w:szCs w:val="19"/>
        </w:rPr>
        <w:t xml:space="preserve"> </w:t>
      </w:r>
      <w:r>
        <w:rPr>
          <w:rFonts w:ascii="Georgia" w:eastAsia="Georgia" w:hAnsi="Georgia" w:cs="Georgia"/>
          <w:sz w:val="19"/>
          <w:szCs w:val="19"/>
        </w:rPr>
        <w:t>52]</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these</w:t>
      </w:r>
      <w:r>
        <w:rPr>
          <w:rFonts w:ascii="Georgia" w:eastAsia="Georgia" w:hAnsi="Georgia" w:cs="Georgia"/>
          <w:spacing w:val="5"/>
          <w:sz w:val="19"/>
          <w:szCs w:val="19"/>
        </w:rPr>
        <w:t xml:space="preserve"> </w:t>
      </w:r>
      <w:r>
        <w:rPr>
          <w:rFonts w:ascii="Georgia" w:eastAsia="Georgia" w:hAnsi="Georgia" w:cs="Georgia"/>
          <w:sz w:val="19"/>
          <w:szCs w:val="19"/>
        </w:rPr>
        <w:t>methods</w:t>
      </w:r>
      <w:r>
        <w:rPr>
          <w:rFonts w:ascii="Georgia" w:eastAsia="Georgia" w:hAnsi="Georgia" w:cs="Georgia"/>
          <w:spacing w:val="11"/>
          <w:sz w:val="19"/>
          <w:szCs w:val="19"/>
        </w:rPr>
        <w:t xml:space="preserve"> </w:t>
      </w:r>
      <w:r>
        <w:rPr>
          <w:rFonts w:ascii="Georgia" w:eastAsia="Georgia" w:hAnsi="Georgia" w:cs="Georgia"/>
          <w:sz w:val="19"/>
          <w:szCs w:val="19"/>
        </w:rPr>
        <w:t>translate</w:t>
      </w:r>
      <w:r>
        <w:rPr>
          <w:rFonts w:ascii="Georgia" w:eastAsia="Georgia" w:hAnsi="Georgia" w:cs="Georgia"/>
          <w:spacing w:val="11"/>
          <w:sz w:val="19"/>
          <w:szCs w:val="19"/>
        </w:rPr>
        <w:t xml:space="preserve"> </w:t>
      </w:r>
      <w:r>
        <w:rPr>
          <w:rFonts w:ascii="Georgia" w:eastAsia="Georgia" w:hAnsi="Georgia" w:cs="Georgia"/>
          <w:sz w:val="19"/>
          <w:szCs w:val="19"/>
        </w:rPr>
        <w:t>readily</w:t>
      </w:r>
      <w:r>
        <w:rPr>
          <w:rFonts w:ascii="Georgia" w:eastAsia="Georgia" w:hAnsi="Georgia" w:cs="Georgia"/>
          <w:spacing w:val="8"/>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del w:id="200" w:author="James Gee" w:date="2016-07-20T14:35:00Z">
        <w:r w:rsidDel="00FE26EA">
          <w:rPr>
            <w:rFonts w:ascii="Georgia" w:eastAsia="Georgia" w:hAnsi="Georgia" w:cs="Georgia"/>
            <w:w w:val="102"/>
            <w:sz w:val="19"/>
            <w:szCs w:val="19"/>
          </w:rPr>
          <w:delText xml:space="preserve">the </w:delText>
        </w:r>
      </w:del>
      <w:r>
        <w:rPr>
          <w:rFonts w:ascii="Georgia" w:eastAsia="Georgia" w:hAnsi="Georgia" w:cs="Georgia"/>
          <w:sz w:val="19"/>
          <w:szCs w:val="19"/>
        </w:rPr>
        <w:t>pulmonary</w:t>
      </w:r>
      <w:r>
        <w:rPr>
          <w:rFonts w:ascii="Georgia" w:eastAsia="Georgia" w:hAnsi="Georgia" w:cs="Georgia"/>
          <w:spacing w:val="34"/>
          <w:sz w:val="19"/>
          <w:szCs w:val="19"/>
        </w:rPr>
        <w:t xml:space="preserve"> </w:t>
      </w:r>
      <w:del w:id="201" w:author="James Gee" w:date="2016-07-20T14:35:00Z">
        <w:r w:rsidDel="00FE26EA">
          <w:rPr>
            <w:rFonts w:ascii="Georgia" w:eastAsia="Georgia" w:hAnsi="Georgia" w:cs="Georgia"/>
            <w:sz w:val="19"/>
            <w:szCs w:val="19"/>
          </w:rPr>
          <w:delText>domain</w:delText>
        </w:r>
      </w:del>
      <w:ins w:id="202" w:author="James Gee" w:date="2016-07-20T14:35:00Z">
        <w:r w:rsidR="00FE26EA">
          <w:rPr>
            <w:rFonts w:ascii="Georgia" w:eastAsia="Georgia" w:hAnsi="Georgia" w:cs="Georgia"/>
            <w:sz w:val="19"/>
            <w:szCs w:val="19"/>
          </w:rPr>
          <w:t>applications</w:t>
        </w:r>
      </w:ins>
      <w:r>
        <w:rPr>
          <w:rFonts w:ascii="Georgia" w:eastAsia="Georgia" w:hAnsi="Georgia" w:cs="Georgia"/>
          <w:sz w:val="19"/>
          <w:szCs w:val="19"/>
        </w:rPr>
        <w:t xml:space="preserve">. </w:t>
      </w:r>
      <w:r>
        <w:rPr>
          <w:rFonts w:ascii="Georgia" w:eastAsia="Georgia" w:hAnsi="Georgia" w:cs="Georgia"/>
          <w:spacing w:val="28"/>
          <w:sz w:val="19"/>
          <w:szCs w:val="19"/>
        </w:rPr>
        <w:t xml:space="preserve"> </w:t>
      </w:r>
      <w:r>
        <w:rPr>
          <w:rFonts w:ascii="Georgia" w:eastAsia="Georgia" w:hAnsi="Georgia" w:cs="Georgia"/>
          <w:sz w:val="19"/>
          <w:szCs w:val="19"/>
        </w:rPr>
        <w:t>Whereas</w:t>
      </w:r>
      <w:r>
        <w:rPr>
          <w:rFonts w:ascii="Georgia" w:eastAsia="Georgia" w:hAnsi="Georgia" w:cs="Georgia"/>
          <w:spacing w:val="31"/>
          <w:sz w:val="19"/>
          <w:szCs w:val="19"/>
        </w:rPr>
        <w:t xml:space="preserve"> </w:t>
      </w:r>
      <w:r>
        <w:rPr>
          <w:rFonts w:ascii="Georgia" w:eastAsia="Georgia" w:hAnsi="Georgia" w:cs="Georgia"/>
          <w:sz w:val="19"/>
          <w:szCs w:val="19"/>
        </w:rPr>
        <w:t>many</w:t>
      </w:r>
      <w:r>
        <w:rPr>
          <w:rFonts w:ascii="Georgia" w:eastAsia="Georgia" w:hAnsi="Georgia" w:cs="Georgia"/>
          <w:spacing w:val="25"/>
          <w:sz w:val="19"/>
          <w:szCs w:val="19"/>
        </w:rPr>
        <w:t xml:space="preserve"> </w:t>
      </w:r>
      <w:r>
        <w:rPr>
          <w:rFonts w:ascii="Georgia" w:eastAsia="Georgia" w:hAnsi="Georgia" w:cs="Georgia"/>
          <w:sz w:val="19"/>
          <w:szCs w:val="19"/>
        </w:rPr>
        <w:t>current</w:t>
      </w:r>
      <w:r>
        <w:rPr>
          <w:rFonts w:ascii="Georgia" w:eastAsia="Georgia" w:hAnsi="Georgia" w:cs="Georgia"/>
          <w:spacing w:val="28"/>
          <w:sz w:val="19"/>
          <w:szCs w:val="19"/>
        </w:rPr>
        <w:t xml:space="preserve"> </w:t>
      </w:r>
      <w:r>
        <w:rPr>
          <w:rFonts w:ascii="Georgia" w:eastAsia="Georgia" w:hAnsi="Georgia" w:cs="Georgia"/>
          <w:sz w:val="19"/>
          <w:szCs w:val="19"/>
        </w:rPr>
        <w:t>strategies</w:t>
      </w:r>
      <w:r>
        <w:rPr>
          <w:rFonts w:ascii="Georgia" w:eastAsia="Georgia" w:hAnsi="Georgia" w:cs="Georgia"/>
          <w:spacing w:val="32"/>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lung</w:t>
      </w:r>
      <w:r>
        <w:rPr>
          <w:rFonts w:ascii="Georgia" w:eastAsia="Georgia" w:hAnsi="Georgia" w:cs="Georgia"/>
          <w:spacing w:val="23"/>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segmentation</w:t>
      </w:r>
      <w:r>
        <w:rPr>
          <w:rFonts w:ascii="Georgia" w:eastAsia="Georgia" w:hAnsi="Georgia" w:cs="Georgia"/>
          <w:spacing w:val="39"/>
          <w:sz w:val="19"/>
          <w:szCs w:val="19"/>
        </w:rPr>
        <w:t xml:space="preserve"> </w:t>
      </w:r>
      <w:r>
        <w:rPr>
          <w:rFonts w:ascii="Georgia" w:eastAsia="Georgia" w:hAnsi="Georgia" w:cs="Georgia"/>
          <w:sz w:val="19"/>
          <w:szCs w:val="19"/>
        </w:rPr>
        <w:t>employ</w:t>
      </w:r>
      <w:r>
        <w:rPr>
          <w:rFonts w:ascii="Georgia" w:eastAsia="Georgia" w:hAnsi="Georgia" w:cs="Georgia"/>
          <w:spacing w:val="28"/>
          <w:sz w:val="19"/>
          <w:szCs w:val="19"/>
        </w:rPr>
        <w:t xml:space="preserve"> </w:t>
      </w:r>
      <w:r>
        <w:rPr>
          <w:rFonts w:ascii="Georgia" w:eastAsia="Georgia" w:hAnsi="Georgia" w:cs="Georgia"/>
          <w:sz w:val="19"/>
          <w:szCs w:val="19"/>
        </w:rPr>
        <w:t>low-level</w:t>
      </w:r>
      <w:r>
        <w:rPr>
          <w:rFonts w:ascii="Georgia" w:eastAsia="Georgia" w:hAnsi="Georgia" w:cs="Georgia"/>
          <w:spacing w:val="31"/>
          <w:sz w:val="19"/>
          <w:szCs w:val="19"/>
        </w:rPr>
        <w:t xml:space="preserve"> </w:t>
      </w:r>
      <w:r>
        <w:rPr>
          <w:rFonts w:ascii="Georgia" w:eastAsia="Georgia" w:hAnsi="Georgia" w:cs="Georgia"/>
          <w:sz w:val="19"/>
          <w:szCs w:val="19"/>
        </w:rPr>
        <w:t>processing</w:t>
      </w:r>
      <w:r>
        <w:rPr>
          <w:rFonts w:ascii="Georgia" w:eastAsia="Georgia" w:hAnsi="Georgia" w:cs="Georgia"/>
          <w:spacing w:val="34"/>
          <w:sz w:val="19"/>
          <w:szCs w:val="19"/>
        </w:rPr>
        <w:t xml:space="preserve"> </w:t>
      </w:r>
      <w:r>
        <w:rPr>
          <w:rFonts w:ascii="Georgia" w:eastAsia="Georgia" w:hAnsi="Georgia" w:cs="Georgia"/>
          <w:w w:val="102"/>
          <w:sz w:val="19"/>
          <w:szCs w:val="19"/>
        </w:rPr>
        <w:t>techniques</w:t>
      </w:r>
    </w:p>
    <w:p w14:paraId="55692698" w14:textId="77777777" w:rsidR="00E61F9D" w:rsidRDefault="00E61F9D">
      <w:pPr>
        <w:spacing w:after="0"/>
        <w:jc w:val="both"/>
        <w:sectPr w:rsidR="00E61F9D">
          <w:pgSz w:w="12240" w:h="15840"/>
          <w:pgMar w:top="620" w:right="580" w:bottom="280" w:left="600" w:header="720" w:footer="720" w:gutter="0"/>
          <w:cols w:space="720"/>
        </w:sectPr>
      </w:pPr>
    </w:p>
    <w:p w14:paraId="3DFA8AA2" w14:textId="77777777" w:rsidR="00E61F9D" w:rsidRDefault="003F1692">
      <w:pPr>
        <w:tabs>
          <w:tab w:val="left" w:pos="4720"/>
          <w:tab w:val="left" w:pos="6440"/>
          <w:tab w:val="left" w:pos="8600"/>
        </w:tabs>
        <w:spacing w:before="88" w:after="0" w:line="240" w:lineRule="auto"/>
        <w:ind w:left="1914" w:right="-20"/>
        <w:rPr>
          <w:rFonts w:ascii="Georgia" w:eastAsia="Georgia" w:hAnsi="Georgia" w:cs="Georgia"/>
          <w:sz w:val="17"/>
          <w:szCs w:val="17"/>
        </w:rPr>
      </w:pPr>
      <w:r>
        <w:lastRenderedPageBreak/>
        <w:pict w14:anchorId="79AD74C3">
          <v:group id="_x0000_s1086" style="position:absolute;left:0;text-align:left;margin-left:102.4pt;margin-top:1.35pt;width:405pt;height:.1pt;z-index:-251661824;mso-position-horizontal-relative:page" coordorigin="2048,27" coordsize="8100,2">
            <v:shape id="_x0000_s1087" style="position:absolute;left:2048;top:27;width:8100;height:2" coordorigin="2048,27" coordsize="8100,0" path="m2048,27l10148,27e" filled="f" strokeweight="9067emu">
              <v:path arrowok="t"/>
            </v:shape>
            <w10:wrap anchorx="page"/>
          </v:group>
        </w:pict>
      </w:r>
      <w:r>
        <w:pict w14:anchorId="0E65673C">
          <v:group id="_x0000_s1080" style="position:absolute;left:0;text-align:left;margin-left:106.35pt;margin-top:17.2pt;width:397.05pt;height:12.2pt;z-index:-251660800;mso-position-horizontal-relative:page" coordorigin="2128,344" coordsize="7942,244">
            <v:group id="_x0000_s1084" style="position:absolute;left:2138;top:354;width:7922;height:2" coordorigin="2138,354" coordsize="7922,2">
              <v:shape id="_x0000_s1085" style="position:absolute;left:2138;top:354;width:7922;height:2" coordorigin="2138,354" coordsize="7922,0" path="m2138,354l10059,354e" filled="f" strokeweight="12649emu">
                <v:path arrowok="t"/>
              </v:shape>
            </v:group>
            <v:group id="_x0000_s1081" style="position:absolute;left:5354;top:420;width:227;height:159" coordorigin="5354,420" coordsize="227,159">
              <v:polyline id="_x0000_s1083" style="position:absolute" points="16062,1339,16201,1498,16289,1430,16201,1430,16062,1339" coordorigin="5354,420" coordsize="227,159" fillcolor="black" stroked="f">
                <v:path arrowok="t"/>
                <o:lock v:ext="edit" verticies="t"/>
              </v:polyline>
              <v:polyline id="_x0000_s1082" style="position:absolute" points="16346,1260,16119,1419,16167,1419,16346,1260" coordorigin="5354,420" coordsize="227,159" fillcolor="black" stroked="f">
                <v:path arrowok="t"/>
                <o:lock v:ext="edit" verticies="t"/>
              </v:polyline>
            </v:group>
            <w10:wrap anchorx="page"/>
          </v:group>
        </w:pict>
      </w:r>
      <w:r w:rsidR="005C64D6">
        <w:rPr>
          <w:rFonts w:ascii="Georgia" w:eastAsia="Georgia" w:hAnsi="Georgia" w:cs="Georgia"/>
          <w:b/>
          <w:bCs/>
          <w:sz w:val="17"/>
          <w:szCs w:val="17"/>
        </w:rPr>
        <w:t>Functionality</w:t>
      </w:r>
      <w:r w:rsidR="005C64D6">
        <w:rPr>
          <w:rFonts w:ascii="Georgia" w:eastAsia="Georgia" w:hAnsi="Georgia" w:cs="Georgia"/>
          <w:b/>
          <w:bCs/>
          <w:spacing w:val="4"/>
          <w:sz w:val="17"/>
          <w:szCs w:val="17"/>
        </w:rPr>
        <w:t xml:space="preserve"> </w:t>
      </w:r>
      <w:r w:rsidR="005C64D6">
        <w:rPr>
          <w:rFonts w:ascii="Georgia" w:eastAsia="Georgia" w:hAnsi="Georgia" w:cs="Georgia"/>
          <w:b/>
          <w:bCs/>
          <w:sz w:val="17"/>
          <w:szCs w:val="17"/>
        </w:rPr>
        <w:tab/>
        <w:t>CT</w:t>
      </w:r>
      <w:r w:rsidR="005C64D6">
        <w:rPr>
          <w:rFonts w:ascii="Georgia" w:eastAsia="Georgia" w:hAnsi="Georgia" w:cs="Georgia"/>
          <w:b/>
          <w:bCs/>
          <w:spacing w:val="-33"/>
          <w:sz w:val="17"/>
          <w:szCs w:val="17"/>
        </w:rPr>
        <w:t xml:space="preserve"> </w:t>
      </w:r>
      <w:r w:rsidR="005C64D6">
        <w:rPr>
          <w:rFonts w:ascii="Georgia" w:eastAsia="Georgia" w:hAnsi="Georgia" w:cs="Georgia"/>
          <w:b/>
          <w:bCs/>
          <w:sz w:val="17"/>
          <w:szCs w:val="17"/>
        </w:rPr>
        <w:tab/>
        <w:t>1H</w:t>
      </w:r>
      <w:r w:rsidR="005C64D6">
        <w:rPr>
          <w:rFonts w:ascii="Georgia" w:eastAsia="Georgia" w:hAnsi="Georgia" w:cs="Georgia"/>
          <w:b/>
          <w:bCs/>
          <w:spacing w:val="12"/>
          <w:sz w:val="17"/>
          <w:szCs w:val="17"/>
        </w:rPr>
        <w:t xml:space="preserve"> </w:t>
      </w:r>
      <w:r w:rsidR="005C64D6">
        <w:rPr>
          <w:rFonts w:ascii="Georgia" w:eastAsia="Georgia" w:hAnsi="Georgia" w:cs="Georgia"/>
          <w:b/>
          <w:bCs/>
          <w:sz w:val="17"/>
          <w:szCs w:val="17"/>
        </w:rPr>
        <w:t>MRI</w:t>
      </w:r>
      <w:r w:rsidR="005C64D6">
        <w:rPr>
          <w:rFonts w:ascii="Georgia" w:eastAsia="Georgia" w:hAnsi="Georgia" w:cs="Georgia"/>
          <w:b/>
          <w:bCs/>
          <w:spacing w:val="-28"/>
          <w:sz w:val="17"/>
          <w:szCs w:val="17"/>
        </w:rPr>
        <w:t xml:space="preserve"> </w:t>
      </w:r>
      <w:r w:rsidR="005C64D6">
        <w:rPr>
          <w:rFonts w:ascii="Georgia" w:eastAsia="Georgia" w:hAnsi="Georgia" w:cs="Georgia"/>
          <w:b/>
          <w:bCs/>
          <w:sz w:val="17"/>
          <w:szCs w:val="17"/>
        </w:rPr>
        <w:tab/>
        <w:t>3He</w:t>
      </w:r>
      <w:r w:rsidR="005C64D6">
        <w:rPr>
          <w:rFonts w:ascii="Georgia" w:eastAsia="Georgia" w:hAnsi="Georgia" w:cs="Georgia"/>
          <w:b/>
          <w:bCs/>
          <w:spacing w:val="16"/>
          <w:sz w:val="17"/>
          <w:szCs w:val="17"/>
        </w:rPr>
        <w:t xml:space="preserve"> </w:t>
      </w:r>
      <w:r w:rsidR="005C64D6">
        <w:rPr>
          <w:rFonts w:ascii="Georgia" w:eastAsia="Georgia" w:hAnsi="Georgia" w:cs="Georgia"/>
          <w:b/>
          <w:bCs/>
          <w:w w:val="104"/>
          <w:sz w:val="17"/>
          <w:szCs w:val="17"/>
        </w:rPr>
        <w:t>MRI</w:t>
      </w:r>
    </w:p>
    <w:p w14:paraId="4FA53487" w14:textId="77777777" w:rsidR="00E61F9D" w:rsidRDefault="00E61F9D">
      <w:pPr>
        <w:spacing w:before="2" w:after="0" w:line="130" w:lineRule="exact"/>
        <w:rPr>
          <w:sz w:val="13"/>
          <w:szCs w:val="13"/>
        </w:rPr>
      </w:pPr>
    </w:p>
    <w:p w14:paraId="0FDD0A6B" w14:textId="77777777" w:rsidR="00E61F9D" w:rsidRDefault="003F1692">
      <w:pPr>
        <w:spacing w:after="0" w:line="263" w:lineRule="auto"/>
        <w:ind w:left="1673" w:right="7661"/>
        <w:jc w:val="center"/>
        <w:rPr>
          <w:rFonts w:ascii="Georgia" w:eastAsia="Georgia" w:hAnsi="Georgia" w:cs="Georgia"/>
          <w:sz w:val="18"/>
          <w:szCs w:val="18"/>
        </w:rPr>
      </w:pPr>
      <w:r>
        <w:pict w14:anchorId="63362F27">
          <v:group id="_x0000_s1073" style="position:absolute;left:0;text-align:left;margin-left:364.6pt;margin-top:-.15pt;width:12.3pt;height:20.15pt;z-index:-251659776;mso-position-horizontal-relative:page" coordorigin="7293,-4" coordsize="247,403">
            <v:group id="_x0000_s1077" style="position:absolute;left:7303;top:6;width:227;height:159" coordorigin="7303,6" coordsize="227,159">
              <v:polyline id="_x0000_s1079" style="position:absolute" points="21909,98,22046,257,22136,189,22046,189,21909,98" coordorigin="7303,6" coordsize="227,159" fillcolor="black" stroked="f">
                <v:path arrowok="t"/>
                <o:lock v:ext="edit" verticies="t"/>
              </v:polyline>
              <v:polyline id="_x0000_s1078" style="position:absolute" points="22192,18,21965,177,22014,177,22192,18" coordorigin="7303,6" coordsize="227,159" fillcolor="black" stroked="f">
                <v:path arrowok="t"/>
                <o:lock v:ext="edit" verticies="t"/>
              </v:polyline>
            </v:group>
            <v:group id="_x0000_s1074" style="position:absolute;left:7303;top:231;width:227;height:159" coordorigin="7303,231" coordsize="227,159">
              <v:polyline id="_x0000_s1076" style="position:absolute" points="21909,772,22046,931,22136,863,22046,863,21909,772" coordorigin="7303,231" coordsize="227,159" fillcolor="black" stroked="f">
                <v:path arrowok="t"/>
                <o:lock v:ext="edit" verticies="t"/>
              </v:polyline>
              <v:polyline id="_x0000_s1075" style="position:absolute" points="22192,693,21965,852,22014,852,22192,693" coordorigin="7303,231" coordsize="227,159" fillcolor="black" stroked="f">
                <v:path arrowok="t"/>
                <o:lock v:ext="edit" verticies="t"/>
              </v:polyline>
            </v:group>
            <w10:wrap anchorx="page"/>
          </v:group>
        </w:pict>
      </w:r>
      <w:r>
        <w:pict w14:anchorId="30BBDA83">
          <v:group id="_x0000_s1066" style="position:absolute;left:0;text-align:left;margin-left:475.8pt;margin-top:-.15pt;width:12.3pt;height:20.15pt;z-index:-251658752;mso-position-horizontal-relative:page" coordorigin="9517,-4" coordsize="247,403">
            <v:group id="_x0000_s1070" style="position:absolute;left:9527;top:6;width:227;height:159" coordorigin="9527,6" coordsize="227,159">
              <v:polyline id="_x0000_s1072" style="position:absolute" points="28581,98,28718,257,28808,189,28718,189,28581,98" coordorigin="9527,6" coordsize="227,159" fillcolor="black" stroked="f">
                <v:path arrowok="t"/>
                <o:lock v:ext="edit" verticies="t"/>
              </v:polyline>
              <v:polyline id="_x0000_s1071" style="position:absolute" points="28864,18,28637,177,28686,177,28864,18" coordorigin="9527,6" coordsize="227,159" fillcolor="black" stroked="f">
                <v:path arrowok="t"/>
                <o:lock v:ext="edit" verticies="t"/>
              </v:polyline>
            </v:group>
            <v:group id="_x0000_s1067" style="position:absolute;left:9527;top:231;width:227;height:159" coordorigin="9527,231" coordsize="227,159">
              <v:polyline id="_x0000_s1069" style="position:absolute" points="28581,772,28718,931,28808,863,28718,863,28581,772" coordorigin="9527,231" coordsize="227,159" fillcolor="black" stroked="f">
                <v:path arrowok="t"/>
                <o:lock v:ext="edit" verticies="t"/>
              </v:polyline>
              <v:polyline id="_x0000_s1068" style="position:absolute" points="28864,693,28637,852,28686,852,28864,693" coordorigin="9527,231" coordsize="227,159" fillcolor="black" stroked="f">
                <v:path arrowok="t"/>
                <o:lock v:ext="edit" verticies="t"/>
              </v:polyline>
            </v:group>
            <w10:wrap anchorx="page"/>
          </v:group>
        </w:pict>
      </w:r>
      <w:r>
        <w:pict w14:anchorId="31BAAA48">
          <v:group id="_x0000_s1059" style="position:absolute;left:0;text-align:left;margin-left:267.2pt;margin-top:11.05pt;width:12.3pt;height:20.15pt;z-index:-251657728;mso-position-horizontal-relative:page" coordorigin="5344,221" coordsize="247,403">
            <v:group id="_x0000_s1063" style="position:absolute;left:5354;top:231;width:227;height:159" coordorigin="5354,231" coordsize="227,159">
              <v:polyline id="_x0000_s1065" style="position:absolute" points="16062,772,16201,931,16289,863,16201,863,16062,772" coordorigin="5354,231" coordsize="227,159" fillcolor="black" stroked="f">
                <v:path arrowok="t"/>
                <o:lock v:ext="edit" verticies="t"/>
              </v:polyline>
              <v:polyline id="_x0000_s1064" style="position:absolute" points="16346,693,16119,852,16167,852,16346,693" coordorigin="5354,231" coordsize="227,159" fillcolor="black" stroked="f">
                <v:path arrowok="t"/>
                <o:lock v:ext="edit" verticies="t"/>
              </v:polyline>
            </v:group>
            <v:group id="_x0000_s1060" style="position:absolute;left:5354;top:456;width:227;height:159" coordorigin="5354,456" coordsize="227,159">
              <v:polyline id="_x0000_s1062" style="position:absolute" points="16062,1447,16201,1606,16289,1538,16201,1538,16062,1447" coordorigin="5354,456" coordsize="227,159" fillcolor="black" stroked="f">
                <v:path arrowok="t"/>
                <o:lock v:ext="edit" verticies="t"/>
              </v:polyline>
              <v:polyline id="_x0000_s1061" style="position:absolute" points="16346,1368,16119,1527,16167,1527,16346,1368" coordorigin="5354,456" coordsize="227,159" fillcolor="black" stroked="f">
                <v:path arrowok="t"/>
                <o:lock v:ext="edit" verticies="t"/>
              </v:polyline>
            </v:group>
            <w10:wrap anchorx="page"/>
          </v:group>
        </w:pict>
      </w:r>
      <w:r>
        <w:pict w14:anchorId="61236C10">
          <v:group id="_x0000_s1052" style="position:absolute;left:0;text-align:left;margin-left:364.6pt;margin-top:22.25pt;width:12.3pt;height:20.15pt;z-index:-251656704;mso-position-horizontal-relative:page" coordorigin="7293,446" coordsize="247,403">
            <v:group id="_x0000_s1056" style="position:absolute;left:7303;top:456;width:227;height:159" coordorigin="7303,456" coordsize="227,159">
              <v:polyline id="_x0000_s1058" style="position:absolute" points="21909,1447,22046,1606,22136,1538,22046,1538,21909,1447" coordorigin="7303,456" coordsize="227,159" fillcolor="black" stroked="f">
                <v:path arrowok="t"/>
                <o:lock v:ext="edit" verticies="t"/>
              </v:polyline>
              <v:polyline id="_x0000_s1057" style="position:absolute" points="22192,1368,21965,1527,22014,1527,22192,1368" coordorigin="7303,456" coordsize="227,159" fillcolor="black" stroked="f">
                <v:path arrowok="t"/>
                <o:lock v:ext="edit" verticies="t"/>
              </v:polyline>
            </v:group>
            <v:group id="_x0000_s1053" style="position:absolute;left:7303;top:681;width:227;height:159" coordorigin="7303,681" coordsize="227,159">
              <v:polyline id="_x0000_s1055" style="position:absolute" points="21909,2122,22046,2281,22136,2213,22046,2213,21909,2122" coordorigin="7303,681" coordsize="227,159" fillcolor="black" stroked="f">
                <v:path arrowok="t"/>
                <o:lock v:ext="edit" verticies="t"/>
              </v:polyline>
              <v:polyline id="_x0000_s1054" style="position:absolute" points="22192,2043,21965,2202,22014,2202,22192,2043" coordorigin="7303,681" coordsize="227,159" fillcolor="black" stroked="f">
                <v:path arrowok="t"/>
                <o:lock v:ext="edit" verticies="t"/>
              </v:polyline>
            </v:group>
            <w10:wrap anchorx="page"/>
          </v:group>
        </w:pict>
      </w:r>
      <w:r>
        <w:pict w14:anchorId="26F58ED6">
          <v:group id="_x0000_s1045" style="position:absolute;left:0;text-align:left;margin-left:267.2pt;margin-top:33.5pt;width:12.3pt;height:20.15pt;z-index:-251655680;mso-position-horizontal-relative:page" coordorigin="5344,671" coordsize="247,403">
            <v:group id="_x0000_s1049" style="position:absolute;left:5354;top:681;width:227;height:159" coordorigin="5354,681" coordsize="227,159">
              <v:polyline id="_x0000_s1051" style="position:absolute" points="16062,2122,16201,2281,16289,2213,16201,2213,16062,2122" coordorigin="5354,681" coordsize="227,159" fillcolor="black" stroked="f">
                <v:path arrowok="t"/>
                <o:lock v:ext="edit" verticies="t"/>
              </v:polyline>
              <v:polyline id="_x0000_s1050" style="position:absolute" points="16346,2043,16119,2202,16167,2202,16346,2043" coordorigin="5354,681" coordsize="227,159" fillcolor="black" stroked="f">
                <v:path arrowok="t"/>
                <o:lock v:ext="edit" verticies="t"/>
              </v:polyline>
            </v:group>
            <v:group id="_x0000_s1046" style="position:absolute;left:5354;top:905;width:227;height:159" coordorigin="5354,905" coordsize="227,159">
              <v:polyline id="_x0000_s1048" style="position:absolute" points="16062,2795,16201,2954,16289,2886,16201,2886,16062,2795" coordorigin="5354,905" coordsize="227,159" fillcolor="black" stroked="f">
                <v:path arrowok="t"/>
                <o:lock v:ext="edit" verticies="t"/>
              </v:polyline>
              <v:polyline id="_x0000_s1047" style="position:absolute" points="16346,2715,16119,2874,16167,2874,16346,2715" coordorigin="5354,905" coordsize="227,159" fillcolor="black" stroked="f">
                <v:path arrowok="t"/>
                <o:lock v:ext="edit" verticies="t"/>
              </v:polyline>
            </v:group>
            <w10:wrap anchorx="page"/>
          </v:group>
        </w:pict>
      </w:r>
      <w:r>
        <w:pict w14:anchorId="3575663C">
          <v:group id="_x0000_s1038" style="position:absolute;left:0;text-align:left;margin-left:267.2pt;margin-top:56pt;width:12.3pt;height:20.15pt;z-index:-251654656;mso-position-horizontal-relative:page" coordorigin="5344,1120" coordsize="247,403">
            <v:group id="_x0000_s1042" style="position:absolute;left:5354;top:1130;width:227;height:159" coordorigin="5354,1130" coordsize="227,159">
              <v:polyline id="_x0000_s1044" style="position:absolute" points="16062,3469,16201,3628,16289,3560,16201,3560,16062,3469" coordorigin="5354,1130" coordsize="227,159" fillcolor="black" stroked="f">
                <v:path arrowok="t"/>
                <o:lock v:ext="edit" verticies="t"/>
              </v:polyline>
              <v:polyline id="_x0000_s1043" style="position:absolute" points="16346,3390,16119,3549,16167,3549,16346,3390" coordorigin="5354,1130" coordsize="227,159" fillcolor="black" stroked="f">
                <v:path arrowok="t"/>
                <o:lock v:ext="edit" verticies="t"/>
              </v:polyline>
            </v:group>
            <v:group id="_x0000_s1039" style="position:absolute;left:5354;top:1355;width:227;height:159" coordorigin="5354,1355" coordsize="227,159">
              <v:polyline id="_x0000_s1041" style="position:absolute" points="16062,4144,16201,4303,16289,4235,16201,4235,16062,4144" coordorigin="5354,1355" coordsize="227,159" fillcolor="black" stroked="f">
                <v:path arrowok="t"/>
                <o:lock v:ext="edit" verticies="t"/>
              </v:polyline>
              <v:polyline id="_x0000_s1040" style="position:absolute" points="16346,4065,16119,4224,16167,4224,16346,4065" coordorigin="5354,1355" coordsize="227,159" fillcolor="black" stroked="f">
                <v:path arrowok="t"/>
                <o:lock v:ext="edit" verticies="t"/>
              </v:polyline>
            </v:group>
            <w10:wrap anchorx="page"/>
          </v:group>
        </w:pict>
      </w:r>
      <w:r>
        <w:pict w14:anchorId="73DFD200">
          <v:group id="_x0000_s1031" style="position:absolute;left:0;text-align:left;margin-left:475.8pt;margin-top:67.2pt;width:12.3pt;height:20.15pt;z-index:-251653632;mso-position-horizontal-relative:page" coordorigin="9517,1345" coordsize="247,403">
            <v:group id="_x0000_s1035" style="position:absolute;left:9527;top:1355;width:227;height:159" coordorigin="9527,1355" coordsize="227,159">
              <v:polyline id="_x0000_s1037" style="position:absolute" points="28581,4144,28718,4303,28808,4235,28718,4235,28581,4144" coordorigin="9527,1355" coordsize="227,159" fillcolor="black" stroked="f">
                <v:path arrowok="t"/>
                <o:lock v:ext="edit" verticies="t"/>
              </v:polyline>
              <v:polyline id="_x0000_s1036" style="position:absolute" points="28864,4065,28637,4224,28686,4224,28864,4065" coordorigin="9527,1355" coordsize="227,159" fillcolor="black" stroked="f">
                <v:path arrowok="t"/>
                <o:lock v:ext="edit" verticies="t"/>
              </v:polyline>
            </v:group>
            <v:group id="_x0000_s1032" style="position:absolute;left:9527;top:1580;width:227;height:159" coordorigin="9527,1580" coordsize="227,159">
              <v:polyline id="_x0000_s1034" style="position:absolute" points="28581,4819,28718,4978,28808,4910,28718,4910,28581,4819" coordorigin="9527,1580" coordsize="227,159" fillcolor="black" stroked="f">
                <v:path arrowok="t"/>
                <o:lock v:ext="edit" verticies="t"/>
              </v:polyline>
              <v:polyline id="_x0000_s1033" style="position:absolute" points="28864,4740,28637,4899,28686,4899,28864,4740" coordorigin="9527,1580" coordsize="227,159" fillcolor="black" stroked="f">
                <v:path arrowok="t"/>
                <o:lock v:ext="edit" verticies="t"/>
              </v:polyline>
            </v:group>
            <w10:wrap anchorx="page"/>
          </v:group>
        </w:pict>
      </w:r>
      <w:proofErr w:type="gramStart"/>
      <w:r w:rsidR="005C64D6">
        <w:rPr>
          <w:rFonts w:ascii="Georgia" w:eastAsia="Georgia" w:hAnsi="Georgia" w:cs="Georgia"/>
          <w:sz w:val="18"/>
          <w:szCs w:val="18"/>
        </w:rPr>
        <w:t>spatial</w:t>
      </w:r>
      <w:proofErr w:type="gramEnd"/>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 xml:space="preserve">normalization </w:t>
      </w:r>
      <w:r w:rsidR="005C64D6">
        <w:rPr>
          <w:rFonts w:ascii="Georgia" w:eastAsia="Georgia" w:hAnsi="Georgia" w:cs="Georgia"/>
          <w:sz w:val="18"/>
          <w:szCs w:val="18"/>
        </w:rPr>
        <w:t>template</w:t>
      </w:r>
      <w:r w:rsidR="005C64D6">
        <w:rPr>
          <w:rFonts w:ascii="Georgia" w:eastAsia="Georgia" w:hAnsi="Georgia" w:cs="Georgia"/>
          <w:spacing w:val="-7"/>
          <w:sz w:val="18"/>
          <w:szCs w:val="18"/>
        </w:rPr>
        <w:t xml:space="preserve"> </w:t>
      </w:r>
      <w:r w:rsidR="005C64D6">
        <w:rPr>
          <w:rFonts w:ascii="Georgia" w:eastAsia="Georgia" w:hAnsi="Georgia" w:cs="Georgia"/>
          <w:w w:val="99"/>
          <w:sz w:val="18"/>
          <w:szCs w:val="18"/>
        </w:rPr>
        <w:t xml:space="preserve">generation </w:t>
      </w:r>
      <w:r w:rsidR="005C64D6">
        <w:rPr>
          <w:rFonts w:ascii="Georgia" w:eastAsia="Georgia" w:hAnsi="Georgia" w:cs="Georgia"/>
          <w:sz w:val="18"/>
          <w:szCs w:val="18"/>
        </w:rPr>
        <w:t>lung</w:t>
      </w:r>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lobe</w:t>
      </w:r>
      <w:r w:rsidR="005C64D6">
        <w:rPr>
          <w:rFonts w:ascii="Georgia" w:eastAsia="Georgia" w:hAnsi="Georgia" w:cs="Georgia"/>
          <w:spacing w:val="-3"/>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airway</w:t>
      </w:r>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vessel</w:t>
      </w:r>
      <w:r w:rsidR="005C64D6">
        <w:rPr>
          <w:rFonts w:ascii="Georgia" w:eastAsia="Georgia" w:hAnsi="Georgia" w:cs="Georgia"/>
          <w:spacing w:val="-5"/>
          <w:sz w:val="18"/>
          <w:szCs w:val="18"/>
        </w:rPr>
        <w:t xml:space="preserve"> </w:t>
      </w:r>
      <w:r w:rsidR="005C64D6">
        <w:rPr>
          <w:rFonts w:ascii="Georgia" w:eastAsia="Georgia" w:hAnsi="Georgia" w:cs="Georgia"/>
          <w:w w:val="99"/>
          <w:sz w:val="18"/>
          <w:szCs w:val="18"/>
        </w:rPr>
        <w:t>segmentation</w:t>
      </w:r>
    </w:p>
    <w:p w14:paraId="2DE56983" w14:textId="77777777" w:rsidR="00E61F9D" w:rsidRDefault="003F1692">
      <w:pPr>
        <w:spacing w:after="0" w:line="263" w:lineRule="auto"/>
        <w:ind w:left="1553" w:right="7541"/>
        <w:jc w:val="center"/>
        <w:rPr>
          <w:rFonts w:ascii="Georgia" w:eastAsia="Georgia" w:hAnsi="Georgia" w:cs="Georgia"/>
          <w:sz w:val="18"/>
          <w:szCs w:val="18"/>
        </w:rPr>
      </w:pPr>
      <w:r>
        <w:pict w14:anchorId="6C8851C5">
          <v:group id="_x0000_s1028" style="position:absolute;left:0;text-align:left;margin-left:267.7pt;margin-top:11.55pt;width:11.3pt;height:7.9pt;z-index:-251652608;mso-position-horizontal-relative:page" coordorigin="5354,231" coordsize="227,159">
            <v:polyline id="_x0000_s1030" style="position:absolute" points="16062,772,16201,931,16289,863,16201,863,16062,772" coordorigin="5354,231" coordsize="227,159" fillcolor="black" stroked="f">
              <v:path arrowok="t"/>
              <o:lock v:ext="edit" verticies="t"/>
            </v:polyline>
            <v:polyline id="_x0000_s1029" style="position:absolute" points="16346,693,16119,852,16167,852,16346,693" coordorigin="5354,231" coordsize="227,159" fillcolor="black" stroked="f">
              <v:path arrowok="t"/>
              <o:lock v:ext="edit" verticies="t"/>
            </v:polyline>
            <w10:wrap anchorx="page"/>
          </v:group>
        </w:pict>
      </w:r>
      <w:r>
        <w:pict w14:anchorId="44B5D180">
          <v:group id="_x0000_s1026" style="position:absolute;left:0;text-align:left;margin-left:102.4pt;margin-top:24.85pt;width:405pt;height:.1pt;z-index:-251651584;mso-position-horizontal-relative:page" coordorigin="2048,497" coordsize="8100,2">
            <v:shape id="_x0000_s1027" style="position:absolute;left:2048;top:497;width:8100;height:2" coordorigin="2048,497" coordsize="8100,0" path="m2048,497l10148,497e" filled="f" strokeweight="9067emu">
              <v:path arrowok="t"/>
            </v:shape>
            <w10:wrap anchorx="page"/>
          </v:group>
        </w:pict>
      </w:r>
      <w:proofErr w:type="gramStart"/>
      <w:r w:rsidR="005C64D6">
        <w:rPr>
          <w:rFonts w:ascii="Georgia" w:eastAsia="Georgia" w:hAnsi="Georgia" w:cs="Georgia"/>
          <w:sz w:val="18"/>
          <w:szCs w:val="18"/>
        </w:rPr>
        <w:t>functional</w:t>
      </w:r>
      <w:proofErr w:type="gramEnd"/>
      <w:r w:rsidR="005C64D6">
        <w:rPr>
          <w:rFonts w:ascii="Georgia" w:eastAsia="Georgia" w:hAnsi="Georgia" w:cs="Georgia"/>
          <w:spacing w:val="-8"/>
          <w:sz w:val="18"/>
          <w:szCs w:val="18"/>
        </w:rPr>
        <w:t xml:space="preserve"> </w:t>
      </w:r>
      <w:r w:rsidR="005C64D6">
        <w:rPr>
          <w:rFonts w:ascii="Georgia" w:eastAsia="Georgia" w:hAnsi="Georgia" w:cs="Georgia"/>
          <w:w w:val="99"/>
          <w:sz w:val="18"/>
          <w:szCs w:val="18"/>
        </w:rPr>
        <w:t xml:space="preserve">segmentation </w:t>
      </w:r>
      <w:r w:rsidR="005C64D6">
        <w:rPr>
          <w:rFonts w:ascii="Georgia" w:eastAsia="Georgia" w:hAnsi="Georgia" w:cs="Georgia"/>
          <w:sz w:val="18"/>
          <w:szCs w:val="18"/>
        </w:rPr>
        <w:t>feature</w:t>
      </w:r>
      <w:r w:rsidR="005C64D6">
        <w:rPr>
          <w:rFonts w:ascii="Georgia" w:eastAsia="Georgia" w:hAnsi="Georgia" w:cs="Georgia"/>
          <w:spacing w:val="-6"/>
          <w:sz w:val="18"/>
          <w:szCs w:val="18"/>
        </w:rPr>
        <w:t xml:space="preserve"> </w:t>
      </w:r>
      <w:r w:rsidR="005C64D6">
        <w:rPr>
          <w:rFonts w:ascii="Georgia" w:eastAsia="Georgia" w:hAnsi="Georgia" w:cs="Georgia"/>
          <w:w w:val="99"/>
          <w:sz w:val="18"/>
          <w:szCs w:val="18"/>
        </w:rPr>
        <w:t>indices</w:t>
      </w:r>
    </w:p>
    <w:p w14:paraId="550D9ABC" w14:textId="77777777" w:rsidR="00E61F9D" w:rsidRDefault="00E61F9D">
      <w:pPr>
        <w:spacing w:before="4" w:after="0" w:line="200" w:lineRule="exact"/>
        <w:rPr>
          <w:sz w:val="20"/>
          <w:szCs w:val="20"/>
        </w:rPr>
      </w:pPr>
    </w:p>
    <w:p w14:paraId="05F5F777" w14:textId="4366D8D3" w:rsidR="00E61F9D" w:rsidRDefault="005C64D6">
      <w:pPr>
        <w:spacing w:before="39" w:after="0" w:line="258" w:lineRule="auto"/>
        <w:ind w:left="120" w:right="90"/>
        <w:jc w:val="both"/>
        <w:rPr>
          <w:rFonts w:ascii="Georgia" w:eastAsia="Georgia" w:hAnsi="Georgia" w:cs="Georgia"/>
          <w:sz w:val="18"/>
          <w:szCs w:val="18"/>
        </w:rPr>
      </w:pPr>
      <w:commentRangeStart w:id="203"/>
      <w:r>
        <w:rPr>
          <w:rFonts w:ascii="Georgia" w:eastAsia="Georgia" w:hAnsi="Georgia" w:cs="Georgia"/>
          <w:b/>
          <w:bCs/>
          <w:sz w:val="17"/>
          <w:szCs w:val="17"/>
        </w:rPr>
        <w:t>Table</w:t>
      </w:r>
      <w:r>
        <w:rPr>
          <w:rFonts w:ascii="Georgia" w:eastAsia="Georgia" w:hAnsi="Georgia" w:cs="Georgia"/>
          <w:b/>
          <w:bCs/>
          <w:spacing w:val="14"/>
          <w:sz w:val="17"/>
          <w:szCs w:val="17"/>
        </w:rPr>
        <w:t xml:space="preserve"> </w:t>
      </w:r>
      <w:r>
        <w:rPr>
          <w:rFonts w:ascii="Georgia" w:eastAsia="Georgia" w:hAnsi="Georgia" w:cs="Georgia"/>
          <w:b/>
          <w:bCs/>
          <w:sz w:val="17"/>
          <w:szCs w:val="17"/>
        </w:rPr>
        <w:t>2:</w:t>
      </w:r>
      <w:r>
        <w:rPr>
          <w:rFonts w:ascii="Georgia" w:eastAsia="Georgia" w:hAnsi="Georgia" w:cs="Georgia"/>
          <w:b/>
          <w:bCs/>
          <w:spacing w:val="20"/>
          <w:sz w:val="17"/>
          <w:szCs w:val="17"/>
        </w:rPr>
        <w:t xml:space="preserve"> </w:t>
      </w:r>
      <w:commentRangeEnd w:id="203"/>
      <w:r w:rsidR="00FE26EA">
        <w:rPr>
          <w:rStyle w:val="CommentReference"/>
        </w:rPr>
        <w:commentReference w:id="203"/>
      </w:r>
      <w:del w:id="204" w:author="James Gee" w:date="2016-07-20T14:38:00Z">
        <w:r w:rsidDel="00FE26EA">
          <w:rPr>
            <w:rFonts w:ascii="Georgia" w:eastAsia="Georgia" w:hAnsi="Georgia" w:cs="Georgia"/>
            <w:sz w:val="18"/>
            <w:szCs w:val="18"/>
          </w:rPr>
          <w:delText>Specific</w:delText>
        </w:r>
        <w:r w:rsidDel="00FE26EA">
          <w:rPr>
            <w:rFonts w:ascii="Georgia" w:eastAsia="Georgia" w:hAnsi="Georgia" w:cs="Georgia"/>
            <w:spacing w:val="-13"/>
            <w:sz w:val="18"/>
            <w:szCs w:val="18"/>
          </w:rPr>
          <w:delText xml:space="preserve"> </w:delText>
        </w:r>
        <w:r w:rsidDel="00FE26EA">
          <w:rPr>
            <w:rFonts w:ascii="Georgia" w:eastAsia="Georgia" w:hAnsi="Georgia" w:cs="Georgia"/>
            <w:sz w:val="18"/>
            <w:szCs w:val="18"/>
          </w:rPr>
          <w:delText>outline</w:delText>
        </w:r>
        <w:r w:rsidDel="00FE26EA">
          <w:rPr>
            <w:rFonts w:ascii="Georgia" w:eastAsia="Georgia" w:hAnsi="Georgia" w:cs="Georgia"/>
            <w:spacing w:val="-13"/>
            <w:sz w:val="18"/>
            <w:szCs w:val="18"/>
          </w:rPr>
          <w:delText xml:space="preserve"> </w:delText>
        </w:r>
        <w:r w:rsidDel="00FE26EA">
          <w:rPr>
            <w:rFonts w:ascii="Georgia" w:eastAsia="Georgia" w:hAnsi="Georgia" w:cs="Georgia"/>
            <w:sz w:val="18"/>
            <w:szCs w:val="18"/>
          </w:rPr>
          <w:delText>of</w:delText>
        </w:r>
        <w:r w:rsidDel="00FE26EA">
          <w:rPr>
            <w:rFonts w:ascii="Georgia" w:eastAsia="Georgia" w:hAnsi="Georgia" w:cs="Georgia"/>
            <w:spacing w:val="-9"/>
            <w:sz w:val="18"/>
            <w:szCs w:val="18"/>
          </w:rPr>
          <w:delText xml:space="preserve"> </w:delText>
        </w:r>
        <w:r w:rsidDel="00FE26EA">
          <w:rPr>
            <w:rFonts w:ascii="Georgia" w:eastAsia="Georgia" w:hAnsi="Georgia" w:cs="Georgia"/>
            <w:sz w:val="18"/>
            <w:szCs w:val="18"/>
          </w:rPr>
          <w:delText>basic</w:delText>
        </w:r>
      </w:del>
      <w:ins w:id="205" w:author="James Gee" w:date="2016-07-20T14:38:00Z">
        <w:r w:rsidR="00FE26EA">
          <w:rPr>
            <w:rFonts w:ascii="Georgia" w:eastAsia="Georgia" w:hAnsi="Georgia" w:cs="Georgia"/>
            <w:sz w:val="18"/>
            <w:szCs w:val="18"/>
          </w:rPr>
          <w:t>Core</w:t>
        </w:r>
      </w:ins>
      <w:r>
        <w:rPr>
          <w:rFonts w:ascii="Georgia" w:eastAsia="Georgia" w:hAnsi="Georgia" w:cs="Georgia"/>
          <w:spacing w:val="-11"/>
          <w:sz w:val="18"/>
          <w:szCs w:val="18"/>
        </w:rPr>
        <w:t xml:space="preserve"> </w:t>
      </w:r>
      <w:r>
        <w:rPr>
          <w:rFonts w:ascii="Georgia" w:eastAsia="Georgia" w:hAnsi="Georgia" w:cs="Georgia"/>
          <w:sz w:val="18"/>
          <w:szCs w:val="18"/>
        </w:rPr>
        <w:t>functionality</w:t>
      </w:r>
      <w:r>
        <w:rPr>
          <w:rFonts w:ascii="Georgia" w:eastAsia="Georgia" w:hAnsi="Georgia" w:cs="Georgia"/>
          <w:spacing w:val="-17"/>
          <w:sz w:val="18"/>
          <w:szCs w:val="18"/>
        </w:rPr>
        <w:t xml:space="preserve"> </w:t>
      </w:r>
      <w:r>
        <w:rPr>
          <w:rFonts w:ascii="Georgia" w:eastAsia="Georgia" w:hAnsi="Georgia" w:cs="Georgia"/>
          <w:sz w:val="18"/>
          <w:szCs w:val="18"/>
        </w:rPr>
        <w:t>proposed</w:t>
      </w:r>
      <w:r>
        <w:rPr>
          <w:rFonts w:ascii="Georgia" w:eastAsia="Georgia" w:hAnsi="Georgia" w:cs="Georgia"/>
          <w:spacing w:val="-14"/>
          <w:sz w:val="18"/>
          <w:szCs w:val="18"/>
        </w:rPr>
        <w:t xml:space="preserve"> </w:t>
      </w:r>
      <w:r>
        <w:rPr>
          <w:rFonts w:ascii="Georgia" w:eastAsia="Georgia" w:hAnsi="Georgia" w:cs="Georgia"/>
          <w:sz w:val="18"/>
          <w:szCs w:val="18"/>
        </w:rPr>
        <w:t>for</w:t>
      </w:r>
      <w:r>
        <w:rPr>
          <w:rFonts w:ascii="Georgia" w:eastAsia="Georgia" w:hAnsi="Georgia" w:cs="Georgia"/>
          <w:spacing w:val="-9"/>
          <w:sz w:val="18"/>
          <w:szCs w:val="18"/>
        </w:rPr>
        <w:t xml:space="preserve"> </w:t>
      </w:r>
      <w:r>
        <w:rPr>
          <w:rFonts w:ascii="Georgia" w:eastAsia="Georgia" w:hAnsi="Georgia" w:cs="Georgia"/>
          <w:sz w:val="18"/>
          <w:szCs w:val="18"/>
        </w:rPr>
        <w:t>development</w:t>
      </w:r>
      <w:r>
        <w:rPr>
          <w:rFonts w:ascii="Georgia" w:eastAsia="Georgia" w:hAnsi="Georgia" w:cs="Georgia"/>
          <w:spacing w:val="-17"/>
          <w:sz w:val="18"/>
          <w:szCs w:val="18"/>
        </w:rPr>
        <w:t xml:space="preserve"> </w:t>
      </w:r>
      <w:r>
        <w:rPr>
          <w:rFonts w:ascii="Georgia" w:eastAsia="Georgia" w:hAnsi="Georgia" w:cs="Georgia"/>
          <w:sz w:val="18"/>
          <w:szCs w:val="18"/>
        </w:rPr>
        <w:t>and</w:t>
      </w:r>
      <w:r>
        <w:rPr>
          <w:rFonts w:ascii="Georgia" w:eastAsia="Georgia" w:hAnsi="Georgia" w:cs="Georgia"/>
          <w:spacing w:val="-10"/>
          <w:sz w:val="18"/>
          <w:szCs w:val="18"/>
        </w:rPr>
        <w:t xml:space="preserve"> </w:t>
      </w:r>
      <w:r>
        <w:rPr>
          <w:rFonts w:ascii="Georgia" w:eastAsia="Georgia" w:hAnsi="Georgia" w:cs="Georgia"/>
          <w:sz w:val="18"/>
          <w:szCs w:val="18"/>
        </w:rPr>
        <w:t>evaluation</w:t>
      </w:r>
      <w:r>
        <w:rPr>
          <w:rFonts w:ascii="Georgia" w:eastAsia="Georgia" w:hAnsi="Georgia" w:cs="Georgia"/>
          <w:spacing w:val="-15"/>
          <w:sz w:val="18"/>
          <w:szCs w:val="18"/>
        </w:rPr>
        <w:t xml:space="preserve"> </w:t>
      </w:r>
      <w:r>
        <w:rPr>
          <w:rFonts w:ascii="Georgia" w:eastAsia="Georgia" w:hAnsi="Georgia" w:cs="Georgia"/>
          <w:sz w:val="18"/>
          <w:szCs w:val="18"/>
        </w:rPr>
        <w:t>in</w:t>
      </w:r>
      <w:r>
        <w:rPr>
          <w:rFonts w:ascii="Georgia" w:eastAsia="Georgia" w:hAnsi="Georgia" w:cs="Georgia"/>
          <w:spacing w:val="-9"/>
          <w:sz w:val="18"/>
          <w:szCs w:val="18"/>
        </w:rPr>
        <w:t xml:space="preserve"> </w:t>
      </w:r>
      <w:r>
        <w:rPr>
          <w:rFonts w:ascii="Georgia" w:eastAsia="Georgia" w:hAnsi="Georgia" w:cs="Georgia"/>
          <w:sz w:val="18"/>
          <w:szCs w:val="18"/>
        </w:rPr>
        <w:t>the</w:t>
      </w:r>
      <w:r>
        <w:rPr>
          <w:rFonts w:ascii="Georgia" w:eastAsia="Georgia" w:hAnsi="Georgia" w:cs="Georgia"/>
          <w:spacing w:val="-10"/>
          <w:sz w:val="18"/>
          <w:szCs w:val="18"/>
        </w:rPr>
        <w:t xml:space="preserve"> </w:t>
      </w:r>
      <w:r>
        <w:rPr>
          <w:rFonts w:ascii="Georgia" w:eastAsia="Georgia" w:hAnsi="Georgia" w:cs="Georgia"/>
          <w:sz w:val="18"/>
          <w:szCs w:val="18"/>
        </w:rPr>
        <w:t>project</w:t>
      </w:r>
      <w:r>
        <w:rPr>
          <w:rFonts w:ascii="Georgia" w:eastAsia="Georgia" w:hAnsi="Georgia" w:cs="Georgia"/>
          <w:spacing w:val="-13"/>
          <w:sz w:val="18"/>
          <w:szCs w:val="18"/>
        </w:rPr>
        <w:t xml:space="preserve"> </w:t>
      </w:r>
      <w:r>
        <w:rPr>
          <w:rFonts w:ascii="Georgia" w:eastAsia="Georgia" w:hAnsi="Georgia" w:cs="Georgia"/>
          <w:sz w:val="18"/>
          <w:szCs w:val="18"/>
        </w:rPr>
        <w:t>categorized</w:t>
      </w:r>
      <w:r>
        <w:rPr>
          <w:rFonts w:ascii="Georgia" w:eastAsia="Georgia" w:hAnsi="Georgia" w:cs="Georgia"/>
          <w:spacing w:val="-16"/>
          <w:sz w:val="18"/>
          <w:szCs w:val="18"/>
        </w:rPr>
        <w:t xml:space="preserve"> </w:t>
      </w:r>
      <w:r>
        <w:rPr>
          <w:rFonts w:ascii="Georgia" w:eastAsia="Georgia" w:hAnsi="Georgia" w:cs="Georgia"/>
          <w:sz w:val="18"/>
          <w:szCs w:val="18"/>
        </w:rPr>
        <w:t>by</w:t>
      </w:r>
      <w:r>
        <w:rPr>
          <w:rFonts w:ascii="Georgia" w:eastAsia="Georgia" w:hAnsi="Georgia" w:cs="Georgia"/>
          <w:spacing w:val="-9"/>
          <w:sz w:val="18"/>
          <w:szCs w:val="18"/>
        </w:rPr>
        <w:t xml:space="preserve"> </w:t>
      </w:r>
      <w:r>
        <w:rPr>
          <w:rFonts w:ascii="Georgia" w:eastAsia="Georgia" w:hAnsi="Georgia" w:cs="Georgia"/>
          <w:sz w:val="18"/>
          <w:szCs w:val="18"/>
        </w:rPr>
        <w:t>modality.</w:t>
      </w:r>
      <w:r>
        <w:rPr>
          <w:rFonts w:ascii="Georgia" w:eastAsia="Georgia" w:hAnsi="Georgia" w:cs="Georgia"/>
          <w:spacing w:val="4"/>
          <w:sz w:val="18"/>
          <w:szCs w:val="18"/>
        </w:rPr>
        <w:t xml:space="preserve"> </w:t>
      </w:r>
      <w:r>
        <w:rPr>
          <w:rFonts w:ascii="Georgia" w:eastAsia="Georgia" w:hAnsi="Georgia" w:cs="Georgia"/>
          <w:sz w:val="18"/>
          <w:szCs w:val="18"/>
        </w:rPr>
        <w:t>One</w:t>
      </w:r>
      <w:r>
        <w:rPr>
          <w:rFonts w:ascii="Georgia" w:eastAsia="Georgia" w:hAnsi="Georgia" w:cs="Georgia"/>
          <w:spacing w:val="-10"/>
          <w:sz w:val="18"/>
          <w:szCs w:val="18"/>
        </w:rPr>
        <w:t xml:space="preserve"> </w:t>
      </w:r>
      <w:r>
        <w:rPr>
          <w:rFonts w:ascii="Georgia" w:eastAsia="Georgia" w:hAnsi="Georgia" w:cs="Georgia"/>
          <w:sz w:val="18"/>
          <w:szCs w:val="18"/>
        </w:rPr>
        <w:t>of</w:t>
      </w:r>
      <w:r>
        <w:rPr>
          <w:rFonts w:ascii="Georgia" w:eastAsia="Georgia" w:hAnsi="Georgia" w:cs="Georgia"/>
          <w:spacing w:val="-9"/>
          <w:sz w:val="18"/>
          <w:szCs w:val="18"/>
        </w:rPr>
        <w:t xml:space="preserve"> </w:t>
      </w:r>
      <w:r>
        <w:rPr>
          <w:rFonts w:ascii="Georgia" w:eastAsia="Georgia" w:hAnsi="Georgia" w:cs="Georgia"/>
          <w:sz w:val="18"/>
          <w:szCs w:val="18"/>
        </w:rPr>
        <w:t>the motivations</w:t>
      </w:r>
      <w:r>
        <w:rPr>
          <w:rFonts w:ascii="Georgia" w:eastAsia="Georgia" w:hAnsi="Georgia" w:cs="Georgia"/>
          <w:spacing w:val="-8"/>
          <w:sz w:val="18"/>
          <w:szCs w:val="18"/>
        </w:rPr>
        <w:t xml:space="preserve"> </w:t>
      </w:r>
      <w:r>
        <w:rPr>
          <w:rFonts w:ascii="Georgia" w:eastAsia="Georgia" w:hAnsi="Georgia" w:cs="Georgia"/>
          <w:sz w:val="18"/>
          <w:szCs w:val="18"/>
        </w:rPr>
        <w:t>for</w:t>
      </w:r>
      <w:r>
        <w:rPr>
          <w:rFonts w:ascii="Georgia" w:eastAsia="Georgia" w:hAnsi="Georgia" w:cs="Georgia"/>
          <w:spacing w:val="-1"/>
          <w:sz w:val="18"/>
          <w:szCs w:val="18"/>
        </w:rPr>
        <w:t xml:space="preserve"> </w:t>
      </w:r>
      <w:r>
        <w:rPr>
          <w:rFonts w:ascii="Georgia" w:eastAsia="Georgia" w:hAnsi="Georgia" w:cs="Georgia"/>
          <w:sz w:val="18"/>
          <w:szCs w:val="18"/>
        </w:rPr>
        <w:t>the</w:t>
      </w:r>
      <w:r>
        <w:rPr>
          <w:rFonts w:ascii="Georgia" w:eastAsia="Georgia" w:hAnsi="Georgia" w:cs="Georgia"/>
          <w:spacing w:val="-2"/>
          <w:sz w:val="18"/>
          <w:szCs w:val="18"/>
        </w:rPr>
        <w:t xml:space="preserve"> </w:t>
      </w:r>
      <w:r>
        <w:rPr>
          <w:rFonts w:ascii="Georgia" w:eastAsia="Georgia" w:hAnsi="Georgia" w:cs="Georgia"/>
          <w:sz w:val="18"/>
          <w:szCs w:val="18"/>
        </w:rPr>
        <w:t>collaborative</w:t>
      </w:r>
      <w:r>
        <w:rPr>
          <w:rFonts w:ascii="Georgia" w:eastAsia="Georgia" w:hAnsi="Georgia" w:cs="Georgia"/>
          <w:spacing w:val="-9"/>
          <w:sz w:val="18"/>
          <w:szCs w:val="18"/>
        </w:rPr>
        <w:t xml:space="preserve"> </w:t>
      </w:r>
      <w:r>
        <w:rPr>
          <w:rFonts w:ascii="Georgia" w:eastAsia="Georgia" w:hAnsi="Georgia" w:cs="Georgia"/>
          <w:sz w:val="18"/>
          <w:szCs w:val="18"/>
        </w:rPr>
        <w:t>use</w:t>
      </w:r>
      <w:r>
        <w:rPr>
          <w:rFonts w:ascii="Georgia" w:eastAsia="Georgia" w:hAnsi="Georgia" w:cs="Georgia"/>
          <w:spacing w:val="-2"/>
          <w:sz w:val="18"/>
          <w:szCs w:val="18"/>
        </w:rPr>
        <w:t xml:space="preserve"> </w:t>
      </w:r>
      <w:r>
        <w:rPr>
          <w:rFonts w:ascii="Georgia" w:eastAsia="Georgia" w:hAnsi="Georgia" w:cs="Georgia"/>
          <w:sz w:val="18"/>
          <w:szCs w:val="18"/>
        </w:rPr>
        <w:t>cases</w:t>
      </w:r>
      <w:r>
        <w:rPr>
          <w:rFonts w:ascii="Georgia" w:eastAsia="Georgia" w:hAnsi="Georgia" w:cs="Georgia"/>
          <w:spacing w:val="-3"/>
          <w:sz w:val="18"/>
          <w:szCs w:val="18"/>
        </w:rPr>
        <w:t xml:space="preserve"> </w:t>
      </w:r>
      <w:r>
        <w:rPr>
          <w:rFonts w:ascii="Georgia" w:eastAsia="Georgia" w:hAnsi="Georgia" w:cs="Georgia"/>
          <w:sz w:val="18"/>
          <w:szCs w:val="18"/>
        </w:rPr>
        <w:t>as</w:t>
      </w:r>
      <w:r>
        <w:rPr>
          <w:rFonts w:ascii="Georgia" w:eastAsia="Georgia" w:hAnsi="Georgia" w:cs="Georgia"/>
          <w:spacing w:val="-1"/>
          <w:sz w:val="18"/>
          <w:szCs w:val="18"/>
        </w:rPr>
        <w:t xml:space="preserve"> </w:t>
      </w:r>
      <w:r>
        <w:rPr>
          <w:rFonts w:ascii="Georgia" w:eastAsia="Georgia" w:hAnsi="Georgia" w:cs="Georgia"/>
          <w:sz w:val="18"/>
          <w:szCs w:val="18"/>
        </w:rPr>
        <w:t>a specific</w:t>
      </w:r>
      <w:r>
        <w:rPr>
          <w:rFonts w:ascii="Georgia" w:eastAsia="Georgia" w:hAnsi="Georgia" w:cs="Georgia"/>
          <w:spacing w:val="-5"/>
          <w:sz w:val="18"/>
          <w:szCs w:val="18"/>
        </w:rPr>
        <w:t xml:space="preserve"> </w:t>
      </w:r>
      <w:r>
        <w:rPr>
          <w:rFonts w:ascii="Georgia" w:eastAsia="Georgia" w:hAnsi="Georgia" w:cs="Georgia"/>
          <w:sz w:val="18"/>
          <w:szCs w:val="18"/>
        </w:rPr>
        <w:t>aim</w:t>
      </w:r>
      <w:r>
        <w:rPr>
          <w:rFonts w:ascii="Georgia" w:eastAsia="Georgia" w:hAnsi="Georgia" w:cs="Georgia"/>
          <w:spacing w:val="-2"/>
          <w:sz w:val="18"/>
          <w:szCs w:val="18"/>
        </w:rPr>
        <w:t xml:space="preserve"> </w:t>
      </w:r>
      <w:r>
        <w:rPr>
          <w:rFonts w:ascii="Georgia" w:eastAsia="Georgia" w:hAnsi="Georgia" w:cs="Georgia"/>
          <w:sz w:val="18"/>
          <w:szCs w:val="18"/>
        </w:rPr>
        <w:t>is the</w:t>
      </w:r>
      <w:r>
        <w:rPr>
          <w:rFonts w:ascii="Georgia" w:eastAsia="Georgia" w:hAnsi="Georgia" w:cs="Georgia"/>
          <w:spacing w:val="-2"/>
          <w:sz w:val="18"/>
          <w:szCs w:val="18"/>
        </w:rPr>
        <w:t xml:space="preserve"> </w:t>
      </w:r>
      <w:r>
        <w:rPr>
          <w:rFonts w:ascii="Georgia" w:eastAsia="Georgia" w:hAnsi="Georgia" w:cs="Georgia"/>
          <w:sz w:val="18"/>
          <w:szCs w:val="18"/>
        </w:rPr>
        <w:t>inevitability</w:t>
      </w:r>
      <w:r>
        <w:rPr>
          <w:rFonts w:ascii="Georgia" w:eastAsia="Georgia" w:hAnsi="Georgia" w:cs="Georgia"/>
          <w:spacing w:val="-8"/>
          <w:sz w:val="18"/>
          <w:szCs w:val="18"/>
        </w:rPr>
        <w:t xml:space="preserve"> </w:t>
      </w:r>
      <w:r>
        <w:rPr>
          <w:rFonts w:ascii="Georgia" w:eastAsia="Georgia" w:hAnsi="Georgia" w:cs="Georgia"/>
          <w:sz w:val="18"/>
          <w:szCs w:val="18"/>
        </w:rPr>
        <w:t>that</w:t>
      </w:r>
      <w:r>
        <w:rPr>
          <w:rFonts w:ascii="Georgia" w:eastAsia="Georgia" w:hAnsi="Georgia" w:cs="Georgia"/>
          <w:spacing w:val="-2"/>
          <w:sz w:val="18"/>
          <w:szCs w:val="18"/>
        </w:rPr>
        <w:t xml:space="preserve"> </w:t>
      </w:r>
      <w:r>
        <w:rPr>
          <w:rFonts w:ascii="Georgia" w:eastAsia="Georgia" w:hAnsi="Georgia" w:cs="Georgia"/>
          <w:sz w:val="18"/>
          <w:szCs w:val="18"/>
        </w:rPr>
        <w:t>other</w:t>
      </w:r>
      <w:r>
        <w:rPr>
          <w:rFonts w:ascii="Georgia" w:eastAsia="Georgia" w:hAnsi="Georgia" w:cs="Georgia"/>
          <w:spacing w:val="-3"/>
          <w:sz w:val="18"/>
          <w:szCs w:val="18"/>
        </w:rPr>
        <w:t xml:space="preserve"> </w:t>
      </w:r>
      <w:r>
        <w:rPr>
          <w:rFonts w:ascii="Georgia" w:eastAsia="Georgia" w:hAnsi="Georgia" w:cs="Georgia"/>
          <w:sz w:val="18"/>
          <w:szCs w:val="18"/>
        </w:rPr>
        <w:t>lung-specific</w:t>
      </w:r>
      <w:r>
        <w:rPr>
          <w:rFonts w:ascii="Georgia" w:eastAsia="Georgia" w:hAnsi="Georgia" w:cs="Georgia"/>
          <w:spacing w:val="-9"/>
          <w:sz w:val="18"/>
          <w:szCs w:val="18"/>
        </w:rPr>
        <w:t xml:space="preserve"> </w:t>
      </w:r>
      <w:r>
        <w:rPr>
          <w:rFonts w:ascii="Georgia" w:eastAsia="Georgia" w:hAnsi="Georgia" w:cs="Georgia"/>
          <w:sz w:val="18"/>
          <w:szCs w:val="18"/>
        </w:rPr>
        <w:t>algorithmic</w:t>
      </w:r>
      <w:r>
        <w:rPr>
          <w:rFonts w:ascii="Georgia" w:eastAsia="Georgia" w:hAnsi="Georgia" w:cs="Georgia"/>
          <w:spacing w:val="-8"/>
          <w:sz w:val="18"/>
          <w:szCs w:val="18"/>
        </w:rPr>
        <w:t xml:space="preserve"> </w:t>
      </w:r>
      <w:r>
        <w:rPr>
          <w:rFonts w:ascii="Georgia" w:eastAsia="Georgia" w:hAnsi="Georgia" w:cs="Georgia"/>
          <w:sz w:val="18"/>
          <w:szCs w:val="18"/>
        </w:rPr>
        <w:t>needs</w:t>
      </w:r>
      <w:r>
        <w:rPr>
          <w:rFonts w:ascii="Georgia" w:eastAsia="Georgia" w:hAnsi="Georgia" w:cs="Georgia"/>
          <w:spacing w:val="-4"/>
          <w:sz w:val="18"/>
          <w:szCs w:val="18"/>
        </w:rPr>
        <w:t xml:space="preserve"> </w:t>
      </w:r>
      <w:r>
        <w:rPr>
          <w:rFonts w:ascii="Georgia" w:eastAsia="Georgia" w:hAnsi="Georgia" w:cs="Georgia"/>
          <w:sz w:val="18"/>
          <w:szCs w:val="18"/>
        </w:rPr>
        <w:t>will</w:t>
      </w:r>
      <w:r>
        <w:rPr>
          <w:rFonts w:ascii="Georgia" w:eastAsia="Georgia" w:hAnsi="Georgia" w:cs="Georgia"/>
          <w:spacing w:val="-2"/>
          <w:sz w:val="18"/>
          <w:szCs w:val="18"/>
        </w:rPr>
        <w:t xml:space="preserve"> </w:t>
      </w:r>
      <w:r>
        <w:rPr>
          <w:rFonts w:ascii="Georgia" w:eastAsia="Georgia" w:hAnsi="Georgia" w:cs="Georgia"/>
          <w:sz w:val="18"/>
          <w:szCs w:val="18"/>
        </w:rPr>
        <w:t>be</w:t>
      </w:r>
      <w:r>
        <w:rPr>
          <w:rFonts w:ascii="Georgia" w:eastAsia="Georgia" w:hAnsi="Georgia" w:cs="Georgia"/>
          <w:spacing w:val="-1"/>
          <w:sz w:val="18"/>
          <w:szCs w:val="18"/>
        </w:rPr>
        <w:t xml:space="preserve"> </w:t>
      </w:r>
      <w:r>
        <w:rPr>
          <w:rFonts w:ascii="Georgia" w:eastAsia="Georgia" w:hAnsi="Georgia" w:cs="Georgia"/>
          <w:sz w:val="18"/>
          <w:szCs w:val="18"/>
        </w:rPr>
        <w:t>identified and</w:t>
      </w:r>
      <w:r>
        <w:rPr>
          <w:rFonts w:ascii="Georgia" w:eastAsia="Georgia" w:hAnsi="Georgia" w:cs="Georgia"/>
          <w:spacing w:val="8"/>
          <w:sz w:val="18"/>
          <w:szCs w:val="18"/>
        </w:rPr>
        <w:t xml:space="preserve"> </w:t>
      </w:r>
      <w:r>
        <w:rPr>
          <w:rFonts w:ascii="Georgia" w:eastAsia="Georgia" w:hAnsi="Georgia" w:cs="Georgia"/>
          <w:sz w:val="18"/>
          <w:szCs w:val="18"/>
        </w:rPr>
        <w:t>will</w:t>
      </w:r>
      <w:r>
        <w:rPr>
          <w:rFonts w:ascii="Georgia" w:eastAsia="Georgia" w:hAnsi="Georgia" w:cs="Georgia"/>
          <w:spacing w:val="8"/>
          <w:sz w:val="18"/>
          <w:szCs w:val="18"/>
        </w:rPr>
        <w:t xml:space="preserve"> </w:t>
      </w:r>
      <w:r>
        <w:rPr>
          <w:rFonts w:ascii="Georgia" w:eastAsia="Georgia" w:hAnsi="Georgia" w:cs="Georgia"/>
          <w:sz w:val="18"/>
          <w:szCs w:val="18"/>
        </w:rPr>
        <w:t>be</w:t>
      </w:r>
      <w:r>
        <w:rPr>
          <w:rFonts w:ascii="Georgia" w:eastAsia="Georgia" w:hAnsi="Georgia" w:cs="Georgia"/>
          <w:spacing w:val="9"/>
          <w:sz w:val="18"/>
          <w:szCs w:val="18"/>
        </w:rPr>
        <w:t xml:space="preserve"> </w:t>
      </w:r>
      <w:r>
        <w:rPr>
          <w:rFonts w:ascii="Georgia" w:eastAsia="Georgia" w:hAnsi="Georgia" w:cs="Georgia"/>
          <w:sz w:val="18"/>
          <w:szCs w:val="18"/>
        </w:rPr>
        <w:t>added</w:t>
      </w:r>
      <w:r>
        <w:rPr>
          <w:rFonts w:ascii="Georgia" w:eastAsia="Georgia" w:hAnsi="Georgia" w:cs="Georgia"/>
          <w:spacing w:val="6"/>
          <w:sz w:val="18"/>
          <w:szCs w:val="18"/>
        </w:rPr>
        <w:t xml:space="preserve"> </w:t>
      </w:r>
      <w:r>
        <w:rPr>
          <w:rFonts w:ascii="Georgia" w:eastAsia="Georgia" w:hAnsi="Georgia" w:cs="Georgia"/>
          <w:sz w:val="18"/>
          <w:szCs w:val="18"/>
        </w:rPr>
        <w:t>to</w:t>
      </w:r>
      <w:r>
        <w:rPr>
          <w:rFonts w:ascii="Georgia" w:eastAsia="Georgia" w:hAnsi="Georgia" w:cs="Georgia"/>
          <w:spacing w:val="9"/>
          <w:sz w:val="18"/>
          <w:szCs w:val="18"/>
        </w:rPr>
        <w:t xml:space="preserve"> </w:t>
      </w:r>
      <w:r>
        <w:rPr>
          <w:rFonts w:ascii="Georgia" w:eastAsia="Georgia" w:hAnsi="Georgia" w:cs="Georgia"/>
          <w:sz w:val="18"/>
          <w:szCs w:val="18"/>
        </w:rPr>
        <w:t>the</w:t>
      </w:r>
      <w:r>
        <w:rPr>
          <w:rFonts w:ascii="Georgia" w:eastAsia="Georgia" w:hAnsi="Georgia" w:cs="Georgia"/>
          <w:spacing w:val="8"/>
          <w:sz w:val="18"/>
          <w:szCs w:val="18"/>
        </w:rPr>
        <w:t xml:space="preserve"> </w:t>
      </w:r>
      <w:r>
        <w:rPr>
          <w:rFonts w:ascii="Georgia" w:eastAsia="Georgia" w:hAnsi="Georgia" w:cs="Georgia"/>
          <w:sz w:val="18"/>
          <w:szCs w:val="18"/>
        </w:rPr>
        <w:t>functionality</w:t>
      </w:r>
      <w:r>
        <w:rPr>
          <w:rFonts w:ascii="Georgia" w:eastAsia="Georgia" w:hAnsi="Georgia" w:cs="Georgia"/>
          <w:spacing w:val="1"/>
          <w:sz w:val="18"/>
          <w:szCs w:val="18"/>
        </w:rPr>
        <w:t xml:space="preserve"> </w:t>
      </w:r>
      <w:r>
        <w:rPr>
          <w:rFonts w:ascii="Georgia" w:eastAsia="Georgia" w:hAnsi="Georgia" w:cs="Georgia"/>
          <w:sz w:val="18"/>
          <w:szCs w:val="18"/>
        </w:rPr>
        <w:t>developed</w:t>
      </w:r>
      <w:r>
        <w:rPr>
          <w:rFonts w:ascii="Georgia" w:eastAsia="Georgia" w:hAnsi="Georgia" w:cs="Georgia"/>
          <w:spacing w:val="3"/>
          <w:sz w:val="18"/>
          <w:szCs w:val="18"/>
        </w:rPr>
        <w:t xml:space="preserve"> </w:t>
      </w:r>
      <w:r>
        <w:rPr>
          <w:rFonts w:ascii="Georgia" w:eastAsia="Georgia" w:hAnsi="Georgia" w:cs="Georgia"/>
          <w:sz w:val="18"/>
          <w:szCs w:val="18"/>
        </w:rPr>
        <w:t>and</w:t>
      </w:r>
      <w:r>
        <w:rPr>
          <w:rFonts w:ascii="Georgia" w:eastAsia="Georgia" w:hAnsi="Georgia" w:cs="Georgia"/>
          <w:spacing w:val="8"/>
          <w:sz w:val="18"/>
          <w:szCs w:val="18"/>
        </w:rPr>
        <w:t xml:space="preserve"> </w:t>
      </w:r>
      <w:r>
        <w:rPr>
          <w:rFonts w:ascii="Georgia" w:eastAsia="Georgia" w:hAnsi="Georgia" w:cs="Georgia"/>
          <w:sz w:val="18"/>
          <w:szCs w:val="18"/>
        </w:rPr>
        <w:t>offered</w:t>
      </w:r>
      <w:r>
        <w:rPr>
          <w:rFonts w:ascii="Georgia" w:eastAsia="Georgia" w:hAnsi="Georgia" w:cs="Georgia"/>
          <w:spacing w:val="5"/>
          <w:sz w:val="18"/>
          <w:szCs w:val="18"/>
        </w:rPr>
        <w:t xml:space="preserve"> </w:t>
      </w:r>
      <w:r>
        <w:rPr>
          <w:rFonts w:ascii="Georgia" w:eastAsia="Georgia" w:hAnsi="Georgia" w:cs="Georgia"/>
          <w:sz w:val="18"/>
          <w:szCs w:val="18"/>
        </w:rPr>
        <w:t>as</w:t>
      </w:r>
      <w:r>
        <w:rPr>
          <w:rFonts w:ascii="Georgia" w:eastAsia="Georgia" w:hAnsi="Georgia" w:cs="Georgia"/>
          <w:spacing w:val="9"/>
          <w:sz w:val="18"/>
          <w:szCs w:val="18"/>
        </w:rPr>
        <w:t xml:space="preserve"> </w:t>
      </w:r>
      <w:r>
        <w:rPr>
          <w:rFonts w:ascii="Georgia" w:eastAsia="Georgia" w:hAnsi="Georgia" w:cs="Georgia"/>
          <w:sz w:val="18"/>
          <w:szCs w:val="18"/>
        </w:rPr>
        <w:t>part</w:t>
      </w:r>
      <w:r>
        <w:rPr>
          <w:rFonts w:ascii="Georgia" w:eastAsia="Georgia" w:hAnsi="Georgia" w:cs="Georgia"/>
          <w:spacing w:val="8"/>
          <w:sz w:val="18"/>
          <w:szCs w:val="18"/>
        </w:rPr>
        <w:t xml:space="preserve"> </w:t>
      </w:r>
      <w:r>
        <w:rPr>
          <w:rFonts w:ascii="Georgia" w:eastAsia="Georgia" w:hAnsi="Georgia" w:cs="Georgia"/>
          <w:sz w:val="18"/>
          <w:szCs w:val="18"/>
        </w:rPr>
        <w:t>of</w:t>
      </w:r>
      <w:r>
        <w:rPr>
          <w:rFonts w:ascii="Georgia" w:eastAsia="Georgia" w:hAnsi="Georgia" w:cs="Georgia"/>
          <w:spacing w:val="9"/>
          <w:sz w:val="18"/>
          <w:szCs w:val="18"/>
        </w:rPr>
        <w:t xml:space="preserve"> </w:t>
      </w:r>
      <w:r>
        <w:rPr>
          <w:rFonts w:ascii="Georgia" w:eastAsia="Georgia" w:hAnsi="Georgia" w:cs="Georgia"/>
          <w:sz w:val="18"/>
          <w:szCs w:val="18"/>
        </w:rPr>
        <w:t>this</w:t>
      </w:r>
      <w:r>
        <w:rPr>
          <w:rFonts w:ascii="Georgia" w:eastAsia="Georgia" w:hAnsi="Georgia" w:cs="Georgia"/>
          <w:spacing w:val="8"/>
          <w:sz w:val="18"/>
          <w:szCs w:val="18"/>
        </w:rPr>
        <w:t xml:space="preserve"> </w:t>
      </w:r>
      <w:r>
        <w:rPr>
          <w:rFonts w:ascii="Georgia" w:eastAsia="Georgia" w:hAnsi="Georgia" w:cs="Georgia"/>
          <w:sz w:val="18"/>
          <w:szCs w:val="18"/>
        </w:rPr>
        <w:t>project.</w:t>
      </w:r>
      <w:r>
        <w:rPr>
          <w:rFonts w:ascii="Georgia" w:eastAsia="Georgia" w:hAnsi="Georgia" w:cs="Georgia"/>
          <w:spacing w:val="41"/>
          <w:sz w:val="18"/>
          <w:szCs w:val="18"/>
        </w:rPr>
        <w:t xml:space="preserve"> </w:t>
      </w:r>
      <w:r>
        <w:rPr>
          <w:rFonts w:ascii="Georgia" w:eastAsia="Georgia" w:hAnsi="Georgia" w:cs="Georgia"/>
          <w:sz w:val="18"/>
          <w:szCs w:val="18"/>
        </w:rPr>
        <w:t>It</w:t>
      </w:r>
      <w:r>
        <w:rPr>
          <w:rFonts w:ascii="Georgia" w:eastAsia="Georgia" w:hAnsi="Georgia" w:cs="Georgia"/>
          <w:spacing w:val="10"/>
          <w:sz w:val="18"/>
          <w:szCs w:val="18"/>
        </w:rPr>
        <w:t xml:space="preserve"> </w:t>
      </w:r>
      <w:r>
        <w:rPr>
          <w:rFonts w:ascii="Georgia" w:eastAsia="Georgia" w:hAnsi="Georgia" w:cs="Georgia"/>
          <w:sz w:val="18"/>
          <w:szCs w:val="18"/>
        </w:rPr>
        <w:t>should</w:t>
      </w:r>
      <w:r>
        <w:rPr>
          <w:rFonts w:ascii="Georgia" w:eastAsia="Georgia" w:hAnsi="Georgia" w:cs="Georgia"/>
          <w:spacing w:val="6"/>
          <w:sz w:val="18"/>
          <w:szCs w:val="18"/>
        </w:rPr>
        <w:t xml:space="preserve"> </w:t>
      </w:r>
      <w:r>
        <w:rPr>
          <w:rFonts w:ascii="Georgia" w:eastAsia="Georgia" w:hAnsi="Georgia" w:cs="Georgia"/>
          <w:sz w:val="18"/>
          <w:szCs w:val="18"/>
        </w:rPr>
        <w:t>also</w:t>
      </w:r>
      <w:r>
        <w:rPr>
          <w:rFonts w:ascii="Georgia" w:eastAsia="Georgia" w:hAnsi="Georgia" w:cs="Georgia"/>
          <w:spacing w:val="8"/>
          <w:sz w:val="18"/>
          <w:szCs w:val="18"/>
        </w:rPr>
        <w:t xml:space="preserve"> </w:t>
      </w:r>
      <w:r>
        <w:rPr>
          <w:rFonts w:ascii="Georgia" w:eastAsia="Georgia" w:hAnsi="Georgia" w:cs="Georgia"/>
          <w:sz w:val="18"/>
          <w:szCs w:val="18"/>
        </w:rPr>
        <w:t>be</w:t>
      </w:r>
      <w:r>
        <w:rPr>
          <w:rFonts w:ascii="Georgia" w:eastAsia="Georgia" w:hAnsi="Georgia" w:cs="Georgia"/>
          <w:spacing w:val="9"/>
          <w:sz w:val="18"/>
          <w:szCs w:val="18"/>
        </w:rPr>
        <w:t xml:space="preserve"> </w:t>
      </w:r>
      <w:r>
        <w:rPr>
          <w:rFonts w:ascii="Georgia" w:eastAsia="Georgia" w:hAnsi="Georgia" w:cs="Georgia"/>
          <w:sz w:val="18"/>
          <w:szCs w:val="18"/>
        </w:rPr>
        <w:t>noted</w:t>
      </w:r>
      <w:r>
        <w:rPr>
          <w:rFonts w:ascii="Georgia" w:eastAsia="Georgia" w:hAnsi="Georgia" w:cs="Georgia"/>
          <w:spacing w:val="6"/>
          <w:sz w:val="18"/>
          <w:szCs w:val="18"/>
        </w:rPr>
        <w:t xml:space="preserve"> </w:t>
      </w:r>
      <w:r>
        <w:rPr>
          <w:rFonts w:ascii="Georgia" w:eastAsia="Georgia" w:hAnsi="Georgia" w:cs="Georgia"/>
          <w:sz w:val="18"/>
          <w:szCs w:val="18"/>
        </w:rPr>
        <w:t>that</w:t>
      </w:r>
      <w:r>
        <w:rPr>
          <w:rFonts w:ascii="Georgia" w:eastAsia="Georgia" w:hAnsi="Georgia" w:cs="Georgia"/>
          <w:spacing w:val="8"/>
          <w:sz w:val="18"/>
          <w:szCs w:val="18"/>
        </w:rPr>
        <w:t xml:space="preserve"> </w:t>
      </w:r>
      <w:r>
        <w:rPr>
          <w:rFonts w:ascii="Georgia" w:eastAsia="Georgia" w:hAnsi="Georgia" w:cs="Georgia"/>
          <w:sz w:val="18"/>
          <w:szCs w:val="18"/>
        </w:rPr>
        <w:t>some</w:t>
      </w:r>
      <w:r>
        <w:rPr>
          <w:rFonts w:ascii="Georgia" w:eastAsia="Georgia" w:hAnsi="Georgia" w:cs="Georgia"/>
          <w:spacing w:val="7"/>
          <w:sz w:val="18"/>
          <w:szCs w:val="18"/>
        </w:rPr>
        <w:t xml:space="preserve"> </w:t>
      </w:r>
      <w:r>
        <w:rPr>
          <w:rFonts w:ascii="Georgia" w:eastAsia="Georgia" w:hAnsi="Georgia" w:cs="Georgia"/>
          <w:sz w:val="18"/>
          <w:szCs w:val="18"/>
        </w:rPr>
        <w:t>modality-specific modifications</w:t>
      </w:r>
      <w:r>
        <w:rPr>
          <w:rFonts w:ascii="Georgia" w:eastAsia="Georgia" w:hAnsi="Georgia" w:cs="Georgia"/>
          <w:spacing w:val="-7"/>
          <w:sz w:val="18"/>
          <w:szCs w:val="18"/>
        </w:rPr>
        <w:t xml:space="preserve"> </w:t>
      </w:r>
      <w:proofErr w:type="gramStart"/>
      <w:r>
        <w:rPr>
          <w:rFonts w:ascii="Georgia" w:eastAsia="Georgia" w:hAnsi="Georgia" w:cs="Georgia"/>
          <w:sz w:val="18"/>
          <w:szCs w:val="18"/>
        </w:rPr>
        <w:t>will</w:t>
      </w:r>
      <w:proofErr w:type="gramEnd"/>
      <w:r>
        <w:rPr>
          <w:rFonts w:ascii="Georgia" w:eastAsia="Georgia" w:hAnsi="Georgia" w:cs="Georgia"/>
          <w:spacing w:val="1"/>
          <w:sz w:val="18"/>
          <w:szCs w:val="18"/>
        </w:rPr>
        <w:t xml:space="preserve"> </w:t>
      </w:r>
      <w:r>
        <w:rPr>
          <w:rFonts w:ascii="Georgia" w:eastAsia="Georgia" w:hAnsi="Georgia" w:cs="Georgia"/>
          <w:sz w:val="18"/>
          <w:szCs w:val="18"/>
        </w:rPr>
        <w:t>be</w:t>
      </w:r>
      <w:r>
        <w:rPr>
          <w:rFonts w:ascii="Georgia" w:eastAsia="Georgia" w:hAnsi="Georgia" w:cs="Georgia"/>
          <w:spacing w:val="3"/>
          <w:sz w:val="18"/>
          <w:szCs w:val="18"/>
        </w:rPr>
        <w:t xml:space="preserve"> </w:t>
      </w:r>
      <w:r>
        <w:rPr>
          <w:rFonts w:ascii="Georgia" w:eastAsia="Georgia" w:hAnsi="Georgia" w:cs="Georgia"/>
          <w:sz w:val="18"/>
          <w:szCs w:val="18"/>
        </w:rPr>
        <w:t>required.</w:t>
      </w:r>
      <w:r>
        <w:rPr>
          <w:rFonts w:ascii="Georgia" w:eastAsia="Georgia" w:hAnsi="Georgia" w:cs="Georgia"/>
          <w:spacing w:val="21"/>
          <w:sz w:val="18"/>
          <w:szCs w:val="18"/>
        </w:rPr>
        <w:t xml:space="preserve"> </w:t>
      </w:r>
      <w:r>
        <w:rPr>
          <w:rFonts w:ascii="Georgia" w:eastAsia="Georgia" w:hAnsi="Georgia" w:cs="Georgia"/>
          <w:sz w:val="18"/>
          <w:szCs w:val="18"/>
        </w:rPr>
        <w:t>For</w:t>
      </w:r>
      <w:r>
        <w:rPr>
          <w:rFonts w:ascii="Georgia" w:eastAsia="Georgia" w:hAnsi="Georgia" w:cs="Georgia"/>
          <w:spacing w:val="2"/>
          <w:sz w:val="18"/>
          <w:szCs w:val="18"/>
        </w:rPr>
        <w:t xml:space="preserve"> </w:t>
      </w:r>
      <w:r>
        <w:rPr>
          <w:rFonts w:ascii="Georgia" w:eastAsia="Georgia" w:hAnsi="Georgia" w:cs="Georgia"/>
          <w:sz w:val="18"/>
          <w:szCs w:val="18"/>
        </w:rPr>
        <w:t>example,</w:t>
      </w:r>
      <w:r>
        <w:rPr>
          <w:rFonts w:ascii="Georgia" w:eastAsia="Georgia" w:hAnsi="Georgia" w:cs="Georgia"/>
          <w:spacing w:val="-1"/>
          <w:sz w:val="18"/>
          <w:szCs w:val="18"/>
        </w:rPr>
        <w:t xml:space="preserve"> </w:t>
      </w:r>
      <w:r>
        <w:rPr>
          <w:rFonts w:ascii="Georgia" w:eastAsia="Georgia" w:hAnsi="Georgia" w:cs="Georgia"/>
          <w:sz w:val="18"/>
          <w:szCs w:val="18"/>
        </w:rPr>
        <w:t>our</w:t>
      </w:r>
      <w:r>
        <w:rPr>
          <w:rFonts w:ascii="Georgia" w:eastAsia="Georgia" w:hAnsi="Georgia" w:cs="Georgia"/>
          <w:spacing w:val="2"/>
          <w:sz w:val="18"/>
          <w:szCs w:val="18"/>
        </w:rPr>
        <w:t xml:space="preserve"> </w:t>
      </w:r>
      <w:r>
        <w:rPr>
          <w:rFonts w:ascii="Georgia" w:eastAsia="Georgia" w:hAnsi="Georgia" w:cs="Georgia"/>
          <w:sz w:val="18"/>
          <w:szCs w:val="18"/>
        </w:rPr>
        <w:t>lobe</w:t>
      </w:r>
      <w:r>
        <w:rPr>
          <w:rFonts w:ascii="Georgia" w:eastAsia="Georgia" w:hAnsi="Georgia" w:cs="Georgia"/>
          <w:spacing w:val="1"/>
          <w:sz w:val="18"/>
          <w:szCs w:val="18"/>
        </w:rPr>
        <w:t xml:space="preserve"> </w:t>
      </w:r>
      <w:r>
        <w:rPr>
          <w:rFonts w:ascii="Georgia" w:eastAsia="Georgia" w:hAnsi="Georgia" w:cs="Georgia"/>
          <w:sz w:val="18"/>
          <w:szCs w:val="18"/>
        </w:rPr>
        <w:t>estimation</w:t>
      </w:r>
      <w:r>
        <w:rPr>
          <w:rFonts w:ascii="Georgia" w:eastAsia="Georgia" w:hAnsi="Georgia" w:cs="Georgia"/>
          <w:spacing w:val="-4"/>
          <w:sz w:val="18"/>
          <w:szCs w:val="18"/>
        </w:rPr>
        <w:t xml:space="preserve"> </w:t>
      </w:r>
      <w:r>
        <w:rPr>
          <w:rFonts w:ascii="Georgia" w:eastAsia="Georgia" w:hAnsi="Georgia" w:cs="Georgia"/>
          <w:sz w:val="18"/>
          <w:szCs w:val="18"/>
        </w:rPr>
        <w:t>approach</w:t>
      </w:r>
      <w:r>
        <w:rPr>
          <w:rFonts w:ascii="Georgia" w:eastAsia="Georgia" w:hAnsi="Georgia" w:cs="Georgia"/>
          <w:spacing w:val="-2"/>
          <w:sz w:val="18"/>
          <w:szCs w:val="18"/>
        </w:rPr>
        <w:t xml:space="preserve"> </w:t>
      </w:r>
      <w:r>
        <w:rPr>
          <w:rFonts w:ascii="Georgia" w:eastAsia="Georgia" w:hAnsi="Georgia" w:cs="Georgia"/>
          <w:sz w:val="18"/>
          <w:szCs w:val="18"/>
        </w:rPr>
        <w:t>works</w:t>
      </w:r>
      <w:r>
        <w:rPr>
          <w:rFonts w:ascii="Georgia" w:eastAsia="Georgia" w:hAnsi="Georgia" w:cs="Georgia"/>
          <w:spacing w:val="-1"/>
          <w:sz w:val="18"/>
          <w:szCs w:val="18"/>
        </w:rPr>
        <w:t xml:space="preserve"> </w:t>
      </w:r>
      <w:r>
        <w:rPr>
          <w:rFonts w:ascii="Georgia" w:eastAsia="Georgia" w:hAnsi="Georgia" w:cs="Georgia"/>
          <w:sz w:val="18"/>
          <w:szCs w:val="18"/>
        </w:rPr>
        <w:t>well</w:t>
      </w:r>
      <w:r>
        <w:rPr>
          <w:rFonts w:ascii="Georgia" w:eastAsia="Georgia" w:hAnsi="Georgia" w:cs="Georgia"/>
          <w:spacing w:val="2"/>
          <w:sz w:val="18"/>
          <w:szCs w:val="18"/>
        </w:rPr>
        <w:t xml:space="preserve"> </w:t>
      </w:r>
      <w:r>
        <w:rPr>
          <w:rFonts w:ascii="Georgia" w:eastAsia="Georgia" w:hAnsi="Georgia" w:cs="Georgia"/>
          <w:sz w:val="18"/>
          <w:szCs w:val="18"/>
        </w:rPr>
        <w:t>for</w:t>
      </w:r>
      <w:r>
        <w:rPr>
          <w:rFonts w:ascii="Georgia" w:eastAsia="Georgia" w:hAnsi="Georgia" w:cs="Georgia"/>
          <w:spacing w:val="2"/>
          <w:sz w:val="18"/>
          <w:szCs w:val="18"/>
        </w:rPr>
        <w:t xml:space="preserve"> </w:t>
      </w:r>
      <w:r>
        <w:rPr>
          <w:rFonts w:ascii="Georgia" w:eastAsia="Georgia" w:hAnsi="Georgia" w:cs="Georgia"/>
          <w:sz w:val="18"/>
          <w:szCs w:val="18"/>
        </w:rPr>
        <w:t>1H</w:t>
      </w:r>
      <w:r>
        <w:rPr>
          <w:rFonts w:ascii="Georgia" w:eastAsia="Georgia" w:hAnsi="Georgia" w:cs="Georgia"/>
          <w:spacing w:val="3"/>
          <w:sz w:val="18"/>
          <w:szCs w:val="18"/>
        </w:rPr>
        <w:t xml:space="preserve"> </w:t>
      </w:r>
      <w:r>
        <w:rPr>
          <w:rFonts w:ascii="Georgia" w:eastAsia="Georgia" w:hAnsi="Georgia" w:cs="Georgia"/>
          <w:sz w:val="18"/>
          <w:szCs w:val="18"/>
        </w:rPr>
        <w:t>MRI where no</w:t>
      </w:r>
      <w:r>
        <w:rPr>
          <w:rFonts w:ascii="Georgia" w:eastAsia="Georgia" w:hAnsi="Georgia" w:cs="Georgia"/>
          <w:spacing w:val="2"/>
          <w:sz w:val="18"/>
          <w:szCs w:val="18"/>
        </w:rPr>
        <w:t xml:space="preserve"> </w:t>
      </w:r>
      <w:r>
        <w:rPr>
          <w:rFonts w:ascii="Georgia" w:eastAsia="Georgia" w:hAnsi="Georgia" w:cs="Georgia"/>
          <w:sz w:val="18"/>
          <w:szCs w:val="18"/>
        </w:rPr>
        <w:t>internal</w:t>
      </w:r>
      <w:r>
        <w:rPr>
          <w:rFonts w:ascii="Georgia" w:eastAsia="Georgia" w:hAnsi="Georgia" w:cs="Georgia"/>
          <w:spacing w:val="-1"/>
          <w:sz w:val="18"/>
          <w:szCs w:val="18"/>
        </w:rPr>
        <w:t xml:space="preserve"> </w:t>
      </w:r>
      <w:r>
        <w:rPr>
          <w:rFonts w:ascii="Georgia" w:eastAsia="Georgia" w:hAnsi="Georgia" w:cs="Georgia"/>
          <w:sz w:val="18"/>
          <w:szCs w:val="18"/>
        </w:rPr>
        <w:t>anatomical</w:t>
      </w:r>
      <w:r>
        <w:rPr>
          <w:rFonts w:ascii="Georgia" w:eastAsia="Georgia" w:hAnsi="Georgia" w:cs="Georgia"/>
          <w:spacing w:val="-5"/>
          <w:sz w:val="18"/>
          <w:szCs w:val="18"/>
        </w:rPr>
        <w:t xml:space="preserve"> </w:t>
      </w:r>
      <w:r>
        <w:rPr>
          <w:rFonts w:ascii="Georgia" w:eastAsia="Georgia" w:hAnsi="Georgia" w:cs="Georgia"/>
          <w:sz w:val="18"/>
          <w:szCs w:val="18"/>
        </w:rPr>
        <w:t>features are</w:t>
      </w:r>
      <w:r>
        <w:rPr>
          <w:rFonts w:ascii="Georgia" w:eastAsia="Georgia" w:hAnsi="Georgia" w:cs="Georgia"/>
          <w:spacing w:val="9"/>
          <w:sz w:val="18"/>
          <w:szCs w:val="18"/>
        </w:rPr>
        <w:t xml:space="preserve"> </w:t>
      </w:r>
      <w:r>
        <w:rPr>
          <w:rFonts w:ascii="Georgia" w:eastAsia="Georgia" w:hAnsi="Georgia" w:cs="Georgia"/>
          <w:sz w:val="18"/>
          <w:szCs w:val="18"/>
        </w:rPr>
        <w:t>available</w:t>
      </w:r>
      <w:r>
        <w:rPr>
          <w:rFonts w:ascii="Georgia" w:eastAsia="Georgia" w:hAnsi="Georgia" w:cs="Georgia"/>
          <w:spacing w:val="5"/>
          <w:sz w:val="18"/>
          <w:szCs w:val="18"/>
        </w:rPr>
        <w:t xml:space="preserve"> </w:t>
      </w:r>
      <w:r>
        <w:rPr>
          <w:rFonts w:ascii="Georgia" w:eastAsia="Georgia" w:hAnsi="Georgia" w:cs="Georgia"/>
          <w:sz w:val="18"/>
          <w:szCs w:val="18"/>
        </w:rPr>
        <w:t>for</w:t>
      </w:r>
      <w:r>
        <w:rPr>
          <w:rFonts w:ascii="Georgia" w:eastAsia="Georgia" w:hAnsi="Georgia" w:cs="Georgia"/>
          <w:spacing w:val="10"/>
          <w:sz w:val="18"/>
          <w:szCs w:val="18"/>
        </w:rPr>
        <w:t xml:space="preserve"> </w:t>
      </w:r>
      <w:r>
        <w:rPr>
          <w:rFonts w:ascii="Georgia" w:eastAsia="Georgia" w:hAnsi="Georgia" w:cs="Georgia"/>
          <w:sz w:val="18"/>
          <w:szCs w:val="18"/>
        </w:rPr>
        <w:t>refinement.</w:t>
      </w:r>
      <w:r>
        <w:rPr>
          <w:rFonts w:ascii="Georgia" w:eastAsia="Georgia" w:hAnsi="Georgia" w:cs="Georgia"/>
          <w:spacing w:val="41"/>
          <w:sz w:val="18"/>
          <w:szCs w:val="18"/>
        </w:rPr>
        <w:t xml:space="preserve"> </w:t>
      </w:r>
      <w:r>
        <w:rPr>
          <w:rFonts w:ascii="Georgia" w:eastAsia="Georgia" w:hAnsi="Georgia" w:cs="Georgia"/>
          <w:sz w:val="18"/>
          <w:szCs w:val="18"/>
        </w:rPr>
        <w:t>This</w:t>
      </w:r>
      <w:r>
        <w:rPr>
          <w:rFonts w:ascii="Georgia" w:eastAsia="Georgia" w:hAnsi="Georgia" w:cs="Georgia"/>
          <w:spacing w:val="9"/>
          <w:sz w:val="18"/>
          <w:szCs w:val="18"/>
        </w:rPr>
        <w:t xml:space="preserve"> </w:t>
      </w:r>
      <w:r>
        <w:rPr>
          <w:rFonts w:ascii="Georgia" w:eastAsia="Georgia" w:hAnsi="Georgia" w:cs="Georgia"/>
          <w:sz w:val="18"/>
          <w:szCs w:val="18"/>
        </w:rPr>
        <w:t>lobe</w:t>
      </w:r>
      <w:r>
        <w:rPr>
          <w:rFonts w:ascii="Georgia" w:eastAsia="Georgia" w:hAnsi="Georgia" w:cs="Georgia"/>
          <w:spacing w:val="9"/>
          <w:sz w:val="18"/>
          <w:szCs w:val="18"/>
        </w:rPr>
        <w:t xml:space="preserve"> </w:t>
      </w:r>
      <w:r>
        <w:rPr>
          <w:rFonts w:ascii="Georgia" w:eastAsia="Georgia" w:hAnsi="Georgia" w:cs="Georgia"/>
          <w:sz w:val="18"/>
          <w:szCs w:val="18"/>
        </w:rPr>
        <w:t>estimation</w:t>
      </w:r>
      <w:r>
        <w:rPr>
          <w:rFonts w:ascii="Georgia" w:eastAsia="Georgia" w:hAnsi="Georgia" w:cs="Georgia"/>
          <w:spacing w:val="4"/>
          <w:sz w:val="18"/>
          <w:szCs w:val="18"/>
        </w:rPr>
        <w:t xml:space="preserve"> </w:t>
      </w:r>
      <w:r>
        <w:rPr>
          <w:rFonts w:ascii="Georgia" w:eastAsia="Georgia" w:hAnsi="Georgia" w:cs="Georgia"/>
          <w:sz w:val="18"/>
          <w:szCs w:val="18"/>
        </w:rPr>
        <w:t>strategy</w:t>
      </w:r>
      <w:r>
        <w:rPr>
          <w:rFonts w:ascii="Georgia" w:eastAsia="Georgia" w:hAnsi="Georgia" w:cs="Georgia"/>
          <w:spacing w:val="6"/>
          <w:sz w:val="18"/>
          <w:szCs w:val="18"/>
        </w:rPr>
        <w:t xml:space="preserve"> </w:t>
      </w:r>
      <w:r>
        <w:rPr>
          <w:rFonts w:ascii="Georgia" w:eastAsia="Georgia" w:hAnsi="Georgia" w:cs="Georgia"/>
          <w:sz w:val="18"/>
          <w:szCs w:val="18"/>
        </w:rPr>
        <w:t>can</w:t>
      </w:r>
      <w:r>
        <w:rPr>
          <w:rFonts w:ascii="Georgia" w:eastAsia="Georgia" w:hAnsi="Georgia" w:cs="Georgia"/>
          <w:spacing w:val="9"/>
          <w:sz w:val="18"/>
          <w:szCs w:val="18"/>
        </w:rPr>
        <w:t xml:space="preserve"> </w:t>
      </w:r>
      <w:r>
        <w:rPr>
          <w:rFonts w:ascii="Georgia" w:eastAsia="Georgia" w:hAnsi="Georgia" w:cs="Georgia"/>
          <w:sz w:val="18"/>
          <w:szCs w:val="18"/>
        </w:rPr>
        <w:t>be</w:t>
      </w:r>
      <w:r>
        <w:rPr>
          <w:rFonts w:ascii="Georgia" w:eastAsia="Georgia" w:hAnsi="Georgia" w:cs="Georgia"/>
          <w:spacing w:val="10"/>
          <w:sz w:val="18"/>
          <w:szCs w:val="18"/>
        </w:rPr>
        <w:t xml:space="preserve"> </w:t>
      </w:r>
      <w:r>
        <w:rPr>
          <w:rFonts w:ascii="Georgia" w:eastAsia="Georgia" w:hAnsi="Georgia" w:cs="Georgia"/>
          <w:sz w:val="18"/>
          <w:szCs w:val="18"/>
        </w:rPr>
        <w:t>directly</w:t>
      </w:r>
      <w:r>
        <w:rPr>
          <w:rFonts w:ascii="Georgia" w:eastAsia="Georgia" w:hAnsi="Georgia" w:cs="Georgia"/>
          <w:spacing w:val="6"/>
          <w:sz w:val="18"/>
          <w:szCs w:val="18"/>
        </w:rPr>
        <w:t xml:space="preserve"> </w:t>
      </w:r>
      <w:r>
        <w:rPr>
          <w:rFonts w:ascii="Georgia" w:eastAsia="Georgia" w:hAnsi="Georgia" w:cs="Georgia"/>
          <w:sz w:val="18"/>
          <w:szCs w:val="18"/>
        </w:rPr>
        <w:t>applied</w:t>
      </w:r>
      <w:r>
        <w:rPr>
          <w:rFonts w:ascii="Georgia" w:eastAsia="Georgia" w:hAnsi="Georgia" w:cs="Georgia"/>
          <w:spacing w:val="6"/>
          <w:sz w:val="18"/>
          <w:szCs w:val="18"/>
        </w:rPr>
        <w:t xml:space="preserve"> </w:t>
      </w:r>
      <w:r>
        <w:rPr>
          <w:rFonts w:ascii="Georgia" w:eastAsia="Georgia" w:hAnsi="Georgia" w:cs="Georgia"/>
          <w:sz w:val="18"/>
          <w:szCs w:val="18"/>
        </w:rPr>
        <w:t>to</w:t>
      </w:r>
      <w:r>
        <w:rPr>
          <w:rFonts w:ascii="Georgia" w:eastAsia="Georgia" w:hAnsi="Georgia" w:cs="Georgia"/>
          <w:spacing w:val="10"/>
          <w:sz w:val="18"/>
          <w:szCs w:val="18"/>
        </w:rPr>
        <w:t xml:space="preserve"> </w:t>
      </w:r>
      <w:r>
        <w:rPr>
          <w:rFonts w:ascii="Georgia" w:eastAsia="Georgia" w:hAnsi="Georgia" w:cs="Georgia"/>
          <w:sz w:val="18"/>
          <w:szCs w:val="18"/>
        </w:rPr>
        <w:t>CT</w:t>
      </w:r>
      <w:r>
        <w:rPr>
          <w:rFonts w:ascii="Georgia" w:eastAsia="Georgia" w:hAnsi="Georgia" w:cs="Georgia"/>
          <w:spacing w:val="10"/>
          <w:sz w:val="18"/>
          <w:szCs w:val="18"/>
        </w:rPr>
        <w:t xml:space="preserve"> </w:t>
      </w:r>
      <w:r>
        <w:rPr>
          <w:rFonts w:ascii="Georgia" w:eastAsia="Georgia" w:hAnsi="Georgia" w:cs="Georgia"/>
          <w:sz w:val="18"/>
          <w:szCs w:val="18"/>
        </w:rPr>
        <w:t>in</w:t>
      </w:r>
      <w:r>
        <w:rPr>
          <w:rFonts w:ascii="Georgia" w:eastAsia="Georgia" w:hAnsi="Georgia" w:cs="Georgia"/>
          <w:spacing w:val="10"/>
          <w:sz w:val="18"/>
          <w:szCs w:val="18"/>
        </w:rPr>
        <w:t xml:space="preserve"> </w:t>
      </w:r>
      <w:r>
        <w:rPr>
          <w:rFonts w:ascii="Georgia" w:eastAsia="Georgia" w:hAnsi="Georgia" w:cs="Georgia"/>
          <w:sz w:val="18"/>
          <w:szCs w:val="18"/>
        </w:rPr>
        <w:t>providing</w:t>
      </w:r>
      <w:r>
        <w:rPr>
          <w:rFonts w:ascii="Georgia" w:eastAsia="Georgia" w:hAnsi="Georgia" w:cs="Georgia"/>
          <w:spacing w:val="4"/>
          <w:sz w:val="18"/>
          <w:szCs w:val="18"/>
        </w:rPr>
        <w:t xml:space="preserve"> </w:t>
      </w:r>
      <w:r>
        <w:rPr>
          <w:rFonts w:ascii="Georgia" w:eastAsia="Georgia" w:hAnsi="Georgia" w:cs="Georgia"/>
          <w:sz w:val="18"/>
          <w:szCs w:val="18"/>
        </w:rPr>
        <w:t>spatial</w:t>
      </w:r>
      <w:r>
        <w:rPr>
          <w:rFonts w:ascii="Georgia" w:eastAsia="Georgia" w:hAnsi="Georgia" w:cs="Georgia"/>
          <w:spacing w:val="7"/>
          <w:sz w:val="18"/>
          <w:szCs w:val="18"/>
        </w:rPr>
        <w:t xml:space="preserve"> </w:t>
      </w:r>
      <w:r>
        <w:rPr>
          <w:rFonts w:ascii="Georgia" w:eastAsia="Georgia" w:hAnsi="Georgia" w:cs="Georgia"/>
          <w:sz w:val="18"/>
          <w:szCs w:val="18"/>
        </w:rPr>
        <w:t>prior</w:t>
      </w:r>
      <w:r>
        <w:rPr>
          <w:rFonts w:ascii="Georgia" w:eastAsia="Georgia" w:hAnsi="Georgia" w:cs="Georgia"/>
          <w:spacing w:val="8"/>
          <w:sz w:val="18"/>
          <w:szCs w:val="18"/>
        </w:rPr>
        <w:t xml:space="preserve"> </w:t>
      </w:r>
      <w:r>
        <w:rPr>
          <w:rFonts w:ascii="Georgia" w:eastAsia="Georgia" w:hAnsi="Georgia" w:cs="Georgia"/>
          <w:sz w:val="18"/>
          <w:szCs w:val="18"/>
        </w:rPr>
        <w:t>maps</w:t>
      </w:r>
      <w:r>
        <w:rPr>
          <w:rFonts w:ascii="Georgia" w:eastAsia="Georgia" w:hAnsi="Georgia" w:cs="Georgia"/>
          <w:spacing w:val="8"/>
          <w:sz w:val="18"/>
          <w:szCs w:val="18"/>
        </w:rPr>
        <w:t xml:space="preserve"> </w:t>
      </w:r>
      <w:r>
        <w:rPr>
          <w:rFonts w:ascii="Georgia" w:eastAsia="Georgia" w:hAnsi="Georgia" w:cs="Georgia"/>
          <w:sz w:val="18"/>
          <w:szCs w:val="18"/>
        </w:rPr>
        <w:t>for</w:t>
      </w:r>
      <w:r>
        <w:rPr>
          <w:rFonts w:ascii="Georgia" w:eastAsia="Georgia" w:hAnsi="Georgia" w:cs="Georgia"/>
          <w:spacing w:val="10"/>
          <w:sz w:val="18"/>
          <w:szCs w:val="18"/>
        </w:rPr>
        <w:t xml:space="preserve"> </w:t>
      </w:r>
      <w:r>
        <w:rPr>
          <w:rFonts w:ascii="Georgia" w:eastAsia="Georgia" w:hAnsi="Georgia" w:cs="Georgia"/>
          <w:sz w:val="18"/>
          <w:szCs w:val="18"/>
        </w:rPr>
        <w:t>subsequent subject-specific</w:t>
      </w:r>
      <w:r>
        <w:rPr>
          <w:rFonts w:ascii="Georgia" w:eastAsia="Georgia" w:hAnsi="Georgia" w:cs="Georgia"/>
          <w:spacing w:val="-12"/>
          <w:sz w:val="18"/>
          <w:szCs w:val="18"/>
        </w:rPr>
        <w:t xml:space="preserve"> </w:t>
      </w:r>
      <w:r>
        <w:rPr>
          <w:rFonts w:ascii="Georgia" w:eastAsia="Georgia" w:hAnsi="Georgia" w:cs="Georgia"/>
          <w:sz w:val="18"/>
          <w:szCs w:val="18"/>
        </w:rPr>
        <w:t>refinement.</w:t>
      </w:r>
    </w:p>
    <w:p w14:paraId="4823498D" w14:textId="77777777" w:rsidR="00E61F9D" w:rsidRDefault="00E61F9D">
      <w:pPr>
        <w:spacing w:after="0" w:line="200" w:lineRule="exact"/>
        <w:rPr>
          <w:sz w:val="20"/>
          <w:szCs w:val="20"/>
        </w:rPr>
      </w:pPr>
    </w:p>
    <w:p w14:paraId="0CC97E57" w14:textId="77777777" w:rsidR="00E61F9D" w:rsidRDefault="00E61F9D">
      <w:pPr>
        <w:spacing w:before="9" w:after="0" w:line="220" w:lineRule="exact"/>
      </w:pPr>
    </w:p>
    <w:p w14:paraId="29009A76" w14:textId="64BA6638" w:rsidR="00E61F9D" w:rsidRDefault="005C64D6">
      <w:pPr>
        <w:spacing w:after="0" w:line="250" w:lineRule="exact"/>
        <w:ind w:left="120" w:right="44"/>
        <w:jc w:val="both"/>
        <w:rPr>
          <w:rFonts w:ascii="Georgia" w:eastAsia="Georgia" w:hAnsi="Georgia" w:cs="Georgia"/>
          <w:sz w:val="19"/>
          <w:szCs w:val="19"/>
        </w:rPr>
      </w:pPr>
      <w:proofErr w:type="gramStart"/>
      <w:r>
        <w:rPr>
          <w:rFonts w:ascii="Georgia" w:eastAsia="Georgia" w:hAnsi="Georgia" w:cs="Georgia"/>
          <w:sz w:val="19"/>
          <w:szCs w:val="19"/>
        </w:rPr>
        <w:t>based</w:t>
      </w:r>
      <w:proofErr w:type="gramEnd"/>
      <w:r>
        <w:rPr>
          <w:rFonts w:ascii="Georgia" w:eastAsia="Georgia" w:hAnsi="Georgia" w:cs="Georgia"/>
          <w:spacing w:val="13"/>
          <w:sz w:val="19"/>
          <w:szCs w:val="19"/>
        </w:rPr>
        <w:t xml:space="preserve"> </w:t>
      </w:r>
      <w:r>
        <w:rPr>
          <w:rFonts w:ascii="Georgia" w:eastAsia="Georgia" w:hAnsi="Georgia" w:cs="Georgia"/>
          <w:sz w:val="19"/>
          <w:szCs w:val="19"/>
        </w:rPr>
        <w:t>on</w:t>
      </w:r>
      <w:r>
        <w:rPr>
          <w:rFonts w:ascii="Georgia" w:eastAsia="Georgia" w:hAnsi="Georgia" w:cs="Georgia"/>
          <w:spacing w:val="7"/>
          <w:sz w:val="19"/>
          <w:szCs w:val="19"/>
        </w:rPr>
        <w:t xml:space="preserve"> </w:t>
      </w:r>
      <w:proofErr w:type="spellStart"/>
      <w:r>
        <w:rPr>
          <w:rFonts w:ascii="Georgia" w:eastAsia="Georgia" w:hAnsi="Georgia" w:cs="Georgia"/>
          <w:sz w:val="19"/>
          <w:szCs w:val="19"/>
        </w:rPr>
        <w:t>encodable</w:t>
      </w:r>
      <w:proofErr w:type="spellEnd"/>
      <w:r>
        <w:rPr>
          <w:rFonts w:ascii="Georgia" w:eastAsia="Georgia" w:hAnsi="Georgia" w:cs="Georgia"/>
          <w:spacing w:val="20"/>
          <w:sz w:val="19"/>
          <w:szCs w:val="19"/>
        </w:rPr>
        <w:t xml:space="preserve"> </w:t>
      </w:r>
      <w:r>
        <w:rPr>
          <w:rFonts w:ascii="Georgia" w:eastAsia="Georgia" w:hAnsi="Georgia" w:cs="Georgia"/>
          <w:sz w:val="19"/>
          <w:szCs w:val="19"/>
        </w:rPr>
        <w:t>heuristics,</w:t>
      </w:r>
      <w:r>
        <w:rPr>
          <w:rFonts w:ascii="Georgia" w:eastAsia="Georgia" w:hAnsi="Georgia" w:cs="Georgia"/>
          <w:spacing w:val="21"/>
          <w:sz w:val="19"/>
          <w:szCs w:val="19"/>
        </w:rPr>
        <w:t xml:space="preserve"> </w:t>
      </w:r>
      <w:r>
        <w:rPr>
          <w:rFonts w:ascii="Georgia" w:eastAsia="Georgia" w:hAnsi="Georgia" w:cs="Georgia"/>
          <w:sz w:val="19"/>
          <w:szCs w:val="19"/>
        </w:rPr>
        <w:t>consensus-based</w:t>
      </w:r>
      <w:r>
        <w:rPr>
          <w:rFonts w:ascii="Georgia" w:eastAsia="Georgia" w:hAnsi="Georgia" w:cs="Georgia"/>
          <w:spacing w:val="31"/>
          <w:sz w:val="19"/>
          <w:szCs w:val="19"/>
        </w:rPr>
        <w:t xml:space="preserve"> </w:t>
      </w:r>
      <w:r>
        <w:rPr>
          <w:rFonts w:ascii="Georgia" w:eastAsia="Georgia" w:hAnsi="Georgia" w:cs="Georgia"/>
          <w:sz w:val="19"/>
          <w:szCs w:val="19"/>
        </w:rPr>
        <w:t>strategies,</w:t>
      </w:r>
      <w:r>
        <w:rPr>
          <w:rFonts w:ascii="Georgia" w:eastAsia="Georgia" w:hAnsi="Georgia" w:cs="Georgia"/>
          <w:spacing w:val="21"/>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contrast,</w:t>
      </w:r>
      <w:r>
        <w:rPr>
          <w:rFonts w:ascii="Georgia" w:eastAsia="Georgia" w:hAnsi="Georgia" w:cs="Georgia"/>
          <w:spacing w:val="19"/>
          <w:sz w:val="19"/>
          <w:szCs w:val="19"/>
        </w:rPr>
        <w:t xml:space="preserve"> </w:t>
      </w:r>
      <w:r>
        <w:rPr>
          <w:rFonts w:ascii="Georgia" w:eastAsia="Georgia" w:hAnsi="Georgia" w:cs="Georgia"/>
          <w:sz w:val="19"/>
          <w:szCs w:val="19"/>
        </w:rPr>
        <w:t>optimize</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prior</w:t>
      </w:r>
      <w:r>
        <w:rPr>
          <w:rFonts w:ascii="Georgia" w:eastAsia="Georgia" w:hAnsi="Georgia" w:cs="Georgia"/>
          <w:spacing w:val="11"/>
          <w:sz w:val="19"/>
          <w:szCs w:val="19"/>
        </w:rPr>
        <w:t xml:space="preserve"> </w:t>
      </w:r>
      <w:r>
        <w:rPr>
          <w:rFonts w:ascii="Georgia" w:eastAsia="Georgia" w:hAnsi="Georgia" w:cs="Georgia"/>
          <w:sz w:val="19"/>
          <w:szCs w:val="19"/>
        </w:rPr>
        <w:t>knowledge</w:t>
      </w:r>
      <w:r>
        <w:rPr>
          <w:rFonts w:ascii="Georgia" w:eastAsia="Georgia" w:hAnsi="Georgia" w:cs="Georgia"/>
          <w:spacing w:val="21"/>
          <w:sz w:val="19"/>
          <w:szCs w:val="19"/>
        </w:rPr>
        <w:t xml:space="preserve"> </w:t>
      </w:r>
      <w:r>
        <w:rPr>
          <w:rFonts w:ascii="Georgia" w:eastAsia="Georgia" w:hAnsi="Georgia" w:cs="Georgia"/>
          <w:sz w:val="19"/>
          <w:szCs w:val="19"/>
        </w:rPr>
        <w:t>applied</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z w:val="19"/>
          <w:szCs w:val="19"/>
        </w:rPr>
        <w:t>specific</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seg</w:t>
      </w:r>
      <w:proofErr w:type="spellEnd"/>
      <w:r>
        <w:rPr>
          <w:rFonts w:ascii="Georgia" w:eastAsia="Georgia" w:hAnsi="Georgia" w:cs="Georgia"/>
          <w:w w:val="102"/>
          <w:sz w:val="19"/>
          <w:szCs w:val="19"/>
        </w:rPr>
        <w:t xml:space="preserve">- </w:t>
      </w:r>
      <w:r>
        <w:rPr>
          <w:rFonts w:ascii="Georgia" w:eastAsia="Georgia" w:hAnsi="Georgia" w:cs="Georgia"/>
          <w:sz w:val="19"/>
          <w:szCs w:val="19"/>
        </w:rPr>
        <w:t>mentation</w:t>
      </w:r>
      <w:r>
        <w:rPr>
          <w:rFonts w:ascii="Georgia" w:eastAsia="Georgia" w:hAnsi="Georgia" w:cs="Georgia"/>
          <w:spacing w:val="22"/>
          <w:sz w:val="19"/>
          <w:szCs w:val="19"/>
        </w:rPr>
        <w:t xml:space="preserve"> </w:t>
      </w:r>
      <w:r>
        <w:rPr>
          <w:rFonts w:ascii="Georgia" w:eastAsia="Georgia" w:hAnsi="Georgia" w:cs="Georgia"/>
          <w:sz w:val="19"/>
          <w:szCs w:val="19"/>
        </w:rPr>
        <w:t>problem</w:t>
      </w:r>
      <w:r>
        <w:rPr>
          <w:rFonts w:ascii="Georgia" w:eastAsia="Georgia" w:hAnsi="Georgia" w:cs="Georgia"/>
          <w:spacing w:val="19"/>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cf</w:t>
      </w:r>
      <w:proofErr w:type="spellEnd"/>
      <w:r>
        <w:rPr>
          <w:rFonts w:ascii="Georgia" w:eastAsia="Georgia" w:hAnsi="Georgia" w:cs="Georgia"/>
          <w:spacing w:val="9"/>
          <w:sz w:val="19"/>
          <w:szCs w:val="19"/>
        </w:rPr>
        <w:t xml:space="preserve"> </w:t>
      </w:r>
      <w:r>
        <w:rPr>
          <w:rFonts w:ascii="Georgia" w:eastAsia="Georgia" w:hAnsi="Georgia" w:cs="Georgia"/>
          <w:sz w:val="19"/>
          <w:szCs w:val="19"/>
        </w:rPr>
        <w:t>Figure</w:t>
      </w:r>
      <w:r>
        <w:rPr>
          <w:rFonts w:ascii="Georgia" w:eastAsia="Georgia" w:hAnsi="Georgia" w:cs="Georgia"/>
          <w:spacing w:val="16"/>
          <w:sz w:val="19"/>
          <w:szCs w:val="19"/>
        </w:rPr>
        <w:t xml:space="preserve"> </w:t>
      </w:r>
      <w:r>
        <w:rPr>
          <w:rFonts w:ascii="Georgia" w:eastAsia="Georgia" w:hAnsi="Georgia" w:cs="Georgia"/>
          <w:sz w:val="19"/>
          <w:szCs w:val="19"/>
        </w:rPr>
        <w:t>2).</w:t>
      </w:r>
      <w:r>
        <w:rPr>
          <w:rFonts w:ascii="Georgia" w:eastAsia="Georgia" w:hAnsi="Georgia" w:cs="Georgia"/>
          <w:spacing w:val="33"/>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evaluation</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our</w:t>
      </w:r>
      <w:r>
        <w:rPr>
          <w:rFonts w:ascii="Georgia" w:eastAsia="Georgia" w:hAnsi="Georgia" w:cs="Georgia"/>
          <w:spacing w:val="11"/>
          <w:sz w:val="19"/>
          <w:szCs w:val="19"/>
        </w:rPr>
        <w:t xml:space="preserve"> </w:t>
      </w:r>
      <w:r>
        <w:rPr>
          <w:rFonts w:ascii="Georgia" w:eastAsia="Georgia" w:hAnsi="Georgia" w:cs="Georgia"/>
          <w:sz w:val="19"/>
          <w:szCs w:val="19"/>
        </w:rPr>
        <w:t>proposed</w:t>
      </w:r>
      <w:r>
        <w:rPr>
          <w:rFonts w:ascii="Georgia" w:eastAsia="Georgia" w:hAnsi="Georgia" w:cs="Georgia"/>
          <w:spacing w:val="21"/>
          <w:sz w:val="19"/>
          <w:szCs w:val="19"/>
        </w:rPr>
        <w:t xml:space="preserve"> </w:t>
      </w:r>
      <w:r>
        <w:rPr>
          <w:rFonts w:ascii="Georgia" w:eastAsia="Georgia" w:hAnsi="Georgia" w:cs="Georgia"/>
          <w:sz w:val="19"/>
          <w:szCs w:val="19"/>
        </w:rPr>
        <w:t>method</w:t>
      </w:r>
      <w:r>
        <w:rPr>
          <w:rFonts w:ascii="Georgia" w:eastAsia="Georgia" w:hAnsi="Georgia" w:cs="Georgia"/>
          <w:spacing w:val="18"/>
          <w:sz w:val="19"/>
          <w:szCs w:val="19"/>
        </w:rPr>
        <w:t xml:space="preserve"> </w:t>
      </w:r>
      <w:r>
        <w:rPr>
          <w:rFonts w:ascii="Georgia" w:eastAsia="Georgia" w:hAnsi="Georgia" w:cs="Georgia"/>
          <w:sz w:val="19"/>
          <w:szCs w:val="19"/>
        </w:rPr>
        <w:t>[50]</w:t>
      </w:r>
      <w:r>
        <w:rPr>
          <w:rFonts w:ascii="Georgia" w:eastAsia="Georgia" w:hAnsi="Georgia" w:cs="Georgia"/>
          <w:spacing w:val="12"/>
          <w:sz w:val="19"/>
          <w:szCs w:val="19"/>
        </w:rPr>
        <w:t xml:space="preserve"> </w:t>
      </w:r>
      <w:r>
        <w:rPr>
          <w:rFonts w:ascii="Georgia" w:eastAsia="Georgia" w:hAnsi="Georgia" w:cs="Georgia"/>
          <w:sz w:val="19"/>
          <w:szCs w:val="19"/>
        </w:rPr>
        <w:t>demonstrated</w:t>
      </w:r>
      <w:r>
        <w:rPr>
          <w:rFonts w:ascii="Georgia" w:eastAsia="Georgia" w:hAnsi="Georgia" w:cs="Georgia"/>
          <w:spacing w:val="28"/>
          <w:sz w:val="19"/>
          <w:szCs w:val="19"/>
        </w:rPr>
        <w:t xml:space="preserve"> </w:t>
      </w:r>
      <w:r>
        <w:rPr>
          <w:rFonts w:ascii="Georgia" w:eastAsia="Georgia" w:hAnsi="Georgia" w:cs="Georgia"/>
          <w:sz w:val="19"/>
          <w:szCs w:val="19"/>
        </w:rPr>
        <w:t>excellent</w:t>
      </w:r>
      <w:r>
        <w:rPr>
          <w:rFonts w:ascii="Georgia" w:eastAsia="Georgia" w:hAnsi="Georgia" w:cs="Georgia"/>
          <w:spacing w:val="20"/>
          <w:sz w:val="19"/>
          <w:szCs w:val="19"/>
        </w:rPr>
        <w:t xml:space="preserve"> </w:t>
      </w:r>
      <w:r>
        <w:rPr>
          <w:rFonts w:ascii="Georgia" w:eastAsia="Georgia" w:hAnsi="Georgia" w:cs="Georgia"/>
          <w:sz w:val="19"/>
          <w:szCs w:val="19"/>
        </w:rPr>
        <w:t>performance</w:t>
      </w:r>
      <w:r>
        <w:rPr>
          <w:rFonts w:ascii="Georgia" w:eastAsia="Georgia" w:hAnsi="Georgia" w:cs="Georgia"/>
          <w:spacing w:val="26"/>
          <w:sz w:val="19"/>
          <w:szCs w:val="19"/>
        </w:rPr>
        <w:t xml:space="preserve"> </w:t>
      </w:r>
      <w:r>
        <w:rPr>
          <w:rFonts w:ascii="Georgia" w:eastAsia="Georgia" w:hAnsi="Georgia" w:cs="Georgia"/>
          <w:sz w:val="19"/>
          <w:szCs w:val="19"/>
        </w:rPr>
        <w:t>with</w:t>
      </w:r>
      <w:r>
        <w:rPr>
          <w:rFonts w:ascii="Georgia" w:eastAsia="Georgia" w:hAnsi="Georgia" w:cs="Georgia"/>
          <w:spacing w:val="12"/>
          <w:sz w:val="19"/>
          <w:szCs w:val="19"/>
        </w:rPr>
        <w:t xml:space="preserve"> </w:t>
      </w:r>
      <w:proofErr w:type="spellStart"/>
      <w:r>
        <w:rPr>
          <w:rFonts w:ascii="Georgia" w:eastAsia="Georgia" w:hAnsi="Georgia" w:cs="Georgia"/>
          <w:w w:val="102"/>
          <w:sz w:val="19"/>
          <w:szCs w:val="19"/>
        </w:rPr>
        <w:t>Jac</w:t>
      </w:r>
      <w:proofErr w:type="spellEnd"/>
      <w:r>
        <w:rPr>
          <w:rFonts w:ascii="Georgia" w:eastAsia="Georgia" w:hAnsi="Georgia" w:cs="Georgia"/>
          <w:w w:val="102"/>
          <w:sz w:val="19"/>
          <w:szCs w:val="19"/>
        </w:rPr>
        <w:t xml:space="preserve">- </w:t>
      </w:r>
      <w:r>
        <w:rPr>
          <w:rFonts w:ascii="Georgia" w:eastAsia="Georgia" w:hAnsi="Georgia" w:cs="Georgia"/>
          <w:sz w:val="19"/>
          <w:szCs w:val="19"/>
        </w:rPr>
        <w:t>card</w:t>
      </w:r>
      <w:r>
        <w:rPr>
          <w:rFonts w:ascii="Georgia" w:eastAsia="Georgia" w:hAnsi="Georgia" w:cs="Georgia"/>
          <w:spacing w:val="8"/>
          <w:sz w:val="19"/>
          <w:szCs w:val="19"/>
        </w:rPr>
        <w:t xml:space="preserve"> </w:t>
      </w:r>
      <w:r>
        <w:rPr>
          <w:rFonts w:ascii="Georgia" w:eastAsia="Georgia" w:hAnsi="Georgia" w:cs="Georgia"/>
          <w:sz w:val="19"/>
          <w:szCs w:val="19"/>
        </w:rPr>
        <w:t>overlap</w:t>
      </w:r>
      <w:r>
        <w:rPr>
          <w:rFonts w:ascii="Georgia" w:eastAsia="Georgia" w:hAnsi="Georgia" w:cs="Georgia"/>
          <w:spacing w:val="13"/>
          <w:sz w:val="19"/>
          <w:szCs w:val="19"/>
        </w:rPr>
        <w:t xml:space="preserve"> </w:t>
      </w:r>
      <w:del w:id="206" w:author="James Gee" w:date="2016-07-20T14:36:00Z">
        <w:r w:rsidDel="00FE26EA">
          <w:rPr>
            <w:rFonts w:ascii="Georgia" w:eastAsia="Georgia" w:hAnsi="Georgia" w:cs="Georgia"/>
            <w:sz w:val="19"/>
            <w:szCs w:val="19"/>
          </w:rPr>
          <w:delText>measures</w:delText>
        </w:r>
        <w:r w:rsidDel="00FE26EA">
          <w:rPr>
            <w:rFonts w:ascii="Georgia" w:eastAsia="Georgia" w:hAnsi="Georgia" w:cs="Georgia"/>
            <w:spacing w:val="17"/>
            <w:sz w:val="19"/>
            <w:szCs w:val="19"/>
          </w:rPr>
          <w:delText xml:space="preserve"> </w:delText>
        </w:r>
      </w:del>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left</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right</w:t>
      </w:r>
      <w:r>
        <w:rPr>
          <w:rFonts w:ascii="Georgia" w:eastAsia="Georgia" w:hAnsi="Georgia" w:cs="Georgia"/>
          <w:spacing w:val="9"/>
          <w:sz w:val="19"/>
          <w:szCs w:val="19"/>
        </w:rPr>
        <w:t xml:space="preserve"> </w:t>
      </w:r>
      <w:r>
        <w:rPr>
          <w:rFonts w:ascii="Georgia" w:eastAsia="Georgia" w:hAnsi="Georgia" w:cs="Georgia"/>
          <w:sz w:val="19"/>
          <w:szCs w:val="19"/>
        </w:rPr>
        <w:t>lungs</w:t>
      </w:r>
      <w:r>
        <w:rPr>
          <w:rFonts w:ascii="Georgia" w:eastAsia="Georgia" w:hAnsi="Georgia" w:cs="Georgia"/>
          <w:spacing w:val="10"/>
          <w:sz w:val="19"/>
          <w:szCs w:val="19"/>
        </w:rPr>
        <w:t xml:space="preserve"> </w:t>
      </w:r>
      <w:del w:id="207" w:author="James Gee" w:date="2016-07-20T14:36:00Z">
        <w:r w:rsidDel="00FE26EA">
          <w:rPr>
            <w:rFonts w:ascii="Georgia" w:eastAsia="Georgia" w:hAnsi="Georgia" w:cs="Georgia"/>
            <w:sz w:val="19"/>
            <w:szCs w:val="19"/>
          </w:rPr>
          <w:delText>being</w:delText>
        </w:r>
        <w:r w:rsidDel="00FE26EA">
          <w:rPr>
            <w:rFonts w:ascii="Georgia" w:eastAsia="Georgia" w:hAnsi="Georgia" w:cs="Georgia"/>
            <w:spacing w:val="11"/>
            <w:sz w:val="19"/>
            <w:szCs w:val="19"/>
          </w:rPr>
          <w:delText xml:space="preserve"> </w:delText>
        </w:r>
      </w:del>
      <w:ins w:id="208" w:author="James Gee" w:date="2016-07-20T14:36:00Z">
        <w:r w:rsidR="00FE26EA">
          <w:rPr>
            <w:rFonts w:ascii="Georgia" w:eastAsia="Georgia" w:hAnsi="Georgia" w:cs="Georgia"/>
            <w:sz w:val="19"/>
            <w:szCs w:val="19"/>
          </w:rPr>
          <w:t>measuring</w:t>
        </w:r>
        <w:r w:rsidR="00FE26EA">
          <w:rPr>
            <w:rFonts w:ascii="Georgia" w:eastAsia="Georgia" w:hAnsi="Georgia" w:cs="Georgia"/>
            <w:spacing w:val="11"/>
            <w:sz w:val="19"/>
            <w:szCs w:val="19"/>
          </w:rPr>
          <w:t xml:space="preserve"> </w:t>
        </w:r>
      </w:ins>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966</w:t>
      </w:r>
      <w:r>
        <w:rPr>
          <w:rFonts w:ascii="Times New Roman" w:eastAsia="Times New Roman" w:hAnsi="Times New Roman" w:cs="Times New Roman"/>
          <w:spacing w:val="-5"/>
        </w:rPr>
        <w:t xml:space="preserve"> </w:t>
      </w:r>
      <w:r>
        <w:rPr>
          <w:rFonts w:ascii="Symbol" w:eastAsia="Symbol" w:hAnsi="Symbol" w:cs="Symbol"/>
          <w:w w:val="140"/>
        </w:rPr>
        <w:t></w:t>
      </w:r>
      <w:r>
        <w:rPr>
          <w:rFonts w:ascii="Symbol" w:eastAsia="Symbol" w:hAnsi="Symbol" w:cs="Symbol"/>
          <w:spacing w:val="-28"/>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018</w:t>
      </w:r>
      <w:r>
        <w:rPr>
          <w:rFonts w:ascii="Times New Roman" w:eastAsia="Times New Roman" w:hAnsi="Times New Roman" w:cs="Times New Roman"/>
          <w:spacing w:val="-7"/>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970</w:t>
      </w:r>
      <w:r>
        <w:rPr>
          <w:rFonts w:ascii="Times New Roman" w:eastAsia="Times New Roman" w:hAnsi="Times New Roman" w:cs="Times New Roman"/>
          <w:spacing w:val="-5"/>
        </w:rPr>
        <w:t xml:space="preserve"> </w:t>
      </w:r>
      <w:r>
        <w:rPr>
          <w:rFonts w:ascii="Symbol" w:eastAsia="Symbol" w:hAnsi="Symbol" w:cs="Symbol"/>
          <w:w w:val="140"/>
        </w:rPr>
        <w:t></w:t>
      </w:r>
      <w:r>
        <w:rPr>
          <w:rFonts w:ascii="Symbol" w:eastAsia="Symbol" w:hAnsi="Symbol" w:cs="Symbol"/>
          <w:spacing w:val="-28"/>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016</w:t>
      </w:r>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respectively.</w:t>
      </w:r>
      <w:r>
        <w:rPr>
          <w:rFonts w:ascii="Georgia" w:eastAsia="Georgia" w:hAnsi="Georgia" w:cs="Georgia"/>
          <w:spacing w:val="38"/>
          <w:sz w:val="19"/>
          <w:szCs w:val="19"/>
        </w:rPr>
        <w:t xml:space="preserve"> </w:t>
      </w:r>
      <w:r>
        <w:rPr>
          <w:rFonts w:ascii="Georgia" w:eastAsia="Georgia" w:hAnsi="Georgia" w:cs="Georgia"/>
          <w:sz w:val="19"/>
          <w:szCs w:val="19"/>
        </w:rPr>
        <w:t>Further</w:t>
      </w:r>
      <w:r>
        <w:rPr>
          <w:rFonts w:ascii="Georgia" w:eastAsia="Georgia" w:hAnsi="Georgia" w:cs="Georgia"/>
          <w:spacing w:val="14"/>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this </w:t>
      </w:r>
      <w:r>
        <w:rPr>
          <w:rFonts w:ascii="Georgia" w:eastAsia="Georgia" w:hAnsi="Georgia" w:cs="Georgia"/>
          <w:sz w:val="19"/>
          <w:szCs w:val="19"/>
        </w:rPr>
        <w:t>project</w:t>
      </w:r>
      <w:r>
        <w:rPr>
          <w:rFonts w:ascii="Georgia" w:eastAsia="Georgia" w:hAnsi="Georgia" w:cs="Georgia"/>
          <w:spacing w:val="3"/>
          <w:sz w:val="19"/>
          <w:szCs w:val="19"/>
        </w:rPr>
        <w:t xml:space="preserve"> </w:t>
      </w:r>
      <w:r>
        <w:rPr>
          <w:rFonts w:ascii="Georgia" w:eastAsia="Georgia" w:hAnsi="Georgia" w:cs="Georgia"/>
          <w:sz w:val="19"/>
          <w:szCs w:val="19"/>
        </w:rPr>
        <w:t>includes</w:t>
      </w:r>
      <w:r>
        <w:rPr>
          <w:rFonts w:ascii="Georgia" w:eastAsia="Georgia" w:hAnsi="Georgia" w:cs="Georgia"/>
          <w:spacing w:val="5"/>
          <w:sz w:val="19"/>
          <w:szCs w:val="19"/>
        </w:rPr>
        <w:t xml:space="preserve"> </w:t>
      </w:r>
      <w:r>
        <w:rPr>
          <w:rFonts w:ascii="Georgia" w:eastAsia="Georgia" w:hAnsi="Georgia" w:cs="Georgia"/>
          <w:sz w:val="19"/>
          <w:szCs w:val="19"/>
        </w:rPr>
        <w:t>extension</w:t>
      </w:r>
      <w:r>
        <w:rPr>
          <w:rFonts w:ascii="Georgia" w:eastAsia="Georgia" w:hAnsi="Georgia" w:cs="Georgia"/>
          <w:spacing w:val="7"/>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CT</w:t>
      </w:r>
      <w:r>
        <w:rPr>
          <w:rFonts w:ascii="Georgia" w:eastAsia="Georgia" w:hAnsi="Georgia" w:cs="Georgia"/>
          <w:spacing w:val="-4"/>
          <w:sz w:val="19"/>
          <w:szCs w:val="19"/>
        </w:rPr>
        <w:t xml:space="preserve"> </w:t>
      </w:r>
      <w:r>
        <w:rPr>
          <w:rFonts w:ascii="Georgia" w:eastAsia="Georgia" w:hAnsi="Georgia" w:cs="Georgia"/>
          <w:sz w:val="19"/>
          <w:szCs w:val="19"/>
        </w:rPr>
        <w:t>datasets</w:t>
      </w:r>
      <w:r>
        <w:rPr>
          <w:rFonts w:ascii="Georgia" w:eastAsia="Georgia" w:hAnsi="Georgia" w:cs="Georgia"/>
          <w:spacing w:val="5"/>
          <w:sz w:val="19"/>
          <w:szCs w:val="19"/>
        </w:rPr>
        <w:t xml:space="preserve"> </w:t>
      </w:r>
      <w:r>
        <w:rPr>
          <w:rFonts w:ascii="Georgia" w:eastAsia="Georgia" w:hAnsi="Georgia" w:cs="Georgia"/>
          <w:sz w:val="19"/>
          <w:szCs w:val="19"/>
        </w:rPr>
        <w:t>with</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z w:val="19"/>
          <w:szCs w:val="19"/>
        </w:rPr>
        <w:t>particular</w:t>
      </w:r>
      <w:r>
        <w:rPr>
          <w:rFonts w:ascii="Georgia" w:eastAsia="Georgia" w:hAnsi="Georgia" w:cs="Georgia"/>
          <w:spacing w:val="8"/>
          <w:sz w:val="19"/>
          <w:szCs w:val="19"/>
        </w:rPr>
        <w:t xml:space="preserve"> </w:t>
      </w:r>
      <w:r>
        <w:rPr>
          <w:rFonts w:ascii="Georgia" w:eastAsia="Georgia" w:hAnsi="Georgia" w:cs="Georgia"/>
          <w:sz w:val="19"/>
          <w:szCs w:val="19"/>
        </w:rPr>
        <w:t>emphasis</w:t>
      </w:r>
      <w:r>
        <w:rPr>
          <w:rFonts w:ascii="Georgia" w:eastAsia="Georgia" w:hAnsi="Georgia" w:cs="Georgia"/>
          <w:spacing w:val="7"/>
          <w:sz w:val="19"/>
          <w:szCs w:val="19"/>
        </w:rPr>
        <w:t xml:space="preserve"> </w:t>
      </w:r>
      <w:r>
        <w:rPr>
          <w:rFonts w:ascii="Georgia" w:eastAsia="Georgia" w:hAnsi="Georgia" w:cs="Georgia"/>
          <w:sz w:val="19"/>
          <w:szCs w:val="19"/>
        </w:rPr>
        <w:t>on</w:t>
      </w:r>
      <w:r>
        <w:rPr>
          <w:rFonts w:ascii="Georgia" w:eastAsia="Georgia" w:hAnsi="Georgia" w:cs="Georgia"/>
          <w:spacing w:val="-5"/>
          <w:sz w:val="19"/>
          <w:szCs w:val="19"/>
        </w:rPr>
        <w:t xml:space="preserve"> </w:t>
      </w:r>
      <w:r>
        <w:rPr>
          <w:rFonts w:ascii="Georgia" w:eastAsia="Georgia" w:hAnsi="Georgia" w:cs="Georgia"/>
          <w:sz w:val="19"/>
          <w:szCs w:val="19"/>
        </w:rPr>
        <w:t>segmentation</w:t>
      </w:r>
      <w:r>
        <w:rPr>
          <w:rFonts w:ascii="Georgia" w:eastAsia="Georgia" w:hAnsi="Georgia" w:cs="Georgia"/>
          <w:spacing w:val="14"/>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presence</w:t>
      </w:r>
      <w:r>
        <w:rPr>
          <w:rFonts w:ascii="Georgia" w:eastAsia="Georgia" w:hAnsi="Georgia" w:cs="Georgia"/>
          <w:spacing w:val="6"/>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lung</w:t>
      </w:r>
      <w:r>
        <w:rPr>
          <w:rFonts w:ascii="Georgia" w:eastAsia="Georgia" w:hAnsi="Georgia" w:cs="Georgia"/>
          <w:spacing w:val="-2"/>
          <w:sz w:val="19"/>
          <w:szCs w:val="19"/>
        </w:rPr>
        <w:t xml:space="preserve"> </w:t>
      </w:r>
      <w:r>
        <w:rPr>
          <w:rFonts w:ascii="Georgia" w:eastAsia="Georgia" w:hAnsi="Georgia" w:cs="Georgia"/>
          <w:sz w:val="19"/>
          <w:szCs w:val="19"/>
        </w:rPr>
        <w:t>pathology</w:t>
      </w:r>
      <w:r>
        <w:rPr>
          <w:rFonts w:ascii="Georgia" w:eastAsia="Georgia" w:hAnsi="Georgia" w:cs="Georgia"/>
          <w:spacing w:val="8"/>
          <w:sz w:val="19"/>
          <w:szCs w:val="19"/>
        </w:rPr>
        <w:t xml:space="preserve"> </w:t>
      </w:r>
      <w:r>
        <w:rPr>
          <w:rFonts w:ascii="Georgia" w:eastAsia="Georgia" w:hAnsi="Georgia" w:cs="Georgia"/>
          <w:sz w:val="19"/>
          <w:szCs w:val="19"/>
        </w:rPr>
        <w:t>that</w:t>
      </w:r>
      <w:r>
        <w:rPr>
          <w:rFonts w:ascii="Georgia" w:eastAsia="Georgia" w:hAnsi="Georgia" w:cs="Georgia"/>
          <w:spacing w:val="-2"/>
          <w:sz w:val="19"/>
          <w:szCs w:val="19"/>
        </w:rPr>
        <w:t xml:space="preserve"> </w:t>
      </w:r>
      <w:r>
        <w:rPr>
          <w:rFonts w:ascii="Georgia" w:eastAsia="Georgia" w:hAnsi="Georgia" w:cs="Georgia"/>
          <w:w w:val="102"/>
          <w:sz w:val="19"/>
          <w:szCs w:val="19"/>
        </w:rPr>
        <w:t xml:space="preserve">will </w:t>
      </w:r>
      <w:r>
        <w:rPr>
          <w:rFonts w:ascii="Georgia" w:eastAsia="Georgia" w:hAnsi="Georgia" w:cs="Georgia"/>
          <w:sz w:val="19"/>
          <w:szCs w:val="19"/>
        </w:rPr>
        <w:t>incorporate</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data</w:t>
      </w:r>
      <w:r>
        <w:rPr>
          <w:rFonts w:ascii="Georgia" w:eastAsia="Georgia" w:hAnsi="Georgia" w:cs="Georgia"/>
          <w:spacing w:val="-1"/>
          <w:sz w:val="19"/>
          <w:szCs w:val="19"/>
        </w:rPr>
        <w:t xml:space="preserve"> </w:t>
      </w:r>
      <w:r>
        <w:rPr>
          <w:rFonts w:ascii="Georgia" w:eastAsia="Georgia" w:hAnsi="Georgia" w:cs="Georgia"/>
          <w:sz w:val="19"/>
          <w:szCs w:val="19"/>
        </w:rPr>
        <w:t>from 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8"/>
          <w:sz w:val="19"/>
          <w:szCs w:val="19"/>
        </w:rPr>
        <w:t xml:space="preserve"> </w:t>
      </w:r>
      <w:r>
        <w:rPr>
          <w:rFonts w:ascii="Georgia" w:eastAsia="Georgia" w:hAnsi="Georgia" w:cs="Georgia"/>
          <w:sz w:val="19"/>
          <w:szCs w:val="19"/>
        </w:rPr>
        <w:t>multi-atlas</w:t>
      </w:r>
      <w:r>
        <w:rPr>
          <w:rFonts w:ascii="Georgia" w:eastAsia="Georgia" w:hAnsi="Georgia" w:cs="Georgia"/>
          <w:spacing w:val="10"/>
          <w:sz w:val="19"/>
          <w:szCs w:val="19"/>
        </w:rPr>
        <w:t xml:space="preserve"> </w:t>
      </w:r>
      <w:r>
        <w:rPr>
          <w:rFonts w:ascii="Georgia" w:eastAsia="Georgia" w:hAnsi="Georgia" w:cs="Georgia"/>
          <w:sz w:val="19"/>
          <w:szCs w:val="19"/>
        </w:rPr>
        <w:t>CT</w:t>
      </w:r>
      <w:r>
        <w:rPr>
          <w:rFonts w:ascii="Georgia" w:eastAsia="Georgia" w:hAnsi="Georgia" w:cs="Georgia"/>
          <w:spacing w:val="-3"/>
          <w:sz w:val="19"/>
          <w:szCs w:val="19"/>
        </w:rPr>
        <w:t xml:space="preserve"> </w:t>
      </w:r>
      <w:r>
        <w:rPr>
          <w:rFonts w:ascii="Georgia" w:eastAsia="Georgia" w:hAnsi="Georgia" w:cs="Georgia"/>
          <w:sz w:val="19"/>
          <w:szCs w:val="19"/>
        </w:rPr>
        <w:t>library.</w:t>
      </w:r>
      <w:ins w:id="209" w:author="James Gee" w:date="2016-07-20T14:36:00Z">
        <w:r w:rsidR="00FE26EA">
          <w:rPr>
            <w:rFonts w:ascii="Georgia" w:eastAsia="Georgia" w:hAnsi="Georgia" w:cs="Georgia"/>
            <w:sz w:val="19"/>
            <w:szCs w:val="19"/>
          </w:rPr>
          <w:t xml:space="preserve"> [FIX</w:t>
        </w:r>
      </w:ins>
      <w:ins w:id="210" w:author="James Gee" w:date="2016-07-20T14:37:00Z">
        <w:r w:rsidR="00FE26EA">
          <w:rPr>
            <w:rFonts w:ascii="Georgia" w:eastAsia="Georgia" w:hAnsi="Georgia" w:cs="Georgia"/>
            <w:sz w:val="19"/>
            <w:szCs w:val="19"/>
          </w:rPr>
          <w:t xml:space="preserve"> #1</w:t>
        </w:r>
      </w:ins>
      <w:ins w:id="211" w:author="James Gee" w:date="2016-07-20T14:36:00Z">
        <w:r w:rsidR="00FE26EA">
          <w:rPr>
            <w:rFonts w:ascii="Georgia" w:eastAsia="Georgia" w:hAnsi="Georgia" w:cs="Georgia"/>
            <w:sz w:val="19"/>
            <w:szCs w:val="19"/>
          </w:rPr>
          <w:t>: explain in a few sentences how lung pathology will be addressed] [</w:t>
        </w:r>
      </w:ins>
      <w:ins w:id="212" w:author="James Gee" w:date="2016-07-20T14:37:00Z">
        <w:r w:rsidR="00FE26EA">
          <w:rPr>
            <w:rFonts w:ascii="Georgia" w:eastAsia="Georgia" w:hAnsi="Georgia" w:cs="Georgia"/>
            <w:spacing w:val="26"/>
            <w:sz w:val="19"/>
            <w:szCs w:val="19"/>
          </w:rPr>
          <w:t xml:space="preserve">FIX #2: add </w:t>
        </w:r>
        <w:proofErr w:type="gramStart"/>
        <w:r w:rsidR="00FE26EA">
          <w:rPr>
            <w:rFonts w:ascii="Georgia" w:eastAsia="Georgia" w:hAnsi="Georgia" w:cs="Georgia"/>
            <w:spacing w:val="26"/>
            <w:sz w:val="19"/>
            <w:szCs w:val="19"/>
          </w:rPr>
          <w:t>text describing</w:t>
        </w:r>
        <w:proofErr w:type="gramEnd"/>
        <w:r w:rsidR="00FE26EA">
          <w:rPr>
            <w:rFonts w:ascii="Georgia" w:eastAsia="Georgia" w:hAnsi="Georgia" w:cs="Georgia"/>
            <w:spacing w:val="26"/>
            <w:sz w:val="19"/>
            <w:szCs w:val="19"/>
          </w:rPr>
          <w:t xml:space="preserve"> EXTENSION to PET]</w:t>
        </w:r>
      </w:ins>
      <w:del w:id="213" w:author="James Gee" w:date="2016-07-20T14:37:00Z">
        <w:r w:rsidDel="00FE26EA">
          <w:rPr>
            <w:rFonts w:ascii="Georgia" w:eastAsia="Georgia" w:hAnsi="Georgia" w:cs="Georgia"/>
            <w:spacing w:val="26"/>
            <w:sz w:val="19"/>
            <w:szCs w:val="19"/>
          </w:rPr>
          <w:delText xml:space="preserve"> </w:delText>
        </w:r>
      </w:del>
      <w:del w:id="214" w:author="James Gee" w:date="2016-07-20T14:36:00Z">
        <w:r w:rsidDel="00FE26EA">
          <w:rPr>
            <w:rFonts w:ascii="Georgia" w:eastAsia="Georgia" w:hAnsi="Georgia" w:cs="Georgia"/>
            <w:sz w:val="19"/>
            <w:szCs w:val="19"/>
          </w:rPr>
          <w:delText>Regional</w:delText>
        </w:r>
        <w:r w:rsidDel="00FE26EA">
          <w:rPr>
            <w:rFonts w:ascii="Georgia" w:eastAsia="Georgia" w:hAnsi="Georgia" w:cs="Georgia"/>
            <w:spacing w:val="7"/>
            <w:sz w:val="19"/>
            <w:szCs w:val="19"/>
          </w:rPr>
          <w:delText xml:space="preserve"> </w:delText>
        </w:r>
        <w:r w:rsidDel="00FE26EA">
          <w:rPr>
            <w:rFonts w:ascii="Georgia" w:eastAsia="Georgia" w:hAnsi="Georgia" w:cs="Georgia"/>
            <w:sz w:val="19"/>
            <w:szCs w:val="19"/>
          </w:rPr>
          <w:delText>quantification</w:delText>
        </w:r>
        <w:r w:rsidDel="00FE26EA">
          <w:rPr>
            <w:rFonts w:ascii="Georgia" w:eastAsia="Georgia" w:hAnsi="Georgia" w:cs="Georgia"/>
            <w:spacing w:val="16"/>
            <w:sz w:val="19"/>
            <w:szCs w:val="19"/>
          </w:rPr>
          <w:delText xml:space="preserve"> </w:delText>
        </w:r>
        <w:r w:rsidDel="00FE26EA">
          <w:rPr>
            <w:rFonts w:ascii="Georgia" w:eastAsia="Georgia" w:hAnsi="Georgia" w:cs="Georgia"/>
            <w:sz w:val="19"/>
            <w:szCs w:val="19"/>
          </w:rPr>
          <w:delText>of</w:delText>
        </w:r>
        <w:r w:rsidDel="00FE26EA">
          <w:rPr>
            <w:rFonts w:ascii="Georgia" w:eastAsia="Georgia" w:hAnsi="Georgia" w:cs="Georgia"/>
            <w:spacing w:val="-5"/>
            <w:sz w:val="19"/>
            <w:szCs w:val="19"/>
          </w:rPr>
          <w:delText xml:space="preserve"> </w:delText>
        </w:r>
        <w:r w:rsidDel="00FE26EA">
          <w:rPr>
            <w:rFonts w:ascii="Georgia" w:eastAsia="Georgia" w:hAnsi="Georgia" w:cs="Georgia"/>
            <w:sz w:val="19"/>
            <w:szCs w:val="19"/>
          </w:rPr>
          <w:delText>pathologies</w:delText>
        </w:r>
        <w:r w:rsidDel="00FE26EA">
          <w:rPr>
            <w:rFonts w:ascii="Georgia" w:eastAsia="Georgia" w:hAnsi="Georgia" w:cs="Georgia"/>
            <w:spacing w:val="11"/>
            <w:sz w:val="19"/>
            <w:szCs w:val="19"/>
          </w:rPr>
          <w:delText xml:space="preserve"> </w:delText>
        </w:r>
        <w:r w:rsidDel="00FE26EA">
          <w:rPr>
            <w:rFonts w:ascii="Georgia" w:eastAsia="Georgia" w:hAnsi="Georgia" w:cs="Georgia"/>
            <w:sz w:val="19"/>
            <w:szCs w:val="19"/>
          </w:rPr>
          <w:delText>indicated</w:delText>
        </w:r>
        <w:r w:rsidDel="00FE26EA">
          <w:rPr>
            <w:rFonts w:ascii="Georgia" w:eastAsia="Georgia" w:hAnsi="Georgia" w:cs="Georgia"/>
            <w:spacing w:val="8"/>
            <w:sz w:val="19"/>
            <w:szCs w:val="19"/>
          </w:rPr>
          <w:delText xml:space="preserve"> </w:delText>
        </w:r>
        <w:r w:rsidDel="00FE26EA">
          <w:rPr>
            <w:rFonts w:ascii="Georgia" w:eastAsia="Georgia" w:hAnsi="Georgia" w:cs="Georgia"/>
            <w:sz w:val="19"/>
            <w:szCs w:val="19"/>
          </w:rPr>
          <w:delText>by</w:delText>
        </w:r>
        <w:r w:rsidDel="00FE26EA">
          <w:rPr>
            <w:rFonts w:ascii="Georgia" w:eastAsia="Georgia" w:hAnsi="Georgia" w:cs="Georgia"/>
            <w:spacing w:val="-4"/>
            <w:sz w:val="19"/>
            <w:szCs w:val="19"/>
          </w:rPr>
          <w:delText xml:space="preserve"> </w:delText>
        </w:r>
        <w:r w:rsidDel="00FE26EA">
          <w:rPr>
            <w:rFonts w:ascii="Georgia" w:eastAsia="Georgia" w:hAnsi="Georgia" w:cs="Georgia"/>
            <w:sz w:val="19"/>
            <w:szCs w:val="19"/>
          </w:rPr>
          <w:delText>ground</w:delText>
        </w:r>
        <w:r w:rsidDel="00FE26EA">
          <w:rPr>
            <w:rFonts w:ascii="Georgia" w:eastAsia="Georgia" w:hAnsi="Georgia" w:cs="Georgia"/>
            <w:spacing w:val="4"/>
            <w:sz w:val="19"/>
            <w:szCs w:val="19"/>
          </w:rPr>
          <w:delText xml:space="preserve"> </w:delText>
        </w:r>
        <w:r w:rsidDel="00FE26EA">
          <w:rPr>
            <w:rFonts w:ascii="Georgia" w:eastAsia="Georgia" w:hAnsi="Georgia" w:cs="Georgia"/>
            <w:w w:val="102"/>
            <w:sz w:val="19"/>
            <w:szCs w:val="19"/>
          </w:rPr>
          <w:delText xml:space="preserve">glass </w:delText>
        </w:r>
        <w:r w:rsidDel="00FE26EA">
          <w:rPr>
            <w:rFonts w:ascii="Georgia" w:eastAsia="Georgia" w:hAnsi="Georgia" w:cs="Georgia"/>
            <w:sz w:val="19"/>
            <w:szCs w:val="19"/>
          </w:rPr>
          <w:delText>opacity</w:delText>
        </w:r>
        <w:r w:rsidDel="00FE26EA">
          <w:rPr>
            <w:rFonts w:ascii="Georgia" w:eastAsia="Georgia" w:hAnsi="Georgia" w:cs="Georgia"/>
            <w:spacing w:val="25"/>
            <w:sz w:val="19"/>
            <w:szCs w:val="19"/>
          </w:rPr>
          <w:delText xml:space="preserve"> </w:delText>
        </w:r>
        <w:r w:rsidDel="00FE26EA">
          <w:rPr>
            <w:rFonts w:ascii="Georgia" w:eastAsia="Georgia" w:hAnsi="Georgia" w:cs="Georgia"/>
            <w:sz w:val="19"/>
            <w:szCs w:val="19"/>
          </w:rPr>
          <w:delText>can</w:delText>
        </w:r>
        <w:r w:rsidDel="00FE26EA">
          <w:rPr>
            <w:rFonts w:ascii="Georgia" w:eastAsia="Georgia" w:hAnsi="Georgia" w:cs="Georgia"/>
            <w:spacing w:val="19"/>
            <w:sz w:val="19"/>
            <w:szCs w:val="19"/>
          </w:rPr>
          <w:delText xml:space="preserve"> </w:delText>
        </w:r>
        <w:r w:rsidDel="00FE26EA">
          <w:rPr>
            <w:rFonts w:ascii="Georgia" w:eastAsia="Georgia" w:hAnsi="Georgia" w:cs="Georgia"/>
            <w:sz w:val="19"/>
            <w:szCs w:val="19"/>
          </w:rPr>
          <w:delText>be</w:delText>
        </w:r>
        <w:r w:rsidDel="00FE26EA">
          <w:rPr>
            <w:rFonts w:ascii="Georgia" w:eastAsia="Georgia" w:hAnsi="Georgia" w:cs="Georgia"/>
            <w:spacing w:val="17"/>
            <w:sz w:val="19"/>
            <w:szCs w:val="19"/>
          </w:rPr>
          <w:delText xml:space="preserve"> </w:delText>
        </w:r>
        <w:r w:rsidDel="00FE26EA">
          <w:rPr>
            <w:rFonts w:ascii="Georgia" w:eastAsia="Georgia" w:hAnsi="Georgia" w:cs="Georgia"/>
            <w:sz w:val="19"/>
            <w:szCs w:val="19"/>
          </w:rPr>
          <w:delText>quantified</w:delText>
        </w:r>
        <w:r w:rsidDel="00FE26EA">
          <w:rPr>
            <w:rFonts w:ascii="Georgia" w:eastAsia="Georgia" w:hAnsi="Georgia" w:cs="Georgia"/>
            <w:spacing w:val="30"/>
            <w:sz w:val="19"/>
            <w:szCs w:val="19"/>
          </w:rPr>
          <w:delText xml:space="preserve"> </w:delText>
        </w:r>
        <w:r w:rsidDel="00FE26EA">
          <w:rPr>
            <w:rFonts w:ascii="Georgia" w:eastAsia="Georgia" w:hAnsi="Georgia" w:cs="Georgia"/>
            <w:sz w:val="19"/>
            <w:szCs w:val="19"/>
          </w:rPr>
          <w:delText>from</w:delText>
        </w:r>
        <w:r w:rsidDel="00FE26EA">
          <w:rPr>
            <w:rFonts w:ascii="Georgia" w:eastAsia="Georgia" w:hAnsi="Georgia" w:cs="Georgia"/>
            <w:spacing w:val="21"/>
            <w:sz w:val="19"/>
            <w:szCs w:val="19"/>
          </w:rPr>
          <w:delText xml:space="preserve"> </w:delText>
        </w:r>
        <w:r w:rsidDel="00FE26EA">
          <w:rPr>
            <w:rFonts w:ascii="Georgia" w:eastAsia="Georgia" w:hAnsi="Georgia" w:cs="Georgia"/>
            <w:sz w:val="19"/>
            <w:szCs w:val="19"/>
          </w:rPr>
          <w:delText>intensity-based</w:delText>
        </w:r>
        <w:r w:rsidDel="00FE26EA">
          <w:rPr>
            <w:rFonts w:ascii="Georgia" w:eastAsia="Georgia" w:hAnsi="Georgia" w:cs="Georgia"/>
            <w:spacing w:val="39"/>
            <w:sz w:val="19"/>
            <w:szCs w:val="19"/>
          </w:rPr>
          <w:delText xml:space="preserve"> </w:delText>
        </w:r>
        <w:r w:rsidDel="00FE26EA">
          <w:rPr>
            <w:rFonts w:ascii="Georgia" w:eastAsia="Georgia" w:hAnsi="Georgia" w:cs="Georgia"/>
            <w:sz w:val="19"/>
            <w:szCs w:val="19"/>
          </w:rPr>
          <w:delText>Bayesian</w:delText>
        </w:r>
        <w:r w:rsidDel="00FE26EA">
          <w:rPr>
            <w:rFonts w:ascii="Georgia" w:eastAsia="Georgia" w:hAnsi="Georgia" w:cs="Georgia"/>
            <w:spacing w:val="28"/>
            <w:sz w:val="19"/>
            <w:szCs w:val="19"/>
          </w:rPr>
          <w:delText xml:space="preserve"> </w:delText>
        </w:r>
        <w:r w:rsidDel="00FE26EA">
          <w:rPr>
            <w:rFonts w:ascii="Georgia" w:eastAsia="Georgia" w:hAnsi="Georgia" w:cs="Georgia"/>
            <w:sz w:val="19"/>
            <w:szCs w:val="19"/>
          </w:rPr>
          <w:delText>segmentation</w:delText>
        </w:r>
        <w:r w:rsidDel="00FE26EA">
          <w:rPr>
            <w:rFonts w:ascii="Georgia" w:eastAsia="Georgia" w:hAnsi="Georgia" w:cs="Georgia"/>
            <w:spacing w:val="36"/>
            <w:sz w:val="19"/>
            <w:szCs w:val="19"/>
          </w:rPr>
          <w:delText xml:space="preserve"> </w:delText>
        </w:r>
        <w:r w:rsidDel="00FE26EA">
          <w:rPr>
            <w:rFonts w:ascii="Georgia" w:eastAsia="Georgia" w:hAnsi="Georgia" w:cs="Georgia"/>
            <w:sz w:val="19"/>
            <w:szCs w:val="19"/>
          </w:rPr>
          <w:delText>with</w:delText>
        </w:r>
        <w:r w:rsidDel="00FE26EA">
          <w:rPr>
            <w:rFonts w:ascii="Georgia" w:eastAsia="Georgia" w:hAnsi="Georgia" w:cs="Georgia"/>
            <w:spacing w:val="20"/>
            <w:sz w:val="19"/>
            <w:szCs w:val="19"/>
          </w:rPr>
          <w:delText xml:space="preserve"> </w:delText>
        </w:r>
        <w:r w:rsidDel="00FE26EA">
          <w:rPr>
            <w:rFonts w:ascii="Georgia" w:eastAsia="Georgia" w:hAnsi="Georgia" w:cs="Georgia"/>
            <w:sz w:val="19"/>
            <w:szCs w:val="19"/>
          </w:rPr>
          <w:delText>a</w:delText>
        </w:r>
        <w:r w:rsidDel="00FE26EA">
          <w:rPr>
            <w:rFonts w:ascii="Georgia" w:eastAsia="Georgia" w:hAnsi="Georgia" w:cs="Georgia"/>
            <w:spacing w:val="16"/>
            <w:sz w:val="19"/>
            <w:szCs w:val="19"/>
          </w:rPr>
          <w:delText xml:space="preserve"> </w:delText>
        </w:r>
        <w:r w:rsidDel="00FE26EA">
          <w:rPr>
            <w:rFonts w:ascii="Georgia" w:eastAsia="Georgia" w:hAnsi="Georgia" w:cs="Georgia"/>
            <w:sz w:val="19"/>
            <w:szCs w:val="19"/>
          </w:rPr>
          <w:delText>Markov</w:delText>
        </w:r>
        <w:r w:rsidDel="00FE26EA">
          <w:rPr>
            <w:rFonts w:ascii="Georgia" w:eastAsia="Georgia" w:hAnsi="Georgia" w:cs="Georgia"/>
            <w:spacing w:val="26"/>
            <w:sz w:val="19"/>
            <w:szCs w:val="19"/>
          </w:rPr>
          <w:delText xml:space="preserve"> </w:delText>
        </w:r>
        <w:r w:rsidDel="00FE26EA">
          <w:rPr>
            <w:rFonts w:ascii="Georgia" w:eastAsia="Georgia" w:hAnsi="Georgia" w:cs="Georgia"/>
            <w:sz w:val="19"/>
            <w:szCs w:val="19"/>
          </w:rPr>
          <w:delText>random</w:delText>
        </w:r>
        <w:r w:rsidDel="00FE26EA">
          <w:rPr>
            <w:rFonts w:ascii="Georgia" w:eastAsia="Georgia" w:hAnsi="Georgia" w:cs="Georgia"/>
            <w:spacing w:val="26"/>
            <w:sz w:val="19"/>
            <w:szCs w:val="19"/>
          </w:rPr>
          <w:delText xml:space="preserve"> </w:delText>
        </w:r>
        <w:r w:rsidDel="00FE26EA">
          <w:rPr>
            <w:rFonts w:ascii="Georgia" w:eastAsia="Georgia" w:hAnsi="Georgia" w:cs="Georgia"/>
            <w:sz w:val="19"/>
            <w:szCs w:val="19"/>
          </w:rPr>
          <w:delText>field</w:delText>
        </w:r>
        <w:r w:rsidDel="00FE26EA">
          <w:rPr>
            <w:rFonts w:ascii="Georgia" w:eastAsia="Georgia" w:hAnsi="Georgia" w:cs="Georgia"/>
            <w:spacing w:val="20"/>
            <w:sz w:val="19"/>
            <w:szCs w:val="19"/>
          </w:rPr>
          <w:delText xml:space="preserve"> </w:delText>
        </w:r>
        <w:r w:rsidDel="00FE26EA">
          <w:rPr>
            <w:rFonts w:ascii="Georgia" w:eastAsia="Georgia" w:hAnsi="Georgia" w:cs="Georgia"/>
            <w:sz w:val="19"/>
            <w:szCs w:val="19"/>
          </w:rPr>
          <w:delText>spatial</w:delText>
        </w:r>
        <w:r w:rsidDel="00FE26EA">
          <w:rPr>
            <w:rFonts w:ascii="Georgia" w:eastAsia="Georgia" w:hAnsi="Georgia" w:cs="Georgia"/>
            <w:spacing w:val="24"/>
            <w:sz w:val="19"/>
            <w:szCs w:val="19"/>
          </w:rPr>
          <w:delText xml:space="preserve"> </w:delText>
        </w:r>
        <w:r w:rsidDel="00FE26EA">
          <w:rPr>
            <w:rFonts w:ascii="Georgia" w:eastAsia="Georgia" w:hAnsi="Georgia" w:cs="Georgia"/>
            <w:sz w:val="19"/>
            <w:szCs w:val="19"/>
          </w:rPr>
          <w:delText>priors</w:delText>
        </w:r>
        <w:r w:rsidDel="00FE26EA">
          <w:rPr>
            <w:rFonts w:ascii="Georgia" w:eastAsia="Georgia" w:hAnsi="Georgia" w:cs="Georgia"/>
            <w:spacing w:val="23"/>
            <w:sz w:val="19"/>
            <w:szCs w:val="19"/>
          </w:rPr>
          <w:delText xml:space="preserve"> </w:delText>
        </w:r>
        <w:r w:rsidDel="00FE26EA">
          <w:rPr>
            <w:rFonts w:ascii="Georgia" w:eastAsia="Georgia" w:hAnsi="Georgia" w:cs="Georgia"/>
            <w:w w:val="102"/>
            <w:sz w:val="19"/>
            <w:szCs w:val="19"/>
          </w:rPr>
          <w:delText xml:space="preserve">(described </w:delText>
        </w:r>
        <w:r w:rsidDel="00FE26EA">
          <w:rPr>
            <w:rFonts w:ascii="Georgia" w:eastAsia="Georgia" w:hAnsi="Georgia" w:cs="Georgia"/>
            <w:sz w:val="19"/>
            <w:szCs w:val="19"/>
          </w:rPr>
          <w:delText>below)</w:delText>
        </w:r>
        <w:r w:rsidDel="00FE26EA">
          <w:rPr>
            <w:rFonts w:ascii="Georgia" w:eastAsia="Georgia" w:hAnsi="Georgia" w:cs="Georgia"/>
            <w:spacing w:val="12"/>
            <w:sz w:val="19"/>
            <w:szCs w:val="19"/>
          </w:rPr>
          <w:delText xml:space="preserve"> </w:delText>
        </w:r>
        <w:r w:rsidDel="00FE26EA">
          <w:rPr>
            <w:rFonts w:ascii="Georgia" w:eastAsia="Georgia" w:hAnsi="Georgia" w:cs="Georgia"/>
            <w:sz w:val="19"/>
            <w:szCs w:val="19"/>
          </w:rPr>
          <w:delText>following</w:delText>
        </w:r>
        <w:r w:rsidDel="00FE26EA">
          <w:rPr>
            <w:rFonts w:ascii="Georgia" w:eastAsia="Georgia" w:hAnsi="Georgia" w:cs="Georgia"/>
            <w:spacing w:val="17"/>
            <w:sz w:val="19"/>
            <w:szCs w:val="19"/>
          </w:rPr>
          <w:delText xml:space="preserve"> </w:delText>
        </w:r>
        <w:r w:rsidDel="00FE26EA">
          <w:rPr>
            <w:rFonts w:ascii="Georgia" w:eastAsia="Georgia" w:hAnsi="Georgia" w:cs="Georgia"/>
            <w:sz w:val="19"/>
            <w:szCs w:val="19"/>
          </w:rPr>
          <w:delText>atlas-based</w:delText>
        </w:r>
        <w:r w:rsidDel="00FE26EA">
          <w:rPr>
            <w:rFonts w:ascii="Georgia" w:eastAsia="Georgia" w:hAnsi="Georgia" w:cs="Georgia"/>
            <w:spacing w:val="20"/>
            <w:sz w:val="19"/>
            <w:szCs w:val="19"/>
          </w:rPr>
          <w:delText xml:space="preserve"> </w:delText>
        </w:r>
        <w:r w:rsidDel="00FE26EA">
          <w:rPr>
            <w:rFonts w:ascii="Georgia" w:eastAsia="Georgia" w:hAnsi="Georgia" w:cs="Georgia"/>
            <w:sz w:val="19"/>
            <w:szCs w:val="19"/>
          </w:rPr>
          <w:delText>lung</w:delText>
        </w:r>
        <w:r w:rsidDel="00FE26EA">
          <w:rPr>
            <w:rFonts w:ascii="Georgia" w:eastAsia="Georgia" w:hAnsi="Georgia" w:cs="Georgia"/>
            <w:spacing w:val="8"/>
            <w:sz w:val="19"/>
            <w:szCs w:val="19"/>
          </w:rPr>
          <w:delText xml:space="preserve"> </w:delText>
        </w:r>
        <w:r w:rsidDel="00FE26EA">
          <w:rPr>
            <w:rFonts w:ascii="Georgia" w:eastAsia="Georgia" w:hAnsi="Georgia" w:cs="Georgia"/>
            <w:w w:val="102"/>
            <w:sz w:val="19"/>
            <w:szCs w:val="19"/>
          </w:rPr>
          <w:delText>segmentation.</w:delText>
        </w:r>
      </w:del>
    </w:p>
    <w:p w14:paraId="173265F4" w14:textId="21F6A985" w:rsidR="00E61F9D" w:rsidRDefault="005C64D6">
      <w:pPr>
        <w:spacing w:before="59" w:after="0" w:line="250" w:lineRule="exact"/>
        <w:ind w:left="113" w:right="43" w:firstLine="7"/>
        <w:jc w:val="both"/>
        <w:rPr>
          <w:rFonts w:ascii="Georgia" w:eastAsia="Georgia" w:hAnsi="Georgia" w:cs="Georgia"/>
          <w:sz w:val="19"/>
          <w:szCs w:val="19"/>
        </w:rPr>
      </w:pPr>
      <w:r>
        <w:rPr>
          <w:rFonts w:ascii="Georgia" w:eastAsia="Georgia" w:hAnsi="Georgia" w:cs="Georgia"/>
          <w:b/>
          <w:bCs/>
          <w:sz w:val="19"/>
          <w:szCs w:val="19"/>
        </w:rPr>
        <w:t>Atlas-based</w:t>
      </w:r>
      <w:r>
        <w:rPr>
          <w:rFonts w:ascii="Georgia" w:eastAsia="Georgia" w:hAnsi="Georgia" w:cs="Georgia"/>
          <w:b/>
          <w:bCs/>
          <w:spacing w:val="43"/>
          <w:sz w:val="19"/>
          <w:szCs w:val="19"/>
        </w:rPr>
        <w:t xml:space="preserve"> </w:t>
      </w:r>
      <w:r>
        <w:rPr>
          <w:rFonts w:ascii="Georgia" w:eastAsia="Georgia" w:hAnsi="Georgia" w:cs="Georgia"/>
          <w:b/>
          <w:bCs/>
          <w:sz w:val="19"/>
          <w:szCs w:val="19"/>
        </w:rPr>
        <w:t>lobe</w:t>
      </w:r>
      <w:r>
        <w:rPr>
          <w:rFonts w:ascii="Georgia" w:eastAsia="Georgia" w:hAnsi="Georgia" w:cs="Georgia"/>
          <w:b/>
          <w:bCs/>
          <w:spacing w:val="28"/>
          <w:sz w:val="19"/>
          <w:szCs w:val="19"/>
        </w:rPr>
        <w:t xml:space="preserve"> </w:t>
      </w:r>
      <w:r>
        <w:rPr>
          <w:rFonts w:ascii="Georgia" w:eastAsia="Georgia" w:hAnsi="Georgia" w:cs="Georgia"/>
          <w:b/>
          <w:bCs/>
          <w:sz w:val="19"/>
          <w:szCs w:val="19"/>
        </w:rPr>
        <w:t xml:space="preserve">estimation. </w:t>
      </w:r>
      <w:r>
        <w:rPr>
          <w:rFonts w:ascii="Georgia" w:eastAsia="Georgia" w:hAnsi="Georgia" w:cs="Georgia"/>
          <w:b/>
          <w:bCs/>
          <w:spacing w:val="43"/>
          <w:sz w:val="19"/>
          <w:szCs w:val="19"/>
        </w:rPr>
        <w:t xml:space="preserve"> </w:t>
      </w:r>
      <w:r>
        <w:rPr>
          <w:rFonts w:ascii="Georgia" w:eastAsia="Georgia" w:hAnsi="Georgia" w:cs="Georgia"/>
          <w:sz w:val="19"/>
          <w:szCs w:val="19"/>
        </w:rPr>
        <w:t>For</w:t>
      </w:r>
      <w:r>
        <w:rPr>
          <w:rFonts w:ascii="Georgia" w:eastAsia="Georgia" w:hAnsi="Georgia" w:cs="Georgia"/>
          <w:spacing w:val="25"/>
          <w:sz w:val="19"/>
          <w:szCs w:val="19"/>
        </w:rPr>
        <w:t xml:space="preserve"> </w:t>
      </w:r>
      <w:r>
        <w:rPr>
          <w:rFonts w:ascii="Georgia" w:eastAsia="Georgia" w:hAnsi="Georgia" w:cs="Georgia"/>
          <w:sz w:val="19"/>
          <w:szCs w:val="19"/>
        </w:rPr>
        <w:t>regional</w:t>
      </w:r>
      <w:r>
        <w:rPr>
          <w:rFonts w:ascii="Georgia" w:eastAsia="Georgia" w:hAnsi="Georgia" w:cs="Georgia"/>
          <w:spacing w:val="34"/>
          <w:sz w:val="19"/>
          <w:szCs w:val="19"/>
        </w:rPr>
        <w:t xml:space="preserve"> </w:t>
      </w:r>
      <w:r>
        <w:rPr>
          <w:rFonts w:ascii="Georgia" w:eastAsia="Georgia" w:hAnsi="Georgia" w:cs="Georgia"/>
          <w:sz w:val="19"/>
          <w:szCs w:val="19"/>
        </w:rPr>
        <w:t>investigation</w:t>
      </w:r>
      <w:r>
        <w:rPr>
          <w:rFonts w:ascii="Georgia" w:eastAsia="Georgia" w:hAnsi="Georgia" w:cs="Georgia"/>
          <w:spacing w:val="42"/>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certain</w:t>
      </w:r>
      <w:r>
        <w:rPr>
          <w:rFonts w:ascii="Georgia" w:eastAsia="Georgia" w:hAnsi="Georgia" w:cs="Georgia"/>
          <w:spacing w:val="32"/>
          <w:sz w:val="19"/>
          <w:szCs w:val="19"/>
        </w:rPr>
        <w:t xml:space="preserve"> </w:t>
      </w:r>
      <w:r>
        <w:rPr>
          <w:rFonts w:ascii="Georgia" w:eastAsia="Georgia" w:hAnsi="Georgia" w:cs="Georgia"/>
          <w:sz w:val="19"/>
          <w:szCs w:val="19"/>
        </w:rPr>
        <w:t>lung</w:t>
      </w:r>
      <w:r>
        <w:rPr>
          <w:rFonts w:ascii="Georgia" w:eastAsia="Georgia" w:hAnsi="Georgia" w:cs="Georgia"/>
          <w:spacing w:val="27"/>
          <w:sz w:val="19"/>
          <w:szCs w:val="19"/>
        </w:rPr>
        <w:t xml:space="preserve"> </w:t>
      </w:r>
      <w:r>
        <w:rPr>
          <w:rFonts w:ascii="Georgia" w:eastAsia="Georgia" w:hAnsi="Georgia" w:cs="Georgia"/>
          <w:sz w:val="19"/>
          <w:szCs w:val="19"/>
        </w:rPr>
        <w:t>pathologies</w:t>
      </w:r>
      <w:r>
        <w:rPr>
          <w:rFonts w:ascii="Georgia" w:eastAsia="Georgia" w:hAnsi="Georgia" w:cs="Georgia"/>
          <w:spacing w:val="39"/>
          <w:sz w:val="19"/>
          <w:szCs w:val="19"/>
        </w:rPr>
        <w:t xml:space="preserv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sz w:val="19"/>
          <w:szCs w:val="19"/>
        </w:rPr>
        <w:t>conditions,</w:t>
      </w:r>
      <w:r>
        <w:rPr>
          <w:rFonts w:ascii="Georgia" w:eastAsia="Georgia" w:hAnsi="Georgia" w:cs="Georgia"/>
          <w:spacing w:val="43"/>
          <w:sz w:val="19"/>
          <w:szCs w:val="19"/>
        </w:rPr>
        <w:t xml:space="preserve"> </w:t>
      </w:r>
      <w:r>
        <w:rPr>
          <w:rFonts w:ascii="Georgia" w:eastAsia="Georgia" w:hAnsi="Georgia" w:cs="Georgia"/>
          <w:sz w:val="19"/>
          <w:szCs w:val="19"/>
        </w:rPr>
        <w:t>it</w:t>
      </w:r>
      <w:r>
        <w:rPr>
          <w:rFonts w:ascii="Georgia" w:eastAsia="Georgia" w:hAnsi="Georgia" w:cs="Georgia"/>
          <w:spacing w:val="22"/>
          <w:sz w:val="19"/>
          <w:szCs w:val="19"/>
        </w:rPr>
        <w:t xml:space="preserve"> </w:t>
      </w:r>
      <w:r>
        <w:rPr>
          <w:rFonts w:ascii="Georgia" w:eastAsia="Georgia" w:hAnsi="Georgia" w:cs="Georgia"/>
          <w:sz w:val="19"/>
          <w:szCs w:val="19"/>
        </w:rPr>
        <w:t>is</w:t>
      </w:r>
      <w:r>
        <w:rPr>
          <w:rFonts w:ascii="Georgia" w:eastAsia="Georgia" w:hAnsi="Georgia" w:cs="Georgia"/>
          <w:spacing w:val="23"/>
          <w:sz w:val="19"/>
          <w:szCs w:val="19"/>
        </w:rPr>
        <w:t xml:space="preserve"> </w:t>
      </w:r>
      <w:r>
        <w:rPr>
          <w:rFonts w:ascii="Georgia" w:eastAsia="Georgia" w:hAnsi="Georgia" w:cs="Georgia"/>
          <w:sz w:val="19"/>
          <w:szCs w:val="19"/>
        </w:rPr>
        <w:t>often</w:t>
      </w:r>
      <w:r>
        <w:rPr>
          <w:rFonts w:ascii="Georgia" w:eastAsia="Georgia" w:hAnsi="Georgia" w:cs="Georgia"/>
          <w:spacing w:val="29"/>
          <w:sz w:val="19"/>
          <w:szCs w:val="19"/>
        </w:rPr>
        <w:t xml:space="preserve"> </w:t>
      </w:r>
      <w:r>
        <w:rPr>
          <w:rFonts w:ascii="Georgia" w:eastAsia="Georgia" w:hAnsi="Georgia" w:cs="Georgia"/>
          <w:sz w:val="19"/>
          <w:szCs w:val="19"/>
        </w:rPr>
        <w:t>useful</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quantify</w:t>
      </w:r>
      <w:r>
        <w:rPr>
          <w:rFonts w:ascii="Georgia" w:eastAsia="Georgia" w:hAnsi="Georgia" w:cs="Georgia"/>
          <w:spacing w:val="23"/>
          <w:sz w:val="19"/>
          <w:szCs w:val="19"/>
        </w:rPr>
        <w:t xml:space="preserve"> </w:t>
      </w:r>
      <w:r>
        <w:rPr>
          <w:rFonts w:ascii="Georgia" w:eastAsia="Georgia" w:hAnsi="Georgia" w:cs="Georgia"/>
          <w:sz w:val="19"/>
          <w:szCs w:val="19"/>
        </w:rPr>
        <w:t>measurements</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interest</w:t>
      </w:r>
      <w:r>
        <w:rPr>
          <w:rFonts w:ascii="Georgia" w:eastAsia="Georgia" w:hAnsi="Georgia" w:cs="Georgia"/>
          <w:spacing w:val="22"/>
          <w:sz w:val="19"/>
          <w:szCs w:val="19"/>
        </w:rPr>
        <w:t xml:space="preserve"> </w:t>
      </w:r>
      <w:r>
        <w:rPr>
          <w:rFonts w:ascii="Georgia" w:eastAsia="Georgia" w:hAnsi="Georgia" w:cs="Georgia"/>
          <w:sz w:val="19"/>
          <w:szCs w:val="19"/>
        </w:rPr>
        <w:t>within</w:t>
      </w:r>
      <w:r>
        <w:rPr>
          <w:rFonts w:ascii="Georgia" w:eastAsia="Georgia" w:hAnsi="Georgia" w:cs="Georgia"/>
          <w:spacing w:val="20"/>
          <w:sz w:val="19"/>
          <w:szCs w:val="19"/>
        </w:rPr>
        <w:t xml:space="preserve"> </w:t>
      </w:r>
      <w:r>
        <w:rPr>
          <w:rFonts w:ascii="Georgia" w:eastAsia="Georgia" w:hAnsi="Georgia" w:cs="Georgia"/>
          <w:sz w:val="19"/>
          <w:szCs w:val="19"/>
        </w:rPr>
        <w:t>more</w:t>
      </w:r>
      <w:r>
        <w:rPr>
          <w:rFonts w:ascii="Georgia" w:eastAsia="Georgia" w:hAnsi="Georgia" w:cs="Georgia"/>
          <w:spacing w:val="18"/>
          <w:sz w:val="19"/>
          <w:szCs w:val="19"/>
        </w:rPr>
        <w:t xml:space="preserve"> </w:t>
      </w:r>
      <w:r>
        <w:rPr>
          <w:rFonts w:ascii="Georgia" w:eastAsia="Georgia" w:hAnsi="Georgia" w:cs="Georgia"/>
          <w:sz w:val="19"/>
          <w:szCs w:val="19"/>
        </w:rPr>
        <w:t>localized</w:t>
      </w:r>
      <w:r>
        <w:rPr>
          <w:rFonts w:ascii="Georgia" w:eastAsia="Georgia" w:hAnsi="Georgia" w:cs="Georgia"/>
          <w:spacing w:val="24"/>
          <w:sz w:val="19"/>
          <w:szCs w:val="19"/>
        </w:rPr>
        <w:t xml:space="preserve"> </w:t>
      </w:r>
      <w:r>
        <w:rPr>
          <w:rFonts w:ascii="Georgia" w:eastAsia="Georgia" w:hAnsi="Georgia" w:cs="Georgia"/>
          <w:sz w:val="19"/>
          <w:szCs w:val="19"/>
        </w:rPr>
        <w:t>regions,</w:t>
      </w:r>
      <w:r>
        <w:rPr>
          <w:rFonts w:ascii="Georgia" w:eastAsia="Georgia" w:hAnsi="Georgia" w:cs="Georgia"/>
          <w:spacing w:val="23"/>
          <w:sz w:val="19"/>
          <w:szCs w:val="19"/>
        </w:rPr>
        <w:t xml:space="preserve"> </w:t>
      </w:r>
      <w:r>
        <w:rPr>
          <w:rFonts w:ascii="Georgia" w:eastAsia="Georgia" w:hAnsi="Georgia" w:cs="Georgia"/>
          <w:sz w:val="19"/>
          <w:szCs w:val="19"/>
        </w:rPr>
        <w:t>such</w:t>
      </w:r>
      <w:r>
        <w:rPr>
          <w:rFonts w:ascii="Georgia" w:eastAsia="Georgia" w:hAnsi="Georgia" w:cs="Georgia"/>
          <w:spacing w:val="17"/>
          <w:sz w:val="19"/>
          <w:szCs w:val="19"/>
        </w:rPr>
        <w:t xml:space="preserve"> </w:t>
      </w:r>
      <w:r>
        <w:rPr>
          <w:rFonts w:ascii="Georgia" w:eastAsia="Georgia" w:hAnsi="Georgia" w:cs="Georgia"/>
          <w:sz w:val="19"/>
          <w:szCs w:val="19"/>
        </w:rPr>
        <w:t>as</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 xml:space="preserve">lobes. </w:t>
      </w:r>
      <w:r>
        <w:rPr>
          <w:rFonts w:ascii="Georgia" w:eastAsia="Georgia" w:hAnsi="Georgia" w:cs="Georgia"/>
          <w:spacing w:val="3"/>
          <w:sz w:val="19"/>
          <w:szCs w:val="19"/>
        </w:rPr>
        <w:t xml:space="preserve"> </w:t>
      </w:r>
      <w:r>
        <w:rPr>
          <w:rFonts w:ascii="Georgia" w:eastAsia="Georgia" w:hAnsi="Georgia" w:cs="Georgia"/>
          <w:sz w:val="19"/>
          <w:szCs w:val="19"/>
        </w:rPr>
        <w:t>However</w:t>
      </w:r>
      <w:r>
        <w:rPr>
          <w:rFonts w:ascii="Georgia" w:eastAsia="Georgia" w:hAnsi="Georgia" w:cs="Georgia"/>
          <w:spacing w:val="24"/>
          <w:sz w:val="19"/>
          <w:szCs w:val="19"/>
        </w:rPr>
        <w:t xml:space="preserve"> </w:t>
      </w:r>
      <w:r>
        <w:rPr>
          <w:rFonts w:ascii="Georgia" w:eastAsia="Georgia" w:hAnsi="Georgia" w:cs="Georgia"/>
          <w:sz w:val="19"/>
          <w:szCs w:val="19"/>
        </w:rPr>
        <w:t>there</w:t>
      </w:r>
      <w:r>
        <w:rPr>
          <w:rFonts w:ascii="Georgia" w:eastAsia="Georgia" w:hAnsi="Georgia" w:cs="Georgia"/>
          <w:spacing w:val="18"/>
          <w:sz w:val="19"/>
          <w:szCs w:val="19"/>
        </w:rPr>
        <w:t xml:space="preserve"> </w:t>
      </w:r>
      <w:r>
        <w:rPr>
          <w:rFonts w:ascii="Georgia" w:eastAsia="Georgia" w:hAnsi="Georgia" w:cs="Georgia"/>
          <w:sz w:val="19"/>
          <w:szCs w:val="19"/>
        </w:rPr>
        <w:t>is</w:t>
      </w:r>
      <w:r>
        <w:rPr>
          <w:rFonts w:ascii="Georgia" w:eastAsia="Georgia" w:hAnsi="Georgia" w:cs="Georgia"/>
          <w:spacing w:val="12"/>
          <w:sz w:val="19"/>
          <w:szCs w:val="19"/>
        </w:rPr>
        <w:t xml:space="preserve"> </w:t>
      </w:r>
      <w:r>
        <w:rPr>
          <w:rFonts w:ascii="Georgia" w:eastAsia="Georgia" w:hAnsi="Georgia" w:cs="Georgia"/>
          <w:sz w:val="19"/>
          <w:szCs w:val="19"/>
        </w:rPr>
        <w:t>little</w:t>
      </w:r>
      <w:r>
        <w:rPr>
          <w:rFonts w:ascii="Georgia" w:eastAsia="Georgia" w:hAnsi="Georgia" w:cs="Georgia"/>
          <w:spacing w:val="17"/>
          <w:sz w:val="19"/>
          <w:szCs w:val="19"/>
        </w:rPr>
        <w:t xml:space="preserve"> </w:t>
      </w:r>
      <w:r>
        <w:rPr>
          <w:rFonts w:ascii="Georgia" w:eastAsia="Georgia" w:hAnsi="Georgia" w:cs="Georgia"/>
          <w:sz w:val="19"/>
          <w:szCs w:val="19"/>
        </w:rPr>
        <w:t>(if</w:t>
      </w:r>
      <w:r>
        <w:rPr>
          <w:rFonts w:ascii="Georgia" w:eastAsia="Georgia" w:hAnsi="Georgia" w:cs="Georgia"/>
          <w:spacing w:val="13"/>
          <w:sz w:val="19"/>
          <w:szCs w:val="19"/>
        </w:rPr>
        <w:t xml:space="preserve"> </w:t>
      </w:r>
      <w:r>
        <w:rPr>
          <w:rFonts w:ascii="Georgia" w:eastAsia="Georgia" w:hAnsi="Georgia" w:cs="Georgia"/>
          <w:sz w:val="19"/>
          <w:szCs w:val="19"/>
        </w:rPr>
        <w:t>any)</w:t>
      </w:r>
      <w:r>
        <w:rPr>
          <w:rFonts w:ascii="Georgia" w:eastAsia="Georgia" w:hAnsi="Georgia" w:cs="Georgia"/>
          <w:spacing w:val="16"/>
          <w:sz w:val="19"/>
          <w:szCs w:val="19"/>
        </w:rPr>
        <w:t xml:space="preserve"> </w:t>
      </w:r>
      <w:r>
        <w:rPr>
          <w:rFonts w:ascii="Georgia" w:eastAsia="Georgia" w:hAnsi="Georgia" w:cs="Georgia"/>
          <w:sz w:val="19"/>
          <w:szCs w:val="19"/>
        </w:rPr>
        <w:t>usable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in- </w:t>
      </w:r>
      <w:r>
        <w:rPr>
          <w:rFonts w:ascii="Georgia" w:eastAsia="Georgia" w:hAnsi="Georgia" w:cs="Georgia"/>
          <w:sz w:val="19"/>
          <w:szCs w:val="19"/>
        </w:rPr>
        <w:t>formation</w:t>
      </w:r>
      <w:r>
        <w:rPr>
          <w:rFonts w:ascii="Georgia" w:eastAsia="Georgia" w:hAnsi="Georgia" w:cs="Georgia"/>
          <w:spacing w:val="33"/>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1H</w:t>
      </w:r>
      <w:r>
        <w:rPr>
          <w:rFonts w:ascii="Georgia" w:eastAsia="Georgia" w:hAnsi="Georgia" w:cs="Georgia"/>
          <w:spacing w:val="21"/>
          <w:sz w:val="19"/>
          <w:szCs w:val="19"/>
        </w:rPr>
        <w:t xml:space="preserve"> </w:t>
      </w:r>
      <w:r>
        <w:rPr>
          <w:rFonts w:ascii="Georgia" w:eastAsia="Georgia" w:hAnsi="Georgia" w:cs="Georgia"/>
          <w:sz w:val="19"/>
          <w:szCs w:val="19"/>
        </w:rPr>
        <w:t>MRI</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image-based</w:t>
      </w:r>
      <w:r>
        <w:rPr>
          <w:rFonts w:ascii="Georgia" w:eastAsia="Georgia" w:hAnsi="Georgia" w:cs="Georgia"/>
          <w:spacing w:val="37"/>
          <w:sz w:val="19"/>
          <w:szCs w:val="19"/>
        </w:rPr>
        <w:t xml:space="preserve"> </w:t>
      </w:r>
      <w:r>
        <w:rPr>
          <w:rFonts w:ascii="Georgia" w:eastAsia="Georgia" w:hAnsi="Georgia" w:cs="Georgia"/>
          <w:sz w:val="19"/>
          <w:szCs w:val="19"/>
        </w:rPr>
        <w:t>lobar</w:t>
      </w:r>
      <w:r>
        <w:rPr>
          <w:rFonts w:ascii="Georgia" w:eastAsia="Georgia" w:hAnsi="Georgia" w:cs="Georgia"/>
          <w:spacing w:val="25"/>
          <w:sz w:val="19"/>
          <w:szCs w:val="19"/>
        </w:rPr>
        <w:t xml:space="preserve"> </w:t>
      </w:r>
      <w:r>
        <w:rPr>
          <w:rFonts w:ascii="Georgia" w:eastAsia="Georgia" w:hAnsi="Georgia" w:cs="Georgia"/>
          <w:sz w:val="19"/>
          <w:szCs w:val="19"/>
        </w:rPr>
        <w:t>segmentation</w:t>
      </w:r>
      <w:r>
        <w:rPr>
          <w:rFonts w:ascii="Georgia" w:eastAsia="Georgia" w:hAnsi="Georgia" w:cs="Georgia"/>
          <w:spacing w:val="39"/>
          <w:sz w:val="19"/>
          <w:szCs w:val="19"/>
        </w:rPr>
        <w:t xml:space="preserve"> </w:t>
      </w:r>
      <w:r>
        <w:rPr>
          <w:rFonts w:ascii="Georgia" w:eastAsia="Georgia" w:hAnsi="Georgia" w:cs="Georgia"/>
          <w:sz w:val="19"/>
          <w:szCs w:val="19"/>
        </w:rPr>
        <w:t>which</w:t>
      </w:r>
      <w:r>
        <w:rPr>
          <w:rFonts w:ascii="Georgia" w:eastAsia="Georgia" w:hAnsi="Georgia" w:cs="Georgia"/>
          <w:spacing w:val="26"/>
          <w:sz w:val="19"/>
          <w:szCs w:val="19"/>
        </w:rPr>
        <w:t xml:space="preserve"> </w:t>
      </w:r>
      <w:r>
        <w:rPr>
          <w:rFonts w:ascii="Georgia" w:eastAsia="Georgia" w:hAnsi="Georgia" w:cs="Georgia"/>
          <w:sz w:val="19"/>
          <w:szCs w:val="19"/>
        </w:rPr>
        <w:t>has</w:t>
      </w:r>
      <w:r>
        <w:rPr>
          <w:rFonts w:ascii="Georgia" w:eastAsia="Georgia" w:hAnsi="Georgia" w:cs="Georgia"/>
          <w:spacing w:val="22"/>
          <w:sz w:val="19"/>
          <w:szCs w:val="19"/>
        </w:rPr>
        <w:t xml:space="preserve"> </w:t>
      </w:r>
      <w:r>
        <w:rPr>
          <w:rFonts w:ascii="Georgia" w:eastAsia="Georgia" w:hAnsi="Georgia" w:cs="Georgia"/>
          <w:sz w:val="19"/>
          <w:szCs w:val="19"/>
        </w:rPr>
        <w:t>led</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alternative</w:t>
      </w:r>
      <w:r>
        <w:rPr>
          <w:rFonts w:ascii="Georgia" w:eastAsia="Georgia" w:hAnsi="Georgia" w:cs="Georgia"/>
          <w:spacing w:val="34"/>
          <w:sz w:val="19"/>
          <w:szCs w:val="19"/>
        </w:rPr>
        <w:t xml:space="preserve"> </w:t>
      </w:r>
      <w:r>
        <w:rPr>
          <w:rFonts w:ascii="Georgia" w:eastAsia="Georgia" w:hAnsi="Georgia" w:cs="Georgia"/>
          <w:sz w:val="19"/>
          <w:szCs w:val="19"/>
        </w:rPr>
        <w:t>geometric</w:t>
      </w:r>
      <w:r>
        <w:rPr>
          <w:rFonts w:ascii="Georgia" w:eastAsia="Georgia" w:hAnsi="Georgia" w:cs="Georgia"/>
          <w:spacing w:val="33"/>
          <w:sz w:val="19"/>
          <w:szCs w:val="19"/>
        </w:rPr>
        <w:t xml:space="preserve"> </w:t>
      </w:r>
      <w:r>
        <w:rPr>
          <w:rFonts w:ascii="Georgia" w:eastAsia="Georgia" w:hAnsi="Georgia" w:cs="Georgia"/>
          <w:sz w:val="19"/>
          <w:szCs w:val="19"/>
        </w:rPr>
        <w:t>subdivisions</w:t>
      </w:r>
      <w:r>
        <w:rPr>
          <w:rFonts w:ascii="Georgia" w:eastAsia="Georgia" w:hAnsi="Georgia" w:cs="Georgia"/>
          <w:spacing w:val="37"/>
          <w:sz w:val="19"/>
          <w:szCs w:val="19"/>
        </w:rPr>
        <w:t xml:space="preserve"> </w:t>
      </w:r>
      <w:r>
        <w:rPr>
          <w:rFonts w:ascii="Georgia" w:eastAsia="Georgia" w:hAnsi="Georgia" w:cs="Georgia"/>
          <w:sz w:val="19"/>
          <w:szCs w:val="19"/>
        </w:rPr>
        <w:t>which</w:t>
      </w:r>
      <w:r>
        <w:rPr>
          <w:rFonts w:ascii="Georgia" w:eastAsia="Georgia" w:hAnsi="Georgia" w:cs="Georgia"/>
          <w:spacing w:val="26"/>
          <w:sz w:val="19"/>
          <w:szCs w:val="19"/>
        </w:rPr>
        <w:t xml:space="preserve">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ad </w:t>
      </w:r>
      <w:r>
        <w:rPr>
          <w:rFonts w:ascii="Georgia" w:eastAsia="Georgia" w:hAnsi="Georgia" w:cs="Georgia"/>
          <w:sz w:val="19"/>
          <w:szCs w:val="19"/>
        </w:rPr>
        <w:t>hoc,</w:t>
      </w:r>
      <w:r>
        <w:rPr>
          <w:rFonts w:ascii="Georgia" w:eastAsia="Georgia" w:hAnsi="Georgia" w:cs="Georgia"/>
          <w:spacing w:val="18"/>
          <w:sz w:val="19"/>
          <w:szCs w:val="19"/>
        </w:rPr>
        <w:t xml:space="preserve"> </w:t>
      </w:r>
      <w:r>
        <w:rPr>
          <w:rFonts w:ascii="Georgia" w:eastAsia="Georgia" w:hAnsi="Georgia" w:cs="Georgia"/>
          <w:sz w:val="19"/>
          <w:szCs w:val="19"/>
        </w:rPr>
        <w:t>non-anatomical,</w:t>
      </w:r>
      <w:r>
        <w:rPr>
          <w:rFonts w:ascii="Georgia" w:eastAsia="Georgia" w:hAnsi="Georgia" w:cs="Georgia"/>
          <w:spacing w:val="40"/>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do</w:t>
      </w:r>
      <w:r>
        <w:rPr>
          <w:rFonts w:ascii="Georgia" w:eastAsia="Georgia" w:hAnsi="Georgia" w:cs="Georgia"/>
          <w:spacing w:val="13"/>
          <w:sz w:val="19"/>
          <w:szCs w:val="19"/>
        </w:rPr>
        <w:t xml:space="preserve"> </w:t>
      </w:r>
      <w:r>
        <w:rPr>
          <w:rFonts w:ascii="Georgia" w:eastAsia="Georgia" w:hAnsi="Georgia" w:cs="Georgia"/>
          <w:sz w:val="19"/>
          <w:szCs w:val="19"/>
        </w:rPr>
        <w:t>not</w:t>
      </w:r>
      <w:r>
        <w:rPr>
          <w:rFonts w:ascii="Georgia" w:eastAsia="Georgia" w:hAnsi="Georgia" w:cs="Georgia"/>
          <w:spacing w:val="15"/>
          <w:sz w:val="19"/>
          <w:szCs w:val="19"/>
        </w:rPr>
        <w:t xml:space="preserve"> </w:t>
      </w:r>
      <w:r>
        <w:rPr>
          <w:rFonts w:ascii="Georgia" w:eastAsia="Georgia" w:hAnsi="Georgia" w:cs="Georgia"/>
          <w:sz w:val="19"/>
          <w:szCs w:val="19"/>
        </w:rPr>
        <w:t>adequately</w:t>
      </w:r>
      <w:r>
        <w:rPr>
          <w:rFonts w:ascii="Georgia" w:eastAsia="Georgia" w:hAnsi="Georgia" w:cs="Georgia"/>
          <w:spacing w:val="27"/>
          <w:sz w:val="19"/>
          <w:szCs w:val="19"/>
        </w:rPr>
        <w:t xml:space="preserve"> </w:t>
      </w:r>
      <w:r>
        <w:rPr>
          <w:rFonts w:ascii="Georgia" w:eastAsia="Georgia" w:hAnsi="Georgia" w:cs="Georgia"/>
          <w:sz w:val="19"/>
          <w:szCs w:val="19"/>
        </w:rPr>
        <w:t>address</w:t>
      </w:r>
      <w:r>
        <w:rPr>
          <w:rFonts w:ascii="Georgia" w:eastAsia="Georgia" w:hAnsi="Georgia" w:cs="Georgia"/>
          <w:spacing w:val="22"/>
          <w:sz w:val="19"/>
          <w:szCs w:val="19"/>
        </w:rPr>
        <w:t xml:space="preserve"> </w:t>
      </w:r>
      <w:r>
        <w:rPr>
          <w:rFonts w:ascii="Georgia" w:eastAsia="Georgia" w:hAnsi="Georgia" w:cs="Georgia"/>
          <w:sz w:val="19"/>
          <w:szCs w:val="19"/>
        </w:rPr>
        <w:t>intra-</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inter-subject</w:t>
      </w:r>
      <w:r>
        <w:rPr>
          <w:rFonts w:ascii="Georgia" w:eastAsia="Georgia" w:hAnsi="Georgia" w:cs="Georgia"/>
          <w:spacing w:val="30"/>
          <w:sz w:val="19"/>
          <w:szCs w:val="19"/>
        </w:rPr>
        <w:t xml:space="preserve"> </w:t>
      </w:r>
      <w:r>
        <w:rPr>
          <w:rFonts w:ascii="Georgia" w:eastAsia="Georgia" w:hAnsi="Georgia" w:cs="Georgia"/>
          <w:sz w:val="19"/>
          <w:szCs w:val="19"/>
        </w:rPr>
        <w:t xml:space="preserve">correspondences. </w:t>
      </w:r>
      <w:r>
        <w:rPr>
          <w:rFonts w:ascii="Georgia" w:eastAsia="Georgia" w:hAnsi="Georgia" w:cs="Georgia"/>
          <w:spacing w:val="25"/>
          <w:sz w:val="19"/>
          <w:szCs w:val="19"/>
        </w:rPr>
        <w:t xml:space="preserve"> </w:t>
      </w:r>
      <w:del w:id="215" w:author="James Gee" w:date="2016-07-20T14:55:00Z">
        <w:r w:rsidDel="00D8088B">
          <w:rPr>
            <w:rFonts w:ascii="Georgia" w:eastAsia="Georgia" w:hAnsi="Georgia" w:cs="Georgia"/>
            <w:sz w:val="19"/>
            <w:szCs w:val="19"/>
          </w:rPr>
          <w:delText>However</w:delText>
        </w:r>
      </w:del>
      <w:ins w:id="216" w:author="James Gee" w:date="2016-07-20T14:55:00Z">
        <w:r w:rsidR="00D8088B">
          <w:rPr>
            <w:rFonts w:ascii="Georgia" w:eastAsia="Georgia" w:hAnsi="Georgia" w:cs="Georgia"/>
            <w:sz w:val="19"/>
            <w:szCs w:val="19"/>
          </w:rPr>
          <w:t>Nevertheless</w:t>
        </w:r>
      </w:ins>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we</w:t>
      </w:r>
      <w:r>
        <w:rPr>
          <w:rFonts w:ascii="Georgia" w:eastAsia="Georgia" w:hAnsi="Georgia" w:cs="Georgia"/>
          <w:spacing w:val="14"/>
          <w:sz w:val="19"/>
          <w:szCs w:val="19"/>
        </w:rPr>
        <w:t xml:space="preserve"> </w:t>
      </w:r>
      <w:r>
        <w:rPr>
          <w:rFonts w:ascii="Georgia" w:eastAsia="Georgia" w:hAnsi="Georgia" w:cs="Georgia"/>
          <w:sz w:val="19"/>
          <w:szCs w:val="19"/>
        </w:rPr>
        <w:t>can</w:t>
      </w:r>
      <w:r>
        <w:rPr>
          <w:rFonts w:ascii="Georgia" w:eastAsia="Georgia" w:hAnsi="Georgia" w:cs="Georgia"/>
          <w:spacing w:val="15"/>
          <w:sz w:val="19"/>
          <w:szCs w:val="19"/>
        </w:rPr>
        <w:t xml:space="preserve"> </w:t>
      </w:r>
      <w:r>
        <w:rPr>
          <w:rFonts w:ascii="Georgia" w:eastAsia="Georgia" w:hAnsi="Georgia" w:cs="Georgia"/>
          <w:sz w:val="19"/>
          <w:szCs w:val="19"/>
        </w:rPr>
        <w:t>take</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advan</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tage</w:t>
      </w:r>
      <w:proofErr w:type="spellEnd"/>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inter-subject</w:t>
      </w:r>
      <w:r>
        <w:rPr>
          <w:rFonts w:ascii="Georgia" w:eastAsia="Georgia" w:hAnsi="Georgia" w:cs="Georgia"/>
          <w:spacing w:val="39"/>
          <w:sz w:val="19"/>
          <w:szCs w:val="19"/>
        </w:rPr>
        <w:t xml:space="preserve"> </w:t>
      </w:r>
      <w:r>
        <w:rPr>
          <w:rFonts w:ascii="Georgia" w:eastAsia="Georgia" w:hAnsi="Georgia" w:cs="Georgia"/>
          <w:sz w:val="19"/>
          <w:szCs w:val="19"/>
        </w:rPr>
        <w:t>similarities</w:t>
      </w:r>
      <w:r>
        <w:rPr>
          <w:rFonts w:ascii="Georgia" w:eastAsia="Georgia" w:hAnsi="Georgia" w:cs="Georgia"/>
          <w:spacing w:val="37"/>
          <w:sz w:val="19"/>
          <w:szCs w:val="19"/>
        </w:rPr>
        <w:t xml:space="preserve"> </w:t>
      </w:r>
      <w:r>
        <w:rPr>
          <w:rFonts w:ascii="Georgia" w:eastAsia="Georgia" w:hAnsi="Georgia" w:cs="Georgia"/>
          <w:sz w:val="19"/>
          <w:szCs w:val="19"/>
        </w:rPr>
        <w:t>in</w:t>
      </w:r>
      <w:r>
        <w:rPr>
          <w:rFonts w:ascii="Georgia" w:eastAsia="Georgia" w:hAnsi="Georgia" w:cs="Georgia"/>
          <w:spacing w:val="23"/>
          <w:sz w:val="19"/>
          <w:szCs w:val="19"/>
        </w:rPr>
        <w:t xml:space="preserve"> </w:t>
      </w:r>
      <w:r>
        <w:rPr>
          <w:rFonts w:ascii="Georgia" w:eastAsia="Georgia" w:hAnsi="Georgia" w:cs="Georgia"/>
          <w:sz w:val="19"/>
          <w:szCs w:val="19"/>
        </w:rPr>
        <w:t>lobar</w:t>
      </w:r>
      <w:r>
        <w:rPr>
          <w:rFonts w:ascii="Georgia" w:eastAsia="Georgia" w:hAnsi="Georgia" w:cs="Georgia"/>
          <w:spacing w:val="27"/>
          <w:sz w:val="19"/>
          <w:szCs w:val="19"/>
        </w:rPr>
        <w:t xml:space="preserve"> </w:t>
      </w:r>
      <w:r>
        <w:rPr>
          <w:rFonts w:ascii="Georgia" w:eastAsia="Georgia" w:hAnsi="Georgia" w:cs="Georgia"/>
          <w:sz w:val="19"/>
          <w:szCs w:val="19"/>
        </w:rPr>
        <w:t>geometry</w:t>
      </w:r>
      <w:r>
        <w:rPr>
          <w:rFonts w:ascii="Georgia" w:eastAsia="Georgia" w:hAnsi="Georgia" w:cs="Georgia"/>
          <w:spacing w:val="34"/>
          <w:sz w:val="19"/>
          <w:szCs w:val="19"/>
        </w:rPr>
        <w:t xml:space="preserve"> </w:t>
      </w:r>
      <w:r>
        <w:rPr>
          <w:rFonts w:ascii="Georgia" w:eastAsia="Georgia" w:hAnsi="Georgia" w:cs="Georgia"/>
          <w:sz w:val="19"/>
          <w:szCs w:val="19"/>
        </w:rPr>
        <w:t>to</w:t>
      </w:r>
      <w:r>
        <w:rPr>
          <w:rFonts w:ascii="Georgia" w:eastAsia="Georgia" w:hAnsi="Georgia" w:cs="Georgia"/>
          <w:spacing w:val="21"/>
          <w:sz w:val="19"/>
          <w:szCs w:val="19"/>
        </w:rPr>
        <w:t xml:space="preserve"> </w:t>
      </w:r>
      <w:r>
        <w:rPr>
          <w:rFonts w:ascii="Georgia" w:eastAsia="Georgia" w:hAnsi="Georgia" w:cs="Georgia"/>
          <w:sz w:val="19"/>
          <w:szCs w:val="19"/>
        </w:rPr>
        <w:t>provide</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21"/>
          <w:sz w:val="19"/>
          <w:szCs w:val="19"/>
        </w:rPr>
        <w:t xml:space="preserve"> </w:t>
      </w:r>
      <w:r>
        <w:rPr>
          <w:rFonts w:ascii="Georgia" w:eastAsia="Georgia" w:hAnsi="Georgia" w:cs="Georgia"/>
          <w:sz w:val="19"/>
          <w:szCs w:val="19"/>
        </w:rPr>
        <w:t>prior-based</w:t>
      </w:r>
      <w:r>
        <w:rPr>
          <w:rFonts w:ascii="Georgia" w:eastAsia="Georgia" w:hAnsi="Georgia" w:cs="Georgia"/>
          <w:spacing w:val="38"/>
          <w:sz w:val="19"/>
          <w:szCs w:val="19"/>
        </w:rPr>
        <w:t xml:space="preserve"> </w:t>
      </w:r>
      <w:r>
        <w:rPr>
          <w:rFonts w:ascii="Georgia" w:eastAsia="Georgia" w:hAnsi="Georgia" w:cs="Georgia"/>
          <w:sz w:val="19"/>
          <w:szCs w:val="19"/>
        </w:rPr>
        <w:t>estimation</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lobar</w:t>
      </w:r>
      <w:r>
        <w:rPr>
          <w:rFonts w:ascii="Georgia" w:eastAsia="Georgia" w:hAnsi="Georgia" w:cs="Georgia"/>
          <w:spacing w:val="27"/>
          <w:sz w:val="19"/>
          <w:szCs w:val="19"/>
        </w:rPr>
        <w:t xml:space="preserve"> </w:t>
      </w:r>
      <w:r>
        <w:rPr>
          <w:rFonts w:ascii="Georgia" w:eastAsia="Georgia" w:hAnsi="Georgia" w:cs="Georgia"/>
          <w:sz w:val="19"/>
          <w:szCs w:val="19"/>
        </w:rPr>
        <w:t>divisions</w:t>
      </w:r>
      <w:r>
        <w:rPr>
          <w:rFonts w:ascii="Georgia" w:eastAsia="Georgia" w:hAnsi="Georgia" w:cs="Georgia"/>
          <w:spacing w:val="33"/>
          <w:sz w:val="19"/>
          <w:szCs w:val="19"/>
        </w:rPr>
        <w:t xml:space="preserve"> </w:t>
      </w:r>
      <w:r>
        <w:rPr>
          <w:rFonts w:ascii="Georgia" w:eastAsia="Georgia" w:hAnsi="Georgia" w:cs="Georgia"/>
          <w:sz w:val="19"/>
          <w:szCs w:val="19"/>
        </w:rPr>
        <w:t>using</w:t>
      </w:r>
      <w:r>
        <w:rPr>
          <w:rFonts w:ascii="Georgia" w:eastAsia="Georgia" w:hAnsi="Georgia" w:cs="Georgia"/>
          <w:spacing w:val="27"/>
          <w:sz w:val="19"/>
          <w:szCs w:val="19"/>
        </w:rPr>
        <w:t xml:space="preserve"> </w:t>
      </w:r>
      <w:r>
        <w:rPr>
          <w:rFonts w:ascii="Georgia" w:eastAsia="Georgia" w:hAnsi="Georgia" w:cs="Georgia"/>
          <w:sz w:val="19"/>
          <w:szCs w:val="19"/>
        </w:rPr>
        <w:t>a</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consensus </w:t>
      </w:r>
      <w:r>
        <w:rPr>
          <w:rFonts w:ascii="Georgia" w:eastAsia="Georgia" w:hAnsi="Georgia" w:cs="Georgia"/>
          <w:sz w:val="19"/>
          <w:szCs w:val="19"/>
        </w:rPr>
        <w:t>labeling</w:t>
      </w:r>
      <w:r>
        <w:rPr>
          <w:rFonts w:ascii="Georgia" w:eastAsia="Georgia" w:hAnsi="Georgia" w:cs="Georgia"/>
          <w:spacing w:val="26"/>
          <w:sz w:val="19"/>
          <w:szCs w:val="19"/>
        </w:rPr>
        <w:t xml:space="preserve"> </w:t>
      </w:r>
      <w:r>
        <w:rPr>
          <w:rFonts w:ascii="Georgia" w:eastAsia="Georgia" w:hAnsi="Georgia" w:cs="Georgia"/>
          <w:sz w:val="19"/>
          <w:szCs w:val="19"/>
        </w:rPr>
        <w:t>approach</w:t>
      </w:r>
      <w:r>
        <w:rPr>
          <w:rFonts w:ascii="Georgia" w:eastAsia="Georgia" w:hAnsi="Georgia" w:cs="Georgia"/>
          <w:spacing w:val="29"/>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cf</w:t>
      </w:r>
      <w:proofErr w:type="spellEnd"/>
      <w:r>
        <w:rPr>
          <w:rFonts w:ascii="Georgia" w:eastAsia="Georgia" w:hAnsi="Georgia" w:cs="Georgia"/>
          <w:spacing w:val="17"/>
          <w:sz w:val="19"/>
          <w:szCs w:val="19"/>
        </w:rPr>
        <w:t xml:space="preserve"> </w:t>
      </w:r>
      <w:r>
        <w:rPr>
          <w:rFonts w:ascii="Georgia" w:eastAsia="Georgia" w:hAnsi="Georgia" w:cs="Georgia"/>
          <w:sz w:val="19"/>
          <w:szCs w:val="19"/>
        </w:rPr>
        <w:t>Figure</w:t>
      </w:r>
      <w:r>
        <w:rPr>
          <w:rFonts w:ascii="Georgia" w:eastAsia="Georgia" w:hAnsi="Georgia" w:cs="Georgia"/>
          <w:spacing w:val="24"/>
          <w:sz w:val="19"/>
          <w:szCs w:val="19"/>
        </w:rPr>
        <w:t xml:space="preserve"> </w:t>
      </w:r>
      <w:r>
        <w:rPr>
          <w:rFonts w:ascii="Georgia" w:eastAsia="Georgia" w:hAnsi="Georgia" w:cs="Georgia"/>
          <w:sz w:val="19"/>
          <w:szCs w:val="19"/>
        </w:rPr>
        <w:t xml:space="preserve">2). </w:t>
      </w:r>
      <w:r>
        <w:rPr>
          <w:rFonts w:ascii="Georgia" w:eastAsia="Georgia" w:hAnsi="Georgia" w:cs="Georgia"/>
          <w:spacing w:val="12"/>
          <w:sz w:val="19"/>
          <w:szCs w:val="19"/>
        </w:rPr>
        <w:t xml:space="preserve"> </w:t>
      </w:r>
      <w:r>
        <w:rPr>
          <w:rFonts w:ascii="Georgia" w:eastAsia="Georgia" w:hAnsi="Georgia" w:cs="Georgia"/>
          <w:sz w:val="19"/>
          <w:szCs w:val="19"/>
        </w:rPr>
        <w:t>Specifically,</w:t>
      </w:r>
      <w:r>
        <w:rPr>
          <w:rFonts w:ascii="Georgia" w:eastAsia="Georgia" w:hAnsi="Georgia" w:cs="Georgia"/>
          <w:spacing w:val="36"/>
          <w:sz w:val="19"/>
          <w:szCs w:val="19"/>
        </w:rPr>
        <w:t xml:space="preserve"> </w:t>
      </w:r>
      <w:r>
        <w:rPr>
          <w:rFonts w:ascii="Georgia" w:eastAsia="Georgia" w:hAnsi="Georgia" w:cs="Georgia"/>
          <w:sz w:val="19"/>
          <w:szCs w:val="19"/>
        </w:rPr>
        <w:t>to</w:t>
      </w:r>
      <w:r>
        <w:rPr>
          <w:rFonts w:ascii="Georgia" w:eastAsia="Georgia" w:hAnsi="Georgia" w:cs="Georgia"/>
          <w:spacing w:val="16"/>
          <w:sz w:val="19"/>
          <w:szCs w:val="19"/>
        </w:rPr>
        <w:t xml:space="preserve"> </w:t>
      </w:r>
      <w:r>
        <w:rPr>
          <w:rFonts w:ascii="Georgia" w:eastAsia="Georgia" w:hAnsi="Georgia" w:cs="Georgia"/>
          <w:sz w:val="19"/>
          <w:szCs w:val="19"/>
        </w:rPr>
        <w:t>generate</w:t>
      </w:r>
      <w:r>
        <w:rPr>
          <w:rFonts w:ascii="Georgia" w:eastAsia="Georgia" w:hAnsi="Georgia" w:cs="Georgia"/>
          <w:spacing w:val="27"/>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lobe</w:t>
      </w:r>
      <w:r>
        <w:rPr>
          <w:rFonts w:ascii="Georgia" w:eastAsia="Georgia" w:hAnsi="Georgia" w:cs="Georgia"/>
          <w:spacing w:val="20"/>
          <w:sz w:val="19"/>
          <w:szCs w:val="19"/>
        </w:rPr>
        <w:t xml:space="preserve"> </w:t>
      </w:r>
      <w:r>
        <w:rPr>
          <w:rFonts w:ascii="Georgia" w:eastAsia="Georgia" w:hAnsi="Georgia" w:cs="Georgia"/>
          <w:sz w:val="19"/>
          <w:szCs w:val="19"/>
        </w:rPr>
        <w:t>segmentation</w:t>
      </w:r>
      <w:r>
        <w:rPr>
          <w:rFonts w:ascii="Georgia" w:eastAsia="Georgia" w:hAnsi="Georgia" w:cs="Georgia"/>
          <w:spacing w:val="36"/>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target</w:t>
      </w:r>
      <w:r>
        <w:rPr>
          <w:rFonts w:ascii="Georgia" w:eastAsia="Georgia" w:hAnsi="Georgia" w:cs="Georgia"/>
          <w:spacing w:val="23"/>
          <w:sz w:val="19"/>
          <w:szCs w:val="19"/>
        </w:rPr>
        <w:t xml:space="preserve"> </w:t>
      </w:r>
      <w:r>
        <w:rPr>
          <w:rFonts w:ascii="Georgia" w:eastAsia="Georgia" w:hAnsi="Georgia" w:cs="Georgia"/>
          <w:sz w:val="19"/>
          <w:szCs w:val="19"/>
        </w:rPr>
        <w:t>1H</w:t>
      </w:r>
      <w:r>
        <w:rPr>
          <w:rFonts w:ascii="Georgia" w:eastAsia="Georgia" w:hAnsi="Georgia" w:cs="Georgia"/>
          <w:spacing w:val="18"/>
          <w:sz w:val="19"/>
          <w:szCs w:val="19"/>
        </w:rPr>
        <w:t xml:space="preserve"> </w:t>
      </w:r>
      <w:r>
        <w:rPr>
          <w:rFonts w:ascii="Georgia" w:eastAsia="Georgia" w:hAnsi="Georgia" w:cs="Georgia"/>
          <w:sz w:val="19"/>
          <w:szCs w:val="19"/>
        </w:rPr>
        <w:t>or</w:t>
      </w:r>
      <w:r>
        <w:rPr>
          <w:rFonts w:ascii="Georgia" w:eastAsia="Georgia" w:hAnsi="Georgia" w:cs="Georgia"/>
          <w:spacing w:val="17"/>
          <w:sz w:val="19"/>
          <w:szCs w:val="19"/>
        </w:rPr>
        <w:t xml:space="preserve"> </w:t>
      </w:r>
      <w:r>
        <w:rPr>
          <w:rFonts w:ascii="Georgia" w:eastAsia="Georgia" w:hAnsi="Georgia" w:cs="Georgia"/>
          <w:sz w:val="19"/>
          <w:szCs w:val="19"/>
        </w:rPr>
        <w:t>CT</w:t>
      </w:r>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20"/>
          <w:sz w:val="19"/>
          <w:szCs w:val="19"/>
        </w:rPr>
        <w:t xml:space="preserve"> </w:t>
      </w:r>
      <w:r>
        <w:rPr>
          <w:rFonts w:ascii="Georgia" w:eastAsia="Georgia" w:hAnsi="Georgia" w:cs="Georgia"/>
          <w:sz w:val="19"/>
          <w:szCs w:val="19"/>
        </w:rPr>
        <w:t>image,</w:t>
      </w:r>
      <w:r>
        <w:rPr>
          <w:rFonts w:ascii="Georgia" w:eastAsia="Georgia" w:hAnsi="Georgia" w:cs="Georgia"/>
          <w:spacing w:val="27"/>
          <w:sz w:val="19"/>
          <w:szCs w:val="19"/>
        </w:rPr>
        <w:t xml:space="preserve"> </w:t>
      </w:r>
      <w:r>
        <w:rPr>
          <w:rFonts w:ascii="Georgia" w:eastAsia="Georgia" w:hAnsi="Georgia" w:cs="Georgia"/>
          <w:sz w:val="19"/>
          <w:szCs w:val="19"/>
        </w:rPr>
        <w:t>we</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register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same-modality</w:t>
      </w:r>
      <w:r>
        <w:rPr>
          <w:rFonts w:ascii="Georgia" w:eastAsia="Georgia" w:hAnsi="Georgia" w:cs="Georgia"/>
          <w:spacing w:val="41"/>
          <w:sz w:val="19"/>
          <w:szCs w:val="19"/>
        </w:rPr>
        <w:t xml:space="preserve"> </w:t>
      </w:r>
      <w:r>
        <w:rPr>
          <w:rFonts w:ascii="Georgia" w:eastAsia="Georgia" w:hAnsi="Georgia" w:cs="Georgia"/>
          <w:sz w:val="19"/>
          <w:szCs w:val="19"/>
        </w:rPr>
        <w:t>atlas</w:t>
      </w:r>
      <w:r>
        <w:rPr>
          <w:rFonts w:ascii="Georgia" w:eastAsia="Georgia" w:hAnsi="Georgia" w:cs="Georgia"/>
          <w:spacing w:val="24"/>
          <w:sz w:val="19"/>
          <w:szCs w:val="19"/>
        </w:rPr>
        <w:t xml:space="preserve"> </w:t>
      </w:r>
      <w:r>
        <w:rPr>
          <w:rFonts w:ascii="Georgia" w:eastAsia="Georgia" w:hAnsi="Georgia" w:cs="Georgia"/>
          <w:sz w:val="19"/>
          <w:szCs w:val="19"/>
        </w:rPr>
        <w:t>set</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target</w:t>
      </w:r>
      <w:r>
        <w:rPr>
          <w:rFonts w:ascii="Georgia" w:eastAsia="Georgia" w:hAnsi="Georgia" w:cs="Georgia"/>
          <w:spacing w:val="26"/>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(given</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general</w:t>
      </w:r>
      <w:r>
        <w:rPr>
          <w:rFonts w:ascii="Georgia" w:eastAsia="Georgia" w:hAnsi="Georgia" w:cs="Georgia"/>
          <w:spacing w:val="28"/>
          <w:sz w:val="19"/>
          <w:szCs w:val="19"/>
        </w:rPr>
        <w:t xml:space="preserve"> </w:t>
      </w:r>
      <w:r>
        <w:rPr>
          <w:rFonts w:ascii="Georgia" w:eastAsia="Georgia" w:hAnsi="Georgia" w:cs="Georgia"/>
          <w:sz w:val="19"/>
          <w:szCs w:val="19"/>
        </w:rPr>
        <w:t>increased</w:t>
      </w:r>
      <w:r>
        <w:rPr>
          <w:rFonts w:ascii="Georgia" w:eastAsia="Georgia" w:hAnsi="Georgia" w:cs="Georgia"/>
          <w:spacing w:val="32"/>
          <w:sz w:val="19"/>
          <w:szCs w:val="19"/>
        </w:rPr>
        <w:t xml:space="preserve"> </w:t>
      </w:r>
      <w:r>
        <w:rPr>
          <w:rFonts w:ascii="Georgia" w:eastAsia="Georgia" w:hAnsi="Georgia" w:cs="Georgia"/>
          <w:sz w:val="19"/>
          <w:szCs w:val="19"/>
        </w:rPr>
        <w:t>robustness</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intra-modality</w:t>
      </w:r>
      <w:r>
        <w:rPr>
          <w:rFonts w:ascii="Georgia" w:eastAsia="Georgia" w:hAnsi="Georgia" w:cs="Georgia"/>
          <w:spacing w:val="40"/>
          <w:sz w:val="19"/>
          <w:szCs w:val="19"/>
        </w:rPr>
        <w:t xml:space="preserve"> </w:t>
      </w:r>
      <w:r>
        <w:rPr>
          <w:rFonts w:ascii="Georgia" w:eastAsia="Georgia" w:hAnsi="Georgia" w:cs="Georgia"/>
          <w:sz w:val="19"/>
          <w:szCs w:val="19"/>
        </w:rPr>
        <w:t>vs.</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inter-modality </w:t>
      </w:r>
      <w:r>
        <w:rPr>
          <w:rFonts w:ascii="Georgia" w:eastAsia="Georgia" w:hAnsi="Georgia" w:cs="Georgia"/>
          <w:sz w:val="19"/>
          <w:szCs w:val="19"/>
        </w:rPr>
        <w:t>image</w:t>
      </w:r>
      <w:r>
        <w:rPr>
          <w:rFonts w:ascii="Georgia" w:eastAsia="Georgia" w:hAnsi="Georgia" w:cs="Georgia"/>
          <w:spacing w:val="12"/>
          <w:sz w:val="19"/>
          <w:szCs w:val="19"/>
        </w:rPr>
        <w:t xml:space="preserve"> </w:t>
      </w:r>
      <w:r>
        <w:rPr>
          <w:rFonts w:ascii="Georgia" w:eastAsia="Georgia" w:hAnsi="Georgia" w:cs="Georgia"/>
          <w:sz w:val="19"/>
          <w:szCs w:val="19"/>
        </w:rPr>
        <w:t>registration)</w:t>
      </w:r>
      <w:r>
        <w:rPr>
          <w:rFonts w:ascii="Georgia" w:eastAsia="Georgia" w:hAnsi="Georgia" w:cs="Georgia"/>
          <w:spacing w:val="23"/>
          <w:sz w:val="19"/>
          <w:szCs w:val="19"/>
        </w:rPr>
        <w:t xml:space="preserve"> </w:t>
      </w:r>
      <w:r>
        <w:rPr>
          <w:rFonts w:ascii="Georgia" w:eastAsia="Georgia" w:hAnsi="Georgia" w:cs="Georgia"/>
          <w:sz w:val="19"/>
          <w:szCs w:val="19"/>
        </w:rPr>
        <w:t>using</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B-spline</w:t>
      </w:r>
      <w:r>
        <w:rPr>
          <w:rFonts w:ascii="Georgia" w:eastAsia="Georgia" w:hAnsi="Georgia" w:cs="Georgia"/>
          <w:spacing w:val="16"/>
          <w:sz w:val="19"/>
          <w:szCs w:val="19"/>
        </w:rPr>
        <w:t xml:space="preserve"> </w:t>
      </w:r>
      <w:proofErr w:type="spellStart"/>
      <w:r>
        <w:rPr>
          <w:rFonts w:ascii="Georgia" w:eastAsia="Georgia" w:hAnsi="Georgia" w:cs="Georgia"/>
          <w:sz w:val="19"/>
          <w:szCs w:val="19"/>
        </w:rPr>
        <w:t>SyN</w:t>
      </w:r>
      <w:proofErr w:type="spellEnd"/>
      <w:r>
        <w:rPr>
          <w:rFonts w:ascii="Georgia" w:eastAsia="Georgia" w:hAnsi="Georgia" w:cs="Georgia"/>
          <w:spacing w:val="9"/>
          <w:sz w:val="19"/>
          <w:szCs w:val="19"/>
        </w:rPr>
        <w:t xml:space="preserve"> </w:t>
      </w:r>
      <w:r>
        <w:rPr>
          <w:rFonts w:ascii="Georgia" w:eastAsia="Georgia" w:hAnsi="Georgia" w:cs="Georgia"/>
          <w:sz w:val="19"/>
          <w:szCs w:val="19"/>
        </w:rPr>
        <w:t>registration</w:t>
      </w:r>
      <w:r>
        <w:rPr>
          <w:rFonts w:ascii="Georgia" w:eastAsia="Georgia" w:hAnsi="Georgia" w:cs="Georgia"/>
          <w:spacing w:val="22"/>
          <w:sz w:val="19"/>
          <w:szCs w:val="19"/>
        </w:rPr>
        <w:t xml:space="preserve"> </w:t>
      </w:r>
      <w:r>
        <w:rPr>
          <w:rFonts w:ascii="Georgia" w:eastAsia="Georgia" w:hAnsi="Georgia" w:cs="Georgia"/>
          <w:sz w:val="19"/>
          <w:szCs w:val="19"/>
        </w:rPr>
        <w:t>approach</w:t>
      </w:r>
      <w:r>
        <w:rPr>
          <w:rFonts w:ascii="Georgia" w:eastAsia="Georgia" w:hAnsi="Georgia" w:cs="Georgia"/>
          <w:spacing w:val="18"/>
          <w:sz w:val="19"/>
          <w:szCs w:val="19"/>
        </w:rPr>
        <w:t xml:space="preserve"> </w:t>
      </w:r>
      <w:r>
        <w:rPr>
          <w:rFonts w:ascii="Georgia" w:eastAsia="Georgia" w:hAnsi="Georgia" w:cs="Georgia"/>
          <w:sz w:val="19"/>
          <w:szCs w:val="19"/>
        </w:rPr>
        <w:t>described</w:t>
      </w:r>
      <w:r>
        <w:rPr>
          <w:rFonts w:ascii="Georgia" w:eastAsia="Georgia" w:hAnsi="Georgia" w:cs="Georgia"/>
          <w:spacing w:val="18"/>
          <w:sz w:val="19"/>
          <w:szCs w:val="19"/>
        </w:rPr>
        <w:t xml:space="preserve"> </w:t>
      </w:r>
      <w:r>
        <w:rPr>
          <w:rFonts w:ascii="Georgia" w:eastAsia="Georgia" w:hAnsi="Georgia" w:cs="Georgia"/>
          <w:sz w:val="19"/>
          <w:szCs w:val="19"/>
        </w:rPr>
        <w:t>earlier</w:t>
      </w:r>
      <w:r>
        <w:rPr>
          <w:rFonts w:ascii="Georgia" w:eastAsia="Georgia" w:hAnsi="Georgia" w:cs="Georgia"/>
          <w:spacing w:val="13"/>
          <w:sz w:val="19"/>
          <w:szCs w:val="19"/>
        </w:rPr>
        <w:t xml:space="preserve"> </w:t>
      </w:r>
      <w:r>
        <w:rPr>
          <w:rFonts w:ascii="Georgia" w:eastAsia="Georgia" w:hAnsi="Georgia" w:cs="Georgia"/>
          <w:sz w:val="19"/>
          <w:szCs w:val="19"/>
        </w:rPr>
        <w:t>[12].</w:t>
      </w:r>
      <w:r>
        <w:rPr>
          <w:rFonts w:ascii="Georgia" w:eastAsia="Georgia" w:hAnsi="Georgia" w:cs="Georgia"/>
          <w:spacing w:val="28"/>
          <w:sz w:val="19"/>
          <w:szCs w:val="19"/>
        </w:rPr>
        <w:t xml:space="preserve"> </w:t>
      </w:r>
      <w:r>
        <w:rPr>
          <w:rFonts w:ascii="Georgia" w:eastAsia="Georgia" w:hAnsi="Georgia" w:cs="Georgia"/>
          <w:sz w:val="19"/>
          <w:szCs w:val="19"/>
        </w:rPr>
        <w:t>Subsequently,</w:t>
      </w:r>
      <w:r>
        <w:rPr>
          <w:rFonts w:ascii="Georgia" w:eastAsia="Georgia" w:hAnsi="Georgia" w:cs="Georgia"/>
          <w:spacing w:val="27"/>
          <w:sz w:val="19"/>
          <w:szCs w:val="19"/>
        </w:rPr>
        <w:t xml:space="preserve"> </w:t>
      </w:r>
      <w:r>
        <w:rPr>
          <w:rFonts w:ascii="Georgia" w:eastAsia="Georgia" w:hAnsi="Georgia" w:cs="Georgia"/>
          <w:sz w:val="19"/>
          <w:szCs w:val="19"/>
        </w:rPr>
        <w:t>we</w:t>
      </w:r>
      <w:r>
        <w:rPr>
          <w:rFonts w:ascii="Georgia" w:eastAsia="Georgia" w:hAnsi="Georgia" w:cs="Georgia"/>
          <w:spacing w:val="7"/>
          <w:sz w:val="19"/>
          <w:szCs w:val="19"/>
        </w:rPr>
        <w:t xml:space="preserve"> </w:t>
      </w:r>
      <w:r>
        <w:rPr>
          <w:rFonts w:ascii="Georgia" w:eastAsia="Georgia" w:hAnsi="Georgia" w:cs="Georgia"/>
          <w:sz w:val="19"/>
          <w:szCs w:val="19"/>
        </w:rPr>
        <w:t>warp</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set</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w w:val="102"/>
          <w:sz w:val="19"/>
          <w:szCs w:val="19"/>
        </w:rPr>
        <w:t xml:space="preserve">lobe </w:t>
      </w:r>
      <w:r>
        <w:rPr>
          <w:rFonts w:ascii="Georgia" w:eastAsia="Georgia" w:hAnsi="Georgia" w:cs="Georgia"/>
          <w:sz w:val="19"/>
          <w:szCs w:val="19"/>
        </w:rPr>
        <w:t>label</w:t>
      </w:r>
      <w:r>
        <w:rPr>
          <w:rFonts w:ascii="Georgia" w:eastAsia="Georgia" w:hAnsi="Georgia" w:cs="Georgia"/>
          <w:spacing w:val="23"/>
          <w:sz w:val="19"/>
          <w:szCs w:val="19"/>
        </w:rPr>
        <w:t xml:space="preserve"> </w:t>
      </w:r>
      <w:r>
        <w:rPr>
          <w:rFonts w:ascii="Georgia" w:eastAsia="Georgia" w:hAnsi="Georgia" w:cs="Georgia"/>
          <w:sz w:val="19"/>
          <w:szCs w:val="19"/>
        </w:rPr>
        <w:t>images</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target</w:t>
      </w:r>
      <w:r>
        <w:rPr>
          <w:rFonts w:ascii="Georgia" w:eastAsia="Georgia" w:hAnsi="Georgia" w:cs="Georgia"/>
          <w:spacing w:val="25"/>
          <w:sz w:val="19"/>
          <w:szCs w:val="19"/>
        </w:rPr>
        <w:t xml:space="preserve"> </w:t>
      </w:r>
      <w:r>
        <w:rPr>
          <w:rFonts w:ascii="Georgia" w:eastAsia="Georgia" w:hAnsi="Georgia" w:cs="Georgia"/>
          <w:sz w:val="19"/>
          <w:szCs w:val="19"/>
        </w:rPr>
        <w:t>image</w:t>
      </w:r>
      <w:r>
        <w:rPr>
          <w:rFonts w:ascii="Georgia" w:eastAsia="Georgia" w:hAnsi="Georgia" w:cs="Georgia"/>
          <w:spacing w:val="25"/>
          <w:sz w:val="19"/>
          <w:szCs w:val="19"/>
        </w:rPr>
        <w:t xml:space="preserve"> </w:t>
      </w:r>
      <w:r>
        <w:rPr>
          <w:rFonts w:ascii="Georgia" w:eastAsia="Georgia" w:hAnsi="Georgia" w:cs="Georgia"/>
          <w:sz w:val="19"/>
          <w:szCs w:val="19"/>
        </w:rPr>
        <w:t>using</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atlas-to-target</w:t>
      </w:r>
      <w:r>
        <w:rPr>
          <w:rFonts w:ascii="Georgia" w:eastAsia="Georgia" w:hAnsi="Georgia" w:cs="Georgia"/>
          <w:spacing w:val="39"/>
          <w:sz w:val="19"/>
          <w:szCs w:val="19"/>
        </w:rPr>
        <w:t xml:space="preserve"> </w:t>
      </w:r>
      <w:r>
        <w:rPr>
          <w:rFonts w:ascii="Georgia" w:eastAsia="Georgia" w:hAnsi="Georgia" w:cs="Georgia"/>
          <w:sz w:val="19"/>
          <w:szCs w:val="19"/>
        </w:rPr>
        <w:t xml:space="preserve">transformation. </w:t>
      </w:r>
      <w:r>
        <w:rPr>
          <w:rFonts w:ascii="Georgia" w:eastAsia="Georgia" w:hAnsi="Georgia" w:cs="Georgia"/>
          <w:spacing w:val="39"/>
          <w:sz w:val="19"/>
          <w:szCs w:val="19"/>
        </w:rPr>
        <w:t xml:space="preserve"> </w:t>
      </w:r>
      <w:r>
        <w:rPr>
          <w:rFonts w:ascii="Georgia" w:eastAsia="Georgia" w:hAnsi="Georgia" w:cs="Georgia"/>
          <w:sz w:val="19"/>
          <w:szCs w:val="19"/>
        </w:rPr>
        <w:t>This</w:t>
      </w:r>
      <w:r>
        <w:rPr>
          <w:rFonts w:ascii="Georgia" w:eastAsia="Georgia" w:hAnsi="Georgia" w:cs="Georgia"/>
          <w:spacing w:val="22"/>
          <w:sz w:val="19"/>
          <w:szCs w:val="19"/>
        </w:rPr>
        <w:t xml:space="preserve"> </w:t>
      </w:r>
      <w:r>
        <w:rPr>
          <w:rFonts w:ascii="Georgia" w:eastAsia="Georgia" w:hAnsi="Georgia" w:cs="Georgia"/>
          <w:sz w:val="19"/>
          <w:szCs w:val="19"/>
        </w:rPr>
        <w:t>process</w:t>
      </w:r>
      <w:r>
        <w:rPr>
          <w:rFonts w:ascii="Georgia" w:eastAsia="Georgia" w:hAnsi="Georgia" w:cs="Georgia"/>
          <w:spacing w:val="28"/>
          <w:sz w:val="19"/>
          <w:szCs w:val="19"/>
        </w:rPr>
        <w:t xml:space="preserve"> </w:t>
      </w:r>
      <w:r>
        <w:rPr>
          <w:rFonts w:ascii="Georgia" w:eastAsia="Georgia" w:hAnsi="Georgia" w:cs="Georgia"/>
          <w:sz w:val="19"/>
          <w:szCs w:val="19"/>
        </w:rPr>
        <w:t>will</w:t>
      </w:r>
      <w:r>
        <w:rPr>
          <w:rFonts w:ascii="Georgia" w:eastAsia="Georgia" w:hAnsi="Georgia" w:cs="Georgia"/>
          <w:spacing w:val="21"/>
          <w:sz w:val="19"/>
          <w:szCs w:val="19"/>
        </w:rPr>
        <w:t xml:space="preserve"> </w:t>
      </w:r>
      <w:r>
        <w:rPr>
          <w:rFonts w:ascii="Georgia" w:eastAsia="Georgia" w:hAnsi="Georgia" w:cs="Georgia"/>
          <w:sz w:val="19"/>
          <w:szCs w:val="19"/>
        </w:rPr>
        <w:t>be</w:t>
      </w:r>
      <w:r>
        <w:rPr>
          <w:rFonts w:ascii="Georgia" w:eastAsia="Georgia" w:hAnsi="Georgia" w:cs="Georgia"/>
          <w:spacing w:val="19"/>
          <w:sz w:val="19"/>
          <w:szCs w:val="19"/>
        </w:rPr>
        <w:t xml:space="preserve"> </w:t>
      </w:r>
      <w:r>
        <w:rPr>
          <w:rFonts w:ascii="Georgia" w:eastAsia="Georgia" w:hAnsi="Georgia" w:cs="Georgia"/>
          <w:sz w:val="19"/>
          <w:szCs w:val="19"/>
        </w:rPr>
        <w:t>illustrated</w:t>
      </w:r>
      <w:r>
        <w:rPr>
          <w:rFonts w:ascii="Georgia" w:eastAsia="Georgia" w:hAnsi="Georgia" w:cs="Georgia"/>
          <w:spacing w:val="32"/>
          <w:sz w:val="19"/>
          <w:szCs w:val="19"/>
        </w:rPr>
        <w:t xml:space="preserve"> </w:t>
      </w:r>
      <w:r>
        <w:rPr>
          <w:rFonts w:ascii="Georgia" w:eastAsia="Georgia" w:hAnsi="Georgia" w:cs="Georgia"/>
          <w:sz w:val="19"/>
          <w:szCs w:val="19"/>
        </w:rPr>
        <w:t>publicly</w:t>
      </w:r>
      <w:r>
        <w:rPr>
          <w:rFonts w:ascii="Georgia" w:eastAsia="Georgia" w:hAnsi="Georgia" w:cs="Georgia"/>
          <w:spacing w:val="28"/>
          <w:sz w:val="19"/>
          <w:szCs w:val="19"/>
        </w:rPr>
        <w:t xml:space="preserve"> </w:t>
      </w:r>
      <w:r>
        <w:rPr>
          <w:rFonts w:ascii="Georgia" w:eastAsia="Georgia" w:hAnsi="Georgia" w:cs="Georgia"/>
          <w:sz w:val="19"/>
          <w:szCs w:val="19"/>
        </w:rPr>
        <w:t>as</w:t>
      </w:r>
      <w:r>
        <w:rPr>
          <w:rFonts w:ascii="Georgia" w:eastAsia="Georgia" w:hAnsi="Georgia" w:cs="Georgia"/>
          <w:spacing w:val="19"/>
          <w:sz w:val="19"/>
          <w:szCs w:val="19"/>
        </w:rPr>
        <w:t xml:space="preserve"> </w:t>
      </w:r>
      <w:r>
        <w:rPr>
          <w:rFonts w:ascii="Georgia" w:eastAsia="Georgia" w:hAnsi="Georgia" w:cs="Georgia"/>
          <w:sz w:val="19"/>
          <w:szCs w:val="19"/>
        </w:rPr>
        <w:t>part</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project</w:t>
      </w:r>
      <w:r>
        <w:rPr>
          <w:rFonts w:ascii="Georgia" w:eastAsia="Georgia" w:hAnsi="Georgia" w:cs="Georgia"/>
          <w:spacing w:val="8"/>
          <w:sz w:val="19"/>
          <w:szCs w:val="19"/>
        </w:rPr>
        <w:t xml:space="preserve"> </w:t>
      </w:r>
      <w:r>
        <w:rPr>
          <w:rFonts w:ascii="Georgia" w:eastAsia="Georgia" w:hAnsi="Georgia" w:cs="Georgia"/>
          <w:sz w:val="19"/>
          <w:szCs w:val="19"/>
        </w:rPr>
        <w:t>using</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open-data</w:t>
      </w:r>
      <w:r>
        <w:rPr>
          <w:rFonts w:ascii="Georgia" w:eastAsia="Georgia" w:hAnsi="Georgia" w:cs="Georgia"/>
          <w:spacing w:val="13"/>
          <w:sz w:val="19"/>
          <w:szCs w:val="19"/>
        </w:rPr>
        <w:t xml:space="preserve"> </w:t>
      </w:r>
      <w:r>
        <w:rPr>
          <w:rFonts w:ascii="Georgia" w:eastAsia="Georgia" w:hAnsi="Georgia" w:cs="Georgia"/>
          <w:sz w:val="19"/>
          <w:szCs w:val="19"/>
        </w:rPr>
        <w:t>multi-atlas</w:t>
      </w:r>
      <w:r>
        <w:rPr>
          <w:rFonts w:ascii="Georgia" w:eastAsia="Georgia" w:hAnsi="Georgia" w:cs="Georgia"/>
          <w:spacing w:val="15"/>
          <w:sz w:val="19"/>
          <w:szCs w:val="19"/>
        </w:rPr>
        <w:t xml:space="preserve"> </w:t>
      </w:r>
      <w:r>
        <w:rPr>
          <w:rFonts w:ascii="Georgia" w:eastAsia="Georgia" w:hAnsi="Georgia" w:cs="Georgia"/>
          <w:sz w:val="19"/>
          <w:szCs w:val="19"/>
        </w:rPr>
        <w:t>CT</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1H</w:t>
      </w:r>
      <w:r>
        <w:rPr>
          <w:rFonts w:ascii="Georgia" w:eastAsia="Georgia" w:hAnsi="Georgia" w:cs="Georgia"/>
          <w:spacing w:val="1"/>
          <w:sz w:val="19"/>
          <w:szCs w:val="19"/>
        </w:rPr>
        <w:t xml:space="preserve"> </w:t>
      </w:r>
      <w:r>
        <w:rPr>
          <w:rFonts w:ascii="Georgia" w:eastAsia="Georgia" w:hAnsi="Georgia" w:cs="Georgia"/>
          <w:sz w:val="19"/>
          <w:szCs w:val="19"/>
        </w:rPr>
        <w:t>atlas</w:t>
      </w:r>
      <w:r>
        <w:rPr>
          <w:rFonts w:ascii="Georgia" w:eastAsia="Georgia" w:hAnsi="Georgia" w:cs="Georgia"/>
          <w:spacing w:val="4"/>
          <w:sz w:val="19"/>
          <w:szCs w:val="19"/>
        </w:rPr>
        <w:t xml:space="preserve"> </w:t>
      </w:r>
      <w:r>
        <w:rPr>
          <w:rFonts w:ascii="Georgia" w:eastAsia="Georgia" w:hAnsi="Georgia" w:cs="Georgia"/>
          <w:sz w:val="19"/>
          <w:szCs w:val="19"/>
        </w:rPr>
        <w:t>libraries</w:t>
      </w:r>
      <w:r>
        <w:rPr>
          <w:rFonts w:ascii="Georgia" w:eastAsia="Georgia" w:hAnsi="Georgia" w:cs="Georgia"/>
          <w:spacing w:val="11"/>
          <w:sz w:val="19"/>
          <w:szCs w:val="19"/>
        </w:rPr>
        <w:t xml:space="preserve"> </w:t>
      </w:r>
      <w:r>
        <w:rPr>
          <w:rFonts w:ascii="Georgia" w:eastAsia="Georgia" w:hAnsi="Georgia" w:cs="Georgia"/>
          <w:sz w:val="19"/>
          <w:szCs w:val="19"/>
        </w:rPr>
        <w:t>created</w:t>
      </w:r>
      <w:r>
        <w:rPr>
          <w:rFonts w:ascii="Georgia" w:eastAsia="Georgia" w:hAnsi="Georgia" w:cs="Georgia"/>
          <w:spacing w:val="8"/>
          <w:sz w:val="19"/>
          <w:szCs w:val="19"/>
        </w:rPr>
        <w:t xml:space="preserve"> </w:t>
      </w:r>
      <w:r>
        <w:rPr>
          <w:rFonts w:ascii="Georgia" w:eastAsia="Georgia" w:hAnsi="Georgia" w:cs="Georgia"/>
          <w:sz w:val="19"/>
          <w:szCs w:val="19"/>
        </w:rPr>
        <w:t>as part</w:t>
      </w:r>
      <w:r>
        <w:rPr>
          <w:rFonts w:ascii="Georgia" w:eastAsia="Georgia" w:hAnsi="Georgia" w:cs="Georgia"/>
          <w:spacing w:val="3"/>
          <w:sz w:val="19"/>
          <w:szCs w:val="19"/>
        </w:rPr>
        <w:t xml:space="preserve"> </w:t>
      </w:r>
      <w:r>
        <w:rPr>
          <w:rFonts w:ascii="Georgia" w:eastAsia="Georgia" w:hAnsi="Georgia" w:cs="Georgia"/>
          <w:sz w:val="19"/>
          <w:szCs w:val="19"/>
        </w:rPr>
        <w:t>of Sub-Aim</w:t>
      </w:r>
      <w:r>
        <w:rPr>
          <w:rFonts w:ascii="Georgia" w:eastAsia="Georgia" w:hAnsi="Georgia" w:cs="Georgia"/>
          <w:spacing w:val="12"/>
          <w:sz w:val="19"/>
          <w:szCs w:val="19"/>
        </w:rPr>
        <w:t xml:space="preserve"> </w:t>
      </w:r>
      <w:r>
        <w:rPr>
          <w:rFonts w:ascii="Georgia" w:eastAsia="Georgia" w:hAnsi="Georgia" w:cs="Georgia"/>
          <w:sz w:val="19"/>
          <w:szCs w:val="19"/>
        </w:rPr>
        <w:t>1b.</w:t>
      </w:r>
      <w:r>
        <w:rPr>
          <w:rFonts w:ascii="Georgia" w:eastAsia="Georgia" w:hAnsi="Georgia" w:cs="Georgia"/>
          <w:spacing w:val="17"/>
          <w:sz w:val="19"/>
          <w:szCs w:val="19"/>
        </w:rPr>
        <w:t xml:space="preserve"> </w:t>
      </w:r>
      <w:r>
        <w:rPr>
          <w:rFonts w:ascii="Georgia" w:eastAsia="Georgia" w:hAnsi="Georgia" w:cs="Georgia"/>
          <w:sz w:val="19"/>
          <w:szCs w:val="19"/>
        </w:rPr>
        <w:t>Since</w:t>
      </w:r>
      <w:r>
        <w:rPr>
          <w:rFonts w:ascii="Georgia" w:eastAsia="Georgia" w:hAnsi="Georgia" w:cs="Georgia"/>
          <w:spacing w:val="5"/>
          <w:sz w:val="19"/>
          <w:szCs w:val="19"/>
        </w:rPr>
        <w:t xml:space="preserve"> </w:t>
      </w:r>
      <w:r>
        <w:rPr>
          <w:rFonts w:ascii="Georgia" w:eastAsia="Georgia" w:hAnsi="Georgia" w:cs="Georgia"/>
          <w:sz w:val="19"/>
          <w:szCs w:val="19"/>
        </w:rPr>
        <w:t>we</w:t>
      </w:r>
      <w:r>
        <w:rPr>
          <w:rFonts w:ascii="Georgia" w:eastAsia="Georgia" w:hAnsi="Georgia" w:cs="Georgia"/>
          <w:spacing w:val="1"/>
          <w:sz w:val="19"/>
          <w:szCs w:val="19"/>
        </w:rPr>
        <w:t xml:space="preserve"> </w:t>
      </w:r>
      <w:r>
        <w:rPr>
          <w:rFonts w:ascii="Georgia" w:eastAsia="Georgia" w:hAnsi="Georgia" w:cs="Georgia"/>
          <w:sz w:val="19"/>
          <w:szCs w:val="19"/>
        </w:rPr>
        <w:t>have</w:t>
      </w:r>
      <w:r>
        <w:rPr>
          <w:rFonts w:ascii="Georgia" w:eastAsia="Georgia" w:hAnsi="Georgia" w:cs="Georgia"/>
          <w:spacing w:val="4"/>
          <w:sz w:val="19"/>
          <w:szCs w:val="19"/>
        </w:rPr>
        <w:t xml:space="preserve"> </w:t>
      </w:r>
      <w:r>
        <w:rPr>
          <w:rFonts w:ascii="Georgia" w:eastAsia="Georgia" w:hAnsi="Georgia" w:cs="Georgia"/>
          <w:sz w:val="19"/>
          <w:szCs w:val="19"/>
        </w:rPr>
        <w:t>no</w:t>
      </w:r>
      <w:r>
        <w:rPr>
          <w:rFonts w:ascii="Georgia" w:eastAsia="Georgia" w:hAnsi="Georgia" w:cs="Georgia"/>
          <w:spacing w:val="1"/>
          <w:sz w:val="19"/>
          <w:szCs w:val="19"/>
        </w:rPr>
        <w:t xml:space="preserve"> </w:t>
      </w:r>
      <w:r>
        <w:rPr>
          <w:rFonts w:ascii="Georgia" w:eastAsia="Georgia" w:hAnsi="Georgia" w:cs="Georgia"/>
          <w:w w:val="102"/>
          <w:sz w:val="19"/>
          <w:szCs w:val="19"/>
        </w:rPr>
        <w:t xml:space="preserve">intensity </w:t>
      </w:r>
      <w:r>
        <w:rPr>
          <w:rFonts w:ascii="Georgia" w:eastAsia="Georgia" w:hAnsi="Georgia" w:cs="Georgia"/>
          <w:sz w:val="19"/>
          <w:szCs w:val="19"/>
        </w:rPr>
        <w:t>information</w:t>
      </w:r>
      <w:r>
        <w:rPr>
          <w:rFonts w:ascii="Georgia" w:eastAsia="Georgia" w:hAnsi="Georgia" w:cs="Georgia"/>
          <w:spacing w:val="17"/>
          <w:sz w:val="19"/>
          <w:szCs w:val="19"/>
        </w:rPr>
        <w:t xml:space="preserve"> </w:t>
      </w:r>
      <w:r>
        <w:rPr>
          <w:rFonts w:ascii="Georgia" w:eastAsia="Georgia" w:hAnsi="Georgia" w:cs="Georgia"/>
          <w:sz w:val="19"/>
          <w:szCs w:val="19"/>
        </w:rPr>
        <w:t>inside</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target</w:t>
      </w:r>
      <w:r>
        <w:rPr>
          <w:rFonts w:ascii="Georgia" w:eastAsia="Georgia" w:hAnsi="Georgia" w:cs="Georgia"/>
          <w:spacing w:val="7"/>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mask</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CT</w:t>
      </w:r>
      <w:r>
        <w:rPr>
          <w:rFonts w:ascii="Georgia" w:eastAsia="Georgia" w:hAnsi="Georgia" w:cs="Georgia"/>
          <w:spacing w:val="2"/>
          <w:sz w:val="19"/>
          <w:szCs w:val="19"/>
        </w:rPr>
        <w:t xml:space="preserve"> </w:t>
      </w:r>
      <w:r>
        <w:rPr>
          <w:rFonts w:ascii="Georgia" w:eastAsia="Georgia" w:hAnsi="Georgia" w:cs="Georgia"/>
          <w:sz w:val="19"/>
          <w:szCs w:val="19"/>
        </w:rPr>
        <w:t>atlas</w:t>
      </w:r>
      <w:r>
        <w:rPr>
          <w:rFonts w:ascii="Georgia" w:eastAsia="Georgia" w:hAnsi="Georgia" w:cs="Georgia"/>
          <w:spacing w:val="5"/>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masks,</w:t>
      </w:r>
      <w:r>
        <w:rPr>
          <w:rFonts w:ascii="Georgia" w:eastAsia="Georgia" w:hAnsi="Georgia" w:cs="Georgia"/>
          <w:spacing w:val="10"/>
          <w:sz w:val="19"/>
          <w:szCs w:val="19"/>
        </w:rPr>
        <w:t xml:space="preserve"> </w:t>
      </w:r>
      <w:del w:id="217" w:author="James Gee" w:date="2016-07-20T14:55:00Z">
        <w:r w:rsidDel="00D8088B">
          <w:rPr>
            <w:rFonts w:ascii="Georgia" w:eastAsia="Georgia" w:hAnsi="Georgia" w:cs="Georgia"/>
            <w:sz w:val="19"/>
            <w:szCs w:val="19"/>
          </w:rPr>
          <w:delText>we</w:delText>
        </w:r>
        <w:r w:rsidDel="00D8088B">
          <w:rPr>
            <w:rFonts w:ascii="Georgia" w:eastAsia="Georgia" w:hAnsi="Georgia" w:cs="Georgia"/>
            <w:spacing w:val="2"/>
            <w:sz w:val="19"/>
            <w:szCs w:val="19"/>
          </w:rPr>
          <w:delText xml:space="preserve"> </w:delText>
        </w:r>
        <w:r w:rsidDel="00D8088B">
          <w:rPr>
            <w:rFonts w:ascii="Georgia" w:eastAsia="Georgia" w:hAnsi="Georgia" w:cs="Georgia"/>
            <w:sz w:val="19"/>
            <w:szCs w:val="19"/>
          </w:rPr>
          <w:delText>use</w:delText>
        </w:r>
        <w:r w:rsidDel="00D8088B">
          <w:rPr>
            <w:rFonts w:ascii="Georgia" w:eastAsia="Georgia" w:hAnsi="Georgia" w:cs="Georgia"/>
            <w:spacing w:val="3"/>
            <w:sz w:val="19"/>
            <w:szCs w:val="19"/>
          </w:rPr>
          <w:delText xml:space="preserve"> </w:delText>
        </w:r>
      </w:del>
      <w:r>
        <w:rPr>
          <w:rFonts w:ascii="Georgia" w:eastAsia="Georgia" w:hAnsi="Georgia" w:cs="Georgia"/>
          <w:sz w:val="19"/>
          <w:szCs w:val="19"/>
        </w:rPr>
        <w:t>a simply</w:t>
      </w:r>
      <w:r>
        <w:rPr>
          <w:rFonts w:ascii="Georgia" w:eastAsia="Georgia" w:hAnsi="Georgia" w:cs="Georgia"/>
          <w:spacing w:val="8"/>
          <w:sz w:val="19"/>
          <w:szCs w:val="19"/>
        </w:rPr>
        <w:t xml:space="preserve"> </w:t>
      </w:r>
      <w:r>
        <w:rPr>
          <w:rFonts w:ascii="Georgia" w:eastAsia="Georgia" w:hAnsi="Georgia" w:cs="Georgia"/>
          <w:sz w:val="19"/>
          <w:szCs w:val="19"/>
        </w:rPr>
        <w:t>majority</w:t>
      </w:r>
      <w:r>
        <w:rPr>
          <w:rFonts w:ascii="Georgia" w:eastAsia="Georgia" w:hAnsi="Georgia" w:cs="Georgia"/>
          <w:spacing w:val="11"/>
          <w:sz w:val="19"/>
          <w:szCs w:val="19"/>
        </w:rPr>
        <w:t xml:space="preserve"> </w:t>
      </w:r>
      <w:r>
        <w:rPr>
          <w:rFonts w:ascii="Georgia" w:eastAsia="Georgia" w:hAnsi="Georgia" w:cs="Georgia"/>
          <w:sz w:val="19"/>
          <w:szCs w:val="19"/>
        </w:rPr>
        <w:t>voting</w:t>
      </w:r>
      <w:r>
        <w:rPr>
          <w:rFonts w:ascii="Georgia" w:eastAsia="Georgia" w:hAnsi="Georgia" w:cs="Georgia"/>
          <w:spacing w:val="8"/>
          <w:sz w:val="19"/>
          <w:szCs w:val="19"/>
        </w:rPr>
        <w:t xml:space="preserve"> </w:t>
      </w:r>
      <w:r>
        <w:rPr>
          <w:rFonts w:ascii="Georgia" w:eastAsia="Georgia" w:hAnsi="Georgia" w:cs="Georgia"/>
          <w:sz w:val="19"/>
          <w:szCs w:val="19"/>
        </w:rPr>
        <w:t>strategy</w:t>
      </w:r>
      <w:ins w:id="218" w:author="James Gee" w:date="2016-07-20T14:56:00Z">
        <w:r w:rsidR="00D8088B">
          <w:rPr>
            <w:rFonts w:ascii="Georgia" w:eastAsia="Georgia" w:hAnsi="Georgia" w:cs="Georgia"/>
            <w:sz w:val="19"/>
            <w:szCs w:val="19"/>
          </w:rPr>
          <w:t xml:space="preserve"> is used</w:t>
        </w:r>
      </w:ins>
      <w:r>
        <w:rPr>
          <w:rFonts w:ascii="Georgia" w:eastAsia="Georgia" w:hAnsi="Georgia" w:cs="Georgia"/>
          <w:spacing w:val="10"/>
          <w:sz w:val="19"/>
          <w:szCs w:val="19"/>
        </w:rPr>
        <w:t xml:space="preserve"> </w:t>
      </w:r>
      <w:r>
        <w:rPr>
          <w:rFonts w:ascii="Georgia" w:eastAsia="Georgia" w:hAnsi="Georgia" w:cs="Georgia"/>
          <w:sz w:val="19"/>
          <w:szCs w:val="19"/>
        </w:rPr>
        <w:t>to generate</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del w:id="219" w:author="James Gee" w:date="2016-07-20T14:56:00Z">
        <w:r w:rsidDel="00D8088B">
          <w:rPr>
            <w:rFonts w:ascii="Georgia" w:eastAsia="Georgia" w:hAnsi="Georgia" w:cs="Georgia"/>
            <w:w w:val="102"/>
            <w:sz w:val="19"/>
            <w:szCs w:val="19"/>
          </w:rPr>
          <w:delText xml:space="preserve">opti- </w:delText>
        </w:r>
        <w:r w:rsidDel="00D8088B">
          <w:rPr>
            <w:rFonts w:ascii="Georgia" w:eastAsia="Georgia" w:hAnsi="Georgia" w:cs="Georgia"/>
            <w:sz w:val="19"/>
            <w:szCs w:val="19"/>
          </w:rPr>
          <w:delText>mal</w:delText>
        </w:r>
      </w:del>
      <w:ins w:id="220" w:author="James Gee" w:date="2016-07-20T14:56:00Z">
        <w:r w:rsidR="00D8088B">
          <w:rPr>
            <w:rFonts w:ascii="Georgia" w:eastAsia="Georgia" w:hAnsi="Georgia" w:cs="Georgia"/>
            <w:w w:val="102"/>
            <w:sz w:val="19"/>
            <w:szCs w:val="19"/>
          </w:rPr>
          <w:t>consensus</w:t>
        </w:r>
      </w:ins>
      <w:r>
        <w:rPr>
          <w:rFonts w:ascii="Georgia" w:eastAsia="Georgia" w:hAnsi="Georgia" w:cs="Georgia"/>
          <w:spacing w:val="1"/>
          <w:sz w:val="19"/>
          <w:szCs w:val="19"/>
        </w:rPr>
        <w:t xml:space="preserve"> </w:t>
      </w:r>
      <w:r>
        <w:rPr>
          <w:rFonts w:ascii="Georgia" w:eastAsia="Georgia" w:hAnsi="Georgia" w:cs="Georgia"/>
          <w:sz w:val="19"/>
          <w:szCs w:val="19"/>
        </w:rPr>
        <w:t>labeling</w:t>
      </w:r>
      <w:r>
        <w:rPr>
          <w:rFonts w:ascii="Georgia" w:eastAsia="Georgia" w:hAnsi="Georgia" w:cs="Georgia"/>
          <w:spacing w:val="8"/>
          <w:sz w:val="19"/>
          <w:szCs w:val="19"/>
        </w:rPr>
        <w:t xml:space="preserve"> </w:t>
      </w:r>
      <w:r>
        <w:rPr>
          <w:rFonts w:ascii="Georgia" w:eastAsia="Georgia" w:hAnsi="Georgia" w:cs="Georgia"/>
          <w:sz w:val="19"/>
          <w:szCs w:val="19"/>
        </w:rPr>
        <w:t>for the target</w:t>
      </w:r>
      <w:r>
        <w:rPr>
          <w:rFonts w:ascii="Georgia" w:eastAsia="Georgia" w:hAnsi="Georgia" w:cs="Georgia"/>
          <w:spacing w:val="5"/>
          <w:sz w:val="19"/>
          <w:szCs w:val="19"/>
        </w:rPr>
        <w:t xml:space="preserve"> </w:t>
      </w:r>
      <w:r>
        <w:rPr>
          <w:rFonts w:ascii="Georgia" w:eastAsia="Georgia" w:hAnsi="Georgia" w:cs="Georgia"/>
          <w:sz w:val="19"/>
          <w:szCs w:val="19"/>
        </w:rPr>
        <w:t>image.</w:t>
      </w:r>
      <w:r>
        <w:rPr>
          <w:rFonts w:ascii="Georgia" w:eastAsia="Georgia" w:hAnsi="Georgia" w:cs="Georgia"/>
          <w:spacing w:val="26"/>
          <w:sz w:val="19"/>
          <w:szCs w:val="19"/>
        </w:rPr>
        <w:t xml:space="preserve"> </w:t>
      </w:r>
      <w:r>
        <w:rPr>
          <w:rFonts w:ascii="Georgia" w:eastAsia="Georgia" w:hAnsi="Georgia" w:cs="Georgia"/>
          <w:sz w:val="19"/>
          <w:szCs w:val="19"/>
        </w:rPr>
        <w:t>Following</w:t>
      </w:r>
      <w:r>
        <w:rPr>
          <w:rFonts w:ascii="Georgia" w:eastAsia="Georgia" w:hAnsi="Georgia" w:cs="Georgia"/>
          <w:spacing w:val="12"/>
          <w:sz w:val="19"/>
          <w:szCs w:val="19"/>
        </w:rPr>
        <w:t xml:space="preserve"> </w:t>
      </w:r>
      <w:del w:id="221" w:author="James Gee" w:date="2016-07-20T14:56:00Z">
        <w:r w:rsidDel="00D8088B">
          <w:rPr>
            <w:rFonts w:ascii="Georgia" w:eastAsia="Georgia" w:hAnsi="Georgia" w:cs="Georgia"/>
            <w:sz w:val="19"/>
            <w:szCs w:val="19"/>
          </w:rPr>
          <w:delText>the majority</w:delText>
        </w:r>
        <w:r w:rsidDel="00D8088B">
          <w:rPr>
            <w:rFonts w:ascii="Georgia" w:eastAsia="Georgia" w:hAnsi="Georgia" w:cs="Georgia"/>
            <w:spacing w:val="9"/>
            <w:sz w:val="19"/>
            <w:szCs w:val="19"/>
          </w:rPr>
          <w:delText xml:space="preserve"> </w:delText>
        </w:r>
        <w:r w:rsidDel="00D8088B">
          <w:rPr>
            <w:rFonts w:ascii="Georgia" w:eastAsia="Georgia" w:hAnsi="Georgia" w:cs="Georgia"/>
            <w:sz w:val="19"/>
            <w:szCs w:val="19"/>
          </w:rPr>
          <w:delText>voting</w:delText>
        </w:r>
      </w:del>
      <w:ins w:id="222" w:author="James Gee" w:date="2016-07-20T14:56:00Z">
        <w:r w:rsidR="00D8088B">
          <w:rPr>
            <w:rFonts w:ascii="Georgia" w:eastAsia="Georgia" w:hAnsi="Georgia" w:cs="Georgia"/>
            <w:sz w:val="19"/>
            <w:szCs w:val="19"/>
          </w:rPr>
          <w:t>this step</w:t>
        </w:r>
      </w:ins>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we remove</w:t>
      </w:r>
      <w:r>
        <w:rPr>
          <w:rFonts w:ascii="Georgia" w:eastAsia="Georgia" w:hAnsi="Georgia" w:cs="Georgia"/>
          <w:spacing w:val="8"/>
          <w:sz w:val="19"/>
          <w:szCs w:val="19"/>
        </w:rPr>
        <w:t xml:space="preserve"> </w:t>
      </w:r>
      <w:r>
        <w:rPr>
          <w:rFonts w:ascii="Georgia" w:eastAsia="Georgia" w:hAnsi="Georgia" w:cs="Georgia"/>
          <w:sz w:val="19"/>
          <w:szCs w:val="19"/>
        </w:rPr>
        <w:t>any</w:t>
      </w:r>
      <w:r>
        <w:rPr>
          <w:rFonts w:ascii="Georgia" w:eastAsia="Georgia" w:hAnsi="Georgia" w:cs="Georgia"/>
          <w:spacing w:val="1"/>
          <w:sz w:val="19"/>
          <w:szCs w:val="19"/>
        </w:rPr>
        <w:t xml:space="preserve"> </w:t>
      </w:r>
      <w:proofErr w:type="spellStart"/>
      <w:r>
        <w:rPr>
          <w:rFonts w:ascii="Georgia" w:eastAsia="Georgia" w:hAnsi="Georgia" w:cs="Georgia"/>
          <w:sz w:val="19"/>
          <w:szCs w:val="19"/>
        </w:rPr>
        <w:t>labelings</w:t>
      </w:r>
      <w:proofErr w:type="spellEnd"/>
      <w:r>
        <w:rPr>
          <w:rFonts w:ascii="Georgia" w:eastAsia="Georgia" w:hAnsi="Georgia" w:cs="Georgia"/>
          <w:spacing w:val="10"/>
          <w:sz w:val="19"/>
          <w:szCs w:val="19"/>
        </w:rPr>
        <w:t xml:space="preserve"> </w:t>
      </w:r>
      <w:r>
        <w:rPr>
          <w:rFonts w:ascii="Georgia" w:eastAsia="Georgia" w:hAnsi="Georgia" w:cs="Georgia"/>
          <w:sz w:val="19"/>
          <w:szCs w:val="19"/>
        </w:rPr>
        <w:t>outside</w:t>
      </w:r>
      <w:r>
        <w:rPr>
          <w:rFonts w:ascii="Georgia" w:eastAsia="Georgia" w:hAnsi="Georgia" w:cs="Georgia"/>
          <w:spacing w:val="7"/>
          <w:sz w:val="19"/>
          <w:szCs w:val="19"/>
        </w:rPr>
        <w:t xml:space="preserve"> </w:t>
      </w:r>
      <w:r>
        <w:rPr>
          <w:rFonts w:ascii="Georgia" w:eastAsia="Georgia" w:hAnsi="Georgia" w:cs="Georgia"/>
          <w:sz w:val="19"/>
          <w:szCs w:val="19"/>
        </w:rPr>
        <w:t>the lung</w:t>
      </w:r>
      <w:r>
        <w:rPr>
          <w:rFonts w:ascii="Georgia" w:eastAsia="Georgia" w:hAnsi="Georgia" w:cs="Georgia"/>
          <w:spacing w:val="2"/>
          <w:sz w:val="19"/>
          <w:szCs w:val="19"/>
        </w:rPr>
        <w:t xml:space="preserve"> </w:t>
      </w:r>
      <w:r>
        <w:rPr>
          <w:rFonts w:ascii="Georgia" w:eastAsia="Georgia" w:hAnsi="Georgia" w:cs="Georgia"/>
          <w:sz w:val="19"/>
          <w:szCs w:val="19"/>
        </w:rPr>
        <w:t>mask</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assign</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any </w:t>
      </w:r>
      <w:r>
        <w:rPr>
          <w:rFonts w:ascii="Georgia" w:eastAsia="Georgia" w:hAnsi="Georgia" w:cs="Georgia"/>
          <w:sz w:val="19"/>
          <w:szCs w:val="19"/>
        </w:rPr>
        <w:t>unlabeled</w:t>
      </w:r>
      <w:r>
        <w:rPr>
          <w:rFonts w:ascii="Georgia" w:eastAsia="Georgia" w:hAnsi="Georgia" w:cs="Georgia"/>
          <w:spacing w:val="17"/>
          <w:sz w:val="19"/>
          <w:szCs w:val="19"/>
        </w:rPr>
        <w:t xml:space="preserve"> </w:t>
      </w:r>
      <w:r>
        <w:rPr>
          <w:rFonts w:ascii="Georgia" w:eastAsia="Georgia" w:hAnsi="Georgia" w:cs="Georgia"/>
          <w:sz w:val="19"/>
          <w:szCs w:val="19"/>
        </w:rPr>
        <w:t>voxels</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label</w:t>
      </w:r>
      <w:r>
        <w:rPr>
          <w:rFonts w:ascii="Georgia" w:eastAsia="Georgia" w:hAnsi="Georgia" w:cs="Georgia"/>
          <w:spacing w:val="9"/>
          <w:sz w:val="19"/>
          <w:szCs w:val="19"/>
        </w:rPr>
        <w:t xml:space="preserve"> </w:t>
      </w:r>
      <w:r>
        <w:rPr>
          <w:rFonts w:ascii="Georgia" w:eastAsia="Georgia" w:hAnsi="Georgia" w:cs="Georgia"/>
          <w:sz w:val="19"/>
          <w:szCs w:val="19"/>
        </w:rPr>
        <w:t>closest</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distance</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that</w:t>
      </w:r>
      <w:r>
        <w:rPr>
          <w:rFonts w:ascii="Georgia" w:eastAsia="Georgia" w:hAnsi="Georgia" w:cs="Georgia"/>
          <w:spacing w:val="8"/>
          <w:sz w:val="19"/>
          <w:szCs w:val="19"/>
        </w:rPr>
        <w:t xml:space="preserve"> </w:t>
      </w:r>
      <w:r>
        <w:rPr>
          <w:rFonts w:ascii="Georgia" w:eastAsia="Georgia" w:hAnsi="Georgia" w:cs="Georgia"/>
          <w:sz w:val="19"/>
          <w:szCs w:val="19"/>
        </w:rPr>
        <w:t>voxel.</w:t>
      </w:r>
      <w:r>
        <w:rPr>
          <w:rFonts w:ascii="Georgia" w:eastAsia="Georgia" w:hAnsi="Georgia" w:cs="Georgia"/>
          <w:spacing w:val="27"/>
          <w:sz w:val="19"/>
          <w:szCs w:val="19"/>
        </w:rPr>
        <w:t xml:space="preserve"> </w:t>
      </w:r>
      <w:del w:id="223" w:author="James Gee" w:date="2016-07-20T14:56:00Z">
        <w:r w:rsidDel="00D8088B">
          <w:rPr>
            <w:rFonts w:ascii="Georgia" w:eastAsia="Georgia" w:hAnsi="Georgia" w:cs="Georgia"/>
            <w:sz w:val="19"/>
            <w:szCs w:val="19"/>
          </w:rPr>
          <w:delText>This</w:delText>
        </w:r>
        <w:r w:rsidDel="00D8088B">
          <w:rPr>
            <w:rFonts w:ascii="Georgia" w:eastAsia="Georgia" w:hAnsi="Georgia" w:cs="Georgia"/>
            <w:spacing w:val="8"/>
            <w:sz w:val="19"/>
            <w:szCs w:val="19"/>
          </w:rPr>
          <w:delText xml:space="preserve"> </w:delText>
        </w:r>
        <w:r w:rsidDel="00D8088B">
          <w:rPr>
            <w:rFonts w:ascii="Georgia" w:eastAsia="Georgia" w:hAnsi="Georgia" w:cs="Georgia"/>
            <w:sz w:val="19"/>
            <w:szCs w:val="19"/>
          </w:rPr>
          <w:delText>methodology</w:delText>
        </w:r>
        <w:r w:rsidDel="00D8088B">
          <w:rPr>
            <w:rFonts w:ascii="Georgia" w:eastAsia="Georgia" w:hAnsi="Georgia" w:cs="Georgia"/>
            <w:spacing w:val="23"/>
            <w:sz w:val="19"/>
            <w:szCs w:val="19"/>
          </w:rPr>
          <w:delText xml:space="preserve"> </w:delText>
        </w:r>
        <w:r w:rsidDel="00D8088B">
          <w:rPr>
            <w:rFonts w:ascii="Georgia" w:eastAsia="Georgia" w:hAnsi="Georgia" w:cs="Georgia"/>
            <w:sz w:val="19"/>
            <w:szCs w:val="19"/>
          </w:rPr>
          <w:delText>is</w:delText>
        </w:r>
        <w:r w:rsidDel="00D8088B">
          <w:rPr>
            <w:rFonts w:ascii="Georgia" w:eastAsia="Georgia" w:hAnsi="Georgia" w:cs="Georgia"/>
            <w:spacing w:val="4"/>
            <w:sz w:val="19"/>
            <w:szCs w:val="19"/>
          </w:rPr>
          <w:delText xml:space="preserve"> </w:delText>
        </w:r>
        <w:r w:rsidDel="00D8088B">
          <w:rPr>
            <w:rFonts w:ascii="Georgia" w:eastAsia="Georgia" w:hAnsi="Georgia" w:cs="Georgia"/>
            <w:sz w:val="19"/>
            <w:szCs w:val="19"/>
          </w:rPr>
          <w:delText>more</w:delText>
        </w:r>
        <w:r w:rsidDel="00D8088B">
          <w:rPr>
            <w:rFonts w:ascii="Georgia" w:eastAsia="Georgia" w:hAnsi="Georgia" w:cs="Georgia"/>
            <w:spacing w:val="10"/>
            <w:sz w:val="19"/>
            <w:szCs w:val="19"/>
          </w:rPr>
          <w:delText xml:space="preserve"> </w:delText>
        </w:r>
        <w:r w:rsidDel="00D8088B">
          <w:rPr>
            <w:rFonts w:ascii="Georgia" w:eastAsia="Georgia" w:hAnsi="Georgia" w:cs="Georgia"/>
            <w:sz w:val="19"/>
            <w:szCs w:val="19"/>
          </w:rPr>
          <w:delText>thoroughly</w:delText>
        </w:r>
        <w:r w:rsidDel="00D8088B">
          <w:rPr>
            <w:rFonts w:ascii="Georgia" w:eastAsia="Georgia" w:hAnsi="Georgia" w:cs="Georgia"/>
            <w:spacing w:val="19"/>
            <w:sz w:val="19"/>
            <w:szCs w:val="19"/>
          </w:rPr>
          <w:delText xml:space="preserve"> </w:delText>
        </w:r>
        <w:r w:rsidDel="00D8088B">
          <w:rPr>
            <w:rFonts w:ascii="Georgia" w:eastAsia="Georgia" w:hAnsi="Georgia" w:cs="Georgia"/>
            <w:sz w:val="19"/>
            <w:szCs w:val="19"/>
          </w:rPr>
          <w:delText>described</w:delText>
        </w:r>
      </w:del>
      <w:ins w:id="224" w:author="James Gee" w:date="2016-07-20T14:56:00Z">
        <w:r w:rsidR="00D8088B">
          <w:rPr>
            <w:rFonts w:ascii="Georgia" w:eastAsia="Georgia" w:hAnsi="Georgia" w:cs="Georgia"/>
            <w:sz w:val="19"/>
            <w:szCs w:val="19"/>
          </w:rPr>
          <w:t>Additional details can be found</w:t>
        </w:r>
      </w:ins>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[50]</w:t>
      </w:r>
      <w:r>
        <w:rPr>
          <w:rFonts w:ascii="Georgia" w:eastAsia="Georgia" w:hAnsi="Georgia" w:cs="Georgia"/>
          <w:spacing w:val="8"/>
          <w:sz w:val="19"/>
          <w:szCs w:val="19"/>
        </w:rPr>
        <w:t xml:space="preserve"> </w:t>
      </w:r>
      <w:r>
        <w:rPr>
          <w:rFonts w:ascii="Georgia" w:eastAsia="Georgia" w:hAnsi="Georgia" w:cs="Georgia"/>
          <w:w w:val="102"/>
          <w:sz w:val="19"/>
          <w:szCs w:val="19"/>
        </w:rPr>
        <w:t xml:space="preserve">where </w:t>
      </w:r>
      <w:r>
        <w:rPr>
          <w:rFonts w:ascii="Georgia" w:eastAsia="Georgia" w:hAnsi="Georgia" w:cs="Georgia"/>
          <w:sz w:val="19"/>
          <w:szCs w:val="19"/>
        </w:rPr>
        <w:t>we</w:t>
      </w:r>
      <w:r>
        <w:rPr>
          <w:rFonts w:ascii="Georgia" w:eastAsia="Georgia" w:hAnsi="Georgia" w:cs="Georgia"/>
          <w:spacing w:val="9"/>
          <w:sz w:val="19"/>
          <w:szCs w:val="19"/>
        </w:rPr>
        <w:t xml:space="preserve"> </w:t>
      </w:r>
      <w:r>
        <w:rPr>
          <w:rFonts w:ascii="Georgia" w:eastAsia="Georgia" w:hAnsi="Georgia" w:cs="Georgia"/>
          <w:sz w:val="19"/>
          <w:szCs w:val="19"/>
        </w:rPr>
        <w:t>showed</w:t>
      </w:r>
      <w:r>
        <w:rPr>
          <w:rFonts w:ascii="Georgia" w:eastAsia="Georgia" w:hAnsi="Georgia" w:cs="Georgia"/>
          <w:spacing w:val="17"/>
          <w:sz w:val="19"/>
          <w:szCs w:val="19"/>
        </w:rPr>
        <w:t xml:space="preserve"> </w:t>
      </w:r>
      <w:r>
        <w:rPr>
          <w:rFonts w:ascii="Georgia" w:eastAsia="Georgia" w:hAnsi="Georgia" w:cs="Georgia"/>
          <w:sz w:val="19"/>
          <w:szCs w:val="19"/>
        </w:rPr>
        <w:t>that</w:t>
      </w:r>
      <w:r>
        <w:rPr>
          <w:rFonts w:ascii="Georgia" w:eastAsia="Georgia" w:hAnsi="Georgia" w:cs="Georgia"/>
          <w:spacing w:val="11"/>
          <w:sz w:val="19"/>
          <w:szCs w:val="19"/>
        </w:rPr>
        <w:t xml:space="preserve"> </w:t>
      </w:r>
      <w:r>
        <w:rPr>
          <w:rFonts w:ascii="Georgia" w:eastAsia="Georgia" w:hAnsi="Georgia" w:cs="Georgia"/>
          <w:sz w:val="19"/>
          <w:szCs w:val="19"/>
        </w:rPr>
        <w:t>lobar</w:t>
      </w:r>
      <w:r>
        <w:rPr>
          <w:rFonts w:ascii="Georgia" w:eastAsia="Georgia" w:hAnsi="Georgia" w:cs="Georgia"/>
          <w:spacing w:val="13"/>
          <w:sz w:val="19"/>
          <w:szCs w:val="19"/>
        </w:rPr>
        <w:t xml:space="preserve"> </w:t>
      </w:r>
      <w:r>
        <w:rPr>
          <w:rFonts w:ascii="Georgia" w:eastAsia="Georgia" w:hAnsi="Georgia" w:cs="Georgia"/>
          <w:sz w:val="19"/>
          <w:szCs w:val="19"/>
        </w:rPr>
        <w:t>overlap</w:t>
      </w:r>
      <w:r>
        <w:rPr>
          <w:rFonts w:ascii="Georgia" w:eastAsia="Georgia" w:hAnsi="Georgia" w:cs="Georgia"/>
          <w:spacing w:val="16"/>
          <w:sz w:val="19"/>
          <w:szCs w:val="19"/>
        </w:rPr>
        <w:t xml:space="preserve"> </w:t>
      </w:r>
      <w:r>
        <w:rPr>
          <w:rFonts w:ascii="Georgia" w:eastAsia="Georgia" w:hAnsi="Georgia" w:cs="Georgia"/>
          <w:sz w:val="19"/>
          <w:szCs w:val="19"/>
        </w:rPr>
        <w:t>measures</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sz w:val="19"/>
          <w:szCs w:val="19"/>
        </w:rPr>
        <w:t>1H</w:t>
      </w:r>
      <w:r>
        <w:rPr>
          <w:rFonts w:ascii="Georgia" w:eastAsia="Georgia" w:hAnsi="Georgia" w:cs="Georgia"/>
          <w:spacing w:val="9"/>
          <w:sz w:val="19"/>
          <w:szCs w:val="19"/>
        </w:rPr>
        <w:t xml:space="preserve"> </w:t>
      </w:r>
      <w:r>
        <w:rPr>
          <w:rFonts w:ascii="Georgia" w:eastAsia="Georgia" w:hAnsi="Georgia" w:cs="Georgia"/>
          <w:sz w:val="19"/>
          <w:szCs w:val="19"/>
        </w:rPr>
        <w:t>MRI</w:t>
      </w:r>
      <w:r>
        <w:rPr>
          <w:rFonts w:ascii="Georgia" w:eastAsia="Georgia" w:hAnsi="Georgia" w:cs="Georgia"/>
          <w:spacing w:val="12"/>
          <w:sz w:val="19"/>
          <w:szCs w:val="19"/>
        </w:rPr>
        <w:t xml:space="preserve"> </w:t>
      </w:r>
      <w:r>
        <w:rPr>
          <w:rFonts w:ascii="Georgia" w:eastAsia="Georgia" w:hAnsi="Georgia" w:cs="Georgia"/>
          <w:sz w:val="19"/>
          <w:szCs w:val="19"/>
        </w:rPr>
        <w:t>were</w:t>
      </w:r>
      <w:r>
        <w:rPr>
          <w:rFonts w:ascii="Georgia" w:eastAsia="Georgia" w:hAnsi="Georgia" w:cs="Georgia"/>
          <w:spacing w:val="12"/>
          <w:sz w:val="19"/>
          <w:szCs w:val="19"/>
        </w:rPr>
        <w:t xml:space="preserve"> </w:t>
      </w:r>
      <w:r>
        <w:rPr>
          <w:rFonts w:ascii="Georgia" w:eastAsia="Georgia" w:hAnsi="Georgia" w:cs="Georgia"/>
          <w:sz w:val="19"/>
          <w:szCs w:val="19"/>
        </w:rPr>
        <w:t>on</w:t>
      </w:r>
      <w:r>
        <w:rPr>
          <w:rFonts w:ascii="Georgia" w:eastAsia="Georgia" w:hAnsi="Georgia" w:cs="Georgia"/>
          <w:spacing w:val="8"/>
          <w:sz w:val="19"/>
          <w:szCs w:val="19"/>
        </w:rPr>
        <w:t xml:space="preserve"> </w:t>
      </w:r>
      <w:r>
        <w:rPr>
          <w:rFonts w:ascii="Georgia" w:eastAsia="Georgia" w:hAnsi="Georgia" w:cs="Georgia"/>
          <w:sz w:val="19"/>
          <w:szCs w:val="19"/>
        </w:rPr>
        <w:t>par</w:t>
      </w:r>
      <w:r>
        <w:rPr>
          <w:rFonts w:ascii="Georgia" w:eastAsia="Georgia" w:hAnsi="Georgia" w:cs="Georgia"/>
          <w:spacing w:val="10"/>
          <w:sz w:val="19"/>
          <w:szCs w:val="19"/>
        </w:rPr>
        <w:t xml:space="preserve"> </w:t>
      </w:r>
      <w:r>
        <w:rPr>
          <w:rFonts w:ascii="Georgia" w:eastAsia="Georgia" w:hAnsi="Georgia" w:cs="Georgia"/>
          <w:sz w:val="19"/>
          <w:szCs w:val="19"/>
        </w:rPr>
        <w:t>with</w:t>
      </w:r>
      <w:r>
        <w:rPr>
          <w:rFonts w:ascii="Georgia" w:eastAsia="Georgia" w:hAnsi="Georgia" w:cs="Georgia"/>
          <w:spacing w:val="11"/>
          <w:sz w:val="19"/>
          <w:szCs w:val="19"/>
        </w:rPr>
        <w:t xml:space="preserve"> </w:t>
      </w:r>
      <w:r>
        <w:rPr>
          <w:rFonts w:ascii="Georgia" w:eastAsia="Georgia" w:hAnsi="Georgia" w:cs="Georgia"/>
          <w:sz w:val="19"/>
          <w:szCs w:val="19"/>
        </w:rPr>
        <w:t>state-of-the-art</w:t>
      </w:r>
      <w:r>
        <w:rPr>
          <w:rFonts w:ascii="Georgia" w:eastAsia="Georgia" w:hAnsi="Georgia" w:cs="Georgia"/>
          <w:spacing w:val="30"/>
          <w:sz w:val="19"/>
          <w:szCs w:val="19"/>
        </w:rPr>
        <w:t xml:space="preserve"> </w:t>
      </w:r>
      <w:del w:id="225" w:author="James Gee" w:date="2016-07-20T14:56:00Z">
        <w:r w:rsidDel="00D8088B">
          <w:rPr>
            <w:rFonts w:ascii="Georgia" w:eastAsia="Georgia" w:hAnsi="Georgia" w:cs="Georgia"/>
            <w:sz w:val="19"/>
            <w:szCs w:val="19"/>
          </w:rPr>
          <w:delText>CT</w:delText>
        </w:r>
        <w:r w:rsidDel="00D8088B">
          <w:rPr>
            <w:rFonts w:ascii="Georgia" w:eastAsia="Georgia" w:hAnsi="Georgia" w:cs="Georgia"/>
            <w:spacing w:val="9"/>
            <w:sz w:val="19"/>
            <w:szCs w:val="19"/>
          </w:rPr>
          <w:delText xml:space="preserve"> </w:delText>
        </w:r>
      </w:del>
      <w:r>
        <w:rPr>
          <w:rFonts w:ascii="Georgia" w:eastAsia="Georgia" w:hAnsi="Georgia" w:cs="Georgia"/>
          <w:sz w:val="19"/>
          <w:szCs w:val="19"/>
        </w:rPr>
        <w:t>methods</w:t>
      </w:r>
      <w:ins w:id="226" w:author="James Gee" w:date="2016-07-20T14:56:00Z">
        <w:r w:rsidR="00D8088B">
          <w:rPr>
            <w:rFonts w:ascii="Georgia" w:eastAsia="Georgia" w:hAnsi="Georgia" w:cs="Georgia"/>
            <w:sz w:val="19"/>
            <w:szCs w:val="19"/>
          </w:rPr>
          <w:t xml:space="preserve"> for CT images,</w:t>
        </w:r>
      </w:ins>
      <w:r>
        <w:rPr>
          <w:rFonts w:ascii="Georgia" w:eastAsia="Georgia" w:hAnsi="Georgia" w:cs="Georgia"/>
          <w:spacing w:val="19"/>
          <w:sz w:val="19"/>
          <w:szCs w:val="19"/>
        </w:rPr>
        <w:t xml:space="preserve"> </w:t>
      </w:r>
      <w:ins w:id="227" w:author="James Gee" w:date="2016-07-20T14:57:00Z">
        <w:r w:rsidR="00D8088B">
          <w:rPr>
            <w:rFonts w:ascii="Georgia" w:eastAsia="Georgia" w:hAnsi="Georgia" w:cs="Georgia"/>
            <w:sz w:val="19"/>
            <w:szCs w:val="19"/>
          </w:rPr>
          <w:t>in which</w:t>
        </w:r>
      </w:ins>
      <w:del w:id="228" w:author="James Gee" w:date="2016-07-20T14:57:00Z">
        <w:r w:rsidDel="00D8088B">
          <w:rPr>
            <w:rFonts w:ascii="Georgia" w:eastAsia="Georgia" w:hAnsi="Georgia" w:cs="Georgia"/>
            <w:sz w:val="19"/>
            <w:szCs w:val="19"/>
          </w:rPr>
          <w:delText>where</w:delText>
        </w:r>
      </w:del>
      <w:r>
        <w:rPr>
          <w:rFonts w:ascii="Georgia" w:eastAsia="Georgia" w:hAnsi="Georgia" w:cs="Georgia"/>
          <w:spacing w:val="14"/>
          <w:sz w:val="19"/>
          <w:szCs w:val="19"/>
        </w:rPr>
        <w:t xml:space="preserve"> </w:t>
      </w:r>
      <w:r>
        <w:rPr>
          <w:rFonts w:ascii="Georgia" w:eastAsia="Georgia" w:hAnsi="Georgia" w:cs="Georgia"/>
          <w:sz w:val="19"/>
          <w:szCs w:val="19"/>
        </w:rPr>
        <w:t>fissure</w:t>
      </w:r>
      <w:r>
        <w:rPr>
          <w:rFonts w:ascii="Georgia" w:eastAsia="Georgia" w:hAnsi="Georgia" w:cs="Georgia"/>
          <w:spacing w:val="15"/>
          <w:sz w:val="19"/>
          <w:szCs w:val="19"/>
        </w:rPr>
        <w:t xml:space="preserve"> </w:t>
      </w:r>
      <w:r>
        <w:rPr>
          <w:rFonts w:ascii="Georgia" w:eastAsia="Georgia" w:hAnsi="Georgia" w:cs="Georgia"/>
          <w:sz w:val="19"/>
          <w:szCs w:val="19"/>
        </w:rPr>
        <w:t>information</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actually</w:t>
      </w:r>
      <w:r>
        <w:rPr>
          <w:rFonts w:ascii="Georgia" w:eastAsia="Georgia" w:hAnsi="Georgia" w:cs="Georgia"/>
          <w:spacing w:val="13"/>
          <w:sz w:val="19"/>
          <w:szCs w:val="19"/>
        </w:rPr>
        <w:t xml:space="preserve"> </w:t>
      </w:r>
      <w:r>
        <w:rPr>
          <w:rFonts w:ascii="Georgia" w:eastAsia="Georgia" w:hAnsi="Georgia" w:cs="Georgia"/>
          <w:sz w:val="19"/>
          <w:szCs w:val="19"/>
        </w:rPr>
        <w:t>visible</w:t>
      </w:r>
      <w:r>
        <w:rPr>
          <w:rFonts w:ascii="Georgia" w:eastAsia="Georgia" w:hAnsi="Georgia" w:cs="Georgia"/>
          <w:spacing w:val="11"/>
          <w:sz w:val="19"/>
          <w:szCs w:val="19"/>
        </w:rPr>
        <w:t xml:space="preserve"> </w:t>
      </w:r>
      <w:r>
        <w:rPr>
          <w:rFonts w:ascii="Georgia" w:eastAsia="Georgia" w:hAnsi="Georgia" w:cs="Georgia"/>
          <w:sz w:val="19"/>
          <w:szCs w:val="19"/>
        </w:rPr>
        <w:t>(left</w:t>
      </w:r>
      <w:r>
        <w:rPr>
          <w:rFonts w:ascii="Georgia" w:eastAsia="Georgia" w:hAnsi="Georgia" w:cs="Georgia"/>
          <w:spacing w:val="7"/>
          <w:sz w:val="19"/>
          <w:szCs w:val="19"/>
        </w:rPr>
        <w:t xml:space="preserve"> </w:t>
      </w:r>
      <w:r>
        <w:rPr>
          <w:rFonts w:ascii="Georgia" w:eastAsia="Georgia" w:hAnsi="Georgia" w:cs="Georgia"/>
          <w:sz w:val="19"/>
          <w:szCs w:val="19"/>
        </w:rPr>
        <w:t>upper:</w:t>
      </w:r>
      <w:r>
        <w:rPr>
          <w:rFonts w:ascii="Georgia" w:eastAsia="Georgia" w:hAnsi="Georgia" w:cs="Georgia"/>
          <w:spacing w:val="2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882</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059</w:t>
      </w:r>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left</w:t>
      </w:r>
      <w:r>
        <w:rPr>
          <w:rFonts w:ascii="Georgia" w:eastAsia="Georgia" w:hAnsi="Georgia" w:cs="Georgia"/>
          <w:spacing w:val="5"/>
          <w:sz w:val="19"/>
          <w:szCs w:val="19"/>
        </w:rPr>
        <w:t xml:space="preserve"> </w:t>
      </w:r>
      <w:r>
        <w:rPr>
          <w:rFonts w:ascii="Georgia" w:eastAsia="Georgia" w:hAnsi="Georgia" w:cs="Georgia"/>
          <w:sz w:val="19"/>
          <w:szCs w:val="19"/>
        </w:rPr>
        <w:t>lower:</w:t>
      </w:r>
      <w:r>
        <w:rPr>
          <w:rFonts w:ascii="Georgia" w:eastAsia="Georgia" w:hAnsi="Georgia" w:cs="Georgia"/>
          <w:spacing w:val="2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868</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06</w:t>
      </w:r>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right</w:t>
      </w:r>
      <w:r>
        <w:rPr>
          <w:rFonts w:ascii="Georgia" w:eastAsia="Georgia" w:hAnsi="Georgia" w:cs="Georgia"/>
          <w:spacing w:val="8"/>
          <w:sz w:val="19"/>
          <w:szCs w:val="19"/>
        </w:rPr>
        <w:t xml:space="preserve"> </w:t>
      </w:r>
      <w:r>
        <w:rPr>
          <w:rFonts w:ascii="Georgia" w:eastAsia="Georgia" w:hAnsi="Georgia" w:cs="Georgia"/>
          <w:sz w:val="19"/>
          <w:szCs w:val="19"/>
        </w:rPr>
        <w:t>upper:</w:t>
      </w:r>
      <w:r>
        <w:rPr>
          <w:rFonts w:ascii="Georgia" w:eastAsia="Georgia" w:hAnsi="Georgia" w:cs="Georgia"/>
          <w:spacing w:val="28"/>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852</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067</w:t>
      </w:r>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right</w:t>
      </w:r>
      <w:r>
        <w:rPr>
          <w:rFonts w:ascii="Georgia" w:eastAsia="Georgia" w:hAnsi="Georgia" w:cs="Georgia"/>
          <w:spacing w:val="8"/>
          <w:sz w:val="19"/>
          <w:szCs w:val="19"/>
        </w:rPr>
        <w:t xml:space="preserve"> </w:t>
      </w:r>
      <w:r>
        <w:rPr>
          <w:rFonts w:ascii="Georgia" w:eastAsia="Georgia" w:hAnsi="Georgia" w:cs="Georgia"/>
          <w:sz w:val="19"/>
          <w:szCs w:val="19"/>
        </w:rPr>
        <w:t>middle:</w:t>
      </w:r>
      <w:r>
        <w:rPr>
          <w:rFonts w:ascii="Georgia" w:eastAsia="Georgia" w:hAnsi="Georgia" w:cs="Georgia"/>
          <w:spacing w:val="29"/>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657</w:t>
      </w:r>
      <w:r>
        <w:rPr>
          <w:rFonts w:ascii="Times New Roman" w:eastAsia="Times New Roman" w:hAnsi="Times New Roman" w:cs="Times New Roman"/>
          <w:spacing w:val="-9"/>
        </w:rPr>
        <w:t xml:space="preserve"> </w:t>
      </w:r>
      <w:r>
        <w:rPr>
          <w:rFonts w:ascii="Symbol" w:eastAsia="Symbol" w:hAnsi="Symbol" w:cs="Symbol"/>
          <w:w w:val="140"/>
        </w:rPr>
        <w:t></w:t>
      </w:r>
      <w:r>
        <w:rPr>
          <w:rFonts w:ascii="Symbol" w:eastAsia="Symbol" w:hAnsi="Symbol" w:cs="Symbol"/>
          <w:spacing w:val="-32"/>
          <w:w w:val="140"/>
        </w:rPr>
        <w:t></w:t>
      </w:r>
      <w:r>
        <w:rPr>
          <w:rFonts w:ascii="Times New Roman" w:eastAsia="Times New Roman" w:hAnsi="Times New Roman" w:cs="Times New Roman"/>
          <w:w w:val="99"/>
        </w:rPr>
        <w:t>0</w:t>
      </w:r>
      <w:r>
        <w:rPr>
          <w:rFonts w:ascii="Times New Roman" w:eastAsia="Times New Roman" w:hAnsi="Times New Roman" w:cs="Times New Roman"/>
          <w:i/>
          <w:w w:val="109"/>
        </w:rPr>
        <w:t>.</w:t>
      </w:r>
      <w:r>
        <w:rPr>
          <w:rFonts w:ascii="Times New Roman" w:eastAsia="Times New Roman" w:hAnsi="Times New Roman" w:cs="Times New Roman"/>
          <w:w w:val="99"/>
        </w:rPr>
        <w:t>130</w:t>
      </w:r>
      <w:r>
        <w:rPr>
          <w:rFonts w:ascii="Georgia" w:eastAsia="Georgia" w:hAnsi="Georgia" w:cs="Georgia"/>
          <w:w w:val="103"/>
          <w:sz w:val="19"/>
          <w:szCs w:val="19"/>
        </w:rPr>
        <w:t xml:space="preserve">, </w:t>
      </w:r>
      <w:r>
        <w:rPr>
          <w:rFonts w:ascii="Georgia" w:eastAsia="Georgia" w:hAnsi="Georgia" w:cs="Georgia"/>
          <w:sz w:val="19"/>
          <w:szCs w:val="19"/>
        </w:rPr>
        <w:t>right</w:t>
      </w:r>
      <w:r>
        <w:rPr>
          <w:rFonts w:ascii="Georgia" w:eastAsia="Georgia" w:hAnsi="Georgia" w:cs="Georgia"/>
          <w:spacing w:val="16"/>
          <w:sz w:val="19"/>
          <w:szCs w:val="19"/>
        </w:rPr>
        <w:t xml:space="preserve"> </w:t>
      </w:r>
      <w:r>
        <w:rPr>
          <w:rFonts w:ascii="Georgia" w:eastAsia="Georgia" w:hAnsi="Georgia" w:cs="Georgia"/>
          <w:sz w:val="19"/>
          <w:szCs w:val="19"/>
        </w:rPr>
        <w:t>lower:</w:t>
      </w:r>
      <w:r>
        <w:rPr>
          <w:rFonts w:ascii="Georgia" w:eastAsia="Georgia" w:hAnsi="Georgia" w:cs="Georgia"/>
          <w:spacing w:val="40"/>
          <w:sz w:val="19"/>
          <w:szCs w:val="19"/>
        </w:rPr>
        <w:t xml:space="preserve"> </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873</w:t>
      </w:r>
      <w:r>
        <w:rPr>
          <w:rFonts w:ascii="Times New Roman" w:eastAsia="Times New Roman" w:hAnsi="Times New Roman" w:cs="Times New Roman"/>
          <w:spacing w:val="1"/>
        </w:rPr>
        <w:t xml:space="preserve"> </w:t>
      </w:r>
      <w:r>
        <w:rPr>
          <w:rFonts w:ascii="Symbol" w:eastAsia="Symbol" w:hAnsi="Symbol" w:cs="Symbol"/>
          <w:w w:val="140"/>
        </w:rPr>
        <w:t></w:t>
      </w:r>
      <w:r>
        <w:rPr>
          <w:rFonts w:ascii="Symbol" w:eastAsia="Symbol" w:hAnsi="Symbol" w:cs="Symbol"/>
          <w:spacing w:val="-22"/>
          <w:w w:val="140"/>
        </w:rPr>
        <w:t></w:t>
      </w:r>
      <w:r>
        <w:rPr>
          <w:rFonts w:ascii="Times New Roman" w:eastAsia="Times New Roman" w:hAnsi="Times New Roman" w:cs="Times New Roman"/>
        </w:rPr>
        <w:t>0</w:t>
      </w:r>
      <w:r>
        <w:rPr>
          <w:rFonts w:ascii="Times New Roman" w:eastAsia="Times New Roman" w:hAnsi="Times New Roman" w:cs="Times New Roman"/>
          <w:i/>
        </w:rPr>
        <w:t>.</w:t>
      </w:r>
      <w:r>
        <w:rPr>
          <w:rFonts w:ascii="Times New Roman" w:eastAsia="Times New Roman" w:hAnsi="Times New Roman" w:cs="Times New Roman"/>
        </w:rPr>
        <w:t>063</w:t>
      </w:r>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We</w:t>
      </w:r>
      <w:r>
        <w:rPr>
          <w:rFonts w:ascii="Georgia" w:eastAsia="Georgia" w:hAnsi="Georgia" w:cs="Georgia"/>
          <w:spacing w:val="14"/>
          <w:sz w:val="19"/>
          <w:szCs w:val="19"/>
        </w:rPr>
        <w:t xml:space="preserve"> </w:t>
      </w:r>
      <w:r>
        <w:rPr>
          <w:rFonts w:ascii="Georgia" w:eastAsia="Georgia" w:hAnsi="Georgia" w:cs="Georgia"/>
          <w:sz w:val="19"/>
          <w:szCs w:val="19"/>
        </w:rPr>
        <w:t>will</w:t>
      </w:r>
      <w:r>
        <w:rPr>
          <w:rFonts w:ascii="Georgia" w:eastAsia="Georgia" w:hAnsi="Georgia" w:cs="Georgia"/>
          <w:spacing w:val="14"/>
          <w:sz w:val="19"/>
          <w:szCs w:val="19"/>
        </w:rPr>
        <w:t xml:space="preserve"> </w:t>
      </w:r>
      <w:r>
        <w:rPr>
          <w:rFonts w:ascii="Georgia" w:eastAsia="Georgia" w:hAnsi="Georgia" w:cs="Georgia"/>
          <w:sz w:val="19"/>
          <w:szCs w:val="19"/>
        </w:rPr>
        <w:t>extend</w:t>
      </w:r>
      <w:r>
        <w:rPr>
          <w:rFonts w:ascii="Georgia" w:eastAsia="Georgia" w:hAnsi="Georgia" w:cs="Georgia"/>
          <w:spacing w:val="19"/>
          <w:sz w:val="19"/>
          <w:szCs w:val="19"/>
        </w:rPr>
        <w:t xml:space="preserve"> </w:t>
      </w:r>
      <w:r>
        <w:rPr>
          <w:rFonts w:ascii="Georgia" w:eastAsia="Georgia" w:hAnsi="Georgia" w:cs="Georgia"/>
          <w:sz w:val="19"/>
          <w:szCs w:val="19"/>
        </w:rPr>
        <w:t>this</w:t>
      </w:r>
      <w:r>
        <w:rPr>
          <w:rFonts w:ascii="Georgia" w:eastAsia="Georgia" w:hAnsi="Georgia" w:cs="Georgia"/>
          <w:spacing w:val="14"/>
          <w:sz w:val="19"/>
          <w:szCs w:val="19"/>
        </w:rPr>
        <w:t xml:space="preserve"> </w:t>
      </w:r>
      <w:r>
        <w:rPr>
          <w:rFonts w:ascii="Georgia" w:eastAsia="Georgia" w:hAnsi="Georgia" w:cs="Georgia"/>
          <w:sz w:val="19"/>
          <w:szCs w:val="19"/>
        </w:rPr>
        <w:t>framework</w:t>
      </w:r>
      <w:r>
        <w:rPr>
          <w:rFonts w:ascii="Georgia" w:eastAsia="Georgia" w:hAnsi="Georgia" w:cs="Georgia"/>
          <w:spacing w:val="26"/>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pulmonary</w:t>
      </w:r>
      <w:r>
        <w:rPr>
          <w:rFonts w:ascii="Georgia" w:eastAsia="Georgia" w:hAnsi="Georgia" w:cs="Georgia"/>
          <w:spacing w:val="26"/>
          <w:sz w:val="19"/>
          <w:szCs w:val="19"/>
        </w:rPr>
        <w:t xml:space="preserve"> </w:t>
      </w:r>
      <w:r>
        <w:rPr>
          <w:rFonts w:ascii="Georgia" w:eastAsia="Georgia" w:hAnsi="Georgia" w:cs="Georgia"/>
          <w:sz w:val="19"/>
          <w:szCs w:val="19"/>
        </w:rPr>
        <w:t>CT</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providing</w:t>
      </w:r>
      <w:r>
        <w:rPr>
          <w:rFonts w:ascii="Georgia" w:eastAsia="Georgia" w:hAnsi="Georgia" w:cs="Georgia"/>
          <w:spacing w:val="24"/>
          <w:sz w:val="19"/>
          <w:szCs w:val="19"/>
        </w:rPr>
        <w:t xml:space="preserve"> </w:t>
      </w:r>
      <w:r>
        <w:rPr>
          <w:rFonts w:ascii="Georgia" w:eastAsia="Georgia" w:hAnsi="Georgia" w:cs="Georgia"/>
          <w:sz w:val="19"/>
          <w:szCs w:val="19"/>
        </w:rPr>
        <w:t>spatial</w:t>
      </w:r>
      <w:r>
        <w:rPr>
          <w:rFonts w:ascii="Georgia" w:eastAsia="Georgia" w:hAnsi="Georgia" w:cs="Georgia"/>
          <w:spacing w:val="19"/>
          <w:sz w:val="19"/>
          <w:szCs w:val="19"/>
        </w:rPr>
        <w:t xml:space="preserve"> </w:t>
      </w:r>
      <w:r>
        <w:rPr>
          <w:rFonts w:ascii="Georgia" w:eastAsia="Georgia" w:hAnsi="Georgia" w:cs="Georgia"/>
          <w:sz w:val="19"/>
          <w:szCs w:val="19"/>
        </w:rPr>
        <w:t>prior</w:t>
      </w:r>
      <w:r>
        <w:rPr>
          <w:rFonts w:ascii="Georgia" w:eastAsia="Georgia" w:hAnsi="Georgia" w:cs="Georgia"/>
          <w:spacing w:val="16"/>
          <w:sz w:val="19"/>
          <w:szCs w:val="19"/>
        </w:rPr>
        <w:t xml:space="preserve"> </w:t>
      </w:r>
      <w:r>
        <w:rPr>
          <w:rFonts w:ascii="Georgia" w:eastAsia="Georgia" w:hAnsi="Georgia" w:cs="Georgia"/>
          <w:sz w:val="19"/>
          <w:szCs w:val="19"/>
        </w:rPr>
        <w:t>probability</w:t>
      </w:r>
      <w:r>
        <w:rPr>
          <w:rFonts w:ascii="Georgia" w:eastAsia="Georgia" w:hAnsi="Georgia" w:cs="Georgia"/>
          <w:spacing w:val="26"/>
          <w:sz w:val="19"/>
          <w:szCs w:val="19"/>
        </w:rPr>
        <w:t xml:space="preserve"> </w:t>
      </w:r>
      <w:r>
        <w:rPr>
          <w:rFonts w:ascii="Georgia" w:eastAsia="Georgia" w:hAnsi="Georgia" w:cs="Georgia"/>
          <w:sz w:val="19"/>
          <w:szCs w:val="19"/>
        </w:rPr>
        <w:t>maps</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de- </w:t>
      </w:r>
      <w:r>
        <w:rPr>
          <w:rFonts w:ascii="Georgia" w:eastAsia="Georgia" w:hAnsi="Georgia" w:cs="Georgia"/>
          <w:sz w:val="19"/>
          <w:szCs w:val="19"/>
        </w:rPr>
        <w:t>rived</w:t>
      </w:r>
      <w:r>
        <w:rPr>
          <w:rFonts w:ascii="Georgia" w:eastAsia="Georgia" w:hAnsi="Georgia" w:cs="Georgia"/>
          <w:spacing w:val="23"/>
          <w:sz w:val="19"/>
          <w:szCs w:val="19"/>
        </w:rPr>
        <w:t xml:space="preserve"> </w:t>
      </w:r>
      <w:r>
        <w:rPr>
          <w:rFonts w:ascii="Georgia" w:eastAsia="Georgia" w:hAnsi="Georgia" w:cs="Georgia"/>
          <w:sz w:val="19"/>
          <w:szCs w:val="19"/>
        </w:rPr>
        <w:t>from</w:t>
      </w:r>
      <w:r>
        <w:rPr>
          <w:rFonts w:ascii="Georgia" w:eastAsia="Georgia" w:hAnsi="Georgia" w:cs="Georgia"/>
          <w:spacing w:val="22"/>
          <w:sz w:val="19"/>
          <w:szCs w:val="19"/>
        </w:rPr>
        <w:t xml:space="preserve"> </w:t>
      </w:r>
      <w:r>
        <w:rPr>
          <w:rFonts w:ascii="Georgia" w:eastAsia="Georgia" w:hAnsi="Georgia" w:cs="Georgia"/>
          <w:sz w:val="19"/>
          <w:szCs w:val="19"/>
        </w:rPr>
        <w:t>image-specific</w:t>
      </w:r>
      <w:r>
        <w:rPr>
          <w:rFonts w:ascii="Georgia" w:eastAsia="Georgia" w:hAnsi="Georgia" w:cs="Georgia"/>
          <w:spacing w:val="38"/>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data</w:t>
      </w:r>
      <w:r>
        <w:rPr>
          <w:rFonts w:ascii="Georgia" w:eastAsia="Georgia" w:hAnsi="Georgia" w:cs="Georgia"/>
          <w:spacing w:val="22"/>
          <w:sz w:val="19"/>
          <w:szCs w:val="19"/>
        </w:rPr>
        <w:t xml:space="preserve"> </w:t>
      </w:r>
      <w:r>
        <w:rPr>
          <w:rFonts w:ascii="Georgia" w:eastAsia="Georgia" w:hAnsi="Georgia" w:cs="Georgia"/>
          <w:sz w:val="19"/>
          <w:szCs w:val="19"/>
        </w:rPr>
        <w:t>features</w:t>
      </w:r>
      <w:r>
        <w:rPr>
          <w:rFonts w:ascii="Georgia" w:eastAsia="Georgia" w:hAnsi="Georgia" w:cs="Georgia"/>
          <w:spacing w:val="27"/>
          <w:sz w:val="19"/>
          <w:szCs w:val="19"/>
        </w:rPr>
        <w:t xml:space="preserve"> </w:t>
      </w:r>
      <w:r>
        <w:rPr>
          <w:rFonts w:ascii="Georgia" w:eastAsia="Georgia" w:hAnsi="Georgia" w:cs="Georgia"/>
          <w:sz w:val="19"/>
          <w:szCs w:val="19"/>
        </w:rPr>
        <w:t>such</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fissures,</w:t>
      </w:r>
      <w:r>
        <w:rPr>
          <w:rFonts w:ascii="Georgia" w:eastAsia="Georgia" w:hAnsi="Georgia" w:cs="Georgia"/>
          <w:spacing w:val="31"/>
          <w:sz w:val="19"/>
          <w:szCs w:val="19"/>
        </w:rPr>
        <w:t xml:space="preserve"> </w:t>
      </w:r>
      <w:r>
        <w:rPr>
          <w:rFonts w:ascii="Georgia" w:eastAsia="Georgia" w:hAnsi="Georgia" w:cs="Georgia"/>
          <w:sz w:val="19"/>
          <w:szCs w:val="19"/>
        </w:rPr>
        <w:t>airways,</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blood</w:t>
      </w:r>
      <w:r>
        <w:rPr>
          <w:rFonts w:ascii="Georgia" w:eastAsia="Georgia" w:hAnsi="Georgia" w:cs="Georgia"/>
          <w:spacing w:val="23"/>
          <w:sz w:val="19"/>
          <w:szCs w:val="19"/>
        </w:rPr>
        <w:t xml:space="preserve"> </w:t>
      </w:r>
      <w:r>
        <w:rPr>
          <w:rFonts w:ascii="Georgia" w:eastAsia="Georgia" w:hAnsi="Georgia" w:cs="Georgia"/>
          <w:sz w:val="19"/>
          <w:szCs w:val="19"/>
        </w:rPr>
        <w:t>vessels</w:t>
      </w:r>
      <w:r>
        <w:rPr>
          <w:rFonts w:ascii="Georgia" w:eastAsia="Georgia" w:hAnsi="Georgia" w:cs="Georgia"/>
          <w:spacing w:val="26"/>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data-driven,</w:t>
      </w:r>
      <w:r>
        <w:rPr>
          <w:rFonts w:ascii="Georgia" w:eastAsia="Georgia" w:hAnsi="Georgia" w:cs="Georgia"/>
          <w:spacing w:val="38"/>
          <w:sz w:val="19"/>
          <w:szCs w:val="19"/>
        </w:rPr>
        <w:t xml:space="preserve"> </w:t>
      </w:r>
      <w:r>
        <w:rPr>
          <w:rFonts w:ascii="Georgia" w:eastAsia="Georgia" w:hAnsi="Georgia" w:cs="Georgia"/>
          <w:sz w:val="19"/>
          <w:szCs w:val="19"/>
        </w:rPr>
        <w:t>subject-specific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lobe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w w:val="102"/>
          <w:sz w:val="19"/>
          <w:szCs w:val="19"/>
        </w:rPr>
        <w:t>[62].</w:t>
      </w:r>
      <w:ins w:id="229" w:author="James Gee" w:date="2016-07-20T14:58:00Z">
        <w:r w:rsidR="00D8088B">
          <w:rPr>
            <w:rFonts w:ascii="Georgia" w:eastAsia="Georgia" w:hAnsi="Georgia" w:cs="Georgia"/>
            <w:w w:val="102"/>
            <w:sz w:val="19"/>
            <w:szCs w:val="19"/>
          </w:rPr>
          <w:t xml:space="preserve"> </w:t>
        </w:r>
        <w:r w:rsidR="00D8088B">
          <w:rPr>
            <w:rFonts w:ascii="Georgia" w:eastAsia="Georgia" w:hAnsi="Georgia" w:cs="Georgia"/>
            <w:sz w:val="19"/>
            <w:szCs w:val="19"/>
          </w:rPr>
          <w:t>[</w:t>
        </w:r>
        <w:r w:rsidR="00D8088B">
          <w:rPr>
            <w:rFonts w:ascii="Georgia" w:eastAsia="Georgia" w:hAnsi="Georgia" w:cs="Georgia"/>
            <w:spacing w:val="26"/>
            <w:sz w:val="19"/>
            <w:szCs w:val="19"/>
          </w:rPr>
          <w:t xml:space="preserve">FIX: add </w:t>
        </w:r>
        <w:proofErr w:type="gramStart"/>
        <w:r w:rsidR="00D8088B">
          <w:rPr>
            <w:rFonts w:ascii="Georgia" w:eastAsia="Georgia" w:hAnsi="Georgia" w:cs="Georgia"/>
            <w:spacing w:val="26"/>
            <w:sz w:val="19"/>
            <w:szCs w:val="19"/>
          </w:rPr>
          <w:t>text describing</w:t>
        </w:r>
        <w:proofErr w:type="gramEnd"/>
        <w:r w:rsidR="00D8088B">
          <w:rPr>
            <w:rFonts w:ascii="Georgia" w:eastAsia="Georgia" w:hAnsi="Georgia" w:cs="Georgia"/>
            <w:spacing w:val="26"/>
            <w:sz w:val="19"/>
            <w:szCs w:val="19"/>
          </w:rPr>
          <w:t xml:space="preserve"> EXTENSION to PET]</w:t>
        </w:r>
      </w:ins>
    </w:p>
    <w:p w14:paraId="037E0741" w14:textId="6102542B" w:rsidR="00E61F9D" w:rsidRDefault="005C64D6">
      <w:pPr>
        <w:spacing w:before="85"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Ventilation</w:t>
      </w:r>
      <w:r>
        <w:rPr>
          <w:rFonts w:ascii="Georgia" w:eastAsia="Georgia" w:hAnsi="Georgia" w:cs="Georgia"/>
          <w:b/>
          <w:bCs/>
          <w:spacing w:val="44"/>
          <w:sz w:val="19"/>
          <w:szCs w:val="19"/>
        </w:rPr>
        <w:t xml:space="preserve"> </w:t>
      </w:r>
      <w:r>
        <w:rPr>
          <w:rFonts w:ascii="Georgia" w:eastAsia="Georgia" w:hAnsi="Georgia" w:cs="Georgia"/>
          <w:b/>
          <w:bCs/>
          <w:sz w:val="19"/>
          <w:szCs w:val="19"/>
        </w:rPr>
        <w:t xml:space="preserve">quantification.  </w:t>
      </w:r>
      <w:r>
        <w:rPr>
          <w:rFonts w:ascii="Georgia" w:eastAsia="Georgia" w:hAnsi="Georgia" w:cs="Georgia"/>
          <w:b/>
          <w:bCs/>
          <w:spacing w:val="9"/>
          <w:sz w:val="19"/>
          <w:szCs w:val="19"/>
        </w:rPr>
        <w:t xml:space="preserve"> </w:t>
      </w:r>
      <w:del w:id="230" w:author="James Gee" w:date="2016-07-20T15:05:00Z">
        <w:r w:rsidDel="003F1692">
          <w:rPr>
            <w:rFonts w:ascii="Georgia" w:eastAsia="Georgia" w:hAnsi="Georgia" w:cs="Georgia"/>
            <w:sz w:val="19"/>
            <w:szCs w:val="19"/>
          </w:rPr>
          <w:delText>Automated</w:delText>
        </w:r>
        <w:r w:rsidDel="003F1692">
          <w:rPr>
            <w:rFonts w:ascii="Georgia" w:eastAsia="Georgia" w:hAnsi="Georgia" w:cs="Georgia"/>
            <w:spacing w:val="41"/>
            <w:sz w:val="19"/>
            <w:szCs w:val="19"/>
          </w:rPr>
          <w:delText xml:space="preserve"> </w:delText>
        </w:r>
        <w:r w:rsidDel="003F1692">
          <w:rPr>
            <w:rFonts w:ascii="Georgia" w:eastAsia="Georgia" w:hAnsi="Georgia" w:cs="Georgia"/>
            <w:sz w:val="19"/>
            <w:szCs w:val="19"/>
          </w:rPr>
          <w:delText>or</w:delText>
        </w:r>
        <w:r w:rsidDel="003F1692">
          <w:rPr>
            <w:rFonts w:ascii="Georgia" w:eastAsia="Georgia" w:hAnsi="Georgia" w:cs="Georgia"/>
            <w:spacing w:val="26"/>
            <w:sz w:val="19"/>
            <w:szCs w:val="19"/>
          </w:rPr>
          <w:delText xml:space="preserve"> </w:delText>
        </w:r>
        <w:r w:rsidDel="003F1692">
          <w:rPr>
            <w:rFonts w:ascii="Georgia" w:eastAsia="Georgia" w:hAnsi="Georgia" w:cs="Georgia"/>
            <w:sz w:val="19"/>
            <w:szCs w:val="19"/>
          </w:rPr>
          <w:delText xml:space="preserve">semi-automated </w:delText>
        </w:r>
        <w:r w:rsidDel="003F1692">
          <w:rPr>
            <w:rFonts w:ascii="Georgia" w:eastAsia="Georgia" w:hAnsi="Georgia" w:cs="Georgia"/>
            <w:spacing w:val="4"/>
            <w:sz w:val="19"/>
            <w:szCs w:val="19"/>
          </w:rPr>
          <w:delText xml:space="preserve"> </w:delText>
        </w:r>
        <w:r w:rsidDel="003F1692">
          <w:rPr>
            <w:rFonts w:ascii="Georgia" w:eastAsia="Georgia" w:hAnsi="Georgia" w:cs="Georgia"/>
            <w:sz w:val="19"/>
            <w:szCs w:val="19"/>
          </w:rPr>
          <w:delText>approaches</w:delText>
        </w:r>
      </w:del>
      <w:ins w:id="231" w:author="James Gee" w:date="2016-07-20T15:05:00Z">
        <w:r w:rsidR="003F1692">
          <w:rPr>
            <w:rFonts w:ascii="Georgia" w:eastAsia="Georgia" w:hAnsi="Georgia" w:cs="Georgia"/>
            <w:sz w:val="19"/>
            <w:szCs w:val="19"/>
          </w:rPr>
          <w:t>The ability to</w:t>
        </w:r>
      </w:ins>
      <w:r>
        <w:rPr>
          <w:rFonts w:ascii="Georgia" w:eastAsia="Georgia" w:hAnsi="Georgia" w:cs="Georgia"/>
          <w:spacing w:val="41"/>
          <w:sz w:val="19"/>
          <w:szCs w:val="19"/>
        </w:rPr>
        <w:t xml:space="preserve"> </w:t>
      </w:r>
      <w:del w:id="232" w:author="James Gee" w:date="2016-07-20T15:05:00Z">
        <w:r w:rsidDel="003F1692">
          <w:rPr>
            <w:rFonts w:ascii="Georgia" w:eastAsia="Georgia" w:hAnsi="Georgia" w:cs="Georgia"/>
            <w:sz w:val="19"/>
            <w:szCs w:val="19"/>
          </w:rPr>
          <w:delText>for</w:delText>
        </w:r>
        <w:r w:rsidDel="003F1692">
          <w:rPr>
            <w:rFonts w:ascii="Georgia" w:eastAsia="Georgia" w:hAnsi="Georgia" w:cs="Georgia"/>
            <w:spacing w:val="27"/>
            <w:sz w:val="19"/>
            <w:szCs w:val="19"/>
          </w:rPr>
          <w:delText xml:space="preserve"> </w:delText>
        </w:r>
        <w:r w:rsidDel="003F1692">
          <w:rPr>
            <w:rFonts w:ascii="Georgia" w:eastAsia="Georgia" w:hAnsi="Georgia" w:cs="Georgia"/>
            <w:sz w:val="19"/>
            <w:szCs w:val="19"/>
          </w:rPr>
          <w:delText>classifying</w:delText>
        </w:r>
      </w:del>
      <w:ins w:id="233" w:author="James Gee" w:date="2016-07-20T15:05:00Z">
        <w:r w:rsidR="003F1692">
          <w:rPr>
            <w:rFonts w:ascii="Georgia" w:eastAsia="Georgia" w:hAnsi="Georgia" w:cs="Georgia"/>
            <w:sz w:val="19"/>
            <w:szCs w:val="19"/>
          </w:rPr>
          <w:t>classify</w:t>
        </w:r>
      </w:ins>
      <w:r>
        <w:rPr>
          <w:rFonts w:ascii="Georgia" w:eastAsia="Georgia" w:hAnsi="Georgia" w:cs="Georgia"/>
          <w:spacing w:val="39"/>
          <w:sz w:val="19"/>
          <w:szCs w:val="19"/>
        </w:rPr>
        <w:t xml:space="preserve"> </w:t>
      </w:r>
      <w:r>
        <w:rPr>
          <w:rFonts w:ascii="Georgia" w:eastAsia="Georgia" w:hAnsi="Georgia" w:cs="Georgia"/>
          <w:sz w:val="19"/>
          <w:szCs w:val="19"/>
        </w:rPr>
        <w:t>areas</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25"/>
          <w:sz w:val="19"/>
          <w:szCs w:val="19"/>
        </w:rPr>
        <w:t xml:space="preserve"> </w:t>
      </w:r>
      <w:r>
        <w:rPr>
          <w:rFonts w:ascii="Georgia" w:eastAsia="Georgia" w:hAnsi="Georgia" w:cs="Georgia"/>
          <w:sz w:val="19"/>
          <w:szCs w:val="19"/>
        </w:rPr>
        <w:t>varying</w:t>
      </w:r>
      <w:r>
        <w:rPr>
          <w:rFonts w:ascii="Georgia" w:eastAsia="Georgia" w:hAnsi="Georgia" w:cs="Georgia"/>
          <w:spacing w:val="34"/>
          <w:sz w:val="19"/>
          <w:szCs w:val="19"/>
        </w:rPr>
        <w:t xml:space="preserve"> </w:t>
      </w:r>
      <w:r>
        <w:rPr>
          <w:rFonts w:ascii="Georgia" w:eastAsia="Georgia" w:hAnsi="Georgia" w:cs="Georgia"/>
          <w:sz w:val="19"/>
          <w:szCs w:val="19"/>
        </w:rPr>
        <w:t>degrees</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5"/>
          <w:sz w:val="19"/>
          <w:szCs w:val="19"/>
        </w:rPr>
        <w:t xml:space="preserve"> </w:t>
      </w:r>
      <w:proofErr w:type="spellStart"/>
      <w:r>
        <w:rPr>
          <w:rFonts w:ascii="Georgia" w:eastAsia="Georgia" w:hAnsi="Georgia" w:cs="Georgia"/>
          <w:w w:val="102"/>
          <w:sz w:val="19"/>
          <w:szCs w:val="19"/>
        </w:rPr>
        <w:t>venti</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lation</w:t>
      </w:r>
      <w:proofErr w:type="spellEnd"/>
      <w:r>
        <w:rPr>
          <w:rFonts w:ascii="Georgia" w:eastAsia="Georgia" w:hAnsi="Georgia" w:cs="Georgia"/>
          <w:spacing w:val="31"/>
          <w:sz w:val="19"/>
          <w:szCs w:val="19"/>
        </w:rPr>
        <w:t xml:space="preserve"> </w:t>
      </w:r>
      <w:ins w:id="234" w:author="James Gee" w:date="2016-07-20T15:08:00Z">
        <w:r w:rsidR="003F1692">
          <w:rPr>
            <w:rFonts w:ascii="Georgia" w:eastAsia="Georgia" w:hAnsi="Georgia" w:cs="Georgia"/>
            <w:sz w:val="19"/>
            <w:szCs w:val="19"/>
          </w:rPr>
          <w:t>represents a basic need in</w:t>
        </w:r>
      </w:ins>
      <w:del w:id="235" w:author="James Gee" w:date="2016-07-20T15:06:00Z">
        <w:r w:rsidDel="003F1692">
          <w:rPr>
            <w:rFonts w:ascii="Georgia" w:eastAsia="Georgia" w:hAnsi="Georgia" w:cs="Georgia"/>
            <w:sz w:val="19"/>
            <w:szCs w:val="19"/>
          </w:rPr>
          <w:delText>are</w:delText>
        </w:r>
      </w:del>
      <w:del w:id="236" w:author="James Gee" w:date="2016-07-20T15:08:00Z">
        <w:r w:rsidDel="003F1692">
          <w:rPr>
            <w:rFonts w:ascii="Georgia" w:eastAsia="Georgia" w:hAnsi="Georgia" w:cs="Georgia"/>
            <w:spacing w:val="26"/>
            <w:sz w:val="19"/>
            <w:szCs w:val="19"/>
          </w:rPr>
          <w:delText xml:space="preserve"> </w:delText>
        </w:r>
      </w:del>
      <w:del w:id="237" w:author="James Gee" w:date="2016-07-20T15:06:00Z">
        <w:r w:rsidDel="003F1692">
          <w:rPr>
            <w:rFonts w:ascii="Georgia" w:eastAsia="Georgia" w:hAnsi="Georgia" w:cs="Georgia"/>
            <w:sz w:val="19"/>
            <w:szCs w:val="19"/>
          </w:rPr>
          <w:delText>of</w:delText>
        </w:r>
        <w:r w:rsidDel="003F1692">
          <w:rPr>
            <w:rFonts w:ascii="Georgia" w:eastAsia="Georgia" w:hAnsi="Georgia" w:cs="Georgia"/>
            <w:spacing w:val="24"/>
            <w:sz w:val="19"/>
            <w:szCs w:val="19"/>
          </w:rPr>
          <w:delText xml:space="preserve"> </w:delText>
        </w:r>
        <w:r w:rsidDel="003F1692">
          <w:rPr>
            <w:rFonts w:ascii="Georgia" w:eastAsia="Georgia" w:hAnsi="Georgia" w:cs="Georgia"/>
            <w:sz w:val="19"/>
            <w:szCs w:val="19"/>
          </w:rPr>
          <w:delText>potential</w:delText>
        </w:r>
        <w:r w:rsidDel="003F1692">
          <w:rPr>
            <w:rFonts w:ascii="Georgia" w:eastAsia="Georgia" w:hAnsi="Georgia" w:cs="Georgia"/>
            <w:spacing w:val="36"/>
            <w:sz w:val="19"/>
            <w:szCs w:val="19"/>
          </w:rPr>
          <w:delText xml:space="preserve"> </w:delText>
        </w:r>
        <w:r w:rsidDel="003F1692">
          <w:rPr>
            <w:rFonts w:ascii="Georgia" w:eastAsia="Georgia" w:hAnsi="Georgia" w:cs="Georgia"/>
            <w:sz w:val="19"/>
            <w:szCs w:val="19"/>
          </w:rPr>
          <w:delText>benefit</w:delText>
        </w:r>
        <w:r w:rsidDel="003F1692">
          <w:rPr>
            <w:rFonts w:ascii="Georgia" w:eastAsia="Georgia" w:hAnsi="Georgia" w:cs="Georgia"/>
            <w:spacing w:val="33"/>
            <w:sz w:val="19"/>
            <w:szCs w:val="19"/>
          </w:rPr>
          <w:delText xml:space="preserve"> </w:delText>
        </w:r>
        <w:r w:rsidDel="003F1692">
          <w:rPr>
            <w:rFonts w:ascii="Georgia" w:eastAsia="Georgia" w:hAnsi="Georgia" w:cs="Georgia"/>
            <w:sz w:val="19"/>
            <w:szCs w:val="19"/>
          </w:rPr>
          <w:delText>for</w:delText>
        </w:r>
      </w:del>
      <w:r>
        <w:rPr>
          <w:rFonts w:ascii="Georgia" w:eastAsia="Georgia" w:hAnsi="Georgia" w:cs="Georgia"/>
          <w:spacing w:val="26"/>
          <w:sz w:val="19"/>
          <w:szCs w:val="19"/>
        </w:rPr>
        <w:t xml:space="preserve"> </w:t>
      </w:r>
      <w:r>
        <w:rPr>
          <w:rFonts w:ascii="Georgia" w:eastAsia="Georgia" w:hAnsi="Georgia" w:cs="Georgia"/>
          <w:sz w:val="19"/>
          <w:szCs w:val="19"/>
        </w:rPr>
        <w:t>pulmonary</w:t>
      </w:r>
      <w:r>
        <w:rPr>
          <w:rFonts w:ascii="Georgia" w:eastAsia="Georgia" w:hAnsi="Georgia" w:cs="Georgia"/>
          <w:spacing w:val="39"/>
          <w:sz w:val="19"/>
          <w:szCs w:val="19"/>
        </w:rPr>
        <w:t xml:space="preserve"> </w:t>
      </w:r>
      <w:r>
        <w:rPr>
          <w:rFonts w:ascii="Georgia" w:eastAsia="Georgia" w:hAnsi="Georgia" w:cs="Georgia"/>
          <w:sz w:val="19"/>
          <w:szCs w:val="19"/>
        </w:rPr>
        <w:t>functional</w:t>
      </w:r>
      <w:r>
        <w:rPr>
          <w:rFonts w:ascii="Georgia" w:eastAsia="Georgia" w:hAnsi="Georgia" w:cs="Georgia"/>
          <w:spacing w:val="38"/>
          <w:sz w:val="19"/>
          <w:szCs w:val="19"/>
        </w:rPr>
        <w:t xml:space="preserve"> </w:t>
      </w:r>
      <w:r>
        <w:rPr>
          <w:rFonts w:ascii="Georgia" w:eastAsia="Georgia" w:hAnsi="Georgia" w:cs="Georgia"/>
          <w:sz w:val="19"/>
          <w:szCs w:val="19"/>
        </w:rPr>
        <w:t xml:space="preserve">analysis. </w:t>
      </w:r>
      <w:r>
        <w:rPr>
          <w:rFonts w:ascii="Georgia" w:eastAsia="Georgia" w:hAnsi="Georgia" w:cs="Georgia"/>
          <w:spacing w:val="44"/>
          <w:sz w:val="19"/>
          <w:szCs w:val="19"/>
        </w:rPr>
        <w:t xml:space="preserve"> </w:t>
      </w:r>
      <w:r>
        <w:rPr>
          <w:rFonts w:ascii="Georgia" w:eastAsia="Georgia" w:hAnsi="Georgia" w:cs="Georgia"/>
          <w:sz w:val="19"/>
          <w:szCs w:val="19"/>
        </w:rPr>
        <w:t>In</w:t>
      </w:r>
      <w:r>
        <w:rPr>
          <w:rFonts w:ascii="Georgia" w:eastAsia="Georgia" w:hAnsi="Georgia" w:cs="Georgia"/>
          <w:spacing w:val="27"/>
          <w:sz w:val="19"/>
          <w:szCs w:val="19"/>
        </w:rPr>
        <w:t xml:space="preserve"> </w:t>
      </w:r>
      <w:r>
        <w:rPr>
          <w:rFonts w:ascii="Georgia" w:eastAsia="Georgia" w:hAnsi="Georgia" w:cs="Georgia"/>
          <w:sz w:val="19"/>
          <w:szCs w:val="19"/>
        </w:rPr>
        <w:t>[38],</w:t>
      </w:r>
      <w:r>
        <w:rPr>
          <w:rFonts w:ascii="Georgia" w:eastAsia="Georgia" w:hAnsi="Georgia" w:cs="Georgia"/>
          <w:spacing w:val="34"/>
          <w:sz w:val="19"/>
          <w:szCs w:val="19"/>
        </w:rPr>
        <w:t xml:space="preserve"> </w:t>
      </w:r>
      <w:r>
        <w:rPr>
          <w:rFonts w:ascii="Georgia" w:eastAsia="Georgia" w:hAnsi="Georgia" w:cs="Georgia"/>
          <w:sz w:val="19"/>
          <w:szCs w:val="19"/>
        </w:rPr>
        <w:t>we</w:t>
      </w:r>
      <w:r>
        <w:rPr>
          <w:rFonts w:ascii="Georgia" w:eastAsia="Georgia" w:hAnsi="Georgia" w:cs="Georgia"/>
          <w:spacing w:val="26"/>
          <w:sz w:val="19"/>
          <w:szCs w:val="19"/>
        </w:rPr>
        <w:t xml:space="preserve"> </w:t>
      </w:r>
      <w:r>
        <w:rPr>
          <w:rFonts w:ascii="Georgia" w:eastAsia="Georgia" w:hAnsi="Georgia" w:cs="Georgia"/>
          <w:sz w:val="19"/>
          <w:szCs w:val="19"/>
        </w:rPr>
        <w:t>presented</w:t>
      </w:r>
      <w:r>
        <w:rPr>
          <w:rFonts w:ascii="Georgia" w:eastAsia="Georgia" w:hAnsi="Georgia" w:cs="Georgia"/>
          <w:spacing w:val="38"/>
          <w:sz w:val="19"/>
          <w:szCs w:val="19"/>
        </w:rPr>
        <w:t xml:space="preserve"> </w:t>
      </w:r>
      <w:r>
        <w:rPr>
          <w:rFonts w:ascii="Georgia" w:eastAsia="Georgia" w:hAnsi="Georgia" w:cs="Georgia"/>
          <w:sz w:val="19"/>
          <w:szCs w:val="19"/>
        </w:rPr>
        <w:t>an</w:t>
      </w:r>
      <w:r>
        <w:rPr>
          <w:rFonts w:ascii="Georgia" w:eastAsia="Georgia" w:hAnsi="Georgia" w:cs="Georgia"/>
          <w:spacing w:val="25"/>
          <w:sz w:val="19"/>
          <w:szCs w:val="19"/>
        </w:rPr>
        <w:t xml:space="preserve"> </w:t>
      </w:r>
      <w:r>
        <w:rPr>
          <w:rFonts w:ascii="Georgia" w:eastAsia="Georgia" w:hAnsi="Georgia" w:cs="Georgia"/>
          <w:sz w:val="19"/>
          <w:szCs w:val="19"/>
        </w:rPr>
        <w:t>automated</w:t>
      </w:r>
      <w:r>
        <w:rPr>
          <w:rFonts w:ascii="Georgia" w:eastAsia="Georgia" w:hAnsi="Georgia" w:cs="Georgia"/>
          <w:spacing w:val="39"/>
          <w:sz w:val="19"/>
          <w:szCs w:val="19"/>
        </w:rPr>
        <w:t xml:space="preserve"> </w:t>
      </w:r>
      <w:r>
        <w:rPr>
          <w:rFonts w:ascii="Georgia" w:eastAsia="Georgia" w:hAnsi="Georgia" w:cs="Georgia"/>
          <w:sz w:val="19"/>
          <w:szCs w:val="19"/>
        </w:rPr>
        <w:t>algorithmic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pipeline </w:t>
      </w:r>
      <w:r>
        <w:rPr>
          <w:rFonts w:ascii="Georgia" w:eastAsia="Georgia" w:hAnsi="Georgia" w:cs="Georgia"/>
          <w:sz w:val="19"/>
          <w:szCs w:val="19"/>
        </w:rPr>
        <w:t>for</w:t>
      </w:r>
      <w:r>
        <w:rPr>
          <w:rFonts w:ascii="Georgia" w:eastAsia="Georgia" w:hAnsi="Georgia" w:cs="Georgia"/>
          <w:spacing w:val="16"/>
          <w:sz w:val="19"/>
          <w:szCs w:val="19"/>
        </w:rPr>
        <w:t xml:space="preserve"> </w:t>
      </w:r>
      <w:r>
        <w:rPr>
          <w:rFonts w:ascii="Georgia" w:eastAsia="Georgia" w:hAnsi="Georgia" w:cs="Georgia"/>
          <w:sz w:val="19"/>
          <w:szCs w:val="19"/>
        </w:rPr>
        <w:t>ventilation-based</w:t>
      </w:r>
      <w:r>
        <w:rPr>
          <w:rFonts w:ascii="Georgia" w:eastAsia="Georgia" w:hAnsi="Georgia" w:cs="Georgia"/>
          <w:spacing w:val="40"/>
          <w:sz w:val="19"/>
          <w:szCs w:val="19"/>
        </w:rPr>
        <w:t xml:space="preserve"> </w:t>
      </w:r>
      <w:r>
        <w:rPr>
          <w:rFonts w:ascii="Georgia" w:eastAsia="Georgia" w:hAnsi="Georgia" w:cs="Georgia"/>
          <w:sz w:val="19"/>
          <w:szCs w:val="19"/>
        </w:rPr>
        <w:t>partitioning</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lungs</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hyperpolarized</w:t>
      </w:r>
      <w:r>
        <w:rPr>
          <w:rFonts w:ascii="Georgia" w:eastAsia="Georgia" w:hAnsi="Georgia" w:cs="Georgia"/>
          <w:spacing w:val="36"/>
          <w:sz w:val="19"/>
          <w:szCs w:val="19"/>
        </w:rPr>
        <w:t xml:space="preserve"> </w:t>
      </w:r>
      <w:r>
        <w:rPr>
          <w:rFonts w:ascii="Georgia" w:eastAsia="Georgia" w:hAnsi="Georgia" w:cs="Georgia"/>
          <w:sz w:val="19"/>
          <w:szCs w:val="19"/>
        </w:rPr>
        <w:t>3He</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129Xe</w:t>
      </w:r>
      <w:r>
        <w:rPr>
          <w:rFonts w:ascii="Georgia" w:eastAsia="Georgia" w:hAnsi="Georgia" w:cs="Georgia"/>
          <w:spacing w:val="21"/>
          <w:sz w:val="19"/>
          <w:szCs w:val="19"/>
        </w:rPr>
        <w:t xml:space="preserve"> </w:t>
      </w:r>
      <w:r>
        <w:rPr>
          <w:rFonts w:ascii="Georgia" w:eastAsia="Georgia" w:hAnsi="Georgia" w:cs="Georgia"/>
          <w:sz w:val="19"/>
          <w:szCs w:val="19"/>
        </w:rPr>
        <w:t>MRI.</w:t>
      </w:r>
      <w:r>
        <w:rPr>
          <w:rFonts w:ascii="Georgia" w:eastAsia="Georgia" w:hAnsi="Georgia" w:cs="Georgia"/>
          <w:spacing w:val="21"/>
          <w:sz w:val="19"/>
          <w:szCs w:val="19"/>
        </w:rPr>
        <w:t xml:space="preserve"> </w:t>
      </w:r>
      <w:r>
        <w:rPr>
          <w:rFonts w:ascii="Georgia" w:eastAsia="Georgia" w:hAnsi="Georgia" w:cs="Georgia"/>
          <w:color w:val="FF0000"/>
          <w:sz w:val="19"/>
          <w:szCs w:val="19"/>
        </w:rPr>
        <w:t>Given</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whole</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lung</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mask</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w:t>
      </w:r>
      <w:proofErr w:type="gramStart"/>
      <w:r>
        <w:rPr>
          <w:rFonts w:ascii="Georgia" w:eastAsia="Georgia" w:hAnsi="Georgia" w:cs="Georgia"/>
          <w:color w:val="FF0000"/>
          <w:sz w:val="19"/>
          <w:szCs w:val="19"/>
        </w:rPr>
        <w:t xml:space="preserve">see </w:t>
      </w:r>
      <w:r>
        <w:rPr>
          <w:rFonts w:ascii="Georgia" w:eastAsia="Georgia" w:hAnsi="Georgia" w:cs="Georgia"/>
          <w:color w:val="FF0000"/>
          <w:spacing w:val="29"/>
          <w:sz w:val="19"/>
          <w:szCs w:val="19"/>
        </w:rPr>
        <w:t xml:space="preserve"> </w:t>
      </w:r>
      <w:r>
        <w:rPr>
          <w:rFonts w:ascii="Georgia" w:eastAsia="Georgia" w:hAnsi="Georgia" w:cs="Georgia"/>
          <w:b/>
          <w:bCs/>
          <w:color w:val="000000"/>
          <w:w w:val="102"/>
          <w:sz w:val="19"/>
          <w:szCs w:val="19"/>
        </w:rPr>
        <w:t>Atlas</w:t>
      </w:r>
      <w:proofErr w:type="gramEnd"/>
      <w:r>
        <w:rPr>
          <w:rFonts w:ascii="Georgia" w:eastAsia="Georgia" w:hAnsi="Georgia" w:cs="Georgia"/>
          <w:b/>
          <w:bCs/>
          <w:color w:val="000000"/>
          <w:w w:val="102"/>
          <w:sz w:val="19"/>
          <w:szCs w:val="19"/>
        </w:rPr>
        <w:t xml:space="preserve">- </w:t>
      </w:r>
      <w:r>
        <w:rPr>
          <w:rFonts w:ascii="Georgia" w:eastAsia="Georgia" w:hAnsi="Georgia" w:cs="Georgia"/>
          <w:b/>
          <w:bCs/>
          <w:color w:val="000000"/>
          <w:sz w:val="19"/>
          <w:szCs w:val="19"/>
        </w:rPr>
        <w:t>based</w:t>
      </w:r>
      <w:r>
        <w:rPr>
          <w:rFonts w:ascii="Georgia" w:eastAsia="Georgia" w:hAnsi="Georgia" w:cs="Georgia"/>
          <w:b/>
          <w:bCs/>
          <w:color w:val="000000"/>
          <w:spacing w:val="21"/>
          <w:sz w:val="19"/>
          <w:szCs w:val="19"/>
        </w:rPr>
        <w:t xml:space="preserve"> </w:t>
      </w:r>
      <w:r>
        <w:rPr>
          <w:rFonts w:ascii="Georgia" w:eastAsia="Georgia" w:hAnsi="Georgia" w:cs="Georgia"/>
          <w:b/>
          <w:bCs/>
          <w:color w:val="000000"/>
          <w:sz w:val="19"/>
          <w:szCs w:val="19"/>
        </w:rPr>
        <w:t>lung</w:t>
      </w:r>
      <w:r>
        <w:rPr>
          <w:rFonts w:ascii="Georgia" w:eastAsia="Georgia" w:hAnsi="Georgia" w:cs="Georgia"/>
          <w:b/>
          <w:bCs/>
          <w:color w:val="000000"/>
          <w:spacing w:val="19"/>
          <w:sz w:val="19"/>
          <w:szCs w:val="19"/>
        </w:rPr>
        <w:t xml:space="preserve"> </w:t>
      </w:r>
      <w:r>
        <w:rPr>
          <w:rFonts w:ascii="Georgia" w:eastAsia="Georgia" w:hAnsi="Georgia" w:cs="Georgia"/>
          <w:b/>
          <w:bCs/>
          <w:color w:val="000000"/>
          <w:sz w:val="19"/>
          <w:szCs w:val="19"/>
        </w:rPr>
        <w:t>segmentation</w:t>
      </w:r>
      <w:r>
        <w:rPr>
          <w:rFonts w:ascii="Georgia" w:eastAsia="Georgia" w:hAnsi="Georgia" w:cs="Georgia"/>
          <w:b/>
          <w:bCs/>
          <w:color w:val="000000"/>
          <w:spacing w:val="34"/>
          <w:sz w:val="19"/>
          <w:szCs w:val="19"/>
        </w:rPr>
        <w:t xml:space="preserve"> </w:t>
      </w:r>
      <w:r>
        <w:rPr>
          <w:rFonts w:ascii="Georgia" w:eastAsia="Georgia" w:hAnsi="Georgia" w:cs="Georgia"/>
          <w:color w:val="FF0000"/>
          <w:sz w:val="19"/>
          <w:szCs w:val="19"/>
        </w:rPr>
        <w:t>),</w:t>
      </w:r>
      <w:r>
        <w:rPr>
          <w:rFonts w:ascii="Georgia" w:eastAsia="Georgia" w:hAnsi="Georgia" w:cs="Georgia"/>
          <w:color w:val="FF0000"/>
          <w:spacing w:val="14"/>
          <w:sz w:val="19"/>
          <w:szCs w:val="19"/>
        </w:rPr>
        <w:t xml:space="preserve"> </w:t>
      </w:r>
      <w:del w:id="238" w:author="James Gee" w:date="2016-07-20T15:09:00Z">
        <w:r w:rsidDel="003F1692">
          <w:rPr>
            <w:rFonts w:ascii="Georgia" w:eastAsia="Georgia" w:hAnsi="Georgia" w:cs="Georgia"/>
            <w:color w:val="FF0000"/>
            <w:sz w:val="19"/>
            <w:szCs w:val="19"/>
          </w:rPr>
          <w:delText>as</w:delText>
        </w:r>
        <w:r w:rsidDel="003F1692">
          <w:rPr>
            <w:rFonts w:ascii="Georgia" w:eastAsia="Georgia" w:hAnsi="Georgia" w:cs="Georgia"/>
            <w:color w:val="FF0000"/>
            <w:spacing w:val="14"/>
            <w:sz w:val="19"/>
            <w:szCs w:val="19"/>
          </w:rPr>
          <w:delText xml:space="preserve"> </w:delText>
        </w:r>
        <w:r w:rsidDel="003F1692">
          <w:rPr>
            <w:rFonts w:ascii="Georgia" w:eastAsia="Georgia" w:hAnsi="Georgia" w:cs="Georgia"/>
            <w:color w:val="FF0000"/>
            <w:sz w:val="19"/>
            <w:szCs w:val="19"/>
          </w:rPr>
          <w:delText>reported</w:delText>
        </w:r>
        <w:r w:rsidDel="003F1692">
          <w:rPr>
            <w:rFonts w:ascii="Georgia" w:eastAsia="Georgia" w:hAnsi="Georgia" w:cs="Georgia"/>
            <w:color w:val="FF0000"/>
            <w:spacing w:val="24"/>
            <w:sz w:val="19"/>
            <w:szCs w:val="19"/>
          </w:rPr>
          <w:delText xml:space="preserve"> </w:delText>
        </w:r>
        <w:r w:rsidDel="003F1692">
          <w:rPr>
            <w:rFonts w:ascii="Georgia" w:eastAsia="Georgia" w:hAnsi="Georgia" w:cs="Georgia"/>
            <w:color w:val="FF0000"/>
            <w:sz w:val="19"/>
            <w:szCs w:val="19"/>
          </w:rPr>
          <w:delText>in</w:delText>
        </w:r>
        <w:r w:rsidDel="003F1692">
          <w:rPr>
            <w:rFonts w:ascii="Georgia" w:eastAsia="Georgia" w:hAnsi="Georgia" w:cs="Georgia"/>
            <w:color w:val="FF0000"/>
            <w:spacing w:val="15"/>
            <w:sz w:val="19"/>
            <w:szCs w:val="19"/>
          </w:rPr>
          <w:delText xml:space="preserve"> </w:delText>
        </w:r>
        <w:r w:rsidDel="003F1692">
          <w:rPr>
            <w:rFonts w:ascii="Georgia" w:eastAsia="Georgia" w:hAnsi="Georgia" w:cs="Georgia"/>
            <w:color w:val="000000"/>
            <w:sz w:val="19"/>
            <w:szCs w:val="19"/>
          </w:rPr>
          <w:delText>[38],</w:delText>
        </w:r>
        <w:r w:rsidDel="003F1692">
          <w:rPr>
            <w:rFonts w:ascii="Georgia" w:eastAsia="Georgia" w:hAnsi="Georgia" w:cs="Georgia"/>
            <w:color w:val="000000"/>
            <w:spacing w:val="20"/>
            <w:sz w:val="19"/>
            <w:szCs w:val="19"/>
          </w:rPr>
          <w:delText xml:space="preserve"> </w:delText>
        </w:r>
      </w:del>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original</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pipeline</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performs</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MR</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inhomogeneity</w:t>
      </w:r>
      <w:r>
        <w:rPr>
          <w:rFonts w:ascii="Georgia" w:eastAsia="Georgia" w:hAnsi="Georgia" w:cs="Georgia"/>
          <w:color w:val="FF0000"/>
          <w:spacing w:val="35"/>
          <w:sz w:val="19"/>
          <w:szCs w:val="19"/>
        </w:rPr>
        <w:t xml:space="preserve"> </w:t>
      </w:r>
      <w:r>
        <w:rPr>
          <w:rFonts w:ascii="Georgia" w:eastAsia="Georgia" w:hAnsi="Georgia" w:cs="Georgia"/>
          <w:color w:val="FF0000"/>
          <w:sz w:val="19"/>
          <w:szCs w:val="19"/>
        </w:rPr>
        <w:t>correction</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followed</w:t>
      </w:r>
      <w:r>
        <w:rPr>
          <w:rFonts w:ascii="Georgia" w:eastAsia="Georgia" w:hAnsi="Georgia" w:cs="Georgia"/>
          <w:color w:val="FF0000"/>
          <w:spacing w:val="24"/>
          <w:sz w:val="19"/>
          <w:szCs w:val="19"/>
        </w:rPr>
        <w:t xml:space="preserve"> </w:t>
      </w:r>
      <w:r>
        <w:rPr>
          <w:rFonts w:ascii="Georgia" w:eastAsia="Georgia" w:hAnsi="Georgia" w:cs="Georgia"/>
          <w:color w:val="FF0000"/>
          <w:w w:val="102"/>
          <w:sz w:val="19"/>
          <w:szCs w:val="19"/>
        </w:rPr>
        <w:t xml:space="preserve">by </w:t>
      </w:r>
      <w:r>
        <w:rPr>
          <w:rFonts w:ascii="Georgia" w:eastAsia="Georgia" w:hAnsi="Georgia" w:cs="Georgia"/>
          <w:color w:val="FF0000"/>
          <w:sz w:val="19"/>
          <w:szCs w:val="19"/>
        </w:rPr>
        <w:t>Bayesian</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segmentation</w:t>
      </w:r>
      <w:r>
        <w:rPr>
          <w:rFonts w:ascii="Georgia" w:eastAsia="Georgia" w:hAnsi="Georgia" w:cs="Georgia"/>
          <w:color w:val="FF0000"/>
          <w:spacing w:val="37"/>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21"/>
          <w:sz w:val="19"/>
          <w:szCs w:val="19"/>
        </w:rPr>
        <w:t xml:space="preserve"> </w:t>
      </w:r>
      <w:del w:id="239" w:author="James Gee" w:date="2016-07-20T15:09:00Z">
        <w:r w:rsidDel="003F1692">
          <w:rPr>
            <w:rFonts w:ascii="Georgia" w:eastAsia="Georgia" w:hAnsi="Georgia" w:cs="Georgia"/>
            <w:color w:val="FF0000"/>
            <w:sz w:val="19"/>
            <w:szCs w:val="19"/>
          </w:rPr>
          <w:delText>a</w:delText>
        </w:r>
        <w:r w:rsidDel="003F1692">
          <w:rPr>
            <w:rFonts w:ascii="Georgia" w:eastAsia="Georgia" w:hAnsi="Georgia" w:cs="Georgia"/>
            <w:color w:val="FF0000"/>
            <w:spacing w:val="17"/>
            <w:sz w:val="19"/>
            <w:szCs w:val="19"/>
          </w:rPr>
          <w:delText xml:space="preserve"> </w:delText>
        </w:r>
        <w:r w:rsidDel="003F1692">
          <w:rPr>
            <w:rFonts w:ascii="Georgia" w:eastAsia="Georgia" w:hAnsi="Georgia" w:cs="Georgia"/>
            <w:color w:val="FF0000"/>
            <w:sz w:val="19"/>
            <w:szCs w:val="19"/>
          </w:rPr>
          <w:delText>Markov</w:delText>
        </w:r>
        <w:r w:rsidDel="003F1692">
          <w:rPr>
            <w:rFonts w:ascii="Georgia" w:eastAsia="Georgia" w:hAnsi="Georgia" w:cs="Georgia"/>
            <w:color w:val="FF0000"/>
            <w:spacing w:val="27"/>
            <w:sz w:val="19"/>
            <w:szCs w:val="19"/>
          </w:rPr>
          <w:delText xml:space="preserve"> </w:delText>
        </w:r>
        <w:r w:rsidDel="003F1692">
          <w:rPr>
            <w:rFonts w:ascii="Georgia" w:eastAsia="Georgia" w:hAnsi="Georgia" w:cs="Georgia"/>
            <w:color w:val="FF0000"/>
            <w:sz w:val="19"/>
            <w:szCs w:val="19"/>
          </w:rPr>
          <w:delText>Random</w:delText>
        </w:r>
        <w:r w:rsidDel="003F1692">
          <w:rPr>
            <w:rFonts w:ascii="Georgia" w:eastAsia="Georgia" w:hAnsi="Georgia" w:cs="Georgia"/>
            <w:color w:val="FF0000"/>
            <w:spacing w:val="28"/>
            <w:sz w:val="19"/>
            <w:szCs w:val="19"/>
          </w:rPr>
          <w:delText xml:space="preserve"> </w:delText>
        </w:r>
        <w:r w:rsidDel="003F1692">
          <w:rPr>
            <w:rFonts w:ascii="Georgia" w:eastAsia="Georgia" w:hAnsi="Georgia" w:cs="Georgia"/>
            <w:color w:val="FF0000"/>
            <w:sz w:val="19"/>
            <w:szCs w:val="19"/>
          </w:rPr>
          <w:delText>Field</w:delText>
        </w:r>
      </w:del>
      <w:ins w:id="240" w:author="James Gee" w:date="2016-07-20T15:09:00Z">
        <w:r w:rsidR="003F1692">
          <w:rPr>
            <w:rFonts w:ascii="Georgia" w:eastAsia="Georgia" w:hAnsi="Georgia" w:cs="Georgia"/>
            <w:color w:val="FF0000"/>
            <w:sz w:val="19"/>
            <w:szCs w:val="19"/>
          </w:rPr>
          <w:t>an MRF</w:t>
        </w:r>
      </w:ins>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 xml:space="preserve">prior. </w:t>
      </w:r>
      <w:r>
        <w:rPr>
          <w:rFonts w:ascii="Georgia" w:eastAsia="Georgia" w:hAnsi="Georgia" w:cs="Georgia"/>
          <w:color w:val="FF0000"/>
          <w:spacing w:val="19"/>
          <w:sz w:val="19"/>
          <w:szCs w:val="19"/>
        </w:rPr>
        <w:t xml:space="preserve"> </w:t>
      </w:r>
      <w:r>
        <w:rPr>
          <w:rFonts w:ascii="Georgia" w:eastAsia="Georgia" w:hAnsi="Georgia" w:cs="Georgia"/>
          <w:color w:val="000000"/>
          <w:sz w:val="19"/>
          <w:szCs w:val="19"/>
        </w:rPr>
        <w:t>Without</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ground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truth</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evaluation,</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7"/>
          <w:sz w:val="19"/>
          <w:szCs w:val="19"/>
        </w:rPr>
        <w:t xml:space="preserve"> </w:t>
      </w:r>
      <w:r>
        <w:rPr>
          <w:rFonts w:ascii="Georgia" w:eastAsia="Georgia" w:hAnsi="Georgia" w:cs="Georgia"/>
          <w:color w:val="000000"/>
          <w:w w:val="102"/>
          <w:sz w:val="19"/>
          <w:szCs w:val="19"/>
        </w:rPr>
        <w:t xml:space="preserve">consensus </w:t>
      </w:r>
      <w:r>
        <w:rPr>
          <w:rFonts w:ascii="Georgia" w:eastAsia="Georgia" w:hAnsi="Georgia" w:cs="Georgia"/>
          <w:color w:val="000000"/>
          <w:sz w:val="19"/>
          <w:szCs w:val="19"/>
        </w:rPr>
        <w:t>labeling</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approach</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[63]</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
          <w:sz w:val="19"/>
          <w:szCs w:val="19"/>
        </w:rPr>
        <w:t xml:space="preserve"> </w:t>
      </w:r>
      <w:commentRangeStart w:id="241"/>
      <w:r>
        <w:rPr>
          <w:rFonts w:ascii="Georgia" w:eastAsia="Georgia" w:hAnsi="Georgia" w:cs="Georgia"/>
          <w:color w:val="000000"/>
          <w:sz w:val="19"/>
          <w:szCs w:val="19"/>
        </w:rPr>
        <w:t>simultaneously</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estimate</w:t>
      </w:r>
      <w:r>
        <w:rPr>
          <w:rFonts w:ascii="Georgia" w:eastAsia="Georgia" w:hAnsi="Georgia" w:cs="Georgia"/>
          <w:color w:val="000000"/>
          <w:spacing w:val="12"/>
          <w:sz w:val="19"/>
          <w:szCs w:val="19"/>
        </w:rPr>
        <w:t xml:space="preserve"> </w:t>
      </w:r>
      <w:commentRangeEnd w:id="241"/>
      <w:r w:rsidR="003F1692">
        <w:rPr>
          <w:rStyle w:val="CommentReference"/>
        </w:rPr>
        <w:commentReference w:id="241"/>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true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segmentation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given</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“raters”</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which</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included</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3"/>
          <w:sz w:val="19"/>
          <w:szCs w:val="19"/>
        </w:rPr>
        <w:t xml:space="preserve"> </w:t>
      </w:r>
      <w:r>
        <w:rPr>
          <w:rFonts w:ascii="Georgia" w:eastAsia="Georgia" w:hAnsi="Georgia" w:cs="Georgia"/>
          <w:color w:val="000000"/>
          <w:w w:val="102"/>
          <w:sz w:val="19"/>
          <w:szCs w:val="19"/>
        </w:rPr>
        <w:t xml:space="preserve">segmentation </w:t>
      </w:r>
      <w:r>
        <w:rPr>
          <w:rFonts w:ascii="Georgia" w:eastAsia="Georgia" w:hAnsi="Georgia" w:cs="Georgia"/>
          <w:color w:val="000000"/>
          <w:sz w:val="19"/>
          <w:szCs w:val="19"/>
        </w:rPr>
        <w:t>from</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automated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approach</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manual</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tracings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three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trained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individuals.</w:t>
      </w:r>
      <w:r>
        <w:rPr>
          <w:rFonts w:ascii="Georgia" w:eastAsia="Georgia" w:hAnsi="Georgia" w:cs="Georgia"/>
          <w:color w:val="000000"/>
          <w:spacing w:val="43"/>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terms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combined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specificity</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0"/>
          <w:sz w:val="19"/>
          <w:szCs w:val="19"/>
        </w:rPr>
        <w:t xml:space="preserve"> </w:t>
      </w:r>
      <w:proofErr w:type="spellStart"/>
      <w:r>
        <w:rPr>
          <w:rFonts w:ascii="Georgia" w:eastAsia="Georgia" w:hAnsi="Georgia" w:cs="Georgia"/>
          <w:color w:val="000000"/>
          <w:w w:val="102"/>
          <w:sz w:val="19"/>
          <w:szCs w:val="19"/>
        </w:rPr>
        <w:t>sen</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sitivity</w:t>
      </w:r>
      <w:proofErr w:type="spellEnd"/>
      <w:r>
        <w:rPr>
          <w:rFonts w:ascii="Georgia" w:eastAsia="Georgia" w:hAnsi="Georgia" w:cs="Georgia"/>
          <w:color w:val="000000"/>
          <w:sz w:val="19"/>
          <w:szCs w:val="19"/>
        </w:rPr>
        <w: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our</w:t>
      </w:r>
      <w:r>
        <w:rPr>
          <w:rFonts w:ascii="Georgia" w:eastAsia="Georgia" w:hAnsi="Georgia" w:cs="Georgia"/>
          <w:color w:val="000000"/>
          <w:spacing w:val="18"/>
          <w:sz w:val="19"/>
          <w:szCs w:val="19"/>
        </w:rPr>
        <w:t xml:space="preserve"> </w:t>
      </w:r>
      <w:del w:id="242" w:author="James Gee" w:date="2016-07-20T15:10:00Z">
        <w:r w:rsidDel="001460A3">
          <w:rPr>
            <w:rFonts w:ascii="Georgia" w:eastAsia="Georgia" w:hAnsi="Georgia" w:cs="Georgia"/>
            <w:color w:val="000000"/>
            <w:sz w:val="19"/>
            <w:szCs w:val="19"/>
          </w:rPr>
          <w:delText>automated</w:delText>
        </w:r>
        <w:r w:rsidDel="001460A3">
          <w:rPr>
            <w:rFonts w:ascii="Georgia" w:eastAsia="Georgia" w:hAnsi="Georgia" w:cs="Georgia"/>
            <w:color w:val="000000"/>
            <w:spacing w:val="30"/>
            <w:sz w:val="19"/>
            <w:szCs w:val="19"/>
          </w:rPr>
          <w:delText xml:space="preserve"> </w:delText>
        </w:r>
      </w:del>
      <w:r>
        <w:rPr>
          <w:rFonts w:ascii="Georgia" w:eastAsia="Georgia" w:hAnsi="Georgia" w:cs="Georgia"/>
          <w:color w:val="000000"/>
          <w:sz w:val="19"/>
          <w:szCs w:val="19"/>
        </w:rPr>
        <w:t>algorithm</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demonstrated</w:t>
      </w:r>
      <w:r>
        <w:rPr>
          <w:rFonts w:ascii="Georgia" w:eastAsia="Georgia" w:hAnsi="Georgia" w:cs="Georgia"/>
          <w:color w:val="000000"/>
          <w:spacing w:val="35"/>
          <w:sz w:val="19"/>
          <w:szCs w:val="19"/>
        </w:rPr>
        <w:t xml:space="preserve"> </w:t>
      </w:r>
      <w:r>
        <w:rPr>
          <w:rFonts w:ascii="Georgia" w:eastAsia="Georgia" w:hAnsi="Georgia" w:cs="Georgia"/>
          <w:color w:val="000000"/>
          <w:sz w:val="19"/>
          <w:szCs w:val="19"/>
        </w:rPr>
        <w:t>superior</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performance</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added</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benefit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being</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reproducible</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 xml:space="preserve">less </w:t>
      </w:r>
      <w:r>
        <w:rPr>
          <w:rFonts w:ascii="Georgia" w:eastAsia="Georgia" w:hAnsi="Georgia" w:cs="Georgia"/>
          <w:color w:val="000000"/>
          <w:sz w:val="19"/>
          <w:szCs w:val="19"/>
        </w:rPr>
        <w:t xml:space="preserve">time-consuming. </w:t>
      </w:r>
      <w:r>
        <w:rPr>
          <w:rFonts w:ascii="Georgia" w:eastAsia="Georgia" w:hAnsi="Georgia" w:cs="Georgia"/>
          <w:color w:val="000000"/>
          <w:spacing w:val="40"/>
          <w:sz w:val="19"/>
          <w:szCs w:val="19"/>
        </w:rPr>
        <w:t xml:space="preserve"> </w:t>
      </w:r>
      <w:r>
        <w:rPr>
          <w:rFonts w:ascii="Georgia" w:eastAsia="Georgia" w:hAnsi="Georgia" w:cs="Georgia"/>
          <w:color w:val="000000"/>
          <w:sz w:val="19"/>
          <w:szCs w:val="19"/>
        </w:rPr>
        <w:t>Future</w:t>
      </w:r>
      <w:r>
        <w:rPr>
          <w:rFonts w:ascii="Georgia" w:eastAsia="Georgia" w:hAnsi="Georgia" w:cs="Georgia"/>
          <w:color w:val="000000"/>
          <w:spacing w:val="26"/>
          <w:sz w:val="19"/>
          <w:szCs w:val="19"/>
        </w:rPr>
        <w:t xml:space="preserve"> </w:t>
      </w:r>
      <w:del w:id="243" w:author="James Gee" w:date="2016-07-20T15:13:00Z">
        <w:r w:rsidDel="001460A3">
          <w:rPr>
            <w:rFonts w:ascii="Georgia" w:eastAsia="Georgia" w:hAnsi="Georgia" w:cs="Georgia"/>
            <w:color w:val="000000"/>
            <w:sz w:val="19"/>
            <w:szCs w:val="19"/>
          </w:rPr>
          <w:delText>improvements</w:delText>
        </w:r>
        <w:r w:rsidDel="001460A3">
          <w:rPr>
            <w:rFonts w:ascii="Georgia" w:eastAsia="Georgia" w:hAnsi="Georgia" w:cs="Georgia"/>
            <w:color w:val="000000"/>
            <w:spacing w:val="39"/>
            <w:sz w:val="19"/>
            <w:szCs w:val="19"/>
          </w:rPr>
          <w:delText xml:space="preserve"> </w:delText>
        </w:r>
      </w:del>
      <w:ins w:id="244" w:author="James Gee" w:date="2016-07-20T15:13:00Z">
        <w:r w:rsidR="001460A3">
          <w:rPr>
            <w:rFonts w:ascii="Georgia" w:eastAsia="Georgia" w:hAnsi="Georgia" w:cs="Georgia"/>
            <w:color w:val="000000"/>
            <w:sz w:val="19"/>
            <w:szCs w:val="19"/>
          </w:rPr>
          <w:t>enhancements</w:t>
        </w:r>
        <w:r w:rsidR="001460A3">
          <w:rPr>
            <w:rFonts w:ascii="Georgia" w:eastAsia="Georgia" w:hAnsi="Georgia" w:cs="Georgia"/>
            <w:color w:val="000000"/>
            <w:spacing w:val="39"/>
            <w:sz w:val="19"/>
            <w:szCs w:val="19"/>
          </w:rPr>
          <w:t xml:space="preserve"> </w:t>
        </w:r>
      </w:ins>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pipeline</w:t>
      </w:r>
      <w:r>
        <w:rPr>
          <w:rFonts w:ascii="Georgia" w:eastAsia="Georgia" w:hAnsi="Georgia" w:cs="Georgia"/>
          <w:color w:val="000000"/>
          <w:spacing w:val="29"/>
          <w:sz w:val="19"/>
          <w:szCs w:val="19"/>
        </w:rPr>
        <w:t xml:space="preserve"> </w:t>
      </w:r>
      <w:ins w:id="245" w:author="James Gee" w:date="2016-07-20T15:11:00Z">
        <w:r w:rsidR="001460A3">
          <w:rPr>
            <w:rFonts w:ascii="Georgia" w:eastAsia="Georgia" w:hAnsi="Georgia" w:cs="Georgia"/>
            <w:color w:val="000000"/>
            <w:spacing w:val="29"/>
            <w:sz w:val="19"/>
            <w:szCs w:val="19"/>
          </w:rPr>
          <w:t xml:space="preserve">will </w:t>
        </w:r>
      </w:ins>
      <w:r>
        <w:rPr>
          <w:rFonts w:ascii="Georgia" w:eastAsia="Georgia" w:hAnsi="Georgia" w:cs="Georgia"/>
          <w:color w:val="000000"/>
          <w:sz w:val="19"/>
          <w:szCs w:val="19"/>
        </w:rPr>
        <w:t>include</w:t>
      </w:r>
      <w:r>
        <w:rPr>
          <w:rFonts w:ascii="Georgia" w:eastAsia="Georgia" w:hAnsi="Georgia" w:cs="Georgia"/>
          <w:color w:val="000000"/>
          <w:spacing w:val="27"/>
          <w:sz w:val="19"/>
          <w:szCs w:val="19"/>
        </w:rPr>
        <w:t xml:space="preserve"> </w:t>
      </w:r>
      <w:ins w:id="246" w:author="James Gee" w:date="2016-07-20T15:13:00Z">
        <w:r w:rsidR="001460A3">
          <w:rPr>
            <w:rFonts w:ascii="Georgia" w:eastAsia="Georgia" w:hAnsi="Georgia" w:cs="Georgia"/>
            <w:color w:val="000000"/>
            <w:spacing w:val="27"/>
            <w:sz w:val="19"/>
            <w:szCs w:val="19"/>
          </w:rPr>
          <w:t>the incorporation of</w:t>
        </w:r>
      </w:ins>
      <w:ins w:id="247" w:author="James Gee" w:date="2016-07-20T15:11:00Z">
        <w:r w:rsidR="001460A3">
          <w:rPr>
            <w:rFonts w:ascii="Georgia" w:eastAsia="Georgia" w:hAnsi="Georgia" w:cs="Georgia"/>
            <w:color w:val="000000"/>
            <w:spacing w:val="27"/>
            <w:sz w:val="19"/>
            <w:szCs w:val="19"/>
          </w:rPr>
          <w:t xml:space="preserve"> </w:t>
        </w:r>
      </w:ins>
      <w:ins w:id="248" w:author="James Gee" w:date="2016-07-20T15:15:00Z">
        <w:r w:rsidR="001460A3">
          <w:rPr>
            <w:rFonts w:ascii="Georgia" w:eastAsia="Georgia" w:hAnsi="Georgia" w:cs="Georgia"/>
            <w:color w:val="000000"/>
            <w:spacing w:val="27"/>
            <w:sz w:val="19"/>
            <w:szCs w:val="19"/>
          </w:rPr>
          <w:t xml:space="preserve">1) </w:t>
        </w:r>
      </w:ins>
      <w:ins w:id="249" w:author="James Gee" w:date="2016-07-20T15:11:00Z">
        <w:r w:rsidR="001460A3">
          <w:rPr>
            <w:rFonts w:ascii="Georgia" w:eastAsia="Georgia" w:hAnsi="Georgia" w:cs="Georgia"/>
            <w:color w:val="000000"/>
            <w:spacing w:val="27"/>
            <w:sz w:val="19"/>
            <w:szCs w:val="19"/>
          </w:rPr>
          <w:t>an iterative bias-correction/</w:t>
        </w:r>
      </w:ins>
      <w:ins w:id="250" w:author="James Gee" w:date="2016-07-20T15:12:00Z">
        <w:r w:rsidR="001460A3">
          <w:rPr>
            <w:rFonts w:ascii="Georgia" w:eastAsia="Georgia" w:hAnsi="Georgia" w:cs="Georgia"/>
            <w:color w:val="000000"/>
            <w:spacing w:val="27"/>
            <w:sz w:val="19"/>
            <w:szCs w:val="19"/>
          </w:rPr>
          <w:t>segmentation</w:t>
        </w:r>
      </w:ins>
      <w:ins w:id="251" w:author="James Gee" w:date="2016-07-20T15:11:00Z">
        <w:r w:rsidR="001460A3">
          <w:rPr>
            <w:rFonts w:ascii="Georgia" w:eastAsia="Georgia" w:hAnsi="Georgia" w:cs="Georgia"/>
            <w:color w:val="000000"/>
            <w:spacing w:val="27"/>
            <w:sz w:val="19"/>
            <w:szCs w:val="19"/>
          </w:rPr>
          <w:t xml:space="preserve"> </w:t>
        </w:r>
      </w:ins>
      <w:ins w:id="252" w:author="James Gee" w:date="2016-07-20T15:12:00Z">
        <w:r w:rsidR="001460A3">
          <w:rPr>
            <w:rFonts w:ascii="Georgia" w:eastAsia="Georgia" w:hAnsi="Georgia" w:cs="Georgia"/>
            <w:color w:val="000000"/>
            <w:spacing w:val="27"/>
            <w:sz w:val="19"/>
            <w:szCs w:val="19"/>
          </w:rPr>
          <w:t>scheme that should yield</w:t>
        </w:r>
      </w:ins>
      <w:ins w:id="253" w:author="James Gee" w:date="2016-07-20T15:13:00Z">
        <w:r w:rsidR="001460A3">
          <w:rPr>
            <w:rFonts w:ascii="Georgia" w:eastAsia="Georgia" w:hAnsi="Georgia" w:cs="Georgia"/>
            <w:color w:val="000000"/>
            <w:spacing w:val="27"/>
            <w:sz w:val="19"/>
            <w:szCs w:val="19"/>
          </w:rPr>
          <w:t xml:space="preserve"> improved </w:t>
        </w:r>
      </w:ins>
      <w:ins w:id="254" w:author="James Gee" w:date="2016-07-20T15:20:00Z">
        <w:r w:rsidR="001460A3">
          <w:rPr>
            <w:rFonts w:ascii="Georgia" w:eastAsia="Georgia" w:hAnsi="Georgia" w:cs="Georgia"/>
            <w:color w:val="000000"/>
            <w:spacing w:val="27"/>
            <w:sz w:val="19"/>
            <w:szCs w:val="19"/>
          </w:rPr>
          <w:t>optimization solutions</w:t>
        </w:r>
      </w:ins>
      <w:ins w:id="255" w:author="James Gee" w:date="2016-07-20T15:15:00Z">
        <w:r w:rsidR="001460A3">
          <w:rPr>
            <w:rFonts w:ascii="Georgia" w:eastAsia="Georgia" w:hAnsi="Georgia" w:cs="Georgia"/>
            <w:color w:val="000000"/>
            <w:spacing w:val="27"/>
            <w:sz w:val="19"/>
            <w:szCs w:val="19"/>
          </w:rPr>
          <w:t xml:space="preserve"> and 2) </w:t>
        </w:r>
      </w:ins>
      <w:del w:id="256" w:author="James Gee" w:date="2016-07-20T15:16:00Z">
        <w:r w:rsidDel="001460A3">
          <w:rPr>
            <w:rFonts w:ascii="Georgia" w:eastAsia="Georgia" w:hAnsi="Georgia" w:cs="Georgia"/>
            <w:color w:val="000000"/>
            <w:sz w:val="19"/>
            <w:szCs w:val="19"/>
          </w:rPr>
          <w:delText>adding</w:delText>
        </w:r>
        <w:r w:rsidDel="001460A3">
          <w:rPr>
            <w:rFonts w:ascii="Georgia" w:eastAsia="Georgia" w:hAnsi="Georgia" w:cs="Georgia"/>
            <w:color w:val="000000"/>
            <w:spacing w:val="27"/>
            <w:sz w:val="19"/>
            <w:szCs w:val="19"/>
          </w:rPr>
          <w:delText xml:space="preserve"> </w:delText>
        </w:r>
        <w:r w:rsidDel="001460A3">
          <w:rPr>
            <w:rFonts w:ascii="Georgia" w:eastAsia="Georgia" w:hAnsi="Georgia" w:cs="Georgia"/>
            <w:color w:val="000000"/>
            <w:sz w:val="19"/>
            <w:szCs w:val="19"/>
          </w:rPr>
          <w:delText>an</w:delText>
        </w:r>
        <w:r w:rsidDel="001460A3">
          <w:rPr>
            <w:rFonts w:ascii="Georgia" w:eastAsia="Georgia" w:hAnsi="Georgia" w:cs="Georgia"/>
            <w:color w:val="000000"/>
            <w:spacing w:val="19"/>
            <w:sz w:val="19"/>
            <w:szCs w:val="19"/>
          </w:rPr>
          <w:delText xml:space="preserve"> </w:delText>
        </w:r>
        <w:r w:rsidDel="001460A3">
          <w:rPr>
            <w:rFonts w:ascii="Georgia" w:eastAsia="Georgia" w:hAnsi="Georgia" w:cs="Georgia"/>
            <w:color w:val="000000"/>
            <w:sz w:val="19"/>
            <w:szCs w:val="19"/>
          </w:rPr>
          <w:delText>alternating</w:delText>
        </w:r>
        <w:r w:rsidDel="001460A3">
          <w:rPr>
            <w:rFonts w:ascii="Georgia" w:eastAsia="Georgia" w:hAnsi="Georgia" w:cs="Georgia"/>
            <w:color w:val="000000"/>
            <w:spacing w:val="33"/>
            <w:sz w:val="19"/>
            <w:szCs w:val="19"/>
          </w:rPr>
          <w:delText xml:space="preserve"> </w:delText>
        </w:r>
        <w:r w:rsidDel="001460A3">
          <w:rPr>
            <w:rFonts w:ascii="Georgia" w:eastAsia="Georgia" w:hAnsi="Georgia" w:cs="Georgia"/>
            <w:color w:val="000000"/>
            <w:sz w:val="19"/>
            <w:szCs w:val="19"/>
          </w:rPr>
          <w:delText>bias-correction</w:delText>
        </w:r>
        <w:r w:rsidDel="001460A3">
          <w:rPr>
            <w:rFonts w:ascii="Georgia" w:eastAsia="Georgia" w:hAnsi="Georgia" w:cs="Georgia"/>
            <w:color w:val="000000"/>
            <w:spacing w:val="40"/>
            <w:sz w:val="19"/>
            <w:szCs w:val="19"/>
          </w:rPr>
          <w:delText xml:space="preserve"> </w:delText>
        </w:r>
        <w:r w:rsidDel="001460A3">
          <w:rPr>
            <w:rFonts w:ascii="Georgia" w:eastAsia="Georgia" w:hAnsi="Georgia" w:cs="Georgia"/>
            <w:color w:val="000000"/>
            <w:sz w:val="19"/>
            <w:szCs w:val="19"/>
          </w:rPr>
          <w:delText>and</w:delText>
        </w:r>
        <w:r w:rsidDel="001460A3">
          <w:rPr>
            <w:rFonts w:ascii="Georgia" w:eastAsia="Georgia" w:hAnsi="Georgia" w:cs="Georgia"/>
            <w:color w:val="000000"/>
            <w:spacing w:val="21"/>
            <w:sz w:val="19"/>
            <w:szCs w:val="19"/>
          </w:rPr>
          <w:delText xml:space="preserve"> </w:delText>
        </w:r>
        <w:r w:rsidDel="001460A3">
          <w:rPr>
            <w:rFonts w:ascii="Georgia" w:eastAsia="Georgia" w:hAnsi="Georgia" w:cs="Georgia"/>
            <w:color w:val="000000"/>
            <w:sz w:val="19"/>
            <w:szCs w:val="19"/>
          </w:rPr>
          <w:delText>the</w:delText>
        </w:r>
        <w:r w:rsidDel="001460A3">
          <w:rPr>
            <w:rFonts w:ascii="Georgia" w:eastAsia="Georgia" w:hAnsi="Georgia" w:cs="Georgia"/>
            <w:color w:val="000000"/>
            <w:spacing w:val="20"/>
            <w:sz w:val="19"/>
            <w:szCs w:val="19"/>
          </w:rPr>
          <w:delText xml:space="preserve"> </w:delText>
        </w:r>
        <w:r w:rsidDel="001460A3">
          <w:rPr>
            <w:rFonts w:ascii="Georgia" w:eastAsia="Georgia" w:hAnsi="Georgia" w:cs="Georgia"/>
            <w:color w:val="000000"/>
            <w:w w:val="102"/>
            <w:sz w:val="19"/>
            <w:szCs w:val="19"/>
          </w:rPr>
          <w:delText xml:space="preserve">segmentation </w:delText>
        </w:r>
        <w:r w:rsidDel="001460A3">
          <w:rPr>
            <w:rFonts w:ascii="Georgia" w:eastAsia="Georgia" w:hAnsi="Georgia" w:cs="Georgia"/>
            <w:color w:val="000000"/>
            <w:sz w:val="19"/>
            <w:szCs w:val="19"/>
          </w:rPr>
          <w:delText>process</w:delText>
        </w:r>
        <w:r w:rsidDel="001460A3">
          <w:rPr>
            <w:rFonts w:ascii="Georgia" w:eastAsia="Georgia" w:hAnsi="Georgia" w:cs="Georgia"/>
            <w:color w:val="000000"/>
            <w:spacing w:val="28"/>
            <w:sz w:val="19"/>
            <w:szCs w:val="19"/>
          </w:rPr>
          <w:delText xml:space="preserve"> </w:delText>
        </w:r>
        <w:r w:rsidDel="001460A3">
          <w:rPr>
            <w:rFonts w:ascii="Georgia" w:eastAsia="Georgia" w:hAnsi="Georgia" w:cs="Georgia"/>
            <w:color w:val="000000"/>
            <w:sz w:val="19"/>
            <w:szCs w:val="19"/>
          </w:rPr>
          <w:delText>which</w:delText>
        </w:r>
        <w:r w:rsidDel="001460A3">
          <w:rPr>
            <w:rFonts w:ascii="Georgia" w:eastAsia="Georgia" w:hAnsi="Georgia" w:cs="Georgia"/>
            <w:color w:val="000000"/>
            <w:spacing w:val="25"/>
            <w:sz w:val="19"/>
            <w:szCs w:val="19"/>
          </w:rPr>
          <w:delText xml:space="preserve"> </w:delText>
        </w:r>
        <w:r w:rsidDel="001460A3">
          <w:rPr>
            <w:rFonts w:ascii="Georgia" w:eastAsia="Georgia" w:hAnsi="Georgia" w:cs="Georgia"/>
            <w:color w:val="000000"/>
            <w:sz w:val="19"/>
            <w:szCs w:val="19"/>
          </w:rPr>
          <w:delText>iterates</w:delText>
        </w:r>
        <w:r w:rsidDel="001460A3">
          <w:rPr>
            <w:rFonts w:ascii="Georgia" w:eastAsia="Georgia" w:hAnsi="Georgia" w:cs="Georgia"/>
            <w:color w:val="000000"/>
            <w:spacing w:val="28"/>
            <w:sz w:val="19"/>
            <w:szCs w:val="19"/>
          </w:rPr>
          <w:delText xml:space="preserve"> </w:delText>
        </w:r>
        <w:r w:rsidDel="001460A3">
          <w:rPr>
            <w:rFonts w:ascii="Georgia" w:eastAsia="Georgia" w:hAnsi="Georgia" w:cs="Georgia"/>
            <w:color w:val="000000"/>
            <w:sz w:val="19"/>
            <w:szCs w:val="19"/>
          </w:rPr>
          <w:delText>to</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a</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more</w:delText>
        </w:r>
        <w:r w:rsidDel="001460A3">
          <w:rPr>
            <w:rFonts w:ascii="Georgia" w:eastAsia="Georgia" w:hAnsi="Georgia" w:cs="Georgia"/>
            <w:color w:val="000000"/>
            <w:spacing w:val="24"/>
            <w:sz w:val="19"/>
            <w:szCs w:val="19"/>
          </w:rPr>
          <w:delText xml:space="preserve"> </w:delText>
        </w:r>
        <w:r w:rsidDel="001460A3">
          <w:rPr>
            <w:rFonts w:ascii="Georgia" w:eastAsia="Georgia" w:hAnsi="Georgia" w:cs="Georgia"/>
            <w:color w:val="000000"/>
            <w:sz w:val="19"/>
            <w:szCs w:val="19"/>
          </w:rPr>
          <w:delText>optimal</w:delText>
        </w:r>
        <w:r w:rsidDel="001460A3">
          <w:rPr>
            <w:rFonts w:ascii="Georgia" w:eastAsia="Georgia" w:hAnsi="Georgia" w:cs="Georgia"/>
            <w:color w:val="000000"/>
            <w:spacing w:val="28"/>
            <w:sz w:val="19"/>
            <w:szCs w:val="19"/>
          </w:rPr>
          <w:delText xml:space="preserve"> </w:delText>
        </w:r>
        <w:r w:rsidDel="001460A3">
          <w:rPr>
            <w:rFonts w:ascii="Georgia" w:eastAsia="Georgia" w:hAnsi="Georgia" w:cs="Georgia"/>
            <w:color w:val="000000"/>
            <w:sz w:val="19"/>
            <w:szCs w:val="19"/>
          </w:rPr>
          <w:delText>solution</w:delText>
        </w:r>
        <w:r w:rsidDel="001460A3">
          <w:rPr>
            <w:rFonts w:ascii="Georgia" w:eastAsia="Georgia" w:hAnsi="Georgia" w:cs="Georgia"/>
            <w:color w:val="000000"/>
            <w:spacing w:val="29"/>
            <w:sz w:val="19"/>
            <w:szCs w:val="19"/>
          </w:rPr>
          <w:delText xml:space="preserve"> </w:delText>
        </w:r>
        <w:r w:rsidDel="001460A3">
          <w:rPr>
            <w:rFonts w:ascii="Georgia" w:eastAsia="Georgia" w:hAnsi="Georgia" w:cs="Georgia"/>
            <w:color w:val="000000"/>
            <w:sz w:val="19"/>
            <w:szCs w:val="19"/>
          </w:rPr>
          <w:delText>in</w:delText>
        </w:r>
        <w:r w:rsidDel="001460A3">
          <w:rPr>
            <w:rFonts w:ascii="Georgia" w:eastAsia="Georgia" w:hAnsi="Georgia" w:cs="Georgia"/>
            <w:color w:val="000000"/>
            <w:spacing w:val="20"/>
            <w:sz w:val="19"/>
            <w:szCs w:val="19"/>
          </w:rPr>
          <w:delText xml:space="preserve"> </w:delText>
        </w:r>
        <w:r w:rsidDel="001460A3">
          <w:rPr>
            <w:rFonts w:ascii="Georgia" w:eastAsia="Georgia" w:hAnsi="Georgia" w:cs="Georgia"/>
            <w:color w:val="000000"/>
            <w:sz w:val="19"/>
            <w:szCs w:val="19"/>
          </w:rPr>
          <w:delText>addition</w:delText>
        </w:r>
        <w:r w:rsidDel="001460A3">
          <w:rPr>
            <w:rFonts w:ascii="Georgia" w:eastAsia="Georgia" w:hAnsi="Georgia" w:cs="Georgia"/>
            <w:color w:val="000000"/>
            <w:spacing w:val="29"/>
            <w:sz w:val="19"/>
            <w:szCs w:val="19"/>
          </w:rPr>
          <w:delText xml:space="preserve"> </w:delText>
        </w:r>
        <w:r w:rsidDel="001460A3">
          <w:rPr>
            <w:rFonts w:ascii="Georgia" w:eastAsia="Georgia" w:hAnsi="Georgia" w:cs="Georgia"/>
            <w:color w:val="000000"/>
            <w:sz w:val="19"/>
            <w:szCs w:val="19"/>
          </w:rPr>
          <w:delText>to</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the</w:delText>
        </w:r>
        <w:r w:rsidDel="001460A3">
          <w:rPr>
            <w:rFonts w:ascii="Georgia" w:eastAsia="Georgia" w:hAnsi="Georgia" w:cs="Georgia"/>
            <w:color w:val="000000"/>
            <w:spacing w:val="20"/>
            <w:sz w:val="19"/>
            <w:szCs w:val="19"/>
          </w:rPr>
          <w:delText xml:space="preserve"> </w:delText>
        </w:r>
        <w:r w:rsidDel="001460A3">
          <w:rPr>
            <w:rFonts w:ascii="Georgia" w:eastAsia="Georgia" w:hAnsi="Georgia" w:cs="Georgia"/>
            <w:color w:val="000000"/>
            <w:sz w:val="19"/>
            <w:szCs w:val="19"/>
          </w:rPr>
          <w:delText>incorporation</w:delText>
        </w:r>
        <w:r w:rsidDel="001460A3">
          <w:rPr>
            <w:rFonts w:ascii="Georgia" w:eastAsia="Georgia" w:hAnsi="Georgia" w:cs="Georgia"/>
            <w:color w:val="000000"/>
            <w:spacing w:val="38"/>
            <w:sz w:val="19"/>
            <w:szCs w:val="19"/>
          </w:rPr>
          <w:delText xml:space="preserve"> </w:delText>
        </w:r>
        <w:r w:rsidDel="001460A3">
          <w:rPr>
            <w:rFonts w:ascii="Georgia" w:eastAsia="Georgia" w:hAnsi="Georgia" w:cs="Georgia"/>
            <w:color w:val="000000"/>
            <w:sz w:val="19"/>
            <w:szCs w:val="19"/>
          </w:rPr>
          <w:delText>of</w:delText>
        </w:r>
        <w:r w:rsidDel="001460A3">
          <w:rPr>
            <w:rFonts w:ascii="Georgia" w:eastAsia="Georgia" w:hAnsi="Georgia" w:cs="Georgia"/>
            <w:color w:val="000000"/>
            <w:spacing w:val="18"/>
            <w:sz w:val="19"/>
            <w:szCs w:val="19"/>
          </w:rPr>
          <w:delText xml:space="preserve"> </w:delText>
        </w:r>
        <w:r w:rsidDel="001460A3">
          <w:rPr>
            <w:rFonts w:ascii="Georgia" w:eastAsia="Georgia" w:hAnsi="Georgia" w:cs="Georgia"/>
            <w:color w:val="000000"/>
            <w:sz w:val="19"/>
            <w:szCs w:val="19"/>
          </w:rPr>
          <w:delText>an</w:delText>
        </w:r>
        <w:r w:rsidDel="001460A3">
          <w:rPr>
            <w:rFonts w:ascii="Georgia" w:eastAsia="Georgia" w:hAnsi="Georgia" w:cs="Georgia"/>
            <w:color w:val="000000"/>
            <w:spacing w:val="19"/>
            <w:sz w:val="19"/>
            <w:szCs w:val="19"/>
          </w:rPr>
          <w:delText xml:space="preserve"> </w:delText>
        </w:r>
        <w:r w:rsidDel="001460A3">
          <w:rPr>
            <w:rFonts w:ascii="Georgia" w:eastAsia="Georgia" w:hAnsi="Georgia" w:cs="Georgia"/>
            <w:color w:val="000000"/>
            <w:sz w:val="19"/>
            <w:szCs w:val="19"/>
          </w:rPr>
          <w:delText>ANTs-based</w:delText>
        </w:r>
        <w:r w:rsidDel="001460A3">
          <w:rPr>
            <w:rFonts w:ascii="Georgia" w:eastAsia="Georgia" w:hAnsi="Georgia" w:cs="Georgia"/>
            <w:color w:val="000000"/>
            <w:spacing w:val="36"/>
            <w:sz w:val="19"/>
            <w:szCs w:val="19"/>
          </w:rPr>
          <w:delText xml:space="preserve"> </w:delText>
        </w:r>
        <w:r w:rsidDel="001460A3">
          <w:rPr>
            <w:rFonts w:ascii="Georgia" w:eastAsia="Georgia" w:hAnsi="Georgia" w:cs="Georgia"/>
            <w:color w:val="000000"/>
            <w:sz w:val="19"/>
            <w:szCs w:val="19"/>
          </w:rPr>
          <w:delText>implementation</w:delText>
        </w:r>
        <w:r w:rsidDel="001460A3">
          <w:rPr>
            <w:rFonts w:ascii="Georgia" w:eastAsia="Georgia" w:hAnsi="Georgia" w:cs="Georgia"/>
            <w:color w:val="000000"/>
            <w:spacing w:val="42"/>
            <w:sz w:val="19"/>
            <w:szCs w:val="19"/>
          </w:rPr>
          <w:delText xml:space="preserve"> </w:delText>
        </w:r>
        <w:r w:rsidDel="001460A3">
          <w:rPr>
            <w:rFonts w:ascii="Georgia" w:eastAsia="Georgia" w:hAnsi="Georgia" w:cs="Georgia"/>
            <w:color w:val="000000"/>
            <w:sz w:val="19"/>
            <w:szCs w:val="19"/>
          </w:rPr>
          <w:delText>of</w:delText>
        </w:r>
        <w:r w:rsidDel="001460A3">
          <w:rPr>
            <w:rFonts w:ascii="Georgia" w:eastAsia="Georgia" w:hAnsi="Georgia" w:cs="Georgia"/>
            <w:color w:val="000000"/>
            <w:spacing w:val="18"/>
            <w:sz w:val="19"/>
            <w:szCs w:val="19"/>
          </w:rPr>
          <w:delText xml:space="preserve"> </w:delText>
        </w:r>
      </w:del>
      <w:ins w:id="257" w:author="James Gee" w:date="2016-07-20T15:18:00Z">
        <w:r w:rsidR="001460A3">
          <w:rPr>
            <w:rFonts w:ascii="Georgia" w:eastAsia="Georgia" w:hAnsi="Georgia" w:cs="Georgia"/>
            <w:color w:val="000000"/>
            <w:w w:val="102"/>
            <w:sz w:val="19"/>
            <w:szCs w:val="19"/>
          </w:rPr>
          <w:t>a better performing</w:t>
        </w:r>
      </w:ins>
      <w:del w:id="258" w:author="James Gee" w:date="2016-07-20T15:17:00Z">
        <w:r w:rsidDel="001460A3">
          <w:rPr>
            <w:rFonts w:ascii="Georgia" w:eastAsia="Georgia" w:hAnsi="Georgia" w:cs="Georgia"/>
            <w:color w:val="000000"/>
            <w:w w:val="102"/>
            <w:sz w:val="19"/>
            <w:szCs w:val="19"/>
          </w:rPr>
          <w:delText>the</w:delText>
        </w:r>
      </w:del>
      <w:r>
        <w:rPr>
          <w:rFonts w:ascii="Georgia" w:eastAsia="Georgia" w:hAnsi="Georgia" w:cs="Georgia"/>
          <w:color w:val="000000"/>
          <w:w w:val="102"/>
          <w:sz w:val="19"/>
          <w:szCs w:val="19"/>
        </w:rPr>
        <w:t xml:space="preserve"> </w:t>
      </w:r>
      <w:del w:id="259" w:author="James Gee" w:date="2016-07-20T15:18:00Z">
        <w:r w:rsidDel="001460A3">
          <w:rPr>
            <w:rFonts w:ascii="Georgia" w:eastAsia="Georgia" w:hAnsi="Georgia" w:cs="Georgia"/>
            <w:color w:val="000000"/>
            <w:sz w:val="19"/>
            <w:szCs w:val="19"/>
          </w:rPr>
          <w:delText>patch-based</w:delText>
        </w:r>
        <w:r w:rsidDel="001460A3">
          <w:rPr>
            <w:rFonts w:ascii="Georgia" w:eastAsia="Georgia" w:hAnsi="Georgia" w:cs="Georgia"/>
            <w:color w:val="000000"/>
            <w:spacing w:val="21"/>
            <w:sz w:val="19"/>
            <w:szCs w:val="19"/>
          </w:rPr>
          <w:delText xml:space="preserve"> </w:delText>
        </w:r>
      </w:del>
      <w:proofErr w:type="spellStart"/>
      <w:r>
        <w:rPr>
          <w:rFonts w:ascii="Georgia" w:eastAsia="Georgia" w:hAnsi="Georgia" w:cs="Georgia"/>
          <w:color w:val="000000"/>
          <w:sz w:val="19"/>
          <w:szCs w:val="19"/>
        </w:rPr>
        <w:t>denoising</w:t>
      </w:r>
      <w:proofErr w:type="spellEnd"/>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protocol</w:t>
      </w:r>
      <w:r>
        <w:rPr>
          <w:rFonts w:ascii="Georgia" w:eastAsia="Georgia" w:hAnsi="Georgia" w:cs="Georgia"/>
          <w:color w:val="000000"/>
          <w:spacing w:val="15"/>
          <w:sz w:val="19"/>
          <w:szCs w:val="19"/>
        </w:rPr>
        <w:t xml:space="preserve"> </w:t>
      </w:r>
      <w:ins w:id="260" w:author="James Gee" w:date="2016-07-20T15:18:00Z">
        <w:r w:rsidR="001460A3">
          <w:rPr>
            <w:rFonts w:ascii="Georgia" w:eastAsia="Georgia" w:hAnsi="Georgia" w:cs="Georgia"/>
            <w:color w:val="000000"/>
            <w:spacing w:val="15"/>
            <w:sz w:val="19"/>
            <w:szCs w:val="19"/>
          </w:rPr>
          <w:t xml:space="preserve">based on the patch-based method </w:t>
        </w:r>
      </w:ins>
      <w:r>
        <w:rPr>
          <w:rFonts w:ascii="Georgia" w:eastAsia="Georgia" w:hAnsi="Georgia" w:cs="Georgia"/>
          <w:color w:val="000000"/>
          <w:sz w:val="19"/>
          <w:szCs w:val="19"/>
        </w:rPr>
        <w:t>described</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6"/>
          <w:sz w:val="19"/>
          <w:szCs w:val="19"/>
        </w:rPr>
        <w:t xml:space="preserve"> </w:t>
      </w:r>
      <w:r>
        <w:rPr>
          <w:rFonts w:ascii="Georgia" w:eastAsia="Georgia" w:hAnsi="Georgia" w:cs="Georgia"/>
          <w:color w:val="000000"/>
          <w:w w:val="102"/>
          <w:sz w:val="19"/>
          <w:szCs w:val="19"/>
        </w:rPr>
        <w:t>[51].</w:t>
      </w:r>
    </w:p>
    <w:p w14:paraId="14E8F247" w14:textId="1847D04F" w:rsidR="00E61F9D" w:rsidRDefault="005C64D6">
      <w:pPr>
        <w:spacing w:before="59" w:after="0" w:line="277" w:lineRule="auto"/>
        <w:ind w:left="120" w:right="88"/>
        <w:jc w:val="both"/>
        <w:rPr>
          <w:rFonts w:ascii="Georgia" w:eastAsia="Georgia" w:hAnsi="Georgia" w:cs="Georgia"/>
          <w:sz w:val="19"/>
          <w:szCs w:val="19"/>
        </w:rPr>
      </w:pPr>
      <w:r>
        <w:rPr>
          <w:rFonts w:ascii="Georgia" w:eastAsia="Georgia" w:hAnsi="Georgia" w:cs="Georgia"/>
          <w:b/>
          <w:bCs/>
          <w:sz w:val="19"/>
          <w:szCs w:val="19"/>
        </w:rPr>
        <w:t>Multi-</w:t>
      </w:r>
      <w:proofErr w:type="gramStart"/>
      <w:r>
        <w:rPr>
          <w:rFonts w:ascii="Georgia" w:eastAsia="Georgia" w:hAnsi="Georgia" w:cs="Georgia"/>
          <w:b/>
          <w:bCs/>
          <w:sz w:val="19"/>
          <w:szCs w:val="19"/>
        </w:rPr>
        <w:t xml:space="preserve">modality </w:t>
      </w:r>
      <w:r>
        <w:rPr>
          <w:rFonts w:ascii="Georgia" w:eastAsia="Georgia" w:hAnsi="Georgia" w:cs="Georgia"/>
          <w:b/>
          <w:bCs/>
          <w:spacing w:val="14"/>
          <w:sz w:val="19"/>
          <w:szCs w:val="19"/>
        </w:rPr>
        <w:t xml:space="preserve"> </w:t>
      </w:r>
      <w:r>
        <w:rPr>
          <w:rFonts w:ascii="Georgia" w:eastAsia="Georgia" w:hAnsi="Georgia" w:cs="Georgia"/>
          <w:b/>
          <w:bCs/>
          <w:sz w:val="19"/>
          <w:szCs w:val="19"/>
        </w:rPr>
        <w:t>lung</w:t>
      </w:r>
      <w:proofErr w:type="gramEnd"/>
      <w:r>
        <w:rPr>
          <w:rFonts w:ascii="Georgia" w:eastAsia="Georgia" w:hAnsi="Georgia" w:cs="Georgia"/>
          <w:b/>
          <w:bCs/>
          <w:spacing w:val="42"/>
          <w:sz w:val="19"/>
          <w:szCs w:val="19"/>
        </w:rPr>
        <w:t xml:space="preserve"> </w:t>
      </w:r>
      <w:r>
        <w:rPr>
          <w:rFonts w:ascii="Georgia" w:eastAsia="Georgia" w:hAnsi="Georgia" w:cs="Georgia"/>
          <w:b/>
          <w:bCs/>
          <w:sz w:val="19"/>
          <w:szCs w:val="19"/>
        </w:rPr>
        <w:t xml:space="preserve">template </w:t>
      </w:r>
      <w:r>
        <w:rPr>
          <w:rFonts w:ascii="Georgia" w:eastAsia="Georgia" w:hAnsi="Georgia" w:cs="Georgia"/>
          <w:b/>
          <w:bCs/>
          <w:spacing w:val="2"/>
          <w:sz w:val="19"/>
          <w:szCs w:val="19"/>
        </w:rPr>
        <w:t xml:space="preserve"> </w:t>
      </w:r>
      <w:r>
        <w:rPr>
          <w:rFonts w:ascii="Georgia" w:eastAsia="Georgia" w:hAnsi="Georgia" w:cs="Georgia"/>
          <w:b/>
          <w:bCs/>
          <w:sz w:val="19"/>
          <w:szCs w:val="19"/>
        </w:rPr>
        <w:t xml:space="preserve">construction.  </w:t>
      </w:r>
      <w:r>
        <w:rPr>
          <w:rFonts w:ascii="Georgia" w:eastAsia="Georgia" w:hAnsi="Georgia" w:cs="Georgia"/>
          <w:b/>
          <w:bCs/>
          <w:spacing w:val="37"/>
          <w:sz w:val="19"/>
          <w:szCs w:val="19"/>
        </w:rPr>
        <w:t xml:space="preserve"> </w:t>
      </w:r>
      <w:del w:id="261" w:author="James Gee" w:date="2016-07-20T17:13:00Z">
        <w:r w:rsidDel="002F2F2A">
          <w:rPr>
            <w:rFonts w:ascii="Georgia" w:eastAsia="Georgia" w:hAnsi="Georgia" w:cs="Georgia"/>
            <w:sz w:val="19"/>
            <w:szCs w:val="19"/>
          </w:rPr>
          <w:delText xml:space="preserve">Although </w:delText>
        </w:r>
        <w:r w:rsidDel="002F2F2A">
          <w:rPr>
            <w:rFonts w:ascii="Georgia" w:eastAsia="Georgia" w:hAnsi="Georgia" w:cs="Georgia"/>
            <w:spacing w:val="2"/>
            <w:sz w:val="19"/>
            <w:szCs w:val="19"/>
          </w:rPr>
          <w:delText xml:space="preserve"> </w:delText>
        </w:r>
      </w:del>
      <w:proofErr w:type="gramStart"/>
      <w:ins w:id="262" w:author="James Gee" w:date="2016-07-20T17:13:00Z">
        <w:r w:rsidR="002F2F2A">
          <w:rPr>
            <w:rFonts w:ascii="Georgia" w:eastAsia="Georgia" w:hAnsi="Georgia" w:cs="Georgia"/>
            <w:sz w:val="19"/>
            <w:szCs w:val="19"/>
          </w:rPr>
          <w:t xml:space="preserve">Because </w:t>
        </w:r>
        <w:r w:rsidR="002F2F2A">
          <w:rPr>
            <w:rFonts w:ascii="Georgia" w:eastAsia="Georgia" w:hAnsi="Georgia" w:cs="Georgia"/>
            <w:spacing w:val="2"/>
            <w:sz w:val="19"/>
            <w:szCs w:val="19"/>
          </w:rPr>
          <w:t xml:space="preserve"> </w:t>
        </w:r>
      </w:ins>
      <w:r>
        <w:rPr>
          <w:rFonts w:ascii="Georgia" w:eastAsia="Georgia" w:hAnsi="Georgia" w:cs="Georgia"/>
          <w:sz w:val="19"/>
          <w:szCs w:val="19"/>
        </w:rPr>
        <w:t>the</w:t>
      </w:r>
      <w:proofErr w:type="gramEnd"/>
      <w:r>
        <w:rPr>
          <w:rFonts w:ascii="Georgia" w:eastAsia="Georgia" w:hAnsi="Georgia" w:cs="Georgia"/>
          <w:spacing w:val="37"/>
          <w:sz w:val="19"/>
          <w:szCs w:val="19"/>
        </w:rPr>
        <w:t xml:space="preserve"> </w:t>
      </w:r>
      <w:r>
        <w:rPr>
          <w:rFonts w:ascii="Georgia" w:eastAsia="Georgia" w:hAnsi="Georgia" w:cs="Georgia"/>
          <w:sz w:val="19"/>
          <w:szCs w:val="19"/>
        </w:rPr>
        <w:t xml:space="preserve">template </w:t>
      </w:r>
      <w:r>
        <w:rPr>
          <w:rFonts w:ascii="Georgia" w:eastAsia="Georgia" w:hAnsi="Georgia" w:cs="Georgia"/>
          <w:spacing w:val="1"/>
          <w:sz w:val="19"/>
          <w:szCs w:val="19"/>
        </w:rPr>
        <w:t xml:space="preserve"> </w:t>
      </w:r>
      <w:r>
        <w:rPr>
          <w:rFonts w:ascii="Georgia" w:eastAsia="Georgia" w:hAnsi="Georgia" w:cs="Georgia"/>
          <w:sz w:val="19"/>
          <w:szCs w:val="19"/>
        </w:rPr>
        <w:t xml:space="preserve">construction </w:t>
      </w:r>
      <w:r>
        <w:rPr>
          <w:rFonts w:ascii="Georgia" w:eastAsia="Georgia" w:hAnsi="Georgia" w:cs="Georgia"/>
          <w:spacing w:val="8"/>
          <w:sz w:val="19"/>
          <w:szCs w:val="19"/>
        </w:rPr>
        <w:t xml:space="preserve"> </w:t>
      </w:r>
      <w:r>
        <w:rPr>
          <w:rFonts w:ascii="Georgia" w:eastAsia="Georgia" w:hAnsi="Georgia" w:cs="Georgia"/>
          <w:sz w:val="19"/>
          <w:szCs w:val="19"/>
        </w:rPr>
        <w:t xml:space="preserve">algorithm </w:t>
      </w:r>
      <w:r>
        <w:rPr>
          <w:rFonts w:ascii="Georgia" w:eastAsia="Georgia" w:hAnsi="Georgia" w:cs="Georgia"/>
          <w:spacing w:val="3"/>
          <w:sz w:val="19"/>
          <w:szCs w:val="19"/>
        </w:rPr>
        <w:t xml:space="preserve"> </w:t>
      </w:r>
      <w:r>
        <w:rPr>
          <w:rFonts w:ascii="Georgia" w:eastAsia="Georgia" w:hAnsi="Georgia" w:cs="Georgia"/>
          <w:sz w:val="19"/>
          <w:szCs w:val="19"/>
        </w:rPr>
        <w:t xml:space="preserve">described </w:t>
      </w:r>
      <w:r>
        <w:rPr>
          <w:rFonts w:ascii="Georgia" w:eastAsia="Georgia" w:hAnsi="Georgia" w:cs="Georgia"/>
          <w:spacing w:val="2"/>
          <w:sz w:val="19"/>
          <w:szCs w:val="19"/>
        </w:rPr>
        <w:t xml:space="preserve"> </w:t>
      </w:r>
      <w:r>
        <w:rPr>
          <w:rFonts w:ascii="Georgia" w:eastAsia="Georgia" w:hAnsi="Georgia" w:cs="Georgia"/>
          <w:sz w:val="19"/>
          <w:szCs w:val="19"/>
        </w:rPr>
        <w:t>in</w:t>
      </w:r>
      <w:r>
        <w:rPr>
          <w:rFonts w:ascii="Georgia" w:eastAsia="Georgia" w:hAnsi="Georgia" w:cs="Georgia"/>
          <w:spacing w:val="37"/>
          <w:sz w:val="19"/>
          <w:szCs w:val="19"/>
        </w:rPr>
        <w:t xml:space="preserve"> </w:t>
      </w:r>
      <w:r>
        <w:rPr>
          <w:rFonts w:ascii="Georgia" w:eastAsia="Georgia" w:hAnsi="Georgia" w:cs="Georgia"/>
          <w:sz w:val="19"/>
          <w:szCs w:val="19"/>
        </w:rPr>
        <w:t>[22]</w:t>
      </w:r>
      <w:r>
        <w:rPr>
          <w:rFonts w:ascii="Georgia" w:eastAsia="Georgia" w:hAnsi="Georgia" w:cs="Georgia"/>
          <w:spacing w:val="39"/>
          <w:sz w:val="19"/>
          <w:szCs w:val="19"/>
        </w:rPr>
        <w:t xml:space="preserve"> </w:t>
      </w:r>
      <w:del w:id="263" w:author="James Gee" w:date="2016-07-20T15:37:00Z">
        <w:r w:rsidDel="007419F1">
          <w:rPr>
            <w:rFonts w:ascii="Georgia" w:eastAsia="Georgia" w:hAnsi="Georgia" w:cs="Georgia"/>
            <w:sz w:val="19"/>
            <w:szCs w:val="19"/>
          </w:rPr>
          <w:delText>is,</w:delText>
        </w:r>
        <w:r w:rsidDel="007419F1">
          <w:rPr>
            <w:rFonts w:ascii="Georgia" w:eastAsia="Georgia" w:hAnsi="Georgia" w:cs="Georgia"/>
            <w:spacing w:val="45"/>
            <w:sz w:val="19"/>
            <w:szCs w:val="19"/>
          </w:rPr>
          <w:delText xml:space="preserve"> </w:delText>
        </w:r>
        <w:r w:rsidDel="007419F1">
          <w:rPr>
            <w:rFonts w:ascii="Georgia" w:eastAsia="Georgia" w:hAnsi="Georgia" w:cs="Georgia"/>
            <w:w w:val="102"/>
            <w:sz w:val="19"/>
            <w:szCs w:val="19"/>
          </w:rPr>
          <w:delText xml:space="preserve">as </w:delText>
        </w:r>
        <w:r w:rsidDel="007419F1">
          <w:rPr>
            <w:rFonts w:ascii="Georgia" w:eastAsia="Georgia" w:hAnsi="Georgia" w:cs="Georgia"/>
            <w:sz w:val="19"/>
            <w:szCs w:val="19"/>
          </w:rPr>
          <w:delText>pointed</w:delText>
        </w:r>
        <w:r w:rsidDel="007419F1">
          <w:rPr>
            <w:rFonts w:ascii="Georgia" w:eastAsia="Georgia" w:hAnsi="Georgia" w:cs="Georgia"/>
            <w:spacing w:val="8"/>
            <w:sz w:val="19"/>
            <w:szCs w:val="19"/>
          </w:rPr>
          <w:delText xml:space="preserve"> </w:delText>
        </w:r>
        <w:r w:rsidDel="007419F1">
          <w:rPr>
            <w:rFonts w:ascii="Georgia" w:eastAsia="Georgia" w:hAnsi="Georgia" w:cs="Georgia"/>
            <w:sz w:val="19"/>
            <w:szCs w:val="19"/>
          </w:rPr>
          <w:delText>out</w:delText>
        </w:r>
        <w:r w:rsidDel="007419F1">
          <w:rPr>
            <w:rFonts w:ascii="Georgia" w:eastAsia="Georgia" w:hAnsi="Georgia" w:cs="Georgia"/>
            <w:spacing w:val="1"/>
            <w:sz w:val="19"/>
            <w:szCs w:val="19"/>
          </w:rPr>
          <w:delText xml:space="preserve"> </w:delText>
        </w:r>
        <w:r w:rsidDel="007419F1">
          <w:rPr>
            <w:rFonts w:ascii="Georgia" w:eastAsia="Georgia" w:hAnsi="Georgia" w:cs="Georgia"/>
            <w:sz w:val="19"/>
            <w:szCs w:val="19"/>
          </w:rPr>
          <w:delText>earlier,</w:delText>
        </w:r>
        <w:r w:rsidDel="007419F1">
          <w:rPr>
            <w:rFonts w:ascii="Georgia" w:eastAsia="Georgia" w:hAnsi="Georgia" w:cs="Georgia"/>
            <w:spacing w:val="9"/>
            <w:sz w:val="19"/>
            <w:szCs w:val="19"/>
          </w:rPr>
          <w:delText xml:space="preserve"> </w:delText>
        </w:r>
        <w:r w:rsidDel="007419F1">
          <w:rPr>
            <w:rFonts w:ascii="Georgia" w:eastAsia="Georgia" w:hAnsi="Georgia" w:cs="Georgia"/>
            <w:sz w:val="19"/>
            <w:szCs w:val="19"/>
          </w:rPr>
          <w:delText>frequently</w:delText>
        </w:r>
        <w:r w:rsidDel="007419F1">
          <w:rPr>
            <w:rFonts w:ascii="Georgia" w:eastAsia="Georgia" w:hAnsi="Georgia" w:cs="Georgia"/>
            <w:spacing w:val="12"/>
            <w:sz w:val="19"/>
            <w:szCs w:val="19"/>
          </w:rPr>
          <w:delText xml:space="preserve"> </w:delText>
        </w:r>
        <w:r w:rsidDel="007419F1">
          <w:rPr>
            <w:rFonts w:ascii="Georgia" w:eastAsia="Georgia" w:hAnsi="Georgia" w:cs="Georgia"/>
            <w:sz w:val="19"/>
            <w:szCs w:val="19"/>
          </w:rPr>
          <w:delText>applied</w:delText>
        </w:r>
        <w:r w:rsidDel="007419F1">
          <w:rPr>
            <w:rFonts w:ascii="Georgia" w:eastAsia="Georgia" w:hAnsi="Georgia" w:cs="Georgia"/>
            <w:spacing w:val="7"/>
            <w:sz w:val="19"/>
            <w:szCs w:val="19"/>
          </w:rPr>
          <w:delText xml:space="preserve"> </w:delText>
        </w:r>
        <w:r w:rsidDel="007419F1">
          <w:rPr>
            <w:rFonts w:ascii="Georgia" w:eastAsia="Georgia" w:hAnsi="Georgia" w:cs="Georgia"/>
            <w:sz w:val="19"/>
            <w:szCs w:val="19"/>
          </w:rPr>
          <w:delText>to</w:delText>
        </w:r>
        <w:r w:rsidDel="007419F1">
          <w:rPr>
            <w:rFonts w:ascii="Georgia" w:eastAsia="Georgia" w:hAnsi="Georgia" w:cs="Georgia"/>
            <w:spacing w:val="-2"/>
            <w:sz w:val="19"/>
            <w:szCs w:val="19"/>
          </w:rPr>
          <w:delText xml:space="preserve"> </w:delText>
        </w:r>
        <w:r w:rsidDel="007419F1">
          <w:rPr>
            <w:rFonts w:ascii="Georgia" w:eastAsia="Georgia" w:hAnsi="Georgia" w:cs="Georgia"/>
            <w:sz w:val="19"/>
            <w:szCs w:val="19"/>
          </w:rPr>
          <w:delText>T1-weighted</w:delText>
        </w:r>
        <w:r w:rsidDel="007419F1">
          <w:rPr>
            <w:rFonts w:ascii="Georgia" w:eastAsia="Georgia" w:hAnsi="Georgia" w:cs="Georgia"/>
            <w:spacing w:val="16"/>
            <w:sz w:val="19"/>
            <w:szCs w:val="19"/>
          </w:rPr>
          <w:delText xml:space="preserve"> </w:delText>
        </w:r>
        <w:r w:rsidDel="007419F1">
          <w:rPr>
            <w:rFonts w:ascii="Georgia" w:eastAsia="Georgia" w:hAnsi="Georgia" w:cs="Georgia"/>
            <w:sz w:val="19"/>
            <w:szCs w:val="19"/>
          </w:rPr>
          <w:delText>brain</w:delText>
        </w:r>
        <w:r w:rsidDel="007419F1">
          <w:rPr>
            <w:rFonts w:ascii="Georgia" w:eastAsia="Georgia" w:hAnsi="Georgia" w:cs="Georgia"/>
            <w:spacing w:val="4"/>
            <w:sz w:val="19"/>
            <w:szCs w:val="19"/>
          </w:rPr>
          <w:delText xml:space="preserve"> </w:delText>
        </w:r>
        <w:r w:rsidDel="007419F1">
          <w:rPr>
            <w:rFonts w:ascii="Georgia" w:eastAsia="Georgia" w:hAnsi="Georgia" w:cs="Georgia"/>
            <w:sz w:val="19"/>
            <w:szCs w:val="19"/>
          </w:rPr>
          <w:delText>data</w:delText>
        </w:r>
      </w:del>
      <w:ins w:id="264" w:author="James Gee" w:date="2016-07-20T15:37:00Z">
        <w:r w:rsidR="007419F1">
          <w:rPr>
            <w:rFonts w:ascii="Georgia" w:eastAsia="Georgia" w:hAnsi="Georgia" w:cs="Georgia"/>
            <w:sz w:val="19"/>
            <w:szCs w:val="19"/>
          </w:rPr>
          <w:t xml:space="preserve">was originally developed for </w:t>
        </w:r>
      </w:ins>
      <w:ins w:id="265" w:author="James Gee" w:date="2016-07-20T15:38:00Z">
        <w:r w:rsidR="007419F1">
          <w:rPr>
            <w:rFonts w:ascii="Georgia" w:eastAsia="Georgia" w:hAnsi="Georgia" w:cs="Georgia"/>
            <w:sz w:val="19"/>
            <w:szCs w:val="19"/>
          </w:rPr>
          <w:t>proton MRI</w:t>
        </w:r>
      </w:ins>
      <w:ins w:id="266" w:author="James Gee" w:date="2016-07-20T15:43:00Z">
        <w:r w:rsidR="00BE435A">
          <w:rPr>
            <w:rFonts w:ascii="Georgia" w:eastAsia="Georgia" w:hAnsi="Georgia" w:cs="Georgia"/>
            <w:sz w:val="19"/>
            <w:szCs w:val="19"/>
          </w:rPr>
          <w:t xml:space="preserve"> and neuroimaging applications</w:t>
        </w:r>
      </w:ins>
      <w:r>
        <w:rPr>
          <w:rFonts w:ascii="Georgia" w:eastAsia="Georgia" w:hAnsi="Georgia" w:cs="Georgia"/>
          <w:sz w:val="19"/>
          <w:szCs w:val="19"/>
        </w:rPr>
        <w:t>,</w:t>
      </w:r>
      <w:r>
        <w:rPr>
          <w:rFonts w:ascii="Georgia" w:eastAsia="Georgia" w:hAnsi="Georgia" w:cs="Georgia"/>
          <w:spacing w:val="4"/>
          <w:sz w:val="19"/>
          <w:szCs w:val="19"/>
        </w:rPr>
        <w:t xml:space="preserve"> </w:t>
      </w:r>
      <w:del w:id="267" w:author="James Gee" w:date="2016-07-20T15:40:00Z">
        <w:r w:rsidDel="007419F1">
          <w:rPr>
            <w:rFonts w:ascii="Georgia" w:eastAsia="Georgia" w:hAnsi="Georgia" w:cs="Georgia"/>
            <w:sz w:val="19"/>
            <w:szCs w:val="19"/>
          </w:rPr>
          <w:delText>it</w:delText>
        </w:r>
        <w:r w:rsidDel="007419F1">
          <w:rPr>
            <w:rFonts w:ascii="Georgia" w:eastAsia="Georgia" w:hAnsi="Georgia" w:cs="Georgia"/>
            <w:spacing w:val="-3"/>
            <w:sz w:val="19"/>
            <w:szCs w:val="19"/>
          </w:rPr>
          <w:delText xml:space="preserve"> </w:delText>
        </w:r>
        <w:r w:rsidDel="007419F1">
          <w:rPr>
            <w:rFonts w:ascii="Georgia" w:eastAsia="Georgia" w:hAnsi="Georgia" w:cs="Georgia"/>
            <w:sz w:val="19"/>
            <w:szCs w:val="19"/>
          </w:rPr>
          <w:delText>is</w:delText>
        </w:r>
        <w:r w:rsidDel="007419F1">
          <w:rPr>
            <w:rFonts w:ascii="Georgia" w:eastAsia="Georgia" w:hAnsi="Georgia" w:cs="Georgia"/>
            <w:spacing w:val="-2"/>
            <w:sz w:val="19"/>
            <w:szCs w:val="19"/>
          </w:rPr>
          <w:delText xml:space="preserve"> </w:delText>
        </w:r>
        <w:r w:rsidDel="007419F1">
          <w:rPr>
            <w:rFonts w:ascii="Georgia" w:eastAsia="Georgia" w:hAnsi="Georgia" w:cs="Georgia"/>
            <w:sz w:val="19"/>
            <w:szCs w:val="19"/>
          </w:rPr>
          <w:delText>sufficiently</w:delText>
        </w:r>
        <w:r w:rsidDel="007419F1">
          <w:rPr>
            <w:rFonts w:ascii="Georgia" w:eastAsia="Georgia" w:hAnsi="Georgia" w:cs="Georgia"/>
            <w:spacing w:val="14"/>
            <w:sz w:val="19"/>
            <w:szCs w:val="19"/>
          </w:rPr>
          <w:delText xml:space="preserve"> </w:delText>
        </w:r>
        <w:r w:rsidDel="007419F1">
          <w:rPr>
            <w:rFonts w:ascii="Georgia" w:eastAsia="Georgia" w:hAnsi="Georgia" w:cs="Georgia"/>
            <w:sz w:val="19"/>
            <w:szCs w:val="19"/>
          </w:rPr>
          <w:delText>general</w:delText>
        </w:r>
        <w:r w:rsidDel="007419F1">
          <w:rPr>
            <w:rFonts w:ascii="Georgia" w:eastAsia="Georgia" w:hAnsi="Georgia" w:cs="Georgia"/>
            <w:spacing w:val="7"/>
            <w:sz w:val="19"/>
            <w:szCs w:val="19"/>
          </w:rPr>
          <w:delText xml:space="preserve"> </w:delText>
        </w:r>
        <w:r w:rsidDel="007419F1">
          <w:rPr>
            <w:rFonts w:ascii="Georgia" w:eastAsia="Georgia" w:hAnsi="Georgia" w:cs="Georgia"/>
            <w:sz w:val="19"/>
            <w:szCs w:val="19"/>
          </w:rPr>
          <w:delText>such</w:delText>
        </w:r>
        <w:r w:rsidDel="007419F1">
          <w:rPr>
            <w:rFonts w:ascii="Georgia" w:eastAsia="Georgia" w:hAnsi="Georgia" w:cs="Georgia"/>
            <w:spacing w:val="3"/>
            <w:sz w:val="19"/>
            <w:szCs w:val="19"/>
          </w:rPr>
          <w:delText xml:space="preserve"> </w:delText>
        </w:r>
        <w:r w:rsidDel="007419F1">
          <w:rPr>
            <w:rFonts w:ascii="Georgia" w:eastAsia="Georgia" w:hAnsi="Georgia" w:cs="Georgia"/>
            <w:sz w:val="19"/>
            <w:szCs w:val="19"/>
          </w:rPr>
          <w:delText>that</w:delText>
        </w:r>
        <w:r w:rsidDel="007419F1">
          <w:rPr>
            <w:rFonts w:ascii="Georgia" w:eastAsia="Georgia" w:hAnsi="Georgia" w:cs="Georgia"/>
            <w:spacing w:val="2"/>
            <w:sz w:val="19"/>
            <w:szCs w:val="19"/>
          </w:rPr>
          <w:delText xml:space="preserve"> </w:delText>
        </w:r>
        <w:r w:rsidDel="007419F1">
          <w:rPr>
            <w:rFonts w:ascii="Georgia" w:eastAsia="Georgia" w:hAnsi="Georgia" w:cs="Georgia"/>
            <w:sz w:val="19"/>
            <w:szCs w:val="19"/>
          </w:rPr>
          <w:delText>it</w:delText>
        </w:r>
        <w:r w:rsidDel="007419F1">
          <w:rPr>
            <w:rFonts w:ascii="Georgia" w:eastAsia="Georgia" w:hAnsi="Georgia" w:cs="Georgia"/>
            <w:spacing w:val="-3"/>
            <w:sz w:val="19"/>
            <w:szCs w:val="19"/>
          </w:rPr>
          <w:delText xml:space="preserve"> </w:delText>
        </w:r>
        <w:r w:rsidDel="007419F1">
          <w:rPr>
            <w:rFonts w:ascii="Georgia" w:eastAsia="Georgia" w:hAnsi="Georgia" w:cs="Georgia"/>
            <w:sz w:val="19"/>
            <w:szCs w:val="19"/>
          </w:rPr>
          <w:delText>can</w:delText>
        </w:r>
        <w:r w:rsidDel="007419F1">
          <w:rPr>
            <w:rFonts w:ascii="Georgia" w:eastAsia="Georgia" w:hAnsi="Georgia" w:cs="Georgia"/>
            <w:spacing w:val="1"/>
            <w:sz w:val="19"/>
            <w:szCs w:val="19"/>
          </w:rPr>
          <w:delText xml:space="preserve"> </w:delText>
        </w:r>
        <w:r w:rsidDel="007419F1">
          <w:rPr>
            <w:rFonts w:ascii="Georgia" w:eastAsia="Georgia" w:hAnsi="Georgia" w:cs="Georgia"/>
            <w:sz w:val="19"/>
            <w:szCs w:val="19"/>
          </w:rPr>
          <w:delText>potentially</w:delText>
        </w:r>
        <w:r w:rsidDel="007419F1">
          <w:rPr>
            <w:rFonts w:ascii="Georgia" w:eastAsia="Georgia" w:hAnsi="Georgia" w:cs="Georgia"/>
            <w:spacing w:val="13"/>
            <w:sz w:val="19"/>
            <w:szCs w:val="19"/>
          </w:rPr>
          <w:delText xml:space="preserve"> </w:delText>
        </w:r>
        <w:r w:rsidDel="007419F1">
          <w:rPr>
            <w:rFonts w:ascii="Georgia" w:eastAsia="Georgia" w:hAnsi="Georgia" w:cs="Georgia"/>
            <w:sz w:val="19"/>
            <w:szCs w:val="19"/>
          </w:rPr>
          <w:delText>be</w:delText>
        </w:r>
        <w:r w:rsidDel="007419F1">
          <w:rPr>
            <w:rFonts w:ascii="Georgia" w:eastAsia="Georgia" w:hAnsi="Georgia" w:cs="Georgia"/>
            <w:spacing w:val="-1"/>
            <w:sz w:val="19"/>
            <w:szCs w:val="19"/>
          </w:rPr>
          <w:delText xml:space="preserve"> </w:delText>
        </w:r>
        <w:r w:rsidDel="007419F1">
          <w:rPr>
            <w:rFonts w:ascii="Georgia" w:eastAsia="Georgia" w:hAnsi="Georgia" w:cs="Georgia"/>
            <w:w w:val="102"/>
            <w:sz w:val="19"/>
            <w:szCs w:val="19"/>
          </w:rPr>
          <w:delText xml:space="preserve">applied </w:delText>
        </w:r>
        <w:r w:rsidDel="007419F1">
          <w:rPr>
            <w:rFonts w:ascii="Georgia" w:eastAsia="Georgia" w:hAnsi="Georgia" w:cs="Georgia"/>
            <w:sz w:val="19"/>
            <w:szCs w:val="19"/>
          </w:rPr>
          <w:delText>to</w:delText>
        </w:r>
        <w:r w:rsidDel="007419F1">
          <w:rPr>
            <w:rFonts w:ascii="Georgia" w:eastAsia="Georgia" w:hAnsi="Georgia" w:cs="Georgia"/>
            <w:spacing w:val="25"/>
            <w:sz w:val="19"/>
            <w:szCs w:val="19"/>
          </w:rPr>
          <w:delText xml:space="preserve"> </w:delText>
        </w:r>
        <w:r w:rsidDel="007419F1">
          <w:rPr>
            <w:rFonts w:ascii="Georgia" w:eastAsia="Georgia" w:hAnsi="Georgia" w:cs="Georgia"/>
            <w:sz w:val="19"/>
            <w:szCs w:val="19"/>
          </w:rPr>
          <w:delText>pulmonary</w:delText>
        </w:r>
        <w:r w:rsidDel="007419F1">
          <w:rPr>
            <w:rFonts w:ascii="Georgia" w:eastAsia="Georgia" w:hAnsi="Georgia" w:cs="Georgia"/>
            <w:spacing w:val="40"/>
            <w:sz w:val="19"/>
            <w:szCs w:val="19"/>
          </w:rPr>
          <w:delText xml:space="preserve"> </w:delText>
        </w:r>
        <w:r w:rsidDel="007419F1">
          <w:rPr>
            <w:rFonts w:ascii="Georgia" w:eastAsia="Georgia" w:hAnsi="Georgia" w:cs="Georgia"/>
            <w:sz w:val="19"/>
            <w:szCs w:val="19"/>
          </w:rPr>
          <w:delText>data</w:delText>
        </w:r>
      </w:del>
      <w:ins w:id="268" w:author="James Gee" w:date="2016-07-20T15:40:00Z">
        <w:r w:rsidR="007419F1">
          <w:rPr>
            <w:rFonts w:ascii="Georgia" w:eastAsia="Georgia" w:hAnsi="Georgia" w:cs="Georgia"/>
            <w:sz w:val="19"/>
            <w:szCs w:val="19"/>
          </w:rPr>
          <w:t xml:space="preserve">it will be </w:t>
        </w:r>
      </w:ins>
      <w:ins w:id="269" w:author="James Gee" w:date="2016-07-20T15:49:00Z">
        <w:r w:rsidR="005914BA">
          <w:rPr>
            <w:rFonts w:ascii="Georgia" w:eastAsia="Georgia" w:hAnsi="Georgia" w:cs="Georgia"/>
            <w:sz w:val="19"/>
            <w:szCs w:val="19"/>
          </w:rPr>
          <w:t xml:space="preserve">modified in this project to additionally admit CT and PET data and </w:t>
        </w:r>
      </w:ins>
      <w:ins w:id="270" w:author="James Gee" w:date="2016-07-20T15:50:00Z">
        <w:r w:rsidR="00F57579">
          <w:rPr>
            <w:rFonts w:ascii="Georgia" w:eastAsia="Georgia" w:hAnsi="Georgia" w:cs="Georgia"/>
            <w:sz w:val="19"/>
            <w:szCs w:val="19"/>
          </w:rPr>
          <w:t xml:space="preserve">further </w:t>
        </w:r>
      </w:ins>
      <w:ins w:id="271" w:author="James Gee" w:date="2016-07-20T15:40:00Z">
        <w:r w:rsidR="007419F1">
          <w:rPr>
            <w:rFonts w:ascii="Georgia" w:eastAsia="Georgia" w:hAnsi="Georgia" w:cs="Georgia"/>
            <w:sz w:val="19"/>
            <w:szCs w:val="19"/>
          </w:rPr>
          <w:t xml:space="preserve">adapted </w:t>
        </w:r>
      </w:ins>
      <w:ins w:id="272" w:author="James Gee" w:date="2016-07-20T15:50:00Z">
        <w:r w:rsidR="005914BA">
          <w:rPr>
            <w:rFonts w:ascii="Georgia" w:eastAsia="Georgia" w:hAnsi="Georgia" w:cs="Georgia"/>
            <w:sz w:val="19"/>
            <w:szCs w:val="19"/>
          </w:rPr>
          <w:t xml:space="preserve">for </w:t>
        </w:r>
        <w:r w:rsidR="0065485A">
          <w:rPr>
            <w:rFonts w:ascii="Georgia" w:eastAsia="Georgia" w:hAnsi="Georgia" w:cs="Georgia"/>
            <w:sz w:val="19"/>
            <w:szCs w:val="19"/>
          </w:rPr>
          <w:t>specialized use</w:t>
        </w:r>
      </w:ins>
      <w:ins w:id="273" w:author="James Gee" w:date="2016-07-20T15:40:00Z">
        <w:r w:rsidR="007419F1">
          <w:rPr>
            <w:rFonts w:ascii="Georgia" w:eastAsia="Georgia" w:hAnsi="Georgia" w:cs="Georgia"/>
            <w:sz w:val="19"/>
            <w:szCs w:val="19"/>
          </w:rPr>
          <w:t xml:space="preserve"> </w:t>
        </w:r>
      </w:ins>
      <w:ins w:id="274" w:author="James Gee" w:date="2016-07-20T15:45:00Z">
        <w:r w:rsidR="0065485A">
          <w:rPr>
            <w:rFonts w:ascii="Georgia" w:eastAsia="Georgia" w:hAnsi="Georgia" w:cs="Georgia"/>
            <w:sz w:val="19"/>
            <w:szCs w:val="19"/>
          </w:rPr>
          <w:t>in</w:t>
        </w:r>
        <w:r w:rsidR="00BE435A">
          <w:rPr>
            <w:rFonts w:ascii="Georgia" w:eastAsia="Georgia" w:hAnsi="Georgia" w:cs="Georgia"/>
            <w:sz w:val="19"/>
            <w:szCs w:val="19"/>
          </w:rPr>
          <w:t xml:space="preserve"> studies of the lung</w:t>
        </w:r>
      </w:ins>
      <w:r>
        <w:rPr>
          <w:rFonts w:ascii="Georgia" w:eastAsia="Georgia" w:hAnsi="Georgia" w:cs="Georgia"/>
          <w:sz w:val="19"/>
          <w:szCs w:val="19"/>
        </w:rPr>
        <w:t xml:space="preserve">. </w:t>
      </w:r>
      <w:r>
        <w:rPr>
          <w:rFonts w:ascii="Georgia" w:eastAsia="Georgia" w:hAnsi="Georgia" w:cs="Georgia"/>
          <w:spacing w:val="43"/>
          <w:sz w:val="19"/>
          <w:szCs w:val="19"/>
        </w:rPr>
        <w:t xml:space="preserve"> </w:t>
      </w:r>
      <w:del w:id="275" w:author="James Gee" w:date="2016-07-20T15:51:00Z">
        <w:r w:rsidDel="00F57579">
          <w:rPr>
            <w:rFonts w:ascii="Georgia" w:eastAsia="Georgia" w:hAnsi="Georgia" w:cs="Georgia"/>
            <w:sz w:val="19"/>
            <w:szCs w:val="19"/>
          </w:rPr>
          <w:delText>Also,</w:delText>
        </w:r>
      </w:del>
      <w:ins w:id="276" w:author="James Gee" w:date="2016-07-20T15:51:00Z">
        <w:r w:rsidR="00F57579">
          <w:rPr>
            <w:rFonts w:ascii="Georgia" w:eastAsia="Georgia" w:hAnsi="Georgia" w:cs="Georgia"/>
            <w:sz w:val="19"/>
            <w:szCs w:val="19"/>
          </w:rPr>
          <w:t>The latter</w:t>
        </w:r>
      </w:ins>
      <w:ins w:id="277" w:author="James Gee" w:date="2016-07-20T15:52:00Z">
        <w:r w:rsidR="000B3E1F">
          <w:rPr>
            <w:rFonts w:ascii="Georgia" w:eastAsia="Georgia" w:hAnsi="Georgia" w:cs="Georgia"/>
            <w:sz w:val="19"/>
            <w:szCs w:val="19"/>
          </w:rPr>
          <w:t xml:space="preserve"> development</w:t>
        </w:r>
      </w:ins>
      <w:ins w:id="278" w:author="James Gee" w:date="2016-07-20T15:51:00Z">
        <w:r w:rsidR="00F57579">
          <w:rPr>
            <w:rFonts w:ascii="Georgia" w:eastAsia="Georgia" w:hAnsi="Georgia" w:cs="Georgia"/>
            <w:sz w:val="19"/>
            <w:szCs w:val="19"/>
          </w:rPr>
          <w:t xml:space="preserve"> </w:t>
        </w:r>
        <w:r w:rsidR="000B3E1F">
          <w:rPr>
            <w:rFonts w:ascii="Georgia" w:eastAsia="Georgia" w:hAnsi="Georgia" w:cs="Georgia"/>
            <w:sz w:val="19"/>
            <w:szCs w:val="19"/>
          </w:rPr>
          <w:t>will build on</w:t>
        </w:r>
      </w:ins>
      <w:ins w:id="279" w:author="James Gee" w:date="2016-07-20T15:52:00Z">
        <w:r w:rsidR="000B3E1F">
          <w:rPr>
            <w:rFonts w:ascii="Georgia" w:eastAsia="Georgia" w:hAnsi="Georgia" w:cs="Georgia"/>
            <w:sz w:val="19"/>
            <w:szCs w:val="19"/>
          </w:rPr>
          <w:t xml:space="preserve"> our</w:t>
        </w:r>
      </w:ins>
      <w:ins w:id="280" w:author="James Gee" w:date="2016-07-20T15:53:00Z">
        <w:r w:rsidR="000B3E1F">
          <w:rPr>
            <w:rFonts w:ascii="Georgia" w:eastAsia="Georgia" w:hAnsi="Georgia" w:cs="Georgia"/>
            <w:spacing w:val="36"/>
            <w:sz w:val="19"/>
            <w:szCs w:val="19"/>
          </w:rPr>
          <w:t xml:space="preserve"> </w:t>
        </w:r>
      </w:ins>
      <w:del w:id="281" w:author="James Gee" w:date="2016-07-20T15:53:00Z">
        <w:r w:rsidDel="000B3E1F">
          <w:rPr>
            <w:rFonts w:ascii="Georgia" w:eastAsia="Georgia" w:hAnsi="Georgia" w:cs="Georgia"/>
            <w:spacing w:val="36"/>
            <w:sz w:val="19"/>
            <w:szCs w:val="19"/>
          </w:rPr>
          <w:delText xml:space="preserve"> </w:delText>
        </w:r>
      </w:del>
      <w:ins w:id="282" w:author="James Gee" w:date="2016-07-20T15:52:00Z">
        <w:r w:rsidR="000B3E1F">
          <w:rPr>
            <w:rFonts w:ascii="Georgia" w:eastAsia="Georgia" w:hAnsi="Georgia" w:cs="Georgia"/>
            <w:sz w:val="19"/>
            <w:szCs w:val="19"/>
          </w:rPr>
          <w:t>recent</w:t>
        </w:r>
      </w:ins>
      <w:del w:id="283" w:author="James Gee" w:date="2016-07-20T15:52:00Z">
        <w:r w:rsidDel="000B3E1F">
          <w:rPr>
            <w:rFonts w:ascii="Georgia" w:eastAsia="Georgia" w:hAnsi="Georgia" w:cs="Georgia"/>
            <w:sz w:val="19"/>
            <w:szCs w:val="19"/>
          </w:rPr>
          <w:delText>new</w:delText>
        </w:r>
      </w:del>
      <w:r>
        <w:rPr>
          <w:rFonts w:ascii="Georgia" w:eastAsia="Georgia" w:hAnsi="Georgia" w:cs="Georgia"/>
          <w:spacing w:val="29"/>
          <w:sz w:val="19"/>
          <w:szCs w:val="19"/>
        </w:rPr>
        <w:t xml:space="preserve"> </w:t>
      </w:r>
      <w:r>
        <w:rPr>
          <w:rFonts w:ascii="Georgia" w:eastAsia="Georgia" w:hAnsi="Georgia" w:cs="Georgia"/>
          <w:sz w:val="19"/>
          <w:szCs w:val="19"/>
        </w:rPr>
        <w:t>innovations</w:t>
      </w:r>
      <w:r>
        <w:rPr>
          <w:rFonts w:ascii="Georgia" w:eastAsia="Georgia" w:hAnsi="Georgia" w:cs="Georgia"/>
          <w:spacing w:val="43"/>
          <w:sz w:val="19"/>
          <w:szCs w:val="19"/>
        </w:rPr>
        <w:t xml:space="preserve"> </w:t>
      </w:r>
      <w:r>
        <w:rPr>
          <w:rFonts w:ascii="Georgia" w:eastAsia="Georgia" w:hAnsi="Georgia" w:cs="Georgia"/>
          <w:sz w:val="19"/>
          <w:szCs w:val="19"/>
        </w:rPr>
        <w:t>in</w:t>
      </w:r>
      <w:r>
        <w:rPr>
          <w:rFonts w:ascii="Georgia" w:eastAsia="Georgia" w:hAnsi="Georgia" w:cs="Georgia"/>
          <w:spacing w:val="27"/>
          <w:sz w:val="19"/>
          <w:szCs w:val="19"/>
        </w:rPr>
        <w:t xml:space="preserve"> </w:t>
      </w:r>
      <w:proofErr w:type="spellStart"/>
      <w:proofErr w:type="gramStart"/>
      <w:r>
        <w:rPr>
          <w:rFonts w:ascii="Georgia" w:eastAsia="Georgia" w:hAnsi="Georgia" w:cs="Georgia"/>
          <w:sz w:val="19"/>
          <w:szCs w:val="19"/>
        </w:rPr>
        <w:t>diffeomorphic</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registration</w:t>
      </w:r>
      <w:proofErr w:type="gramEnd"/>
      <w:r>
        <w:rPr>
          <w:rFonts w:ascii="Georgia" w:eastAsia="Georgia" w:hAnsi="Georgia" w:cs="Georgia"/>
          <w:spacing w:val="42"/>
          <w:sz w:val="19"/>
          <w:szCs w:val="19"/>
        </w:rPr>
        <w:t xml:space="preserve"> </w:t>
      </w:r>
      <w:r>
        <w:rPr>
          <w:rFonts w:ascii="Georgia" w:eastAsia="Georgia" w:hAnsi="Georgia" w:cs="Georgia"/>
          <w:sz w:val="19"/>
          <w:szCs w:val="19"/>
        </w:rPr>
        <w:t>technology</w:t>
      </w:r>
      <w:r>
        <w:rPr>
          <w:rFonts w:ascii="Georgia" w:eastAsia="Georgia" w:hAnsi="Georgia" w:cs="Georgia"/>
          <w:spacing w:val="40"/>
          <w:sz w:val="19"/>
          <w:szCs w:val="19"/>
        </w:rPr>
        <w:t xml:space="preserve"> </w:t>
      </w:r>
      <w:ins w:id="284" w:author="James Gee" w:date="2016-07-20T15:52:00Z">
        <w:r w:rsidR="000B3E1F">
          <w:rPr>
            <w:rFonts w:ascii="Georgia" w:eastAsia="Georgia" w:hAnsi="Georgia" w:cs="Georgia"/>
            <w:spacing w:val="40"/>
            <w:sz w:val="19"/>
            <w:szCs w:val="19"/>
          </w:rPr>
          <w:t xml:space="preserve">that </w:t>
        </w:r>
      </w:ins>
      <w:r>
        <w:rPr>
          <w:rFonts w:ascii="Georgia" w:eastAsia="Georgia" w:hAnsi="Georgia" w:cs="Georgia"/>
          <w:sz w:val="19"/>
          <w:szCs w:val="19"/>
        </w:rPr>
        <w:t>has</w:t>
      </w:r>
      <w:r>
        <w:rPr>
          <w:rFonts w:ascii="Georgia" w:eastAsia="Georgia" w:hAnsi="Georgia" w:cs="Georgia"/>
          <w:spacing w:val="29"/>
          <w:sz w:val="19"/>
          <w:szCs w:val="19"/>
        </w:rPr>
        <w:t xml:space="preserve"> </w:t>
      </w:r>
      <w:r>
        <w:rPr>
          <w:rFonts w:ascii="Georgia" w:eastAsia="Georgia" w:hAnsi="Georgia" w:cs="Georgia"/>
          <w:sz w:val="19"/>
          <w:szCs w:val="19"/>
        </w:rPr>
        <w:t>led</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26"/>
          <w:sz w:val="19"/>
          <w:szCs w:val="19"/>
        </w:rPr>
        <w:t xml:space="preserve"> </w:t>
      </w:r>
      <w:r>
        <w:rPr>
          <w:rFonts w:ascii="Georgia" w:eastAsia="Georgia" w:hAnsi="Georgia" w:cs="Georgia"/>
          <w:sz w:val="19"/>
          <w:szCs w:val="19"/>
        </w:rPr>
        <w:t>a</w:t>
      </w:r>
      <w:r>
        <w:rPr>
          <w:rFonts w:ascii="Georgia" w:eastAsia="Georgia" w:hAnsi="Georgia" w:cs="Georgia"/>
          <w:spacing w:val="25"/>
          <w:sz w:val="19"/>
          <w:szCs w:val="19"/>
        </w:rPr>
        <w:t xml:space="preserve"> </w:t>
      </w:r>
      <w:r>
        <w:rPr>
          <w:rFonts w:ascii="Georgia" w:eastAsia="Georgia" w:hAnsi="Georgia" w:cs="Georgia"/>
          <w:sz w:val="19"/>
          <w:szCs w:val="19"/>
        </w:rPr>
        <w:t>Symmetric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Normalization </w:t>
      </w:r>
      <w:r>
        <w:rPr>
          <w:rFonts w:ascii="Georgia" w:eastAsia="Georgia" w:hAnsi="Georgia" w:cs="Georgia"/>
          <w:sz w:val="19"/>
          <w:szCs w:val="19"/>
        </w:rPr>
        <w:t>B-spline</w:t>
      </w:r>
      <w:r>
        <w:rPr>
          <w:rFonts w:ascii="Georgia" w:eastAsia="Georgia" w:hAnsi="Georgia" w:cs="Georgia"/>
          <w:spacing w:val="42"/>
          <w:sz w:val="19"/>
          <w:szCs w:val="19"/>
        </w:rPr>
        <w:t xml:space="preserve"> </w:t>
      </w:r>
      <w:r>
        <w:rPr>
          <w:rFonts w:ascii="Georgia" w:eastAsia="Georgia" w:hAnsi="Georgia" w:cs="Georgia"/>
          <w:sz w:val="19"/>
          <w:szCs w:val="19"/>
        </w:rPr>
        <w:t>variant</w:t>
      </w:r>
      <w:ins w:id="285" w:author="James Gee" w:date="2016-07-20T15:52:00Z">
        <w:r w:rsidR="000B3E1F">
          <w:rPr>
            <w:rFonts w:ascii="Georgia" w:eastAsia="Georgia" w:hAnsi="Georgia" w:cs="Georgia"/>
            <w:sz w:val="19"/>
            <w:szCs w:val="19"/>
          </w:rPr>
          <w:t>,</w:t>
        </w:r>
      </w:ins>
      <w:r>
        <w:rPr>
          <w:rFonts w:ascii="Georgia" w:eastAsia="Georgia" w:hAnsi="Georgia" w:cs="Georgia"/>
          <w:spacing w:val="40"/>
          <w:sz w:val="19"/>
          <w:szCs w:val="19"/>
        </w:rPr>
        <w:t xml:space="preserve"> </w:t>
      </w:r>
      <w:r>
        <w:rPr>
          <w:rFonts w:ascii="Georgia" w:eastAsia="Georgia" w:hAnsi="Georgia" w:cs="Georgia"/>
          <w:sz w:val="19"/>
          <w:szCs w:val="19"/>
        </w:rPr>
        <w:t>which</w:t>
      </w:r>
      <w:r>
        <w:rPr>
          <w:rFonts w:ascii="Georgia" w:eastAsia="Georgia" w:hAnsi="Georgia" w:cs="Georgia"/>
          <w:spacing w:val="38"/>
          <w:sz w:val="19"/>
          <w:szCs w:val="19"/>
        </w:rPr>
        <w:t xml:space="preserve"> </w:t>
      </w:r>
      <w:r>
        <w:rPr>
          <w:rFonts w:ascii="Georgia" w:eastAsia="Georgia" w:hAnsi="Georgia" w:cs="Georgia"/>
          <w:sz w:val="19"/>
          <w:szCs w:val="19"/>
        </w:rPr>
        <w:t>will</w:t>
      </w:r>
      <w:r>
        <w:rPr>
          <w:rFonts w:ascii="Georgia" w:eastAsia="Georgia" w:hAnsi="Georgia" w:cs="Georgia"/>
          <w:spacing w:val="34"/>
          <w:sz w:val="19"/>
          <w:szCs w:val="19"/>
        </w:rPr>
        <w:t xml:space="preserve"> </w:t>
      </w:r>
      <w:r>
        <w:rPr>
          <w:rFonts w:ascii="Georgia" w:eastAsia="Georgia" w:hAnsi="Georgia" w:cs="Georgia"/>
          <w:sz w:val="19"/>
          <w:szCs w:val="19"/>
        </w:rPr>
        <w:t>be</w:t>
      </w:r>
      <w:r>
        <w:rPr>
          <w:rFonts w:ascii="Georgia" w:eastAsia="Georgia" w:hAnsi="Georgia" w:cs="Georgia"/>
          <w:spacing w:val="32"/>
          <w:sz w:val="19"/>
          <w:szCs w:val="19"/>
        </w:rPr>
        <w:t xml:space="preserve"> </w:t>
      </w:r>
      <w:r>
        <w:rPr>
          <w:rFonts w:ascii="Georgia" w:eastAsia="Georgia" w:hAnsi="Georgia" w:cs="Georgia"/>
          <w:sz w:val="19"/>
          <w:szCs w:val="19"/>
        </w:rPr>
        <w:t>extended</w:t>
      </w:r>
      <w:r>
        <w:rPr>
          <w:rFonts w:ascii="Georgia" w:eastAsia="Georgia" w:hAnsi="Georgia" w:cs="Georgia"/>
          <w:spacing w:val="43"/>
          <w:sz w:val="19"/>
          <w:szCs w:val="19"/>
        </w:rPr>
        <w:t xml:space="preserve"> </w:t>
      </w:r>
      <w:r>
        <w:rPr>
          <w:rFonts w:ascii="Georgia" w:eastAsia="Georgia" w:hAnsi="Georgia" w:cs="Georgia"/>
          <w:sz w:val="19"/>
          <w:szCs w:val="19"/>
        </w:rPr>
        <w:t>and</w:t>
      </w:r>
      <w:r>
        <w:rPr>
          <w:rFonts w:ascii="Georgia" w:eastAsia="Georgia" w:hAnsi="Georgia" w:cs="Georgia"/>
          <w:spacing w:val="34"/>
          <w:sz w:val="19"/>
          <w:szCs w:val="19"/>
        </w:rPr>
        <w:t xml:space="preserve"> </w:t>
      </w:r>
      <w:r>
        <w:rPr>
          <w:rFonts w:ascii="Georgia" w:eastAsia="Georgia" w:hAnsi="Georgia" w:cs="Georgia"/>
          <w:sz w:val="19"/>
          <w:szCs w:val="19"/>
        </w:rPr>
        <w:t>refined</w:t>
      </w:r>
      <w:r>
        <w:rPr>
          <w:rFonts w:ascii="Georgia" w:eastAsia="Georgia" w:hAnsi="Georgia" w:cs="Georgia"/>
          <w:spacing w:val="40"/>
          <w:sz w:val="19"/>
          <w:szCs w:val="19"/>
        </w:rPr>
        <w:t xml:space="preserve"> </w:t>
      </w:r>
      <w:r>
        <w:rPr>
          <w:rFonts w:ascii="Georgia" w:eastAsia="Georgia" w:hAnsi="Georgia" w:cs="Georgia"/>
          <w:sz w:val="19"/>
          <w:szCs w:val="19"/>
        </w:rPr>
        <w:t>to</w:t>
      </w:r>
      <w:r>
        <w:rPr>
          <w:rFonts w:ascii="Georgia" w:eastAsia="Georgia" w:hAnsi="Georgia" w:cs="Georgia"/>
          <w:spacing w:val="31"/>
          <w:sz w:val="19"/>
          <w:szCs w:val="19"/>
        </w:rPr>
        <w:t xml:space="preserve"> </w:t>
      </w:r>
      <w:r>
        <w:rPr>
          <w:rFonts w:ascii="Georgia" w:eastAsia="Georgia" w:hAnsi="Georgia" w:cs="Georgia"/>
          <w:sz w:val="19"/>
          <w:szCs w:val="19"/>
        </w:rPr>
        <w:t>include</w:t>
      </w:r>
      <w:r>
        <w:rPr>
          <w:rFonts w:ascii="Georgia" w:eastAsia="Georgia" w:hAnsi="Georgia" w:cs="Georgia"/>
          <w:spacing w:val="40"/>
          <w:sz w:val="19"/>
          <w:szCs w:val="19"/>
        </w:rPr>
        <w:t xml:space="preserve"> </w:t>
      </w:r>
      <w:r>
        <w:rPr>
          <w:rFonts w:ascii="Georgia" w:eastAsia="Georgia" w:hAnsi="Georgia" w:cs="Georgia"/>
          <w:sz w:val="19"/>
          <w:szCs w:val="19"/>
        </w:rPr>
        <w:t xml:space="preserve">patch-based </w:t>
      </w:r>
      <w:r>
        <w:rPr>
          <w:rFonts w:ascii="Georgia" w:eastAsia="Georgia" w:hAnsi="Georgia" w:cs="Georgia"/>
          <w:spacing w:val="2"/>
          <w:sz w:val="19"/>
          <w:szCs w:val="19"/>
        </w:rPr>
        <w:t xml:space="preserve"> </w:t>
      </w:r>
      <w:r>
        <w:rPr>
          <w:rFonts w:ascii="Georgia" w:eastAsia="Georgia" w:hAnsi="Georgia" w:cs="Georgia"/>
          <w:sz w:val="19"/>
          <w:szCs w:val="19"/>
        </w:rPr>
        <w:t>similarity</w:t>
      </w:r>
      <w:r>
        <w:rPr>
          <w:rFonts w:ascii="Georgia" w:eastAsia="Georgia" w:hAnsi="Georgia" w:cs="Georgia"/>
          <w:spacing w:val="44"/>
          <w:sz w:val="19"/>
          <w:szCs w:val="19"/>
        </w:rPr>
        <w:t xml:space="preserve"> </w:t>
      </w:r>
      <w:r>
        <w:rPr>
          <w:rFonts w:ascii="Georgia" w:eastAsia="Georgia" w:hAnsi="Georgia" w:cs="Georgia"/>
          <w:sz w:val="19"/>
          <w:szCs w:val="19"/>
        </w:rPr>
        <w:t>metrics</w:t>
      </w:r>
      <w:r>
        <w:rPr>
          <w:rFonts w:ascii="Georgia" w:eastAsia="Georgia" w:hAnsi="Georgia" w:cs="Georgia"/>
          <w:spacing w:val="40"/>
          <w:sz w:val="19"/>
          <w:szCs w:val="19"/>
        </w:rPr>
        <w:t xml:space="preserve"> </w:t>
      </w:r>
      <w:r>
        <w:rPr>
          <w:rFonts w:ascii="Georgia" w:eastAsia="Georgia" w:hAnsi="Georgia" w:cs="Georgia"/>
          <w:sz w:val="19"/>
          <w:szCs w:val="19"/>
        </w:rPr>
        <w:t>suitable</w:t>
      </w:r>
      <w:r>
        <w:rPr>
          <w:rFonts w:ascii="Georgia" w:eastAsia="Georgia" w:hAnsi="Georgia" w:cs="Georgia"/>
          <w:spacing w:val="41"/>
          <w:sz w:val="19"/>
          <w:szCs w:val="19"/>
        </w:rPr>
        <w:t xml:space="preserve"> </w:t>
      </w:r>
      <w:r>
        <w:rPr>
          <w:rFonts w:ascii="Georgia" w:eastAsia="Georgia" w:hAnsi="Georgia" w:cs="Georgia"/>
          <w:sz w:val="19"/>
          <w:szCs w:val="19"/>
        </w:rPr>
        <w:t>for</w:t>
      </w:r>
      <w:r>
        <w:rPr>
          <w:rFonts w:ascii="Georgia" w:eastAsia="Georgia" w:hAnsi="Georgia" w:cs="Georgia"/>
          <w:spacing w:val="33"/>
          <w:sz w:val="19"/>
          <w:szCs w:val="19"/>
        </w:rPr>
        <w:t xml:space="preserve"> </w:t>
      </w:r>
      <w:r>
        <w:rPr>
          <w:rFonts w:ascii="Georgia" w:eastAsia="Georgia" w:hAnsi="Georgia" w:cs="Georgia"/>
          <w:sz w:val="19"/>
          <w:szCs w:val="19"/>
        </w:rPr>
        <w:t xml:space="preserve">minimizing </w:t>
      </w:r>
      <w:r>
        <w:rPr>
          <w:rFonts w:ascii="Georgia" w:eastAsia="Georgia" w:hAnsi="Georgia" w:cs="Georgia"/>
          <w:spacing w:val="1"/>
          <w:sz w:val="19"/>
          <w:szCs w:val="19"/>
        </w:rPr>
        <w:t xml:space="preserve"> </w:t>
      </w:r>
      <w:r>
        <w:rPr>
          <w:rFonts w:ascii="Georgia" w:eastAsia="Georgia" w:hAnsi="Georgia" w:cs="Georgia"/>
          <w:w w:val="102"/>
          <w:sz w:val="19"/>
          <w:szCs w:val="19"/>
        </w:rPr>
        <w:t>the</w:t>
      </w:r>
    </w:p>
    <w:p w14:paraId="47A340F8" w14:textId="77777777" w:rsidR="00E61F9D" w:rsidRDefault="00E61F9D">
      <w:pPr>
        <w:spacing w:after="0"/>
        <w:jc w:val="both"/>
        <w:sectPr w:rsidR="00E61F9D">
          <w:pgSz w:w="12240" w:h="15840"/>
          <w:pgMar w:top="700" w:right="580" w:bottom="280" w:left="600" w:header="720" w:footer="720" w:gutter="0"/>
          <w:cols w:space="720"/>
        </w:sectPr>
      </w:pPr>
    </w:p>
    <w:p w14:paraId="5D004641" w14:textId="3A2C76DC" w:rsidR="00E61F9D" w:rsidRDefault="005C64D6">
      <w:pPr>
        <w:spacing w:before="85" w:after="0" w:line="240" w:lineRule="auto"/>
        <w:ind w:left="120" w:right="624"/>
        <w:jc w:val="both"/>
        <w:rPr>
          <w:rFonts w:ascii="Georgia" w:eastAsia="Georgia" w:hAnsi="Georgia" w:cs="Georgia"/>
          <w:sz w:val="19"/>
          <w:szCs w:val="19"/>
        </w:rPr>
      </w:pPr>
      <w:proofErr w:type="gramStart"/>
      <w:r>
        <w:rPr>
          <w:rFonts w:ascii="Georgia" w:eastAsia="Georgia" w:hAnsi="Georgia" w:cs="Georgia"/>
          <w:sz w:val="19"/>
          <w:szCs w:val="19"/>
        </w:rPr>
        <w:lastRenderedPageBreak/>
        <w:t>computational</w:t>
      </w:r>
      <w:proofErr w:type="gramEnd"/>
      <w:r>
        <w:rPr>
          <w:rFonts w:ascii="Georgia" w:eastAsia="Georgia" w:hAnsi="Georgia" w:cs="Georgia"/>
          <w:spacing w:val="25"/>
          <w:sz w:val="19"/>
          <w:szCs w:val="19"/>
        </w:rPr>
        <w:t xml:space="preserve"> </w:t>
      </w:r>
      <w:r>
        <w:rPr>
          <w:rFonts w:ascii="Georgia" w:eastAsia="Georgia" w:hAnsi="Georgia" w:cs="Georgia"/>
          <w:sz w:val="19"/>
          <w:szCs w:val="19"/>
        </w:rPr>
        <w:t>footprint</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del w:id="286" w:author="James Gee" w:date="2016-07-20T17:08:00Z">
        <w:r w:rsidDel="00E448AE">
          <w:rPr>
            <w:rFonts w:ascii="Georgia" w:eastAsia="Georgia" w:hAnsi="Georgia" w:cs="Georgia"/>
            <w:sz w:val="19"/>
            <w:szCs w:val="19"/>
          </w:rPr>
          <w:delText>large</w:delText>
        </w:r>
        <w:r w:rsidDel="00E448AE">
          <w:rPr>
            <w:rFonts w:ascii="Georgia" w:eastAsia="Georgia" w:hAnsi="Georgia" w:cs="Georgia"/>
            <w:spacing w:val="9"/>
            <w:sz w:val="19"/>
            <w:szCs w:val="19"/>
          </w:rPr>
          <w:delText xml:space="preserve"> </w:delText>
        </w:r>
      </w:del>
      <w:del w:id="287" w:author="James Gee" w:date="2016-07-20T17:04:00Z">
        <w:r w:rsidDel="00E448AE">
          <w:rPr>
            <w:rFonts w:ascii="Georgia" w:eastAsia="Georgia" w:hAnsi="Georgia" w:cs="Georgia"/>
            <w:sz w:val="19"/>
            <w:szCs w:val="19"/>
          </w:rPr>
          <w:delText>image-registration</w:delText>
        </w:r>
      </w:del>
      <w:ins w:id="288" w:author="James Gee" w:date="2016-07-20T17:04:00Z">
        <w:r w:rsidR="00E448AE">
          <w:rPr>
            <w:rFonts w:ascii="Georgia" w:eastAsia="Georgia" w:hAnsi="Georgia" w:cs="Georgia"/>
            <w:sz w:val="19"/>
            <w:szCs w:val="19"/>
          </w:rPr>
          <w:t>problems</w:t>
        </w:r>
      </w:ins>
      <w:ins w:id="289" w:author="James Gee" w:date="2016-07-20T17:08:00Z">
        <w:r w:rsidR="00E448AE">
          <w:rPr>
            <w:rFonts w:ascii="Georgia" w:eastAsia="Georgia" w:hAnsi="Georgia" w:cs="Georgia"/>
            <w:sz w:val="19"/>
            <w:szCs w:val="19"/>
          </w:rPr>
          <w:t xml:space="preserve"> involving very large images </w:t>
        </w:r>
      </w:ins>
      <w:ins w:id="290" w:author="James Gee" w:date="2016-07-20T17:10:00Z">
        <w:r w:rsidR="00512F8F">
          <w:rPr>
            <w:rFonts w:ascii="Georgia" w:eastAsia="Georgia" w:hAnsi="Georgia" w:cs="Georgia"/>
            <w:sz w:val="19"/>
            <w:szCs w:val="19"/>
          </w:rPr>
          <w:t>of the kind</w:t>
        </w:r>
      </w:ins>
      <w:ins w:id="291" w:author="James Gee" w:date="2016-07-20T17:04:00Z">
        <w:r w:rsidR="00E448AE">
          <w:rPr>
            <w:rFonts w:ascii="Georgia" w:eastAsia="Georgia" w:hAnsi="Georgia" w:cs="Georgia"/>
            <w:sz w:val="19"/>
            <w:szCs w:val="19"/>
          </w:rPr>
          <w:t xml:space="preserve"> commonly encountered in </w:t>
        </w:r>
      </w:ins>
      <w:ins w:id="292" w:author="James Gee" w:date="2016-07-20T17:10:00Z">
        <w:r w:rsidR="00512F8F">
          <w:rPr>
            <w:rFonts w:ascii="Georgia" w:eastAsia="Georgia" w:hAnsi="Georgia" w:cs="Georgia"/>
            <w:sz w:val="19"/>
            <w:szCs w:val="19"/>
          </w:rPr>
          <w:t>lung</w:t>
        </w:r>
      </w:ins>
      <w:ins w:id="293" w:author="James Gee" w:date="2016-07-20T17:04:00Z">
        <w:r w:rsidR="00E448AE">
          <w:rPr>
            <w:rFonts w:ascii="Georgia" w:eastAsia="Georgia" w:hAnsi="Georgia" w:cs="Georgia"/>
            <w:sz w:val="19"/>
            <w:szCs w:val="19"/>
          </w:rPr>
          <w:t xml:space="preserve"> studies</w:t>
        </w:r>
      </w:ins>
      <w:ins w:id="294" w:author="James Gee" w:date="2016-07-20T17:08:00Z">
        <w:r w:rsidR="00E448AE">
          <w:rPr>
            <w:rFonts w:ascii="Georgia" w:eastAsia="Georgia" w:hAnsi="Georgia" w:cs="Georgia"/>
            <w:sz w:val="19"/>
            <w:szCs w:val="19"/>
          </w:rPr>
          <w:t xml:space="preserve"> while at the same time</w:t>
        </w:r>
      </w:ins>
      <w:del w:id="295" w:author="James Gee" w:date="2016-07-20T17:08:00Z">
        <w:r w:rsidDel="00E448AE">
          <w:rPr>
            <w:rFonts w:ascii="Georgia" w:eastAsia="Georgia" w:hAnsi="Georgia" w:cs="Georgia"/>
            <w:spacing w:val="32"/>
            <w:sz w:val="19"/>
            <w:szCs w:val="19"/>
          </w:rPr>
          <w:delText xml:space="preserve"> </w:delText>
        </w:r>
        <w:r w:rsidDel="00E448AE">
          <w:rPr>
            <w:rFonts w:ascii="Georgia" w:eastAsia="Georgia" w:hAnsi="Georgia" w:cs="Georgia"/>
            <w:sz w:val="19"/>
            <w:szCs w:val="19"/>
          </w:rPr>
          <w:delText>yet</w:delText>
        </w:r>
      </w:del>
      <w:r>
        <w:rPr>
          <w:rFonts w:ascii="Georgia" w:eastAsia="Georgia" w:hAnsi="Georgia" w:cs="Georgia"/>
          <w:spacing w:val="6"/>
          <w:sz w:val="19"/>
          <w:szCs w:val="19"/>
        </w:rPr>
        <w:t xml:space="preserve"> </w:t>
      </w:r>
      <w:r>
        <w:rPr>
          <w:rFonts w:ascii="Georgia" w:eastAsia="Georgia" w:hAnsi="Georgia" w:cs="Georgia"/>
          <w:sz w:val="19"/>
          <w:szCs w:val="19"/>
        </w:rPr>
        <w:t>providing</w:t>
      </w:r>
      <w:r>
        <w:rPr>
          <w:rFonts w:ascii="Georgia" w:eastAsia="Georgia" w:hAnsi="Georgia" w:cs="Georgia"/>
          <w:spacing w:val="17"/>
          <w:sz w:val="19"/>
          <w:szCs w:val="19"/>
        </w:rPr>
        <w:t xml:space="preserve"> </w:t>
      </w:r>
      <w:r>
        <w:rPr>
          <w:rFonts w:ascii="Georgia" w:eastAsia="Georgia" w:hAnsi="Georgia" w:cs="Georgia"/>
          <w:sz w:val="19"/>
          <w:szCs w:val="19"/>
        </w:rPr>
        <w:t>accurate</w:t>
      </w:r>
      <w:r>
        <w:rPr>
          <w:rFonts w:ascii="Georgia" w:eastAsia="Georgia" w:hAnsi="Georgia" w:cs="Georgia"/>
          <w:spacing w:val="15"/>
          <w:sz w:val="19"/>
          <w:szCs w:val="19"/>
        </w:rPr>
        <w:t xml:space="preserve"> </w:t>
      </w:r>
      <w:r>
        <w:rPr>
          <w:rFonts w:ascii="Georgia" w:eastAsia="Georgia" w:hAnsi="Georgia" w:cs="Georgia"/>
          <w:sz w:val="19"/>
          <w:szCs w:val="19"/>
        </w:rPr>
        <w:t>normalizations</w:t>
      </w:r>
      <w:r>
        <w:rPr>
          <w:rFonts w:ascii="Georgia" w:eastAsia="Georgia" w:hAnsi="Georgia" w:cs="Georgia"/>
          <w:spacing w:val="26"/>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pulmonary</w:t>
      </w:r>
      <w:r>
        <w:rPr>
          <w:rFonts w:ascii="Georgia" w:eastAsia="Georgia" w:hAnsi="Georgia" w:cs="Georgia"/>
          <w:spacing w:val="19"/>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w w:val="102"/>
          <w:sz w:val="19"/>
          <w:szCs w:val="19"/>
        </w:rPr>
        <w:t>[21].</w:t>
      </w:r>
      <w:ins w:id="296" w:author="James Gee" w:date="2016-07-20T15:34:00Z">
        <w:r w:rsidR="007419F1">
          <w:rPr>
            <w:rFonts w:ascii="Georgia" w:eastAsia="Georgia" w:hAnsi="Georgia" w:cs="Georgia"/>
            <w:w w:val="102"/>
            <w:sz w:val="19"/>
            <w:szCs w:val="19"/>
          </w:rPr>
          <w:t xml:space="preserve"> [FIX: additional text addressing considerations for MRI and PET data</w:t>
        </w:r>
      </w:ins>
      <w:ins w:id="297" w:author="James Gee" w:date="2016-07-20T15:35:00Z">
        <w:r w:rsidR="007419F1">
          <w:rPr>
            <w:rFonts w:ascii="Georgia" w:eastAsia="Georgia" w:hAnsi="Georgia" w:cs="Georgia"/>
            <w:w w:val="102"/>
            <w:sz w:val="19"/>
            <w:szCs w:val="19"/>
          </w:rPr>
          <w:t xml:space="preserve"> and/or multi-modality data</w:t>
        </w:r>
      </w:ins>
      <w:ins w:id="298" w:author="James Gee" w:date="2016-07-20T15:42:00Z">
        <w:r w:rsidR="007419F1">
          <w:rPr>
            <w:rFonts w:ascii="Georgia" w:eastAsia="Georgia" w:hAnsi="Georgia" w:cs="Georgia"/>
            <w:w w:val="102"/>
            <w:sz w:val="19"/>
            <w:szCs w:val="19"/>
          </w:rPr>
          <w:t>???</w:t>
        </w:r>
      </w:ins>
      <w:ins w:id="299" w:author="James Gee" w:date="2016-07-20T15:34:00Z">
        <w:r w:rsidR="007419F1">
          <w:rPr>
            <w:rFonts w:ascii="Georgia" w:eastAsia="Georgia" w:hAnsi="Georgia" w:cs="Georgia"/>
            <w:w w:val="102"/>
            <w:sz w:val="19"/>
            <w:szCs w:val="19"/>
          </w:rPr>
          <w:t>]</w:t>
        </w:r>
      </w:ins>
    </w:p>
    <w:p w14:paraId="6E94157C" w14:textId="63572CAF" w:rsidR="00E61F9D" w:rsidRDefault="005C64D6">
      <w:pPr>
        <w:spacing w:before="93"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Feature</w:t>
      </w:r>
      <w:r>
        <w:rPr>
          <w:rFonts w:ascii="Georgia" w:eastAsia="Georgia" w:hAnsi="Georgia" w:cs="Georgia"/>
          <w:b/>
          <w:bCs/>
          <w:spacing w:val="22"/>
          <w:sz w:val="19"/>
          <w:szCs w:val="19"/>
        </w:rPr>
        <w:t xml:space="preserve"> </w:t>
      </w:r>
      <w:r>
        <w:rPr>
          <w:rFonts w:ascii="Georgia" w:eastAsia="Georgia" w:hAnsi="Georgia" w:cs="Georgia"/>
          <w:b/>
          <w:bCs/>
          <w:sz w:val="19"/>
          <w:szCs w:val="19"/>
        </w:rPr>
        <w:t xml:space="preserve">indices.  </w:t>
      </w:r>
      <w:r>
        <w:rPr>
          <w:rFonts w:ascii="Georgia" w:eastAsia="Georgia" w:hAnsi="Georgia" w:cs="Georgia"/>
          <w:sz w:val="19"/>
          <w:szCs w:val="19"/>
        </w:rPr>
        <w:t>Imaging</w:t>
      </w:r>
      <w:r>
        <w:rPr>
          <w:rFonts w:ascii="Georgia" w:eastAsia="Georgia" w:hAnsi="Georgia" w:cs="Georgia"/>
          <w:spacing w:val="21"/>
          <w:sz w:val="19"/>
          <w:szCs w:val="19"/>
        </w:rPr>
        <w:t xml:space="preserve"> </w:t>
      </w:r>
      <w:r>
        <w:rPr>
          <w:rFonts w:ascii="Georgia" w:eastAsia="Georgia" w:hAnsi="Georgia" w:cs="Georgia"/>
          <w:sz w:val="19"/>
          <w:szCs w:val="19"/>
        </w:rPr>
        <w:t>biomarkers</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12"/>
          <w:sz w:val="19"/>
          <w:szCs w:val="19"/>
        </w:rPr>
        <w:t xml:space="preserve"> </w:t>
      </w:r>
      <w:r>
        <w:rPr>
          <w:rFonts w:ascii="Georgia" w:eastAsia="Georgia" w:hAnsi="Georgia" w:cs="Georgia"/>
          <w:sz w:val="19"/>
          <w:szCs w:val="19"/>
        </w:rPr>
        <w:t>characterizing</w:t>
      </w:r>
      <w:r>
        <w:rPr>
          <w:rFonts w:ascii="Georgia" w:eastAsia="Georgia" w:hAnsi="Georgia" w:cs="Georgia"/>
          <w:spacing w:val="32"/>
          <w:sz w:val="19"/>
          <w:szCs w:val="19"/>
        </w:rPr>
        <w:t xml:space="preserve"> </w:t>
      </w:r>
      <w:r>
        <w:rPr>
          <w:rFonts w:ascii="Georgia" w:eastAsia="Georgia" w:hAnsi="Georgia" w:cs="Georgia"/>
          <w:sz w:val="19"/>
          <w:szCs w:val="19"/>
        </w:rPr>
        <w:t>emphysema</w:t>
      </w:r>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CT</w:t>
      </w:r>
      <w:r>
        <w:rPr>
          <w:rFonts w:ascii="Georgia" w:eastAsia="Georgia" w:hAnsi="Georgia" w:cs="Georgia"/>
          <w:spacing w:val="12"/>
          <w:sz w:val="19"/>
          <w:szCs w:val="19"/>
        </w:rPr>
        <w:t xml:space="preserve"> </w:t>
      </w:r>
      <w:r>
        <w:rPr>
          <w:rFonts w:ascii="Georgia" w:eastAsia="Georgia" w:hAnsi="Georgia" w:cs="Georgia"/>
          <w:sz w:val="19"/>
          <w:szCs w:val="19"/>
        </w:rPr>
        <w:t>have</w:t>
      </w:r>
      <w:r>
        <w:rPr>
          <w:rFonts w:ascii="Georgia" w:eastAsia="Georgia" w:hAnsi="Georgia" w:cs="Georgia"/>
          <w:spacing w:val="16"/>
          <w:sz w:val="19"/>
          <w:szCs w:val="19"/>
        </w:rPr>
        <w:t xml:space="preserve"> </w:t>
      </w:r>
      <w:proofErr w:type="spellStart"/>
      <w:r>
        <w:rPr>
          <w:rFonts w:ascii="Georgia" w:eastAsia="Georgia" w:hAnsi="Georgia" w:cs="Georgia"/>
          <w:sz w:val="19"/>
          <w:szCs w:val="19"/>
        </w:rPr>
        <w:t>have</w:t>
      </w:r>
      <w:proofErr w:type="spellEnd"/>
      <w:r>
        <w:rPr>
          <w:rFonts w:ascii="Georgia" w:eastAsia="Georgia" w:hAnsi="Georgia" w:cs="Georgia"/>
          <w:spacing w:val="15"/>
          <w:sz w:val="19"/>
          <w:szCs w:val="19"/>
        </w:rPr>
        <w:t xml:space="preserve"> </w:t>
      </w:r>
      <w:r>
        <w:rPr>
          <w:rFonts w:ascii="Georgia" w:eastAsia="Georgia" w:hAnsi="Georgia" w:cs="Georgia"/>
          <w:sz w:val="19"/>
          <w:szCs w:val="19"/>
        </w:rPr>
        <w:t>been</w:t>
      </w:r>
      <w:r>
        <w:rPr>
          <w:rFonts w:ascii="Georgia" w:eastAsia="Georgia" w:hAnsi="Georgia" w:cs="Georgia"/>
          <w:spacing w:val="15"/>
          <w:sz w:val="19"/>
          <w:szCs w:val="19"/>
        </w:rPr>
        <w:t xml:space="preserve"> </w:t>
      </w:r>
      <w:r>
        <w:rPr>
          <w:rFonts w:ascii="Georgia" w:eastAsia="Georgia" w:hAnsi="Georgia" w:cs="Georgia"/>
          <w:sz w:val="19"/>
          <w:szCs w:val="19"/>
        </w:rPr>
        <w:t>well</w:t>
      </w:r>
      <w:r>
        <w:rPr>
          <w:rFonts w:ascii="Georgia" w:eastAsia="Georgia" w:hAnsi="Georgia" w:cs="Georgia"/>
          <w:spacing w:val="15"/>
          <w:sz w:val="19"/>
          <w:szCs w:val="19"/>
        </w:rPr>
        <w:t xml:space="preserve"> </w:t>
      </w:r>
      <w:r>
        <w:rPr>
          <w:rFonts w:ascii="Georgia" w:eastAsia="Georgia" w:hAnsi="Georgia" w:cs="Georgia"/>
          <w:sz w:val="19"/>
          <w:szCs w:val="19"/>
        </w:rPr>
        <w:t>researched,</w:t>
      </w:r>
      <w:r>
        <w:rPr>
          <w:rFonts w:ascii="Georgia" w:eastAsia="Georgia" w:hAnsi="Georgia" w:cs="Georgia"/>
          <w:spacing w:val="28"/>
          <w:sz w:val="19"/>
          <w:szCs w:val="19"/>
        </w:rPr>
        <w:t xml:space="preserve"> </w:t>
      </w:r>
      <w:r>
        <w:rPr>
          <w:rFonts w:ascii="Georgia" w:eastAsia="Georgia" w:hAnsi="Georgia" w:cs="Georgia"/>
          <w:sz w:val="19"/>
          <w:szCs w:val="19"/>
        </w:rPr>
        <w:t>although</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there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sz w:val="19"/>
          <w:szCs w:val="19"/>
        </w:rPr>
        <w:t>ample</w:t>
      </w:r>
      <w:r>
        <w:rPr>
          <w:rFonts w:ascii="Georgia" w:eastAsia="Georgia" w:hAnsi="Georgia" w:cs="Georgia"/>
          <w:spacing w:val="27"/>
          <w:sz w:val="19"/>
          <w:szCs w:val="19"/>
        </w:rPr>
        <w:t xml:space="preserve"> </w:t>
      </w:r>
      <w:r>
        <w:rPr>
          <w:rFonts w:ascii="Georgia" w:eastAsia="Georgia" w:hAnsi="Georgia" w:cs="Georgia"/>
          <w:sz w:val="19"/>
          <w:szCs w:val="19"/>
        </w:rPr>
        <w:t>opportunities</w:t>
      </w:r>
      <w:r>
        <w:rPr>
          <w:rFonts w:ascii="Georgia" w:eastAsia="Georgia" w:hAnsi="Georgia" w:cs="Georgia"/>
          <w:spacing w:val="40"/>
          <w:sz w:val="19"/>
          <w:szCs w:val="19"/>
        </w:rPr>
        <w:t xml:space="preserve"> </w:t>
      </w:r>
      <w:r>
        <w:rPr>
          <w:rFonts w:ascii="Georgia" w:eastAsia="Georgia" w:hAnsi="Georgia" w:cs="Georgia"/>
          <w:sz w:val="19"/>
          <w:szCs w:val="19"/>
        </w:rPr>
        <w:t>to</w:t>
      </w:r>
      <w:r>
        <w:rPr>
          <w:rFonts w:ascii="Georgia" w:eastAsia="Georgia" w:hAnsi="Georgia" w:cs="Georgia"/>
          <w:spacing w:val="20"/>
          <w:sz w:val="19"/>
          <w:szCs w:val="19"/>
        </w:rPr>
        <w:t xml:space="preserve"> </w:t>
      </w:r>
      <w:r>
        <w:rPr>
          <w:rFonts w:ascii="Georgia" w:eastAsia="Georgia" w:hAnsi="Georgia" w:cs="Georgia"/>
          <w:sz w:val="19"/>
          <w:szCs w:val="19"/>
        </w:rPr>
        <w:t>refine</w:t>
      </w:r>
      <w:r>
        <w:rPr>
          <w:rFonts w:ascii="Georgia" w:eastAsia="Georgia" w:hAnsi="Georgia" w:cs="Georgia"/>
          <w:spacing w:val="27"/>
          <w:sz w:val="19"/>
          <w:szCs w:val="19"/>
        </w:rPr>
        <w:t xml:space="preserve"> </w:t>
      </w:r>
      <w:r>
        <w:rPr>
          <w:rFonts w:ascii="Georgia" w:eastAsia="Georgia" w:hAnsi="Georgia" w:cs="Georgia"/>
          <w:sz w:val="19"/>
          <w:szCs w:val="19"/>
        </w:rPr>
        <w:t>these</w:t>
      </w:r>
      <w:r>
        <w:rPr>
          <w:rFonts w:ascii="Georgia" w:eastAsia="Georgia" w:hAnsi="Georgia" w:cs="Georgia"/>
          <w:spacing w:val="26"/>
          <w:sz w:val="19"/>
          <w:szCs w:val="19"/>
        </w:rPr>
        <w:t xml:space="preserve"> </w:t>
      </w:r>
      <w:r>
        <w:rPr>
          <w:rFonts w:ascii="Georgia" w:eastAsia="Georgia" w:hAnsi="Georgia" w:cs="Georgia"/>
          <w:sz w:val="19"/>
          <w:szCs w:val="19"/>
        </w:rPr>
        <w:t>methods</w:t>
      </w:r>
      <w:r>
        <w:rPr>
          <w:rFonts w:ascii="Georgia" w:eastAsia="Georgia" w:hAnsi="Georgia" w:cs="Georgia"/>
          <w:spacing w:val="32"/>
          <w:sz w:val="19"/>
          <w:szCs w:val="19"/>
        </w:rPr>
        <w:t xml:space="preserve"> </w:t>
      </w:r>
      <w:r>
        <w:rPr>
          <w:rFonts w:ascii="Georgia" w:eastAsia="Georgia" w:hAnsi="Georgia" w:cs="Georgia"/>
          <w:sz w:val="19"/>
          <w:szCs w:val="19"/>
        </w:rPr>
        <w:t>as</w:t>
      </w:r>
      <w:r>
        <w:rPr>
          <w:rFonts w:ascii="Georgia" w:eastAsia="Georgia" w:hAnsi="Georgia" w:cs="Georgia"/>
          <w:spacing w:val="21"/>
          <w:sz w:val="19"/>
          <w:szCs w:val="19"/>
        </w:rPr>
        <w:t xml:space="preserve"> </w:t>
      </w:r>
      <w:r>
        <w:rPr>
          <w:rFonts w:ascii="Georgia" w:eastAsia="Georgia" w:hAnsi="Georgia" w:cs="Georgia"/>
          <w:sz w:val="19"/>
          <w:szCs w:val="19"/>
        </w:rPr>
        <w:t>well</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20"/>
          <w:sz w:val="19"/>
          <w:szCs w:val="19"/>
        </w:rPr>
        <w:t xml:space="preserve"> </w:t>
      </w:r>
      <w:r>
        <w:rPr>
          <w:rFonts w:ascii="Georgia" w:eastAsia="Georgia" w:hAnsi="Georgia" w:cs="Georgia"/>
          <w:sz w:val="19"/>
          <w:szCs w:val="19"/>
        </w:rPr>
        <w:t>introduce</w:t>
      </w:r>
      <w:r>
        <w:rPr>
          <w:rFonts w:ascii="Georgia" w:eastAsia="Georgia" w:hAnsi="Georgia" w:cs="Georgia"/>
          <w:spacing w:val="33"/>
          <w:sz w:val="19"/>
          <w:szCs w:val="19"/>
        </w:rPr>
        <w:t xml:space="preserve"> </w:t>
      </w:r>
      <w:r>
        <w:rPr>
          <w:rFonts w:ascii="Georgia" w:eastAsia="Georgia" w:hAnsi="Georgia" w:cs="Georgia"/>
          <w:sz w:val="19"/>
          <w:szCs w:val="19"/>
        </w:rPr>
        <w:t>more</w:t>
      </w:r>
      <w:r>
        <w:rPr>
          <w:rFonts w:ascii="Georgia" w:eastAsia="Georgia" w:hAnsi="Georgia" w:cs="Georgia"/>
          <w:spacing w:val="26"/>
          <w:sz w:val="19"/>
          <w:szCs w:val="19"/>
        </w:rPr>
        <w:t xml:space="preserve"> </w:t>
      </w:r>
      <w:r>
        <w:rPr>
          <w:rFonts w:ascii="Georgia" w:eastAsia="Georgia" w:hAnsi="Georgia" w:cs="Georgia"/>
          <w:sz w:val="19"/>
          <w:szCs w:val="19"/>
        </w:rPr>
        <w:t>advanced</w:t>
      </w:r>
      <w:r>
        <w:rPr>
          <w:rFonts w:ascii="Georgia" w:eastAsia="Georgia" w:hAnsi="Georgia" w:cs="Georgia"/>
          <w:spacing w:val="33"/>
          <w:sz w:val="19"/>
          <w:szCs w:val="19"/>
        </w:rPr>
        <w:t xml:space="preserve"> </w:t>
      </w:r>
      <w:r>
        <w:rPr>
          <w:rFonts w:ascii="Georgia" w:eastAsia="Georgia" w:hAnsi="Georgia" w:cs="Georgia"/>
          <w:sz w:val="19"/>
          <w:szCs w:val="19"/>
        </w:rPr>
        <w:t xml:space="preserve">approaches. </w:t>
      </w:r>
      <w:r>
        <w:rPr>
          <w:rFonts w:ascii="Georgia" w:eastAsia="Georgia" w:hAnsi="Georgia" w:cs="Georgia"/>
          <w:spacing w:val="37"/>
          <w:sz w:val="19"/>
          <w:szCs w:val="19"/>
        </w:rPr>
        <w:t xml:space="preserve"> </w:t>
      </w:r>
      <w:r>
        <w:rPr>
          <w:rFonts w:ascii="Georgia" w:eastAsia="Georgia" w:hAnsi="Georgia" w:cs="Georgia"/>
          <w:sz w:val="19"/>
          <w:szCs w:val="19"/>
        </w:rPr>
        <w:t>Examples</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latter </w:t>
      </w:r>
      <w:r>
        <w:rPr>
          <w:rFonts w:ascii="Georgia" w:eastAsia="Georgia" w:hAnsi="Georgia" w:cs="Georgia"/>
          <w:sz w:val="19"/>
          <w:szCs w:val="19"/>
        </w:rPr>
        <w:t>include</w:t>
      </w:r>
      <w:r>
        <w:rPr>
          <w:rFonts w:ascii="Georgia" w:eastAsia="Georgia" w:hAnsi="Georgia" w:cs="Georgia"/>
          <w:spacing w:val="15"/>
          <w:sz w:val="19"/>
          <w:szCs w:val="19"/>
        </w:rPr>
        <w:t xml:space="preserve"> </w:t>
      </w:r>
      <w:r>
        <w:rPr>
          <w:rFonts w:ascii="Georgia" w:eastAsia="Georgia" w:hAnsi="Georgia" w:cs="Georgia"/>
          <w:sz w:val="19"/>
          <w:szCs w:val="19"/>
        </w:rPr>
        <w:t>texture</w:t>
      </w:r>
      <w:r>
        <w:rPr>
          <w:rFonts w:ascii="Georgia" w:eastAsia="Georgia" w:hAnsi="Georgia" w:cs="Georgia"/>
          <w:spacing w:val="15"/>
          <w:sz w:val="19"/>
          <w:szCs w:val="19"/>
        </w:rPr>
        <w:t xml:space="preserve"> </w:t>
      </w:r>
      <w:r>
        <w:rPr>
          <w:rFonts w:ascii="Georgia" w:eastAsia="Georgia" w:hAnsi="Georgia" w:cs="Georgia"/>
          <w:sz w:val="19"/>
          <w:szCs w:val="19"/>
        </w:rPr>
        <w:t>analysis</w:t>
      </w:r>
      <w:r>
        <w:rPr>
          <w:rFonts w:ascii="Georgia" w:eastAsia="Georgia" w:hAnsi="Georgia" w:cs="Georgia"/>
          <w:spacing w:val="16"/>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identifying</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proofErr w:type="spellStart"/>
      <w:r>
        <w:rPr>
          <w:rFonts w:ascii="Georgia" w:eastAsia="Georgia" w:hAnsi="Georgia" w:cs="Georgia"/>
          <w:sz w:val="19"/>
          <w:szCs w:val="19"/>
        </w:rPr>
        <w:t>centrilobular</w:t>
      </w:r>
      <w:proofErr w:type="spellEnd"/>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proofErr w:type="spellStart"/>
      <w:r>
        <w:rPr>
          <w:rFonts w:ascii="Georgia" w:eastAsia="Georgia" w:hAnsi="Georgia" w:cs="Georgia"/>
          <w:sz w:val="19"/>
          <w:szCs w:val="19"/>
        </w:rPr>
        <w:t>groundglass</w:t>
      </w:r>
      <w:proofErr w:type="spellEnd"/>
      <w:r>
        <w:rPr>
          <w:rFonts w:ascii="Georgia" w:eastAsia="Georgia" w:hAnsi="Georgia" w:cs="Georgia"/>
          <w:spacing w:val="23"/>
          <w:sz w:val="19"/>
          <w:szCs w:val="19"/>
        </w:rPr>
        <w:t xml:space="preserve"> </w:t>
      </w:r>
      <w:r>
        <w:rPr>
          <w:rFonts w:ascii="Georgia" w:eastAsia="Georgia" w:hAnsi="Georgia" w:cs="Georgia"/>
          <w:sz w:val="19"/>
          <w:szCs w:val="19"/>
        </w:rPr>
        <w:t>opacities</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fractal</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connectivity</w:t>
      </w:r>
      <w:r>
        <w:rPr>
          <w:rFonts w:ascii="Georgia" w:eastAsia="Georgia" w:hAnsi="Georgia" w:cs="Georgia"/>
          <w:spacing w:val="23"/>
          <w:sz w:val="19"/>
          <w:szCs w:val="19"/>
        </w:rPr>
        <w:t xml:space="preserve"> </w:t>
      </w:r>
      <w:r>
        <w:rPr>
          <w:rFonts w:ascii="Georgia" w:eastAsia="Georgia" w:hAnsi="Georgia" w:cs="Georgia"/>
          <w:sz w:val="19"/>
          <w:szCs w:val="19"/>
        </w:rPr>
        <w:t>approaches</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differentiate</w:t>
      </w:r>
      <w:r>
        <w:rPr>
          <w:rFonts w:ascii="Georgia" w:eastAsia="Georgia" w:hAnsi="Georgia" w:cs="Georgia"/>
          <w:spacing w:val="35"/>
          <w:sz w:val="19"/>
          <w:szCs w:val="19"/>
        </w:rPr>
        <w:t xml:space="preserve"> </w:t>
      </w:r>
      <w:proofErr w:type="spellStart"/>
      <w:r>
        <w:rPr>
          <w:rFonts w:ascii="Georgia" w:eastAsia="Georgia" w:hAnsi="Georgia" w:cs="Georgia"/>
          <w:sz w:val="19"/>
          <w:szCs w:val="19"/>
        </w:rPr>
        <w:t>centrilobular</w:t>
      </w:r>
      <w:proofErr w:type="spellEnd"/>
      <w:r>
        <w:rPr>
          <w:rFonts w:ascii="Georgia" w:eastAsia="Georgia" w:hAnsi="Georgia" w:cs="Georgia"/>
          <w:spacing w:val="36"/>
          <w:sz w:val="19"/>
          <w:szCs w:val="19"/>
        </w:rPr>
        <w:t xml:space="preserve"> </w:t>
      </w:r>
      <w:r>
        <w:rPr>
          <w:rFonts w:ascii="Georgia" w:eastAsia="Georgia" w:hAnsi="Georgia" w:cs="Georgia"/>
          <w:sz w:val="19"/>
          <w:szCs w:val="19"/>
        </w:rPr>
        <w:t>from</w:t>
      </w:r>
      <w:r>
        <w:rPr>
          <w:rFonts w:ascii="Georgia" w:eastAsia="Georgia" w:hAnsi="Georgia" w:cs="Georgia"/>
          <w:spacing w:val="22"/>
          <w:sz w:val="19"/>
          <w:szCs w:val="19"/>
        </w:rPr>
        <w:t xml:space="preserve"> </w:t>
      </w:r>
      <w:proofErr w:type="spellStart"/>
      <w:r>
        <w:rPr>
          <w:rFonts w:ascii="Georgia" w:eastAsia="Georgia" w:hAnsi="Georgia" w:cs="Georgia"/>
          <w:sz w:val="19"/>
          <w:szCs w:val="19"/>
        </w:rPr>
        <w:t>panlobular</w:t>
      </w:r>
      <w:proofErr w:type="spellEnd"/>
      <w:r>
        <w:rPr>
          <w:rFonts w:ascii="Georgia" w:eastAsia="Georgia" w:hAnsi="Georgia" w:cs="Georgia"/>
          <w:spacing w:val="32"/>
          <w:sz w:val="19"/>
          <w:szCs w:val="19"/>
        </w:rPr>
        <w:t xml:space="preserve"> </w:t>
      </w:r>
      <w:r>
        <w:rPr>
          <w:rFonts w:ascii="Georgia" w:eastAsia="Georgia" w:hAnsi="Georgia" w:cs="Georgia"/>
          <w:sz w:val="19"/>
          <w:szCs w:val="19"/>
        </w:rPr>
        <w:t xml:space="preserve">emphysema. </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available</w:t>
      </w:r>
      <w:r>
        <w:rPr>
          <w:rFonts w:ascii="Georgia" w:eastAsia="Georgia" w:hAnsi="Georgia" w:cs="Georgia"/>
          <w:spacing w:val="29"/>
          <w:sz w:val="19"/>
          <w:szCs w:val="19"/>
        </w:rPr>
        <w:t xml:space="preserve"> </w:t>
      </w:r>
      <w:r>
        <w:rPr>
          <w:rFonts w:ascii="Georgia" w:eastAsia="Georgia" w:hAnsi="Georgia" w:cs="Georgia"/>
          <w:sz w:val="19"/>
          <w:szCs w:val="19"/>
        </w:rPr>
        <w:t>indices</w:t>
      </w:r>
      <w:r>
        <w:rPr>
          <w:rFonts w:ascii="Georgia" w:eastAsia="Georgia" w:hAnsi="Georgia" w:cs="Georgia"/>
          <w:spacing w:val="26"/>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image</w:t>
      </w:r>
      <w:r>
        <w:rPr>
          <w:rFonts w:ascii="Georgia" w:eastAsia="Georgia" w:hAnsi="Georgia" w:cs="Georgia"/>
          <w:spacing w:val="24"/>
          <w:sz w:val="19"/>
          <w:szCs w:val="19"/>
        </w:rPr>
        <w:t xml:space="preserve"> </w:t>
      </w:r>
      <w:r>
        <w:rPr>
          <w:rFonts w:ascii="Georgia" w:eastAsia="Georgia" w:hAnsi="Georgia" w:cs="Georgia"/>
          <w:sz w:val="19"/>
          <w:szCs w:val="19"/>
        </w:rPr>
        <w:t>analysis</w:t>
      </w:r>
      <w:r>
        <w:rPr>
          <w:rFonts w:ascii="Georgia" w:eastAsia="Georgia" w:hAnsi="Georgia" w:cs="Georgia"/>
          <w:spacing w:val="27"/>
          <w:sz w:val="19"/>
          <w:szCs w:val="19"/>
        </w:rPr>
        <w:t xml:space="preserve"> </w:t>
      </w:r>
      <w:r>
        <w:rPr>
          <w:rFonts w:ascii="Georgia" w:eastAsia="Georgia" w:hAnsi="Georgia" w:cs="Georgia"/>
          <w:sz w:val="19"/>
          <w:szCs w:val="19"/>
        </w:rPr>
        <w:t>can</w:t>
      </w:r>
      <w:r>
        <w:rPr>
          <w:rFonts w:ascii="Georgia" w:eastAsia="Georgia" w:hAnsi="Georgia" w:cs="Georgia"/>
          <w:spacing w:val="20"/>
          <w:sz w:val="19"/>
          <w:szCs w:val="19"/>
        </w:rPr>
        <w:t xml:space="preserve"> </w:t>
      </w:r>
      <w:r>
        <w:rPr>
          <w:rFonts w:ascii="Georgia" w:eastAsia="Georgia" w:hAnsi="Georgia" w:cs="Georgia"/>
          <w:sz w:val="19"/>
          <w:szCs w:val="19"/>
        </w:rPr>
        <w:t>roughly</w:t>
      </w:r>
      <w:r>
        <w:rPr>
          <w:rFonts w:ascii="Georgia" w:eastAsia="Georgia" w:hAnsi="Georgia" w:cs="Georgia"/>
          <w:spacing w:val="27"/>
          <w:sz w:val="19"/>
          <w:szCs w:val="19"/>
        </w:rPr>
        <w:t xml:space="preserve"> </w:t>
      </w:r>
      <w:r>
        <w:rPr>
          <w:rFonts w:ascii="Georgia" w:eastAsia="Georgia" w:hAnsi="Georgia" w:cs="Georgia"/>
          <w:sz w:val="19"/>
          <w:szCs w:val="19"/>
        </w:rPr>
        <w:t>be</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divided </w:t>
      </w:r>
      <w:r>
        <w:rPr>
          <w:rFonts w:ascii="Georgia" w:eastAsia="Georgia" w:hAnsi="Georgia" w:cs="Georgia"/>
          <w:sz w:val="19"/>
          <w:szCs w:val="19"/>
        </w:rPr>
        <w:t>into</w:t>
      </w:r>
      <w:r>
        <w:rPr>
          <w:rFonts w:ascii="Georgia" w:eastAsia="Georgia" w:hAnsi="Georgia" w:cs="Georgia"/>
          <w:spacing w:val="16"/>
          <w:sz w:val="19"/>
          <w:szCs w:val="19"/>
        </w:rPr>
        <w:t xml:space="preserve"> </w:t>
      </w:r>
      <w:r>
        <w:rPr>
          <w:rFonts w:ascii="Georgia" w:eastAsia="Georgia" w:hAnsi="Georgia" w:cs="Georgia"/>
          <w:sz w:val="19"/>
          <w:szCs w:val="19"/>
        </w:rPr>
        <w:t>those</w:t>
      </w:r>
      <w:r>
        <w:rPr>
          <w:rFonts w:ascii="Georgia" w:eastAsia="Georgia" w:hAnsi="Georgia" w:cs="Georgia"/>
          <w:spacing w:val="18"/>
          <w:sz w:val="19"/>
          <w:szCs w:val="19"/>
        </w:rPr>
        <w:t xml:space="preserve"> </w:t>
      </w:r>
      <w:r>
        <w:rPr>
          <w:rFonts w:ascii="Georgia" w:eastAsia="Georgia" w:hAnsi="Georgia" w:cs="Georgia"/>
          <w:sz w:val="19"/>
          <w:szCs w:val="19"/>
        </w:rPr>
        <w:t>that</w:t>
      </w:r>
      <w:r>
        <w:rPr>
          <w:rFonts w:ascii="Georgia" w:eastAsia="Georgia" w:hAnsi="Georgia" w:cs="Georgia"/>
          <w:spacing w:val="16"/>
          <w:sz w:val="19"/>
          <w:szCs w:val="19"/>
        </w:rPr>
        <w:t xml:space="preserve"> </w:t>
      </w:r>
      <w:r>
        <w:rPr>
          <w:rFonts w:ascii="Georgia" w:eastAsia="Georgia" w:hAnsi="Georgia" w:cs="Georgia"/>
          <w:sz w:val="19"/>
          <w:szCs w:val="19"/>
        </w:rPr>
        <w:t>characterize</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pulmonary</w:t>
      </w:r>
      <w:r>
        <w:rPr>
          <w:rFonts w:ascii="Georgia" w:eastAsia="Georgia" w:hAnsi="Georgia" w:cs="Georgia"/>
          <w:spacing w:val="27"/>
          <w:sz w:val="19"/>
          <w:szCs w:val="19"/>
        </w:rPr>
        <w:t xml:space="preserve"> </w:t>
      </w:r>
      <w:r>
        <w:rPr>
          <w:rFonts w:ascii="Georgia" w:eastAsia="Georgia" w:hAnsi="Georgia" w:cs="Georgia"/>
          <w:sz w:val="19"/>
          <w:szCs w:val="19"/>
        </w:rPr>
        <w:t xml:space="preserve">parenchyma: </w:t>
      </w:r>
      <w:r>
        <w:rPr>
          <w:rFonts w:ascii="Georgia" w:eastAsia="Georgia" w:hAnsi="Georgia" w:cs="Georgia"/>
          <w:spacing w:val="9"/>
          <w:sz w:val="19"/>
          <w:szCs w:val="19"/>
        </w:rPr>
        <w:t xml:space="preserve"> </w:t>
      </w:r>
      <w:r>
        <w:rPr>
          <w:rFonts w:ascii="Georgia" w:eastAsia="Georgia" w:hAnsi="Georgia" w:cs="Georgia"/>
          <w:sz w:val="19"/>
          <w:szCs w:val="19"/>
        </w:rPr>
        <w:t>volumetric</w:t>
      </w:r>
      <w:r>
        <w:rPr>
          <w:rFonts w:ascii="Georgia" w:eastAsia="Georgia" w:hAnsi="Georgia" w:cs="Georgia"/>
          <w:spacing w:val="27"/>
          <w:sz w:val="19"/>
          <w:szCs w:val="19"/>
        </w:rPr>
        <w:t xml:space="preserve"> </w:t>
      </w:r>
      <w:r>
        <w:rPr>
          <w:rFonts w:ascii="Georgia" w:eastAsia="Georgia" w:hAnsi="Georgia" w:cs="Georgia"/>
          <w:sz w:val="19"/>
          <w:szCs w:val="19"/>
        </w:rPr>
        <w:t>tissue</w:t>
      </w:r>
      <w:r>
        <w:rPr>
          <w:rFonts w:ascii="Georgia" w:eastAsia="Georgia" w:hAnsi="Georgia" w:cs="Georgia"/>
          <w:spacing w:val="19"/>
          <w:sz w:val="19"/>
          <w:szCs w:val="19"/>
        </w:rPr>
        <w:t xml:space="preserve"> </w:t>
      </w:r>
      <w:r>
        <w:rPr>
          <w:rFonts w:ascii="Georgia" w:eastAsia="Georgia" w:hAnsi="Georgia" w:cs="Georgia"/>
          <w:sz w:val="19"/>
          <w:szCs w:val="19"/>
        </w:rPr>
        <w:t>(e.g.,</w:t>
      </w:r>
      <w:r>
        <w:rPr>
          <w:rFonts w:ascii="Georgia" w:eastAsia="Georgia" w:hAnsi="Georgia" w:cs="Georgia"/>
          <w:spacing w:val="19"/>
          <w:sz w:val="19"/>
          <w:szCs w:val="19"/>
        </w:rPr>
        <w:t xml:space="preserve"> </w:t>
      </w:r>
      <w:r>
        <w:rPr>
          <w:rFonts w:ascii="Georgia" w:eastAsia="Georgia" w:hAnsi="Georgia" w:cs="Georgia"/>
          <w:sz w:val="19"/>
          <w:szCs w:val="19"/>
        </w:rPr>
        <w:t>[64,</w:t>
      </w:r>
      <w:r>
        <w:rPr>
          <w:rFonts w:ascii="Georgia" w:eastAsia="Georgia" w:hAnsi="Georgia" w:cs="Georgia"/>
          <w:spacing w:val="18"/>
          <w:sz w:val="19"/>
          <w:szCs w:val="19"/>
        </w:rPr>
        <w:t xml:space="preserve"> </w:t>
      </w:r>
      <w:r>
        <w:rPr>
          <w:rFonts w:ascii="Georgia" w:eastAsia="Georgia" w:hAnsi="Georgia" w:cs="Georgia"/>
          <w:sz w:val="19"/>
          <w:szCs w:val="19"/>
        </w:rPr>
        <w:t>65]),</w:t>
      </w:r>
      <w:r>
        <w:rPr>
          <w:rFonts w:ascii="Georgia" w:eastAsia="Georgia" w:hAnsi="Georgia" w:cs="Georgia"/>
          <w:spacing w:val="19"/>
          <w:sz w:val="19"/>
          <w:szCs w:val="19"/>
        </w:rPr>
        <w:t xml:space="preserve"> </w:t>
      </w:r>
      <w:r>
        <w:rPr>
          <w:rFonts w:ascii="Georgia" w:eastAsia="Georgia" w:hAnsi="Georgia" w:cs="Georgia"/>
          <w:sz w:val="19"/>
          <w:szCs w:val="19"/>
        </w:rPr>
        <w:t>distribution</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low</w:t>
      </w:r>
      <w:r>
        <w:rPr>
          <w:rFonts w:ascii="Georgia" w:eastAsia="Georgia" w:hAnsi="Georgia" w:cs="Georgia"/>
          <w:spacing w:val="15"/>
          <w:sz w:val="19"/>
          <w:szCs w:val="19"/>
        </w:rPr>
        <w:t xml:space="preserve"> </w:t>
      </w:r>
      <w:r>
        <w:rPr>
          <w:rFonts w:ascii="Georgia" w:eastAsia="Georgia" w:hAnsi="Georgia" w:cs="Georgia"/>
          <w:sz w:val="19"/>
          <w:szCs w:val="19"/>
        </w:rPr>
        <w:t>attenuation</w:t>
      </w:r>
      <w:r>
        <w:rPr>
          <w:rFonts w:ascii="Georgia" w:eastAsia="Georgia" w:hAnsi="Georgia" w:cs="Georgia"/>
          <w:spacing w:val="28"/>
          <w:sz w:val="19"/>
          <w:szCs w:val="19"/>
        </w:rPr>
        <w:t xml:space="preserve"> </w:t>
      </w:r>
      <w:proofErr w:type="spellStart"/>
      <w:r>
        <w:rPr>
          <w:rFonts w:ascii="Georgia" w:eastAsia="Georgia" w:hAnsi="Georgia" w:cs="Georgia"/>
          <w:w w:val="102"/>
          <w:sz w:val="19"/>
          <w:szCs w:val="19"/>
        </w:rPr>
        <w:t>ar</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eas</w:t>
      </w:r>
      <w:proofErr w:type="spellEnd"/>
      <w:r>
        <w:rPr>
          <w:rFonts w:ascii="Georgia" w:eastAsia="Georgia" w:hAnsi="Georgia" w:cs="Georgia"/>
          <w:spacing w:val="21"/>
          <w:sz w:val="19"/>
          <w:szCs w:val="19"/>
        </w:rPr>
        <w:t xml:space="preserve"> </w:t>
      </w:r>
      <w:r>
        <w:rPr>
          <w:rFonts w:ascii="Georgia" w:eastAsia="Georgia" w:hAnsi="Georgia" w:cs="Georgia"/>
          <w:sz w:val="19"/>
          <w:szCs w:val="19"/>
        </w:rPr>
        <w:t>(LAA)</w:t>
      </w:r>
      <w:r>
        <w:rPr>
          <w:rFonts w:ascii="Georgia" w:eastAsia="Georgia" w:hAnsi="Georgia" w:cs="Georgia"/>
          <w:spacing w:val="26"/>
          <w:sz w:val="19"/>
          <w:szCs w:val="19"/>
        </w:rPr>
        <w:t xml:space="preserve"> </w:t>
      </w:r>
      <w:r>
        <w:rPr>
          <w:rFonts w:ascii="Georgia" w:eastAsia="Georgia" w:hAnsi="Georgia" w:cs="Georgia"/>
          <w:sz w:val="19"/>
          <w:szCs w:val="19"/>
        </w:rPr>
        <w:t>(e.g.,</w:t>
      </w:r>
      <w:r>
        <w:rPr>
          <w:rFonts w:ascii="Georgia" w:eastAsia="Georgia" w:hAnsi="Georgia" w:cs="Georgia"/>
          <w:spacing w:val="27"/>
          <w:sz w:val="19"/>
          <w:szCs w:val="19"/>
        </w:rPr>
        <w:t xml:space="preserve"> </w:t>
      </w:r>
      <w:r>
        <w:rPr>
          <w:rFonts w:ascii="Georgia" w:eastAsia="Georgia" w:hAnsi="Georgia" w:cs="Georgia"/>
          <w:sz w:val="19"/>
          <w:szCs w:val="19"/>
        </w:rPr>
        <w:t>[66,</w:t>
      </w:r>
      <w:r>
        <w:rPr>
          <w:rFonts w:ascii="Georgia" w:eastAsia="Georgia" w:hAnsi="Georgia" w:cs="Georgia"/>
          <w:spacing w:val="26"/>
          <w:sz w:val="19"/>
          <w:szCs w:val="19"/>
        </w:rPr>
        <w:t xml:space="preserve"> </w:t>
      </w:r>
      <w:r>
        <w:rPr>
          <w:rFonts w:ascii="Georgia" w:eastAsia="Georgia" w:hAnsi="Georgia" w:cs="Georgia"/>
          <w:sz w:val="19"/>
          <w:szCs w:val="19"/>
        </w:rPr>
        <w:t>67]),</w:t>
      </w:r>
      <w:r>
        <w:rPr>
          <w:rFonts w:ascii="Georgia" w:eastAsia="Georgia" w:hAnsi="Georgia" w:cs="Georgia"/>
          <w:spacing w:val="27"/>
          <w:sz w:val="19"/>
          <w:szCs w:val="19"/>
        </w:rPr>
        <w:t xml:space="preserve"> </w:t>
      </w:r>
      <w:proofErr w:type="spellStart"/>
      <w:r>
        <w:rPr>
          <w:rFonts w:ascii="Georgia" w:eastAsia="Georgia" w:hAnsi="Georgia" w:cs="Georgia"/>
          <w:sz w:val="19"/>
          <w:szCs w:val="19"/>
        </w:rPr>
        <w:t>cooccurrence</w:t>
      </w:r>
      <w:proofErr w:type="spellEnd"/>
      <w:r>
        <w:rPr>
          <w:rFonts w:ascii="Georgia" w:eastAsia="Georgia" w:hAnsi="Georgia" w:cs="Georgia"/>
          <w:spacing w:val="38"/>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run-length</w:t>
      </w:r>
      <w:r>
        <w:rPr>
          <w:rFonts w:ascii="Georgia" w:eastAsia="Georgia" w:hAnsi="Georgia" w:cs="Georgia"/>
          <w:spacing w:val="34"/>
          <w:sz w:val="19"/>
          <w:szCs w:val="19"/>
        </w:rPr>
        <w:t xml:space="preserve"> </w:t>
      </w:r>
      <w:r>
        <w:rPr>
          <w:rFonts w:ascii="Georgia" w:eastAsia="Georgia" w:hAnsi="Georgia" w:cs="Georgia"/>
          <w:sz w:val="19"/>
          <w:szCs w:val="19"/>
        </w:rPr>
        <w:t>matrix</w:t>
      </w:r>
      <w:r>
        <w:rPr>
          <w:rFonts w:ascii="Georgia" w:eastAsia="Georgia" w:hAnsi="Georgia" w:cs="Georgia"/>
          <w:spacing w:val="27"/>
          <w:sz w:val="19"/>
          <w:szCs w:val="19"/>
        </w:rPr>
        <w:t xml:space="preserve"> </w:t>
      </w:r>
      <w:r>
        <w:rPr>
          <w:rFonts w:ascii="Georgia" w:eastAsia="Georgia" w:hAnsi="Georgia" w:cs="Georgia"/>
          <w:sz w:val="19"/>
          <w:szCs w:val="19"/>
        </w:rPr>
        <w:t>features</w:t>
      </w:r>
      <w:r>
        <w:rPr>
          <w:rFonts w:ascii="Georgia" w:eastAsia="Georgia" w:hAnsi="Georgia" w:cs="Georgia"/>
          <w:spacing w:val="29"/>
          <w:sz w:val="19"/>
          <w:szCs w:val="19"/>
        </w:rPr>
        <w:t xml:space="preserve"> </w:t>
      </w:r>
      <w:r>
        <w:rPr>
          <w:rFonts w:ascii="Georgia" w:eastAsia="Georgia" w:hAnsi="Georgia" w:cs="Georgia"/>
          <w:sz w:val="19"/>
          <w:szCs w:val="19"/>
        </w:rPr>
        <w:t>(e.g.,</w:t>
      </w:r>
      <w:r>
        <w:rPr>
          <w:rFonts w:ascii="Georgia" w:eastAsia="Georgia" w:hAnsi="Georgia" w:cs="Georgia"/>
          <w:spacing w:val="27"/>
          <w:sz w:val="19"/>
          <w:szCs w:val="19"/>
        </w:rPr>
        <w:t xml:space="preserve"> </w:t>
      </w:r>
      <w:r>
        <w:rPr>
          <w:rFonts w:ascii="Georgia" w:eastAsia="Georgia" w:hAnsi="Georgia" w:cs="Georgia"/>
          <w:sz w:val="19"/>
          <w:szCs w:val="19"/>
        </w:rPr>
        <w:t>[68,</w:t>
      </w:r>
      <w:r>
        <w:rPr>
          <w:rFonts w:ascii="Georgia" w:eastAsia="Georgia" w:hAnsi="Georgia" w:cs="Georgia"/>
          <w:spacing w:val="26"/>
          <w:sz w:val="19"/>
          <w:szCs w:val="19"/>
        </w:rPr>
        <w:t xml:space="preserve"> </w:t>
      </w:r>
      <w:r>
        <w:rPr>
          <w:rFonts w:ascii="Georgia" w:eastAsia="Georgia" w:hAnsi="Georgia" w:cs="Georgia"/>
          <w:sz w:val="19"/>
          <w:szCs w:val="19"/>
        </w:rPr>
        <w:t>69]),</w:t>
      </w:r>
      <w:r>
        <w:rPr>
          <w:rFonts w:ascii="Georgia" w:eastAsia="Georgia" w:hAnsi="Georgia" w:cs="Georgia"/>
          <w:spacing w:val="27"/>
          <w:sz w:val="19"/>
          <w:szCs w:val="19"/>
        </w:rPr>
        <w:t xml:space="preserve"> </w:t>
      </w:r>
      <w:r>
        <w:rPr>
          <w:rFonts w:ascii="Georgia" w:eastAsia="Georgia" w:hAnsi="Georgia" w:cs="Georgia"/>
          <w:sz w:val="19"/>
          <w:szCs w:val="19"/>
        </w:rPr>
        <w:t>attenuation</w:t>
      </w:r>
      <w:r>
        <w:rPr>
          <w:rFonts w:ascii="Georgia" w:eastAsia="Georgia" w:hAnsi="Georgia" w:cs="Georgia"/>
          <w:spacing w:val="35"/>
          <w:sz w:val="19"/>
          <w:szCs w:val="19"/>
        </w:rPr>
        <w:t xml:space="preserve"> </w:t>
      </w:r>
      <w:r>
        <w:rPr>
          <w:rFonts w:ascii="Georgia" w:eastAsia="Georgia" w:hAnsi="Georgia" w:cs="Georgia"/>
          <w:sz w:val="19"/>
          <w:szCs w:val="19"/>
        </w:rPr>
        <w:t>statistics</w:t>
      </w:r>
      <w:r>
        <w:rPr>
          <w:rFonts w:ascii="Georgia" w:eastAsia="Georgia" w:hAnsi="Georgia" w:cs="Georgia"/>
          <w:spacing w:val="31"/>
          <w:sz w:val="19"/>
          <w:szCs w:val="19"/>
        </w:rPr>
        <w:t xml:space="preserve"> </w:t>
      </w:r>
      <w:r>
        <w:rPr>
          <w:rFonts w:ascii="Georgia" w:eastAsia="Georgia" w:hAnsi="Georgia" w:cs="Georgia"/>
          <w:sz w:val="19"/>
          <w:szCs w:val="19"/>
        </w:rPr>
        <w:t>(e.g.,</w:t>
      </w:r>
      <w:r>
        <w:rPr>
          <w:rFonts w:ascii="Georgia" w:eastAsia="Georgia" w:hAnsi="Georgia" w:cs="Georgia"/>
          <w:spacing w:val="27"/>
          <w:sz w:val="19"/>
          <w:szCs w:val="19"/>
        </w:rPr>
        <w:t xml:space="preserve"> </w:t>
      </w:r>
      <w:r>
        <w:rPr>
          <w:rFonts w:ascii="Georgia" w:eastAsia="Georgia" w:hAnsi="Georgia" w:cs="Georgia"/>
          <w:sz w:val="19"/>
          <w:szCs w:val="19"/>
        </w:rPr>
        <w:t>[70,</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71]), </w:t>
      </w:r>
      <w:r>
        <w:rPr>
          <w:rFonts w:ascii="Georgia" w:eastAsia="Georgia" w:hAnsi="Georgia" w:cs="Georgia"/>
          <w:sz w:val="19"/>
          <w:szCs w:val="19"/>
        </w:rPr>
        <w:t>deformation</w:t>
      </w:r>
      <w:r>
        <w:rPr>
          <w:rFonts w:ascii="Georgia" w:eastAsia="Georgia" w:hAnsi="Georgia" w:cs="Georgia"/>
          <w:spacing w:val="14"/>
          <w:sz w:val="19"/>
          <w:szCs w:val="19"/>
        </w:rPr>
        <w:t xml:space="preserve"> </w:t>
      </w:r>
      <w:r>
        <w:rPr>
          <w:rFonts w:ascii="Georgia" w:eastAsia="Georgia" w:hAnsi="Georgia" w:cs="Georgia"/>
          <w:sz w:val="19"/>
          <w:szCs w:val="19"/>
        </w:rPr>
        <w:t>measures</w:t>
      </w:r>
      <w:r>
        <w:rPr>
          <w:rFonts w:ascii="Georgia" w:eastAsia="Georgia" w:hAnsi="Georgia" w:cs="Georgia"/>
          <w:spacing w:val="10"/>
          <w:sz w:val="19"/>
          <w:szCs w:val="19"/>
        </w:rPr>
        <w:t xml:space="preserve"> </w:t>
      </w:r>
      <w:r>
        <w:rPr>
          <w:rFonts w:ascii="Georgia" w:eastAsia="Georgia" w:hAnsi="Georgia" w:cs="Georgia"/>
          <w:sz w:val="19"/>
          <w:szCs w:val="19"/>
        </w:rPr>
        <w:t>(e.g.,</w:t>
      </w:r>
      <w:r>
        <w:rPr>
          <w:rFonts w:ascii="Georgia" w:eastAsia="Georgia" w:hAnsi="Georgia" w:cs="Georgia"/>
          <w:spacing w:val="2"/>
          <w:sz w:val="19"/>
          <w:szCs w:val="19"/>
        </w:rPr>
        <w:t xml:space="preserve"> </w:t>
      </w:r>
      <w:r>
        <w:rPr>
          <w:rFonts w:ascii="Georgia" w:eastAsia="Georgia" w:hAnsi="Georgia" w:cs="Georgia"/>
          <w:sz w:val="19"/>
          <w:szCs w:val="19"/>
        </w:rPr>
        <w:t>[72, 73]),</w:t>
      </w:r>
      <w:r>
        <w:rPr>
          <w:rFonts w:ascii="Georgia" w:eastAsia="Georgia" w:hAnsi="Georgia" w:cs="Georgia"/>
          <w:spacing w:val="2"/>
          <w:sz w:val="19"/>
          <w:szCs w:val="19"/>
        </w:rPr>
        <w:t xml:space="preserve"> </w:t>
      </w:r>
      <w:r>
        <w:rPr>
          <w:rFonts w:ascii="Georgia" w:eastAsia="Georgia" w:hAnsi="Georgia" w:cs="Georgia"/>
          <w:sz w:val="19"/>
          <w:szCs w:val="19"/>
        </w:rPr>
        <w:t>and stochastic</w:t>
      </w:r>
      <w:r>
        <w:rPr>
          <w:rFonts w:ascii="Georgia" w:eastAsia="Georgia" w:hAnsi="Georgia" w:cs="Georgia"/>
          <w:spacing w:val="10"/>
          <w:sz w:val="19"/>
          <w:szCs w:val="19"/>
        </w:rPr>
        <w:t xml:space="preserve"> </w:t>
      </w:r>
      <w:r>
        <w:rPr>
          <w:rFonts w:ascii="Georgia" w:eastAsia="Georgia" w:hAnsi="Georgia" w:cs="Georgia"/>
          <w:sz w:val="19"/>
          <w:szCs w:val="19"/>
        </w:rPr>
        <w:t>fractal</w:t>
      </w:r>
      <w:r>
        <w:rPr>
          <w:rFonts w:ascii="Georgia" w:eastAsia="Georgia" w:hAnsi="Georgia" w:cs="Georgia"/>
          <w:spacing w:val="4"/>
          <w:sz w:val="19"/>
          <w:szCs w:val="19"/>
        </w:rPr>
        <w:t xml:space="preserve"> </w:t>
      </w:r>
      <w:r>
        <w:rPr>
          <w:rFonts w:ascii="Georgia" w:eastAsia="Georgia" w:hAnsi="Georgia" w:cs="Georgia"/>
          <w:sz w:val="19"/>
          <w:szCs w:val="19"/>
        </w:rPr>
        <w:t>dimension</w:t>
      </w:r>
      <w:r>
        <w:rPr>
          <w:rFonts w:ascii="Georgia" w:eastAsia="Georgia" w:hAnsi="Georgia" w:cs="Georgia"/>
          <w:spacing w:val="11"/>
          <w:sz w:val="19"/>
          <w:szCs w:val="19"/>
        </w:rPr>
        <w:t xml:space="preserve"> </w:t>
      </w:r>
      <w:r>
        <w:rPr>
          <w:rFonts w:ascii="Georgia" w:eastAsia="Georgia" w:hAnsi="Georgia" w:cs="Georgia"/>
          <w:sz w:val="19"/>
          <w:szCs w:val="19"/>
        </w:rPr>
        <w:t>features</w:t>
      </w:r>
      <w:r>
        <w:rPr>
          <w:rFonts w:ascii="Georgia" w:eastAsia="Georgia" w:hAnsi="Georgia" w:cs="Georgia"/>
          <w:spacing w:val="7"/>
          <w:sz w:val="19"/>
          <w:szCs w:val="19"/>
        </w:rPr>
        <w:t xml:space="preserve"> </w:t>
      </w:r>
      <w:r>
        <w:rPr>
          <w:rFonts w:ascii="Georgia" w:eastAsia="Georgia" w:hAnsi="Georgia" w:cs="Georgia"/>
          <w:sz w:val="19"/>
          <w:szCs w:val="19"/>
        </w:rPr>
        <w:t>(e.g.,</w:t>
      </w:r>
      <w:r>
        <w:rPr>
          <w:rFonts w:ascii="Georgia" w:eastAsia="Georgia" w:hAnsi="Georgia" w:cs="Georgia"/>
          <w:spacing w:val="2"/>
          <w:sz w:val="19"/>
          <w:szCs w:val="19"/>
        </w:rPr>
        <w:t xml:space="preserve"> </w:t>
      </w:r>
      <w:r>
        <w:rPr>
          <w:rFonts w:ascii="Georgia" w:eastAsia="Georgia" w:hAnsi="Georgia" w:cs="Georgia"/>
          <w:sz w:val="19"/>
          <w:szCs w:val="19"/>
        </w:rPr>
        <w:t>[68,</w:t>
      </w:r>
      <w:r>
        <w:rPr>
          <w:rFonts w:ascii="Georgia" w:eastAsia="Georgia" w:hAnsi="Georgia" w:cs="Georgia"/>
          <w:spacing w:val="1"/>
          <w:sz w:val="19"/>
          <w:szCs w:val="19"/>
        </w:rPr>
        <w:t xml:space="preserve"> </w:t>
      </w:r>
      <w:r>
        <w:rPr>
          <w:rFonts w:ascii="Georgia" w:eastAsia="Georgia" w:hAnsi="Georgia" w:cs="Georgia"/>
          <w:sz w:val="19"/>
          <w:szCs w:val="19"/>
        </w:rPr>
        <w:t>71]);</w:t>
      </w:r>
      <w:r>
        <w:rPr>
          <w:rFonts w:ascii="Georgia" w:eastAsia="Georgia" w:hAnsi="Georgia" w:cs="Georgia"/>
          <w:spacing w:val="1"/>
          <w:sz w:val="19"/>
          <w:szCs w:val="19"/>
        </w:rPr>
        <w:t xml:space="preserve"> </w:t>
      </w:r>
      <w:r>
        <w:rPr>
          <w:rFonts w:ascii="Georgia" w:eastAsia="Georgia" w:hAnsi="Georgia" w:cs="Georgia"/>
          <w:sz w:val="19"/>
          <w:szCs w:val="19"/>
        </w:rPr>
        <w:t>and those</w:t>
      </w:r>
      <w:r>
        <w:rPr>
          <w:rFonts w:ascii="Georgia" w:eastAsia="Georgia" w:hAnsi="Georgia" w:cs="Georgia"/>
          <w:spacing w:val="3"/>
          <w:sz w:val="19"/>
          <w:szCs w:val="19"/>
        </w:rPr>
        <w:t xml:space="preserve"> </w:t>
      </w:r>
      <w:r>
        <w:rPr>
          <w:rFonts w:ascii="Georgia" w:eastAsia="Georgia" w:hAnsi="Georgia" w:cs="Georgia"/>
          <w:sz w:val="19"/>
          <w:szCs w:val="19"/>
        </w:rPr>
        <w:t>that characterize</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airways</w:t>
      </w:r>
      <w:r>
        <w:rPr>
          <w:rFonts w:ascii="Georgia" w:eastAsia="Georgia" w:hAnsi="Georgia" w:cs="Georgia"/>
          <w:spacing w:val="14"/>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r>
        <w:rPr>
          <w:rFonts w:ascii="Georgia" w:eastAsia="Georgia" w:hAnsi="Georgia" w:cs="Georgia"/>
          <w:sz w:val="19"/>
          <w:szCs w:val="19"/>
        </w:rPr>
        <w:t>[74–76]).</w:t>
      </w:r>
      <w:r>
        <w:rPr>
          <w:rFonts w:ascii="Georgia" w:eastAsia="Georgia" w:hAnsi="Georgia" w:cs="Georgia"/>
          <w:spacing w:val="33"/>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former</w:t>
      </w:r>
      <w:r>
        <w:rPr>
          <w:rFonts w:ascii="Georgia" w:eastAsia="Georgia" w:hAnsi="Georgia" w:cs="Georgia"/>
          <w:spacing w:val="13"/>
          <w:sz w:val="19"/>
          <w:szCs w:val="19"/>
        </w:rPr>
        <w:t xml:space="preserve"> </w:t>
      </w:r>
      <w:r>
        <w:rPr>
          <w:rFonts w:ascii="Georgia" w:eastAsia="Georgia" w:hAnsi="Georgia" w:cs="Georgia"/>
          <w:sz w:val="19"/>
          <w:szCs w:val="19"/>
        </w:rPr>
        <w:t>are</w:t>
      </w:r>
      <w:r>
        <w:rPr>
          <w:rFonts w:ascii="Georgia" w:eastAsia="Georgia" w:hAnsi="Georgia" w:cs="Georgia"/>
          <w:spacing w:val="6"/>
          <w:sz w:val="19"/>
          <w:szCs w:val="19"/>
        </w:rPr>
        <w:t xml:space="preserve"> </w:t>
      </w:r>
      <w:r>
        <w:rPr>
          <w:rFonts w:ascii="Georgia" w:eastAsia="Georgia" w:hAnsi="Georgia" w:cs="Georgia"/>
          <w:sz w:val="19"/>
          <w:szCs w:val="19"/>
        </w:rPr>
        <w:t>important</w:t>
      </w:r>
      <w:r>
        <w:rPr>
          <w:rFonts w:ascii="Georgia" w:eastAsia="Georgia" w:hAnsi="Georgia" w:cs="Georgia"/>
          <w:spacing w:val="1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subjects</w:t>
      </w:r>
      <w:r>
        <w:rPr>
          <w:rFonts w:ascii="Georgia" w:eastAsia="Georgia" w:hAnsi="Georgia" w:cs="Georgia"/>
          <w:spacing w:val="15"/>
          <w:sz w:val="19"/>
          <w:szCs w:val="19"/>
        </w:rPr>
        <w:t xml:space="preserve"> </w:t>
      </w:r>
      <w:r>
        <w:rPr>
          <w:rFonts w:ascii="Georgia" w:eastAsia="Georgia" w:hAnsi="Georgia" w:cs="Georgia"/>
          <w:sz w:val="19"/>
          <w:szCs w:val="19"/>
        </w:rPr>
        <w:t>with</w:t>
      </w:r>
      <w:r>
        <w:rPr>
          <w:rFonts w:ascii="Georgia" w:eastAsia="Georgia" w:hAnsi="Georgia" w:cs="Georgia"/>
          <w:spacing w:val="8"/>
          <w:sz w:val="19"/>
          <w:szCs w:val="19"/>
        </w:rPr>
        <w:t xml:space="preserve"> </w:t>
      </w:r>
      <w:r>
        <w:rPr>
          <w:rFonts w:ascii="Georgia" w:eastAsia="Georgia" w:hAnsi="Georgia" w:cs="Georgia"/>
          <w:sz w:val="19"/>
          <w:szCs w:val="19"/>
        </w:rPr>
        <w:t>an</w:t>
      </w:r>
      <w:r>
        <w:rPr>
          <w:rFonts w:ascii="Georgia" w:eastAsia="Georgia" w:hAnsi="Georgia" w:cs="Georgia"/>
          <w:spacing w:val="5"/>
          <w:sz w:val="19"/>
          <w:szCs w:val="19"/>
        </w:rPr>
        <w:t xml:space="preserve"> </w:t>
      </w:r>
      <w:r>
        <w:rPr>
          <w:rFonts w:ascii="Georgia" w:eastAsia="Georgia" w:hAnsi="Georgia" w:cs="Georgia"/>
          <w:sz w:val="19"/>
          <w:szCs w:val="19"/>
        </w:rPr>
        <w:t>emphysematous</w:t>
      </w:r>
      <w:r>
        <w:rPr>
          <w:rFonts w:ascii="Georgia" w:eastAsia="Georgia" w:hAnsi="Georgia" w:cs="Georgia"/>
          <w:spacing w:val="28"/>
          <w:sz w:val="19"/>
          <w:szCs w:val="19"/>
        </w:rPr>
        <w:t xml:space="preserve"> </w:t>
      </w:r>
      <w:r>
        <w:rPr>
          <w:rFonts w:ascii="Georgia" w:eastAsia="Georgia" w:hAnsi="Georgia" w:cs="Georgia"/>
          <w:sz w:val="19"/>
          <w:szCs w:val="19"/>
        </w:rPr>
        <w:t>component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disease,</w:t>
      </w:r>
      <w:r>
        <w:rPr>
          <w:rFonts w:ascii="Georgia" w:eastAsia="Georgia" w:hAnsi="Georgia" w:cs="Georgia"/>
          <w:spacing w:val="14"/>
          <w:sz w:val="19"/>
          <w:szCs w:val="19"/>
        </w:rPr>
        <w:t xml:space="preserve"> </w:t>
      </w:r>
      <w:r>
        <w:rPr>
          <w:rFonts w:ascii="Georgia" w:eastAsia="Georgia" w:hAnsi="Georgia" w:cs="Georgia"/>
          <w:sz w:val="19"/>
          <w:szCs w:val="19"/>
        </w:rPr>
        <w:t>whereas</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proofErr w:type="spellStart"/>
      <w:r>
        <w:rPr>
          <w:rFonts w:ascii="Georgia" w:eastAsia="Georgia" w:hAnsi="Georgia" w:cs="Georgia"/>
          <w:w w:val="102"/>
          <w:sz w:val="19"/>
          <w:szCs w:val="19"/>
        </w:rPr>
        <w:t>lat</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ter</w:t>
      </w:r>
      <w:proofErr w:type="spellEnd"/>
      <w:r>
        <w:rPr>
          <w:rFonts w:ascii="Georgia" w:eastAsia="Georgia" w:hAnsi="Georgia" w:cs="Georgia"/>
          <w:spacing w:val="8"/>
          <w:sz w:val="19"/>
          <w:szCs w:val="19"/>
        </w:rPr>
        <w:t xml:space="preserve"> </w:t>
      </w:r>
      <w:proofErr w:type="gramStart"/>
      <w:r>
        <w:rPr>
          <w:rFonts w:ascii="Georgia" w:eastAsia="Georgia" w:hAnsi="Georgia" w:cs="Georgia"/>
          <w:sz w:val="19"/>
          <w:szCs w:val="19"/>
        </w:rPr>
        <w:t>are</w:t>
      </w:r>
      <w:proofErr w:type="gramEnd"/>
      <w:r>
        <w:rPr>
          <w:rFonts w:ascii="Georgia" w:eastAsia="Georgia" w:hAnsi="Georgia" w:cs="Georgia"/>
          <w:spacing w:val="8"/>
          <w:sz w:val="19"/>
          <w:szCs w:val="19"/>
        </w:rPr>
        <w:t xml:space="preserve"> </w:t>
      </w:r>
      <w:r>
        <w:rPr>
          <w:rFonts w:ascii="Georgia" w:eastAsia="Georgia" w:hAnsi="Georgia" w:cs="Georgia"/>
          <w:sz w:val="19"/>
          <w:szCs w:val="19"/>
        </w:rPr>
        <w:t>important</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subjects</w:t>
      </w:r>
      <w:r>
        <w:rPr>
          <w:rFonts w:ascii="Georgia" w:eastAsia="Georgia" w:hAnsi="Georgia" w:cs="Georgia"/>
          <w:spacing w:val="17"/>
          <w:sz w:val="19"/>
          <w:szCs w:val="19"/>
        </w:rPr>
        <w:t xml:space="preserve"> </w:t>
      </w:r>
      <w:r>
        <w:rPr>
          <w:rFonts w:ascii="Georgia" w:eastAsia="Georgia" w:hAnsi="Georgia" w:cs="Georgia"/>
          <w:sz w:val="19"/>
          <w:szCs w:val="19"/>
        </w:rPr>
        <w:t>with</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proofErr w:type="spellStart"/>
      <w:r>
        <w:rPr>
          <w:rFonts w:ascii="Georgia" w:eastAsia="Georgia" w:hAnsi="Georgia" w:cs="Georgia"/>
          <w:sz w:val="19"/>
          <w:szCs w:val="19"/>
        </w:rPr>
        <w:t>bronchitic</w:t>
      </w:r>
      <w:proofErr w:type="spellEnd"/>
      <w:r>
        <w:rPr>
          <w:rFonts w:ascii="Georgia" w:eastAsia="Georgia" w:hAnsi="Georgia" w:cs="Georgia"/>
          <w:spacing w:val="20"/>
          <w:sz w:val="19"/>
          <w:szCs w:val="19"/>
        </w:rPr>
        <w:t xml:space="preserve"> </w:t>
      </w:r>
      <w:proofErr w:type="spellStart"/>
      <w:ins w:id="300" w:author="James Gee" w:date="2016-07-20T17:50:00Z">
        <w:r w:rsidR="00A867E5">
          <w:rPr>
            <w:rFonts w:ascii="Georgia" w:eastAsia="Georgia" w:hAnsi="Georgia" w:cs="Georgia"/>
            <w:spacing w:val="20"/>
            <w:sz w:val="19"/>
            <w:szCs w:val="19"/>
          </w:rPr>
          <w:t>disases</w:t>
        </w:r>
        <w:proofErr w:type="spellEnd"/>
        <w:r w:rsidR="00A867E5">
          <w:rPr>
            <w:rFonts w:ascii="Georgia" w:eastAsia="Georgia" w:hAnsi="Georgia" w:cs="Georgia"/>
            <w:spacing w:val="20"/>
            <w:sz w:val="19"/>
            <w:szCs w:val="19"/>
          </w:rPr>
          <w:t xml:space="preserve"> </w:t>
        </w:r>
      </w:ins>
      <w:r>
        <w:rPr>
          <w:rFonts w:ascii="Georgia" w:eastAsia="Georgia" w:hAnsi="Georgia" w:cs="Georgia"/>
          <w:sz w:val="19"/>
          <w:szCs w:val="19"/>
        </w:rPr>
        <w:t>component</w:t>
      </w:r>
      <w:del w:id="301" w:author="James Gee" w:date="2016-07-20T17:50:00Z">
        <w:r w:rsidDel="00A867E5">
          <w:rPr>
            <w:rFonts w:ascii="Georgia" w:eastAsia="Georgia" w:hAnsi="Georgia" w:cs="Georgia"/>
            <w:spacing w:val="22"/>
            <w:sz w:val="19"/>
            <w:szCs w:val="19"/>
          </w:rPr>
          <w:delText xml:space="preserve"> </w:delText>
        </w:r>
        <w:r w:rsidDel="00A867E5">
          <w:rPr>
            <w:rFonts w:ascii="Georgia" w:eastAsia="Georgia" w:hAnsi="Georgia" w:cs="Georgia"/>
            <w:sz w:val="19"/>
            <w:szCs w:val="19"/>
          </w:rPr>
          <w:delText>of</w:delText>
        </w:r>
        <w:r w:rsidDel="00A867E5">
          <w:rPr>
            <w:rFonts w:ascii="Georgia" w:eastAsia="Georgia" w:hAnsi="Georgia" w:cs="Georgia"/>
            <w:spacing w:val="6"/>
            <w:sz w:val="19"/>
            <w:szCs w:val="19"/>
          </w:rPr>
          <w:delText xml:space="preserve"> </w:delText>
        </w:r>
        <w:r w:rsidDel="00A867E5">
          <w:rPr>
            <w:rFonts w:ascii="Georgia" w:eastAsia="Georgia" w:hAnsi="Georgia" w:cs="Georgia"/>
            <w:sz w:val="19"/>
            <w:szCs w:val="19"/>
          </w:rPr>
          <w:delText>disease</w:delText>
        </w:r>
      </w:del>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i/>
          <w:sz w:val="19"/>
          <w:szCs w:val="19"/>
        </w:rPr>
        <w:t>An</w:t>
      </w:r>
      <w:r>
        <w:rPr>
          <w:rFonts w:ascii="Georgia" w:eastAsia="Georgia" w:hAnsi="Georgia" w:cs="Georgia"/>
          <w:i/>
          <w:spacing w:val="2"/>
          <w:sz w:val="19"/>
          <w:szCs w:val="19"/>
        </w:rPr>
        <w:t xml:space="preserve"> </w:t>
      </w:r>
      <w:r>
        <w:rPr>
          <w:rFonts w:ascii="Georgia" w:eastAsia="Georgia" w:hAnsi="Georgia" w:cs="Georgia"/>
          <w:i/>
          <w:sz w:val="19"/>
          <w:szCs w:val="19"/>
        </w:rPr>
        <w:t>important</w:t>
      </w:r>
      <w:r>
        <w:rPr>
          <w:rFonts w:ascii="Georgia" w:eastAsia="Georgia" w:hAnsi="Georgia" w:cs="Georgia"/>
          <w:i/>
          <w:spacing w:val="2"/>
          <w:sz w:val="19"/>
          <w:szCs w:val="19"/>
        </w:rPr>
        <w:t xml:space="preserve"> </w:t>
      </w:r>
      <w:del w:id="302" w:author="James Gee" w:date="2016-07-20T17:50:00Z">
        <w:r w:rsidDel="00A867E5">
          <w:rPr>
            <w:rFonts w:ascii="Georgia" w:eastAsia="Georgia" w:hAnsi="Georgia" w:cs="Georgia"/>
            <w:i/>
            <w:sz w:val="19"/>
            <w:szCs w:val="19"/>
          </w:rPr>
          <w:delText>component</w:delText>
        </w:r>
        <w:r w:rsidDel="00A867E5">
          <w:rPr>
            <w:rFonts w:ascii="Georgia" w:eastAsia="Georgia" w:hAnsi="Georgia" w:cs="Georgia"/>
            <w:i/>
            <w:spacing w:val="2"/>
            <w:sz w:val="19"/>
            <w:szCs w:val="19"/>
          </w:rPr>
          <w:delText xml:space="preserve"> </w:delText>
        </w:r>
        <w:r w:rsidDel="00A867E5">
          <w:rPr>
            <w:rFonts w:ascii="Georgia" w:eastAsia="Georgia" w:hAnsi="Georgia" w:cs="Georgia"/>
            <w:i/>
            <w:sz w:val="19"/>
            <w:szCs w:val="19"/>
          </w:rPr>
          <w:delText>of</w:delText>
        </w:r>
        <w:r w:rsidDel="00A867E5">
          <w:rPr>
            <w:rFonts w:ascii="Georgia" w:eastAsia="Georgia" w:hAnsi="Georgia" w:cs="Georgia"/>
            <w:i/>
            <w:spacing w:val="2"/>
            <w:sz w:val="19"/>
            <w:szCs w:val="19"/>
          </w:rPr>
          <w:delText xml:space="preserve"> </w:delText>
        </w:r>
        <w:r w:rsidDel="00A867E5">
          <w:rPr>
            <w:rFonts w:ascii="Georgia" w:eastAsia="Georgia" w:hAnsi="Georgia" w:cs="Georgia"/>
            <w:i/>
            <w:sz w:val="19"/>
            <w:szCs w:val="19"/>
          </w:rPr>
          <w:delText>this</w:delText>
        </w:r>
        <w:r w:rsidDel="00A867E5">
          <w:rPr>
            <w:rFonts w:ascii="Georgia" w:eastAsia="Georgia" w:hAnsi="Georgia" w:cs="Georgia"/>
            <w:i/>
            <w:spacing w:val="2"/>
            <w:sz w:val="19"/>
            <w:szCs w:val="19"/>
          </w:rPr>
          <w:delText xml:space="preserve"> </w:delText>
        </w:r>
        <w:r w:rsidDel="00A867E5">
          <w:rPr>
            <w:rFonts w:ascii="Georgia" w:eastAsia="Georgia" w:hAnsi="Georgia" w:cs="Georgia"/>
            <w:i/>
            <w:sz w:val="19"/>
            <w:szCs w:val="19"/>
          </w:rPr>
          <w:delText>project</w:delText>
        </w:r>
      </w:del>
      <w:ins w:id="303" w:author="James Gee" w:date="2016-07-20T17:50:00Z">
        <w:r w:rsidR="00A867E5">
          <w:rPr>
            <w:rFonts w:ascii="Georgia" w:eastAsia="Georgia" w:hAnsi="Georgia" w:cs="Georgia"/>
            <w:i/>
            <w:sz w:val="19"/>
            <w:szCs w:val="19"/>
          </w:rPr>
          <w:t>benefit of this project’s multi-modality scope</w:t>
        </w:r>
      </w:ins>
      <w:r>
        <w:rPr>
          <w:rFonts w:ascii="Georgia" w:eastAsia="Georgia" w:hAnsi="Georgia" w:cs="Georgia"/>
          <w:i/>
          <w:spacing w:val="2"/>
          <w:sz w:val="19"/>
          <w:szCs w:val="19"/>
        </w:rPr>
        <w:t xml:space="preserve"> </w:t>
      </w:r>
      <w:r>
        <w:rPr>
          <w:rFonts w:ascii="Georgia" w:eastAsia="Georgia" w:hAnsi="Georgia" w:cs="Georgia"/>
          <w:i/>
          <w:sz w:val="19"/>
          <w:szCs w:val="19"/>
        </w:rPr>
        <w:t>is</w:t>
      </w:r>
      <w:r>
        <w:rPr>
          <w:rFonts w:ascii="Georgia" w:eastAsia="Georgia" w:hAnsi="Georgia" w:cs="Georgia"/>
          <w:i/>
          <w:spacing w:val="2"/>
          <w:sz w:val="19"/>
          <w:szCs w:val="19"/>
        </w:rPr>
        <w:t xml:space="preserve"> </w:t>
      </w:r>
      <w:r>
        <w:rPr>
          <w:rFonts w:ascii="Georgia" w:eastAsia="Georgia" w:hAnsi="Georgia" w:cs="Georgia"/>
          <w:i/>
          <w:sz w:val="19"/>
          <w:szCs w:val="19"/>
        </w:rPr>
        <w:t>that</w:t>
      </w:r>
      <w:r>
        <w:rPr>
          <w:rFonts w:ascii="Georgia" w:eastAsia="Georgia" w:hAnsi="Georgia" w:cs="Georgia"/>
          <w:i/>
          <w:spacing w:val="2"/>
          <w:sz w:val="19"/>
          <w:szCs w:val="19"/>
        </w:rPr>
        <w:t xml:space="preserve"> </w:t>
      </w:r>
      <w:r>
        <w:rPr>
          <w:rFonts w:ascii="Georgia" w:eastAsia="Georgia" w:hAnsi="Georgia" w:cs="Georgia"/>
          <w:i/>
          <w:sz w:val="19"/>
          <w:szCs w:val="19"/>
        </w:rPr>
        <w:t>many</w:t>
      </w:r>
      <w:r>
        <w:rPr>
          <w:rFonts w:ascii="Georgia" w:eastAsia="Georgia" w:hAnsi="Georgia" w:cs="Georgia"/>
          <w:i/>
          <w:spacing w:val="2"/>
          <w:sz w:val="19"/>
          <w:szCs w:val="19"/>
        </w:rPr>
        <w:t xml:space="preserve"> </w:t>
      </w:r>
      <w:r>
        <w:rPr>
          <w:rFonts w:ascii="Georgia" w:eastAsia="Georgia" w:hAnsi="Georgia" w:cs="Georgia"/>
          <w:i/>
          <w:sz w:val="19"/>
          <w:szCs w:val="19"/>
        </w:rPr>
        <w:t>of these</w:t>
      </w:r>
      <w:r>
        <w:rPr>
          <w:rFonts w:ascii="Georgia" w:eastAsia="Georgia" w:hAnsi="Georgia" w:cs="Georgia"/>
          <w:i/>
          <w:spacing w:val="-3"/>
          <w:sz w:val="19"/>
          <w:szCs w:val="19"/>
        </w:rPr>
        <w:t xml:space="preserve"> </w:t>
      </w:r>
      <w:r>
        <w:rPr>
          <w:rFonts w:ascii="Georgia" w:eastAsia="Georgia" w:hAnsi="Georgia" w:cs="Georgia"/>
          <w:i/>
          <w:sz w:val="19"/>
          <w:szCs w:val="19"/>
        </w:rPr>
        <w:t>measurements</w:t>
      </w:r>
      <w:r>
        <w:rPr>
          <w:rFonts w:ascii="Georgia" w:eastAsia="Georgia" w:hAnsi="Georgia" w:cs="Georgia"/>
          <w:i/>
          <w:spacing w:val="-3"/>
          <w:sz w:val="19"/>
          <w:szCs w:val="19"/>
        </w:rPr>
        <w:t xml:space="preserve"> </w:t>
      </w:r>
      <w:r>
        <w:rPr>
          <w:rFonts w:ascii="Georgia" w:eastAsia="Georgia" w:hAnsi="Georgia" w:cs="Georgia"/>
          <w:i/>
          <w:sz w:val="19"/>
          <w:szCs w:val="19"/>
        </w:rPr>
        <w:t>can</w:t>
      </w:r>
      <w:r>
        <w:rPr>
          <w:rFonts w:ascii="Georgia" w:eastAsia="Georgia" w:hAnsi="Georgia" w:cs="Georgia"/>
          <w:i/>
          <w:spacing w:val="-3"/>
          <w:sz w:val="19"/>
          <w:szCs w:val="19"/>
        </w:rPr>
        <w:t xml:space="preserve"> </w:t>
      </w:r>
      <w:r>
        <w:rPr>
          <w:rFonts w:ascii="Georgia" w:eastAsia="Georgia" w:hAnsi="Georgia" w:cs="Georgia"/>
          <w:i/>
          <w:sz w:val="19"/>
          <w:szCs w:val="19"/>
        </w:rPr>
        <w:t>also</w:t>
      </w:r>
      <w:r>
        <w:rPr>
          <w:rFonts w:ascii="Georgia" w:eastAsia="Georgia" w:hAnsi="Georgia" w:cs="Georgia"/>
          <w:i/>
          <w:spacing w:val="-3"/>
          <w:sz w:val="19"/>
          <w:szCs w:val="19"/>
        </w:rPr>
        <w:t xml:space="preserve"> </w:t>
      </w:r>
      <w:r>
        <w:rPr>
          <w:rFonts w:ascii="Georgia" w:eastAsia="Georgia" w:hAnsi="Georgia" w:cs="Georgia"/>
          <w:i/>
          <w:sz w:val="19"/>
          <w:szCs w:val="19"/>
        </w:rPr>
        <w:t>be</w:t>
      </w:r>
      <w:r>
        <w:rPr>
          <w:rFonts w:ascii="Georgia" w:eastAsia="Georgia" w:hAnsi="Georgia" w:cs="Georgia"/>
          <w:i/>
          <w:spacing w:val="-3"/>
          <w:sz w:val="19"/>
          <w:szCs w:val="19"/>
        </w:rPr>
        <w:t xml:space="preserve"> </w:t>
      </w:r>
      <w:r>
        <w:rPr>
          <w:rFonts w:ascii="Georgia" w:eastAsia="Georgia" w:hAnsi="Georgia" w:cs="Georgia"/>
          <w:i/>
          <w:sz w:val="19"/>
          <w:szCs w:val="19"/>
        </w:rPr>
        <w:t>directly</w:t>
      </w:r>
      <w:r>
        <w:rPr>
          <w:rFonts w:ascii="Georgia" w:eastAsia="Georgia" w:hAnsi="Georgia" w:cs="Georgia"/>
          <w:i/>
          <w:spacing w:val="-3"/>
          <w:sz w:val="19"/>
          <w:szCs w:val="19"/>
        </w:rPr>
        <w:t xml:space="preserve"> </w:t>
      </w:r>
      <w:r>
        <w:rPr>
          <w:rFonts w:ascii="Georgia" w:eastAsia="Georgia" w:hAnsi="Georgia" w:cs="Georgia"/>
          <w:i/>
          <w:sz w:val="19"/>
          <w:szCs w:val="19"/>
        </w:rPr>
        <w:t>applied</w:t>
      </w:r>
      <w:r>
        <w:rPr>
          <w:rFonts w:ascii="Georgia" w:eastAsia="Georgia" w:hAnsi="Georgia" w:cs="Georgia"/>
          <w:i/>
          <w:spacing w:val="-3"/>
          <w:sz w:val="19"/>
          <w:szCs w:val="19"/>
        </w:rPr>
        <w:t xml:space="preserve"> </w:t>
      </w:r>
      <w:r>
        <w:rPr>
          <w:rFonts w:ascii="Georgia" w:eastAsia="Georgia" w:hAnsi="Georgia" w:cs="Georgia"/>
          <w:i/>
          <w:sz w:val="19"/>
          <w:szCs w:val="19"/>
        </w:rPr>
        <w:t>to</w:t>
      </w:r>
      <w:r>
        <w:rPr>
          <w:rFonts w:ascii="Georgia" w:eastAsia="Georgia" w:hAnsi="Georgia" w:cs="Georgia"/>
          <w:i/>
          <w:spacing w:val="-3"/>
          <w:sz w:val="19"/>
          <w:szCs w:val="19"/>
        </w:rPr>
        <w:t xml:space="preserve"> </w:t>
      </w:r>
      <w:r>
        <w:rPr>
          <w:rFonts w:ascii="Georgia" w:eastAsia="Georgia" w:hAnsi="Georgia" w:cs="Georgia"/>
          <w:i/>
          <w:sz w:val="19"/>
          <w:szCs w:val="19"/>
        </w:rPr>
        <w:t>discriminative</w:t>
      </w:r>
      <w:r>
        <w:rPr>
          <w:rFonts w:ascii="Georgia" w:eastAsia="Georgia" w:hAnsi="Georgia" w:cs="Georgia"/>
          <w:i/>
          <w:spacing w:val="-3"/>
          <w:sz w:val="19"/>
          <w:szCs w:val="19"/>
        </w:rPr>
        <w:t xml:space="preserve"> </w:t>
      </w:r>
      <w:r>
        <w:rPr>
          <w:rFonts w:ascii="Georgia" w:eastAsia="Georgia" w:hAnsi="Georgia" w:cs="Georgia"/>
          <w:i/>
          <w:sz w:val="19"/>
          <w:szCs w:val="19"/>
        </w:rPr>
        <w:t>analysis</w:t>
      </w:r>
      <w:r>
        <w:rPr>
          <w:rFonts w:ascii="Georgia" w:eastAsia="Georgia" w:hAnsi="Georgia" w:cs="Georgia"/>
          <w:i/>
          <w:spacing w:val="-3"/>
          <w:sz w:val="19"/>
          <w:szCs w:val="19"/>
        </w:rPr>
        <w:t xml:space="preserve"> </w:t>
      </w:r>
      <w:r>
        <w:rPr>
          <w:rFonts w:ascii="Georgia" w:eastAsia="Georgia" w:hAnsi="Georgia" w:cs="Georgia"/>
          <w:i/>
          <w:sz w:val="19"/>
          <w:szCs w:val="19"/>
        </w:rPr>
        <w:t>using</w:t>
      </w:r>
      <w:r>
        <w:rPr>
          <w:rFonts w:ascii="Georgia" w:eastAsia="Georgia" w:hAnsi="Georgia" w:cs="Georgia"/>
          <w:i/>
          <w:spacing w:val="-3"/>
          <w:sz w:val="19"/>
          <w:szCs w:val="19"/>
        </w:rPr>
        <w:t xml:space="preserve"> </w:t>
      </w:r>
      <w:r>
        <w:rPr>
          <w:rFonts w:ascii="Georgia" w:eastAsia="Georgia" w:hAnsi="Georgia" w:cs="Georgia"/>
          <w:i/>
          <w:sz w:val="19"/>
          <w:szCs w:val="19"/>
        </w:rPr>
        <w:t>3He</w:t>
      </w:r>
      <w:r>
        <w:rPr>
          <w:rFonts w:ascii="Georgia" w:eastAsia="Georgia" w:hAnsi="Georgia" w:cs="Georgia"/>
          <w:i/>
          <w:spacing w:val="-3"/>
          <w:sz w:val="19"/>
          <w:szCs w:val="19"/>
        </w:rPr>
        <w:t xml:space="preserve"> </w:t>
      </w:r>
      <w:r>
        <w:rPr>
          <w:rFonts w:ascii="Georgia" w:eastAsia="Georgia" w:hAnsi="Georgia" w:cs="Georgia"/>
          <w:i/>
          <w:sz w:val="19"/>
          <w:szCs w:val="19"/>
        </w:rPr>
        <w:t>MRI</w:t>
      </w:r>
      <w:ins w:id="304" w:author="James Gee" w:date="2016-07-20T17:51:00Z">
        <w:r w:rsidR="00A867E5">
          <w:rPr>
            <w:rFonts w:ascii="Georgia" w:eastAsia="Georgia" w:hAnsi="Georgia" w:cs="Georgia"/>
            <w:i/>
            <w:sz w:val="19"/>
            <w:szCs w:val="19"/>
          </w:rPr>
          <w:t xml:space="preserve"> and PET</w:t>
        </w:r>
      </w:ins>
      <w:r>
        <w:rPr>
          <w:rFonts w:ascii="Georgia" w:eastAsia="Georgia" w:hAnsi="Georgia" w:cs="Georgia"/>
          <w:i/>
          <w:spacing w:val="-3"/>
          <w:sz w:val="19"/>
          <w:szCs w:val="19"/>
        </w:rPr>
        <w:t xml:space="preserve"> </w:t>
      </w:r>
      <w:r>
        <w:rPr>
          <w:rFonts w:ascii="Georgia" w:eastAsia="Georgia" w:hAnsi="Georgia" w:cs="Georgia"/>
          <w:i/>
          <w:sz w:val="19"/>
          <w:szCs w:val="19"/>
        </w:rPr>
        <w:t>for</w:t>
      </w:r>
      <w:r>
        <w:rPr>
          <w:rFonts w:ascii="Georgia" w:eastAsia="Georgia" w:hAnsi="Georgia" w:cs="Georgia"/>
          <w:i/>
          <w:spacing w:val="-3"/>
          <w:sz w:val="19"/>
          <w:szCs w:val="19"/>
        </w:rPr>
        <w:t xml:space="preserve"> </w:t>
      </w:r>
      <w:r>
        <w:rPr>
          <w:rFonts w:ascii="Georgia" w:eastAsia="Georgia" w:hAnsi="Georgia" w:cs="Georgia"/>
          <w:i/>
          <w:sz w:val="19"/>
          <w:szCs w:val="19"/>
        </w:rPr>
        <w:t>a</w:t>
      </w:r>
      <w:r>
        <w:rPr>
          <w:rFonts w:ascii="Georgia" w:eastAsia="Georgia" w:hAnsi="Georgia" w:cs="Georgia"/>
          <w:i/>
          <w:spacing w:val="-3"/>
          <w:sz w:val="19"/>
          <w:szCs w:val="19"/>
        </w:rPr>
        <w:t xml:space="preserve"> </w:t>
      </w:r>
      <w:r>
        <w:rPr>
          <w:rFonts w:ascii="Georgia" w:eastAsia="Georgia" w:hAnsi="Georgia" w:cs="Georgia"/>
          <w:i/>
          <w:sz w:val="19"/>
          <w:szCs w:val="19"/>
        </w:rPr>
        <w:t>variety</w:t>
      </w:r>
      <w:r>
        <w:rPr>
          <w:rFonts w:ascii="Georgia" w:eastAsia="Georgia" w:hAnsi="Georgia" w:cs="Georgia"/>
          <w:i/>
          <w:spacing w:val="-3"/>
          <w:sz w:val="19"/>
          <w:szCs w:val="19"/>
        </w:rPr>
        <w:t xml:space="preserve"> </w:t>
      </w:r>
      <w:r>
        <w:rPr>
          <w:rFonts w:ascii="Georgia" w:eastAsia="Georgia" w:hAnsi="Georgia" w:cs="Georgia"/>
          <w:i/>
          <w:sz w:val="19"/>
          <w:szCs w:val="19"/>
        </w:rPr>
        <w:t>of</w:t>
      </w:r>
      <w:r>
        <w:rPr>
          <w:rFonts w:ascii="Georgia" w:eastAsia="Georgia" w:hAnsi="Georgia" w:cs="Georgia"/>
          <w:i/>
          <w:spacing w:val="-3"/>
          <w:sz w:val="19"/>
          <w:szCs w:val="19"/>
        </w:rPr>
        <w:t xml:space="preserve"> </w:t>
      </w:r>
      <w:r>
        <w:rPr>
          <w:rFonts w:ascii="Georgia" w:eastAsia="Georgia" w:hAnsi="Georgia" w:cs="Georgia"/>
          <w:i/>
          <w:sz w:val="19"/>
          <w:szCs w:val="19"/>
        </w:rPr>
        <w:t>lung</w:t>
      </w:r>
      <w:r>
        <w:rPr>
          <w:rFonts w:ascii="Georgia" w:eastAsia="Georgia" w:hAnsi="Georgia" w:cs="Georgia"/>
          <w:i/>
          <w:spacing w:val="-3"/>
          <w:sz w:val="19"/>
          <w:szCs w:val="19"/>
        </w:rPr>
        <w:t xml:space="preserve"> </w:t>
      </w:r>
      <w:r>
        <w:rPr>
          <w:rFonts w:ascii="Georgia" w:eastAsia="Georgia" w:hAnsi="Georgia" w:cs="Georgia"/>
          <w:i/>
          <w:sz w:val="19"/>
          <w:szCs w:val="19"/>
        </w:rPr>
        <w:t>diseases.</w:t>
      </w:r>
      <w:r>
        <w:rPr>
          <w:rFonts w:ascii="Georgia" w:eastAsia="Georgia" w:hAnsi="Georgia" w:cs="Georgia"/>
          <w:i/>
          <w:spacing w:val="16"/>
          <w:sz w:val="19"/>
          <w:szCs w:val="19"/>
        </w:rPr>
        <w:t xml:space="preserve"> </w:t>
      </w:r>
      <w:r>
        <w:rPr>
          <w:rFonts w:ascii="Georgia" w:eastAsia="Georgia" w:hAnsi="Georgia" w:cs="Georgia"/>
          <w:w w:val="102"/>
          <w:sz w:val="19"/>
          <w:szCs w:val="19"/>
        </w:rPr>
        <w:t xml:space="preserve">These </w:t>
      </w:r>
      <w:r>
        <w:rPr>
          <w:rFonts w:ascii="Georgia" w:eastAsia="Georgia" w:hAnsi="Georgia" w:cs="Georgia"/>
          <w:sz w:val="19"/>
          <w:szCs w:val="19"/>
        </w:rPr>
        <w:t>indices</w:t>
      </w:r>
      <w:r>
        <w:rPr>
          <w:rFonts w:ascii="Georgia" w:eastAsia="Georgia" w:hAnsi="Georgia" w:cs="Georgia"/>
          <w:spacing w:val="14"/>
          <w:sz w:val="19"/>
          <w:szCs w:val="19"/>
        </w:rPr>
        <w:t xml:space="preserve"> </w:t>
      </w:r>
      <w:r>
        <w:rPr>
          <w:rFonts w:ascii="Georgia" w:eastAsia="Georgia" w:hAnsi="Georgia" w:cs="Georgia"/>
          <w:sz w:val="19"/>
          <w:szCs w:val="19"/>
        </w:rPr>
        <w:t>can</w:t>
      </w:r>
      <w:r>
        <w:rPr>
          <w:rFonts w:ascii="Georgia" w:eastAsia="Georgia" w:hAnsi="Georgia" w:cs="Georgia"/>
          <w:spacing w:val="9"/>
          <w:sz w:val="19"/>
          <w:szCs w:val="19"/>
        </w:rPr>
        <w:t xml:space="preserve"> </w:t>
      </w:r>
      <w:r>
        <w:rPr>
          <w:rFonts w:ascii="Georgia" w:eastAsia="Georgia" w:hAnsi="Georgia" w:cs="Georgia"/>
          <w:sz w:val="19"/>
          <w:szCs w:val="19"/>
        </w:rPr>
        <w:t>also</w:t>
      </w:r>
      <w:r>
        <w:rPr>
          <w:rFonts w:ascii="Georgia" w:eastAsia="Georgia" w:hAnsi="Georgia" w:cs="Georgia"/>
          <w:spacing w:val="10"/>
          <w:sz w:val="19"/>
          <w:szCs w:val="19"/>
        </w:rPr>
        <w:t xml:space="preserve"> </w:t>
      </w:r>
      <w:r>
        <w:rPr>
          <w:rFonts w:ascii="Georgia" w:eastAsia="Georgia" w:hAnsi="Georgia" w:cs="Georgia"/>
          <w:sz w:val="19"/>
          <w:szCs w:val="19"/>
        </w:rPr>
        <w:t>be</w:t>
      </w:r>
      <w:r>
        <w:rPr>
          <w:rFonts w:ascii="Georgia" w:eastAsia="Georgia" w:hAnsi="Georgia" w:cs="Georgia"/>
          <w:spacing w:val="7"/>
          <w:sz w:val="19"/>
          <w:szCs w:val="19"/>
        </w:rPr>
        <w:t xml:space="preserve"> </w:t>
      </w:r>
      <w:r>
        <w:rPr>
          <w:rFonts w:ascii="Georgia" w:eastAsia="Georgia" w:hAnsi="Georgia" w:cs="Georgia"/>
          <w:sz w:val="19"/>
          <w:szCs w:val="19"/>
        </w:rPr>
        <w:t>studied</w:t>
      </w:r>
      <w:r>
        <w:rPr>
          <w:rFonts w:ascii="Georgia" w:eastAsia="Georgia" w:hAnsi="Georgia" w:cs="Georgia"/>
          <w:spacing w:val="15"/>
          <w:sz w:val="19"/>
          <w:szCs w:val="19"/>
        </w:rPr>
        <w:t xml:space="preserve"> </w:t>
      </w:r>
      <w:r>
        <w:rPr>
          <w:rFonts w:ascii="Georgia" w:eastAsia="Georgia" w:hAnsi="Georgia" w:cs="Georgia"/>
          <w:sz w:val="19"/>
          <w:szCs w:val="19"/>
        </w:rPr>
        <w:t>not</w:t>
      </w:r>
      <w:r>
        <w:rPr>
          <w:rFonts w:ascii="Georgia" w:eastAsia="Georgia" w:hAnsi="Georgia" w:cs="Georgia"/>
          <w:spacing w:val="9"/>
          <w:sz w:val="19"/>
          <w:szCs w:val="19"/>
        </w:rPr>
        <w:t xml:space="preserve"> </w:t>
      </w:r>
      <w:r>
        <w:rPr>
          <w:rFonts w:ascii="Georgia" w:eastAsia="Georgia" w:hAnsi="Georgia" w:cs="Georgia"/>
          <w:sz w:val="19"/>
          <w:szCs w:val="19"/>
        </w:rPr>
        <w:t>only</w:t>
      </w:r>
      <w:r>
        <w:rPr>
          <w:rFonts w:ascii="Georgia" w:eastAsia="Georgia" w:hAnsi="Georgia" w:cs="Georgia"/>
          <w:spacing w:val="9"/>
          <w:sz w:val="19"/>
          <w:szCs w:val="19"/>
        </w:rPr>
        <w:t xml:space="preserve"> </w:t>
      </w:r>
      <w:r>
        <w:rPr>
          <w:rFonts w:ascii="Georgia" w:eastAsia="Georgia" w:hAnsi="Georgia" w:cs="Georgia"/>
          <w:sz w:val="19"/>
          <w:szCs w:val="19"/>
        </w:rPr>
        <w:t>at</w:t>
      </w:r>
      <w:r>
        <w:rPr>
          <w:rFonts w:ascii="Georgia" w:eastAsia="Georgia" w:hAnsi="Georgia" w:cs="Georgia"/>
          <w:spacing w:val="6"/>
          <w:sz w:val="19"/>
          <w:szCs w:val="19"/>
        </w:rPr>
        <w:t xml:space="preserve"> </w:t>
      </w:r>
      <w:r>
        <w:rPr>
          <w:rFonts w:ascii="Georgia" w:eastAsia="Georgia" w:hAnsi="Georgia" w:cs="Georgia"/>
          <w:sz w:val="19"/>
          <w:szCs w:val="19"/>
        </w:rPr>
        <w:t>any</w:t>
      </w:r>
      <w:r>
        <w:rPr>
          <w:rFonts w:ascii="Georgia" w:eastAsia="Georgia" w:hAnsi="Georgia" w:cs="Georgia"/>
          <w:spacing w:val="9"/>
          <w:sz w:val="19"/>
          <w:szCs w:val="19"/>
        </w:rPr>
        <w:t xml:space="preserve"> </w:t>
      </w:r>
      <w:r>
        <w:rPr>
          <w:rFonts w:ascii="Georgia" w:eastAsia="Georgia" w:hAnsi="Georgia" w:cs="Georgia"/>
          <w:sz w:val="19"/>
          <w:szCs w:val="19"/>
        </w:rPr>
        <w:t>particular</w:t>
      </w:r>
      <w:r>
        <w:rPr>
          <w:rFonts w:ascii="Georgia" w:eastAsia="Georgia" w:hAnsi="Georgia" w:cs="Georgia"/>
          <w:spacing w:val="19"/>
          <w:sz w:val="19"/>
          <w:szCs w:val="19"/>
        </w:rPr>
        <w:t xml:space="preserve"> </w:t>
      </w:r>
      <w:r>
        <w:rPr>
          <w:rFonts w:ascii="Georgia" w:eastAsia="Georgia" w:hAnsi="Georgia" w:cs="Georgia"/>
          <w:sz w:val="19"/>
          <w:szCs w:val="19"/>
        </w:rPr>
        <w:t>single</w:t>
      </w:r>
      <w:r>
        <w:rPr>
          <w:rFonts w:ascii="Georgia" w:eastAsia="Georgia" w:hAnsi="Georgia" w:cs="Georgia"/>
          <w:spacing w:val="13"/>
          <w:sz w:val="19"/>
          <w:szCs w:val="19"/>
        </w:rPr>
        <w:t xml:space="preserve"> </w:t>
      </w:r>
      <w:r>
        <w:rPr>
          <w:rFonts w:ascii="Georgia" w:eastAsia="Georgia" w:hAnsi="Georgia" w:cs="Georgia"/>
          <w:sz w:val="19"/>
          <w:szCs w:val="19"/>
        </w:rPr>
        <w:t>time</w:t>
      </w:r>
      <w:r>
        <w:rPr>
          <w:rFonts w:ascii="Georgia" w:eastAsia="Georgia" w:hAnsi="Georgia" w:cs="Georgia"/>
          <w:spacing w:val="11"/>
          <w:sz w:val="19"/>
          <w:szCs w:val="19"/>
        </w:rPr>
        <w:t xml:space="preserve"> </w:t>
      </w:r>
      <w:r>
        <w:rPr>
          <w:rFonts w:ascii="Georgia" w:eastAsia="Georgia" w:hAnsi="Georgia" w:cs="Georgia"/>
          <w:sz w:val="19"/>
          <w:szCs w:val="19"/>
        </w:rPr>
        <w:t>point,</w:t>
      </w:r>
      <w:r>
        <w:rPr>
          <w:rFonts w:ascii="Georgia" w:eastAsia="Georgia" w:hAnsi="Georgia" w:cs="Georgia"/>
          <w:spacing w:val="13"/>
          <w:sz w:val="19"/>
          <w:szCs w:val="19"/>
        </w:rPr>
        <w:t xml:space="preserve"> </w:t>
      </w:r>
      <w:r>
        <w:rPr>
          <w:rFonts w:ascii="Georgia" w:eastAsia="Georgia" w:hAnsi="Georgia" w:cs="Georgia"/>
          <w:sz w:val="19"/>
          <w:szCs w:val="19"/>
        </w:rPr>
        <w:t>but</w:t>
      </w:r>
      <w:r>
        <w:rPr>
          <w:rFonts w:ascii="Georgia" w:eastAsia="Georgia" w:hAnsi="Georgia" w:cs="Georgia"/>
          <w:spacing w:val="9"/>
          <w:sz w:val="19"/>
          <w:szCs w:val="19"/>
        </w:rPr>
        <w:t xml:space="preserve"> </w:t>
      </w:r>
      <w:r>
        <w:rPr>
          <w:rFonts w:ascii="Georgia" w:eastAsia="Georgia" w:hAnsi="Georgia" w:cs="Georgia"/>
          <w:sz w:val="19"/>
          <w:szCs w:val="19"/>
        </w:rPr>
        <w:t>also</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changes</w:t>
      </w:r>
      <w:r>
        <w:rPr>
          <w:rFonts w:ascii="Georgia" w:eastAsia="Georgia" w:hAnsi="Georgia" w:cs="Georgia"/>
          <w:spacing w:val="15"/>
          <w:sz w:val="19"/>
          <w:szCs w:val="19"/>
        </w:rPr>
        <w:t xml:space="preserve"> </w:t>
      </w:r>
      <w:r>
        <w:rPr>
          <w:rFonts w:ascii="Georgia" w:eastAsia="Georgia" w:hAnsi="Georgia" w:cs="Georgia"/>
          <w:sz w:val="19"/>
          <w:szCs w:val="19"/>
        </w:rPr>
        <w:t>with</w:t>
      </w:r>
      <w:r>
        <w:rPr>
          <w:rFonts w:ascii="Georgia" w:eastAsia="Georgia" w:hAnsi="Georgia" w:cs="Georgia"/>
          <w:spacing w:val="10"/>
          <w:sz w:val="19"/>
          <w:szCs w:val="19"/>
        </w:rPr>
        <w:t xml:space="preserve"> </w:t>
      </w:r>
      <w:r>
        <w:rPr>
          <w:rFonts w:ascii="Georgia" w:eastAsia="Georgia" w:hAnsi="Georgia" w:cs="Georgia"/>
          <w:sz w:val="19"/>
          <w:szCs w:val="19"/>
        </w:rPr>
        <w:t>time.</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commentRangeStart w:id="305"/>
      <w:r>
        <w:rPr>
          <w:rFonts w:ascii="Georgia" w:eastAsia="Georgia" w:hAnsi="Georgia" w:cs="Georgia"/>
          <w:sz w:val="19"/>
          <w:szCs w:val="19"/>
        </w:rPr>
        <w:t>addition</w:t>
      </w:r>
      <w:commentRangeEnd w:id="305"/>
      <w:r w:rsidR="00A867E5">
        <w:rPr>
          <w:rStyle w:val="CommentReference"/>
        </w:rPr>
        <w:commentReference w:id="305"/>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proofErr w:type="spellStart"/>
      <w:r>
        <w:rPr>
          <w:rFonts w:ascii="Georgia" w:eastAsia="Georgia" w:hAnsi="Georgia" w:cs="Georgia"/>
          <w:w w:val="102"/>
          <w:sz w:val="19"/>
          <w:szCs w:val="19"/>
        </w:rPr>
        <w:t>quanti</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tative</w:t>
      </w:r>
      <w:proofErr w:type="spellEnd"/>
      <w:r>
        <w:rPr>
          <w:rFonts w:ascii="Georgia" w:eastAsia="Georgia" w:hAnsi="Georgia" w:cs="Georgia"/>
          <w:spacing w:val="6"/>
          <w:sz w:val="19"/>
          <w:szCs w:val="19"/>
        </w:rPr>
        <w:t xml:space="preserve"> </w:t>
      </w:r>
      <w:r>
        <w:rPr>
          <w:rFonts w:ascii="Georgia" w:eastAsia="Georgia" w:hAnsi="Georgia" w:cs="Georgia"/>
          <w:sz w:val="19"/>
          <w:szCs w:val="19"/>
        </w:rPr>
        <w:t>morphologic</w:t>
      </w:r>
      <w:r>
        <w:rPr>
          <w:rFonts w:ascii="Georgia" w:eastAsia="Georgia" w:hAnsi="Georgia" w:cs="Georgia"/>
          <w:spacing w:val="18"/>
          <w:sz w:val="19"/>
          <w:szCs w:val="19"/>
        </w:rPr>
        <w:t xml:space="preserve"> </w:t>
      </w:r>
      <w:r>
        <w:rPr>
          <w:rFonts w:ascii="Georgia" w:eastAsia="Georgia" w:hAnsi="Georgia" w:cs="Georgia"/>
          <w:sz w:val="19"/>
          <w:szCs w:val="19"/>
        </w:rPr>
        <w:t>measurements</w:t>
      </w:r>
      <w:r>
        <w:rPr>
          <w:rFonts w:ascii="Georgia" w:eastAsia="Georgia" w:hAnsi="Georgia" w:cs="Georgia"/>
          <w:spacing w:val="21"/>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airways</w:t>
      </w:r>
      <w:r>
        <w:rPr>
          <w:rFonts w:ascii="Georgia" w:eastAsia="Georgia" w:hAnsi="Georgia" w:cs="Georgia"/>
          <w:spacing w:val="10"/>
          <w:sz w:val="19"/>
          <w:szCs w:val="19"/>
        </w:rPr>
        <w:t xml:space="preserve"> </w:t>
      </w:r>
      <w:r>
        <w:rPr>
          <w:rFonts w:ascii="Georgia" w:eastAsia="Georgia" w:hAnsi="Georgia" w:cs="Georgia"/>
          <w:sz w:val="19"/>
          <w:szCs w:val="19"/>
        </w:rPr>
        <w:t>provides</w:t>
      </w:r>
      <w:r>
        <w:rPr>
          <w:rFonts w:ascii="Georgia" w:eastAsia="Georgia" w:hAnsi="Georgia" w:cs="Georgia"/>
          <w:spacing w:val="11"/>
          <w:sz w:val="19"/>
          <w:szCs w:val="19"/>
        </w:rPr>
        <w:t xml:space="preserve"> </w:t>
      </w:r>
      <w:r>
        <w:rPr>
          <w:rFonts w:ascii="Georgia" w:eastAsia="Georgia" w:hAnsi="Georgia" w:cs="Georgia"/>
          <w:sz w:val="19"/>
          <w:szCs w:val="19"/>
        </w:rPr>
        <w:t>an</w:t>
      </w:r>
      <w:r>
        <w:rPr>
          <w:rFonts w:ascii="Georgia" w:eastAsia="Georgia" w:hAnsi="Georgia" w:cs="Georgia"/>
          <w:spacing w:val="1"/>
          <w:sz w:val="19"/>
          <w:szCs w:val="19"/>
        </w:rPr>
        <w:t xml:space="preserve"> </w:t>
      </w:r>
      <w:r>
        <w:rPr>
          <w:rFonts w:ascii="Georgia" w:eastAsia="Georgia" w:hAnsi="Georgia" w:cs="Georgia"/>
          <w:sz w:val="19"/>
          <w:szCs w:val="19"/>
        </w:rPr>
        <w:t>assessment</w:t>
      </w:r>
      <w:r>
        <w:rPr>
          <w:rFonts w:ascii="Georgia" w:eastAsia="Georgia" w:hAnsi="Georgia" w:cs="Georgia"/>
          <w:spacing w:val="16"/>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contribution</w:t>
      </w:r>
      <w:r>
        <w:rPr>
          <w:rFonts w:ascii="Georgia" w:eastAsia="Georgia" w:hAnsi="Georgia" w:cs="Georgia"/>
          <w:spacing w:val="18"/>
          <w:sz w:val="19"/>
          <w:szCs w:val="19"/>
        </w:rPr>
        <w:t xml:space="preserve"> </w:t>
      </w:r>
      <w:r>
        <w:rPr>
          <w:rFonts w:ascii="Georgia" w:eastAsia="Georgia" w:hAnsi="Georgia" w:cs="Georgia"/>
          <w:sz w:val="19"/>
          <w:szCs w:val="19"/>
        </w:rPr>
        <w:t>of airway</w:t>
      </w:r>
      <w:r>
        <w:rPr>
          <w:rFonts w:ascii="Georgia" w:eastAsia="Georgia" w:hAnsi="Georgia" w:cs="Georgia"/>
          <w:spacing w:val="8"/>
          <w:sz w:val="19"/>
          <w:szCs w:val="19"/>
        </w:rPr>
        <w:t xml:space="preserve"> </w:t>
      </w:r>
      <w:r>
        <w:rPr>
          <w:rFonts w:ascii="Georgia" w:eastAsia="Georgia" w:hAnsi="Georgia" w:cs="Georgia"/>
          <w:sz w:val="19"/>
          <w:szCs w:val="19"/>
        </w:rPr>
        <w:t>changes</w:t>
      </w:r>
      <w:r>
        <w:rPr>
          <w:rFonts w:ascii="Georgia" w:eastAsia="Georgia" w:hAnsi="Georgia" w:cs="Georgia"/>
          <w:spacing w:val="10"/>
          <w:sz w:val="19"/>
          <w:szCs w:val="19"/>
        </w:rPr>
        <w:t xml:space="preserve"> </w:t>
      </w:r>
      <w:r>
        <w:rPr>
          <w:rFonts w:ascii="Georgia" w:eastAsia="Georgia" w:hAnsi="Georgia" w:cs="Georgia"/>
          <w:sz w:val="19"/>
          <w:szCs w:val="19"/>
        </w:rPr>
        <w:t>to chronic</w:t>
      </w:r>
      <w:r>
        <w:rPr>
          <w:rFonts w:ascii="Georgia" w:eastAsia="Georgia" w:hAnsi="Georgia" w:cs="Georgia"/>
          <w:spacing w:val="9"/>
          <w:sz w:val="19"/>
          <w:szCs w:val="19"/>
        </w:rPr>
        <w:t xml:space="preserve"> </w:t>
      </w:r>
      <w:r>
        <w:rPr>
          <w:rFonts w:ascii="Georgia" w:eastAsia="Georgia" w:hAnsi="Georgia" w:cs="Georgia"/>
          <w:w w:val="102"/>
          <w:sz w:val="19"/>
          <w:szCs w:val="19"/>
        </w:rPr>
        <w:t>lung disease.</w:t>
      </w:r>
    </w:p>
    <w:p w14:paraId="42092923" w14:textId="184409A7"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Airway</w:t>
      </w:r>
      <w:r>
        <w:rPr>
          <w:rFonts w:ascii="Georgia" w:eastAsia="Georgia" w:hAnsi="Georgia" w:cs="Georgia"/>
          <w:b/>
          <w:bCs/>
          <w:spacing w:val="21"/>
          <w:sz w:val="19"/>
          <w:szCs w:val="19"/>
        </w:rPr>
        <w:t xml:space="preserve"> </w:t>
      </w:r>
      <w:r>
        <w:rPr>
          <w:rFonts w:ascii="Georgia" w:eastAsia="Georgia" w:hAnsi="Georgia" w:cs="Georgia"/>
          <w:b/>
          <w:bCs/>
          <w:sz w:val="19"/>
          <w:szCs w:val="19"/>
        </w:rPr>
        <w:t xml:space="preserve">segmentation. </w:t>
      </w:r>
      <w:r>
        <w:rPr>
          <w:rFonts w:ascii="Georgia" w:eastAsia="Georgia" w:hAnsi="Georgia" w:cs="Georgia"/>
          <w:b/>
          <w:bCs/>
          <w:spacing w:val="11"/>
          <w:sz w:val="19"/>
          <w:szCs w:val="19"/>
        </w:rPr>
        <w:t xml:space="preserve"> </w:t>
      </w:r>
      <w:del w:id="306" w:author="James Gee" w:date="2016-07-20T18:12:00Z">
        <w:r w:rsidDel="00D26D70">
          <w:rPr>
            <w:rFonts w:ascii="Georgia" w:eastAsia="Georgia" w:hAnsi="Georgia" w:cs="Georgia"/>
            <w:sz w:val="19"/>
            <w:szCs w:val="19"/>
          </w:rPr>
          <w:delText>In</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describing</w:delText>
        </w:r>
        <w:r w:rsidDel="00D26D70">
          <w:rPr>
            <w:rFonts w:ascii="Georgia" w:eastAsia="Georgia" w:hAnsi="Georgia" w:cs="Georgia"/>
            <w:spacing w:val="24"/>
            <w:sz w:val="19"/>
            <w:szCs w:val="19"/>
          </w:rPr>
          <w:delText xml:space="preserve"> </w:delText>
        </w:r>
        <w:r w:rsidDel="00D26D70">
          <w:rPr>
            <w:rFonts w:ascii="Georgia" w:eastAsia="Georgia" w:hAnsi="Georgia" w:cs="Georgia"/>
            <w:sz w:val="19"/>
            <w:szCs w:val="19"/>
          </w:rPr>
          <w:delText>the</w:delText>
        </w:r>
        <w:r w:rsidDel="00D26D70">
          <w:rPr>
            <w:rFonts w:ascii="Georgia" w:eastAsia="Georgia" w:hAnsi="Georgia" w:cs="Georgia"/>
            <w:spacing w:val="12"/>
            <w:sz w:val="19"/>
            <w:szCs w:val="19"/>
          </w:rPr>
          <w:delText xml:space="preserve"> </w:delText>
        </w:r>
        <w:r w:rsidDel="00D26D70">
          <w:rPr>
            <w:rFonts w:ascii="Georgia" w:eastAsia="Georgia" w:hAnsi="Georgia" w:cs="Georgia"/>
            <w:sz w:val="19"/>
            <w:szCs w:val="19"/>
          </w:rPr>
          <w:delText>quantitative</w:delText>
        </w:r>
        <w:r w:rsidDel="00D26D70">
          <w:rPr>
            <w:rFonts w:ascii="Georgia" w:eastAsia="Georgia" w:hAnsi="Georgia" w:cs="Georgia"/>
            <w:spacing w:val="27"/>
            <w:sz w:val="19"/>
            <w:szCs w:val="19"/>
          </w:rPr>
          <w:delText xml:space="preserve"> </w:delText>
        </w:r>
        <w:r w:rsidDel="00D26D70">
          <w:rPr>
            <w:rFonts w:ascii="Georgia" w:eastAsia="Georgia" w:hAnsi="Georgia" w:cs="Georgia"/>
            <w:sz w:val="19"/>
            <w:szCs w:val="19"/>
          </w:rPr>
          <w:delText>CT</w:delText>
        </w:r>
        <w:r w:rsidDel="00D26D70">
          <w:rPr>
            <w:rFonts w:ascii="Georgia" w:eastAsia="Georgia" w:hAnsi="Georgia" w:cs="Georgia"/>
            <w:spacing w:val="12"/>
            <w:sz w:val="19"/>
            <w:szCs w:val="19"/>
          </w:rPr>
          <w:delText xml:space="preserve"> </w:delText>
        </w:r>
        <w:r w:rsidDel="00D26D70">
          <w:rPr>
            <w:rFonts w:ascii="Georgia" w:eastAsia="Georgia" w:hAnsi="Georgia" w:cs="Georgia"/>
            <w:sz w:val="19"/>
            <w:szCs w:val="19"/>
          </w:rPr>
          <w:delText>lung</w:delText>
        </w:r>
        <w:r w:rsidDel="00D26D70">
          <w:rPr>
            <w:rFonts w:ascii="Georgia" w:eastAsia="Georgia" w:hAnsi="Georgia" w:cs="Georgia"/>
            <w:spacing w:val="14"/>
            <w:sz w:val="19"/>
            <w:szCs w:val="19"/>
          </w:rPr>
          <w:delText xml:space="preserve"> </w:delText>
        </w:r>
        <w:r w:rsidDel="00D26D70">
          <w:rPr>
            <w:rFonts w:ascii="Georgia" w:eastAsia="Georgia" w:hAnsi="Georgia" w:cs="Georgia"/>
            <w:sz w:val="19"/>
            <w:szCs w:val="19"/>
          </w:rPr>
          <w:delText>indices,</w:delText>
        </w:r>
        <w:r w:rsidDel="00D26D70">
          <w:rPr>
            <w:rFonts w:ascii="Georgia" w:eastAsia="Georgia" w:hAnsi="Georgia" w:cs="Georgia"/>
            <w:spacing w:val="21"/>
            <w:sz w:val="19"/>
            <w:szCs w:val="19"/>
          </w:rPr>
          <w:delText xml:space="preserve"> </w:delText>
        </w:r>
        <w:r w:rsidDel="00D26D70">
          <w:rPr>
            <w:rFonts w:ascii="Georgia" w:eastAsia="Georgia" w:hAnsi="Georgia" w:cs="Georgia"/>
            <w:sz w:val="19"/>
            <w:szCs w:val="19"/>
          </w:rPr>
          <w:delText>it</w:delText>
        </w:r>
        <w:r w:rsidDel="00D26D70">
          <w:rPr>
            <w:rFonts w:ascii="Georgia" w:eastAsia="Georgia" w:hAnsi="Georgia" w:cs="Georgia"/>
            <w:spacing w:val="9"/>
            <w:sz w:val="19"/>
            <w:szCs w:val="19"/>
          </w:rPr>
          <w:delText xml:space="preserve"> </w:delText>
        </w:r>
        <w:r w:rsidDel="00D26D70">
          <w:rPr>
            <w:rFonts w:ascii="Georgia" w:eastAsia="Georgia" w:hAnsi="Georgia" w:cs="Georgia"/>
            <w:sz w:val="19"/>
            <w:szCs w:val="19"/>
          </w:rPr>
          <w:delText>was</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pointed</w:delText>
        </w:r>
        <w:r w:rsidDel="00D26D70">
          <w:rPr>
            <w:rFonts w:ascii="Georgia" w:eastAsia="Georgia" w:hAnsi="Georgia" w:cs="Georgia"/>
            <w:spacing w:val="20"/>
            <w:sz w:val="19"/>
            <w:szCs w:val="19"/>
          </w:rPr>
          <w:delText xml:space="preserve"> </w:delText>
        </w:r>
        <w:r w:rsidDel="00D26D70">
          <w:rPr>
            <w:rFonts w:ascii="Georgia" w:eastAsia="Georgia" w:hAnsi="Georgia" w:cs="Georgia"/>
            <w:sz w:val="19"/>
            <w:szCs w:val="19"/>
          </w:rPr>
          <w:delText>out</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that</w:delText>
        </w:r>
        <w:r w:rsidDel="00D26D70">
          <w:rPr>
            <w:rFonts w:ascii="Georgia" w:eastAsia="Georgia" w:hAnsi="Georgia" w:cs="Georgia"/>
            <w:spacing w:val="14"/>
            <w:sz w:val="19"/>
            <w:szCs w:val="19"/>
          </w:rPr>
          <w:delText xml:space="preserve"> </w:delText>
        </w:r>
        <w:r w:rsidDel="00D26D70">
          <w:rPr>
            <w:rFonts w:ascii="Georgia" w:eastAsia="Georgia" w:hAnsi="Georgia" w:cs="Georgia"/>
            <w:sz w:val="19"/>
            <w:szCs w:val="19"/>
          </w:rPr>
          <w:delText>lung</w:delText>
        </w:r>
      </w:del>
      <w:ins w:id="307" w:author="James Gee" w:date="2016-07-20T18:12:00Z">
        <w:r w:rsidR="00D26D70">
          <w:rPr>
            <w:rFonts w:ascii="Georgia" w:eastAsia="Georgia" w:hAnsi="Georgia" w:cs="Georgia"/>
            <w:sz w:val="19"/>
            <w:szCs w:val="19"/>
          </w:rPr>
          <w:t>Lung</w:t>
        </w:r>
      </w:ins>
      <w:r>
        <w:rPr>
          <w:rFonts w:ascii="Georgia" w:eastAsia="Georgia" w:hAnsi="Georgia" w:cs="Georgia"/>
          <w:spacing w:val="14"/>
          <w:sz w:val="19"/>
          <w:szCs w:val="19"/>
        </w:rPr>
        <w:t xml:space="preserve"> </w:t>
      </w:r>
      <w:r>
        <w:rPr>
          <w:rFonts w:ascii="Georgia" w:eastAsia="Georgia" w:hAnsi="Georgia" w:cs="Georgia"/>
          <w:sz w:val="19"/>
          <w:szCs w:val="19"/>
        </w:rPr>
        <w:t>airway</w:t>
      </w:r>
      <w:r>
        <w:rPr>
          <w:rFonts w:ascii="Georgia" w:eastAsia="Georgia" w:hAnsi="Georgia" w:cs="Georgia"/>
          <w:spacing w:val="18"/>
          <w:sz w:val="19"/>
          <w:szCs w:val="19"/>
        </w:rPr>
        <w:t xml:space="preserve"> </w:t>
      </w:r>
      <w:r>
        <w:rPr>
          <w:rFonts w:ascii="Georgia" w:eastAsia="Georgia" w:hAnsi="Georgia" w:cs="Georgia"/>
          <w:sz w:val="19"/>
          <w:szCs w:val="19"/>
        </w:rPr>
        <w:t>morphology</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has </w:t>
      </w:r>
      <w:r>
        <w:rPr>
          <w:rFonts w:ascii="Georgia" w:eastAsia="Georgia" w:hAnsi="Georgia" w:cs="Georgia"/>
          <w:sz w:val="19"/>
          <w:szCs w:val="19"/>
        </w:rPr>
        <w:t>been</w:t>
      </w:r>
      <w:r>
        <w:rPr>
          <w:rFonts w:ascii="Georgia" w:eastAsia="Georgia" w:hAnsi="Georgia" w:cs="Georgia"/>
          <w:spacing w:val="23"/>
          <w:sz w:val="19"/>
          <w:szCs w:val="19"/>
        </w:rPr>
        <w:t xml:space="preserve"> </w:t>
      </w:r>
      <w:r>
        <w:rPr>
          <w:rFonts w:ascii="Georgia" w:eastAsia="Georgia" w:hAnsi="Georgia" w:cs="Georgia"/>
          <w:sz w:val="19"/>
          <w:szCs w:val="19"/>
        </w:rPr>
        <w:t>previously</w:t>
      </w:r>
      <w:r>
        <w:rPr>
          <w:rFonts w:ascii="Georgia" w:eastAsia="Georgia" w:hAnsi="Georgia" w:cs="Georgia"/>
          <w:spacing w:val="32"/>
          <w:sz w:val="19"/>
          <w:szCs w:val="19"/>
        </w:rPr>
        <w:t xml:space="preserve"> </w:t>
      </w:r>
      <w:r>
        <w:rPr>
          <w:rFonts w:ascii="Georgia" w:eastAsia="Georgia" w:hAnsi="Georgia" w:cs="Georgia"/>
          <w:sz w:val="19"/>
          <w:szCs w:val="19"/>
        </w:rPr>
        <w:t>utilized</w:t>
      </w:r>
      <w:r>
        <w:rPr>
          <w:rFonts w:ascii="Georgia" w:eastAsia="Georgia" w:hAnsi="Georgia" w:cs="Georgia"/>
          <w:spacing w:val="28"/>
          <w:sz w:val="19"/>
          <w:szCs w:val="19"/>
        </w:rPr>
        <w:t xml:space="preserve"> </w:t>
      </w:r>
      <w:r>
        <w:rPr>
          <w:rFonts w:ascii="Georgia" w:eastAsia="Georgia" w:hAnsi="Georgia" w:cs="Georgia"/>
          <w:sz w:val="19"/>
          <w:szCs w:val="19"/>
        </w:rPr>
        <w:t>as</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r>
        <w:rPr>
          <w:rFonts w:ascii="Georgia" w:eastAsia="Georgia" w:hAnsi="Georgia" w:cs="Georgia"/>
          <w:sz w:val="19"/>
          <w:szCs w:val="19"/>
        </w:rPr>
        <w:t>biomarker</w:t>
      </w:r>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20"/>
          <w:sz w:val="19"/>
          <w:szCs w:val="19"/>
        </w:rPr>
        <w:t xml:space="preserve"> </w:t>
      </w:r>
      <w:r>
        <w:rPr>
          <w:rFonts w:ascii="Georgia" w:eastAsia="Georgia" w:hAnsi="Georgia" w:cs="Georgia"/>
          <w:sz w:val="19"/>
          <w:szCs w:val="19"/>
        </w:rPr>
        <w:t>disease</w:t>
      </w:r>
      <w:r>
        <w:rPr>
          <w:rFonts w:ascii="Georgia" w:eastAsia="Georgia" w:hAnsi="Georgia" w:cs="Georgia"/>
          <w:spacing w:val="27"/>
          <w:sz w:val="19"/>
          <w:szCs w:val="19"/>
        </w:rPr>
        <w:t xml:space="preserve"> </w:t>
      </w:r>
      <w:r>
        <w:rPr>
          <w:rFonts w:ascii="Georgia" w:eastAsia="Georgia" w:hAnsi="Georgia" w:cs="Georgia"/>
          <w:sz w:val="19"/>
          <w:szCs w:val="19"/>
        </w:rPr>
        <w:t>characterization</w:t>
      </w:r>
      <w:del w:id="308" w:author="James Gee" w:date="2016-07-20T18:13:00Z">
        <w:r w:rsidDel="00D26D70">
          <w:rPr>
            <w:rFonts w:ascii="Georgia" w:eastAsia="Georgia" w:hAnsi="Georgia" w:cs="Georgia"/>
            <w:sz w:val="19"/>
            <w:szCs w:val="19"/>
          </w:rPr>
          <w:delText xml:space="preserve">. </w:delText>
        </w:r>
        <w:r w:rsidDel="00D26D70">
          <w:rPr>
            <w:rFonts w:ascii="Georgia" w:eastAsia="Georgia" w:hAnsi="Georgia" w:cs="Georgia"/>
            <w:spacing w:val="40"/>
            <w:sz w:val="19"/>
            <w:szCs w:val="19"/>
          </w:rPr>
          <w:delText xml:space="preserve"> </w:delText>
        </w:r>
        <w:r w:rsidDel="00D26D70">
          <w:rPr>
            <w:rFonts w:ascii="Georgia" w:eastAsia="Georgia" w:hAnsi="Georgia" w:cs="Georgia"/>
            <w:sz w:val="19"/>
            <w:szCs w:val="19"/>
          </w:rPr>
          <w:delText>Additionally,</w:delText>
        </w:r>
      </w:del>
      <w:ins w:id="309" w:author="James Gee" w:date="2016-07-20T18:13:00Z">
        <w:r w:rsidR="00D26D70">
          <w:rPr>
            <w:rFonts w:ascii="Georgia" w:eastAsia="Georgia" w:hAnsi="Georgia" w:cs="Georgia"/>
            <w:sz w:val="19"/>
            <w:szCs w:val="19"/>
          </w:rPr>
          <w:t>, but</w:t>
        </w:r>
      </w:ins>
      <w:r>
        <w:rPr>
          <w:rFonts w:ascii="Georgia" w:eastAsia="Georgia" w:hAnsi="Georgia" w:cs="Georgia"/>
          <w:spacing w:val="40"/>
          <w:sz w:val="19"/>
          <w:szCs w:val="19"/>
        </w:rPr>
        <w:t xml:space="preserve"> </w:t>
      </w:r>
      <w:r>
        <w:rPr>
          <w:rFonts w:ascii="Georgia" w:eastAsia="Georgia" w:hAnsi="Georgia" w:cs="Georgia"/>
          <w:sz w:val="19"/>
          <w:szCs w:val="19"/>
        </w:rPr>
        <w:t>there</w:t>
      </w:r>
      <w:r>
        <w:rPr>
          <w:rFonts w:ascii="Georgia" w:eastAsia="Georgia" w:hAnsi="Georgia" w:cs="Georgia"/>
          <w:spacing w:val="24"/>
          <w:sz w:val="19"/>
          <w:szCs w:val="19"/>
        </w:rPr>
        <w:t xml:space="preserve"> </w:t>
      </w:r>
      <w:r>
        <w:rPr>
          <w:rFonts w:ascii="Georgia" w:eastAsia="Georgia" w:hAnsi="Georgia" w:cs="Georgia"/>
          <w:sz w:val="19"/>
          <w:szCs w:val="19"/>
        </w:rPr>
        <w:t>are</w:t>
      </w:r>
      <w:r>
        <w:rPr>
          <w:rFonts w:ascii="Georgia" w:eastAsia="Georgia" w:hAnsi="Georgia" w:cs="Georgia"/>
          <w:spacing w:val="20"/>
          <w:sz w:val="19"/>
          <w:szCs w:val="19"/>
        </w:rPr>
        <w:t xml:space="preserve"> </w:t>
      </w:r>
      <w:ins w:id="310" w:author="James Gee" w:date="2016-07-20T18:13:00Z">
        <w:r w:rsidR="00D26D70">
          <w:rPr>
            <w:rFonts w:ascii="Georgia" w:eastAsia="Georgia" w:hAnsi="Georgia" w:cs="Georgia"/>
            <w:spacing w:val="20"/>
            <w:sz w:val="19"/>
            <w:szCs w:val="19"/>
          </w:rPr>
          <w:t xml:space="preserve">many </w:t>
        </w:r>
      </w:ins>
      <w:r>
        <w:rPr>
          <w:rFonts w:ascii="Georgia" w:eastAsia="Georgia" w:hAnsi="Georgia" w:cs="Georgia"/>
          <w:sz w:val="19"/>
          <w:szCs w:val="19"/>
        </w:rPr>
        <w:t>other</w:t>
      </w:r>
      <w:r>
        <w:rPr>
          <w:rFonts w:ascii="Georgia" w:eastAsia="Georgia" w:hAnsi="Georgia" w:cs="Georgia"/>
          <w:spacing w:val="24"/>
          <w:sz w:val="19"/>
          <w:szCs w:val="19"/>
        </w:rPr>
        <w:t xml:space="preserve"> </w:t>
      </w:r>
      <w:r>
        <w:rPr>
          <w:rFonts w:ascii="Georgia" w:eastAsia="Georgia" w:hAnsi="Georgia" w:cs="Georgia"/>
          <w:sz w:val="19"/>
          <w:szCs w:val="19"/>
        </w:rPr>
        <w:t>potential</w:t>
      </w:r>
      <w:r>
        <w:rPr>
          <w:rFonts w:ascii="Georgia" w:eastAsia="Georgia" w:hAnsi="Georgia" w:cs="Georgia"/>
          <w:spacing w:val="30"/>
          <w:sz w:val="19"/>
          <w:szCs w:val="19"/>
        </w:rPr>
        <w:t xml:space="preserve"> </w:t>
      </w:r>
      <w:r>
        <w:rPr>
          <w:rFonts w:ascii="Georgia" w:eastAsia="Georgia" w:hAnsi="Georgia" w:cs="Georgia"/>
          <w:sz w:val="19"/>
          <w:szCs w:val="19"/>
        </w:rPr>
        <w:t>uses</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motivating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inclusion</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sz w:val="19"/>
          <w:szCs w:val="19"/>
        </w:rPr>
        <w:t>segmentation</w:t>
      </w:r>
      <w:r>
        <w:rPr>
          <w:rFonts w:ascii="Georgia" w:eastAsia="Georgia" w:hAnsi="Georgia" w:cs="Georgia"/>
          <w:spacing w:val="42"/>
          <w:sz w:val="19"/>
          <w:szCs w:val="19"/>
        </w:rPr>
        <w:t xml:space="preserve"> </w:t>
      </w:r>
      <w:r>
        <w:rPr>
          <w:rFonts w:ascii="Georgia" w:eastAsia="Georgia" w:hAnsi="Georgia" w:cs="Georgia"/>
          <w:sz w:val="19"/>
          <w:szCs w:val="19"/>
        </w:rPr>
        <w:t>in</w:t>
      </w:r>
      <w:r>
        <w:rPr>
          <w:rFonts w:ascii="Georgia" w:eastAsia="Georgia" w:hAnsi="Georgia" w:cs="Georgia"/>
          <w:spacing w:val="24"/>
          <w:sz w:val="19"/>
          <w:szCs w:val="19"/>
        </w:rPr>
        <w:t xml:space="preserve"> </w:t>
      </w:r>
      <w:r>
        <w:rPr>
          <w:rFonts w:ascii="Georgia" w:eastAsia="Georgia" w:hAnsi="Georgia" w:cs="Georgia"/>
          <w:sz w:val="19"/>
          <w:szCs w:val="19"/>
        </w:rPr>
        <w:t>any</w:t>
      </w:r>
      <w:r>
        <w:rPr>
          <w:rFonts w:ascii="Georgia" w:eastAsia="Georgia" w:hAnsi="Georgia" w:cs="Georgia"/>
          <w:spacing w:val="25"/>
          <w:sz w:val="19"/>
          <w:szCs w:val="19"/>
        </w:rPr>
        <w:t xml:space="preserve"> </w:t>
      </w:r>
      <w:r>
        <w:rPr>
          <w:rFonts w:ascii="Georgia" w:eastAsia="Georgia" w:hAnsi="Georgia" w:cs="Georgia"/>
          <w:sz w:val="19"/>
          <w:szCs w:val="19"/>
        </w:rPr>
        <w:t>pulmonary</w:t>
      </w:r>
      <w:r>
        <w:rPr>
          <w:rFonts w:ascii="Georgia" w:eastAsia="Georgia" w:hAnsi="Georgia" w:cs="Georgia"/>
          <w:spacing w:val="37"/>
          <w:sz w:val="19"/>
          <w:szCs w:val="19"/>
        </w:rPr>
        <w:t xml:space="preserve"> </w:t>
      </w:r>
      <w:r>
        <w:rPr>
          <w:rFonts w:ascii="Georgia" w:eastAsia="Georgia" w:hAnsi="Georgia" w:cs="Georgia"/>
          <w:sz w:val="19"/>
          <w:szCs w:val="19"/>
        </w:rPr>
        <w:t>image</w:t>
      </w:r>
      <w:r>
        <w:rPr>
          <w:rFonts w:ascii="Georgia" w:eastAsia="Georgia" w:hAnsi="Georgia" w:cs="Georgia"/>
          <w:spacing w:val="29"/>
          <w:sz w:val="19"/>
          <w:szCs w:val="19"/>
        </w:rPr>
        <w:t xml:space="preserve"> </w:t>
      </w:r>
      <w:r>
        <w:rPr>
          <w:rFonts w:ascii="Georgia" w:eastAsia="Georgia" w:hAnsi="Georgia" w:cs="Georgia"/>
          <w:sz w:val="19"/>
          <w:szCs w:val="19"/>
        </w:rPr>
        <w:t>analysis</w:t>
      </w:r>
      <w:r>
        <w:rPr>
          <w:rFonts w:ascii="Georgia" w:eastAsia="Georgia" w:hAnsi="Georgia" w:cs="Georgia"/>
          <w:spacing w:val="32"/>
          <w:sz w:val="19"/>
          <w:szCs w:val="19"/>
        </w:rPr>
        <w:t xml:space="preserve"> </w:t>
      </w:r>
      <w:r>
        <w:rPr>
          <w:rFonts w:ascii="Georgia" w:eastAsia="Georgia" w:hAnsi="Georgia" w:cs="Georgia"/>
          <w:sz w:val="19"/>
          <w:szCs w:val="19"/>
        </w:rPr>
        <w:t xml:space="preserve">toolkit. </w:t>
      </w:r>
      <w:r>
        <w:rPr>
          <w:rFonts w:ascii="Georgia" w:eastAsia="Georgia" w:hAnsi="Georgia" w:cs="Georgia"/>
          <w:spacing w:val="36"/>
          <w:sz w:val="19"/>
          <w:szCs w:val="19"/>
        </w:rPr>
        <w:t xml:space="preserve"> </w:t>
      </w:r>
      <w:r>
        <w:rPr>
          <w:rFonts w:ascii="Georgia" w:eastAsia="Georgia" w:hAnsi="Georgia" w:cs="Georgia"/>
          <w:sz w:val="19"/>
          <w:szCs w:val="19"/>
        </w:rPr>
        <w:t>In</w:t>
      </w:r>
      <w:r>
        <w:rPr>
          <w:rFonts w:ascii="Georgia" w:eastAsia="Georgia" w:hAnsi="Georgia" w:cs="Georgia"/>
          <w:spacing w:val="25"/>
          <w:sz w:val="19"/>
          <w:szCs w:val="19"/>
        </w:rPr>
        <w:t xml:space="preserve"> </w:t>
      </w:r>
      <w:r>
        <w:rPr>
          <w:rFonts w:ascii="Georgia" w:eastAsia="Georgia" w:hAnsi="Georgia" w:cs="Georgia"/>
          <w:sz w:val="19"/>
          <w:szCs w:val="19"/>
        </w:rPr>
        <w:t>an</w:t>
      </w:r>
      <w:r>
        <w:rPr>
          <w:rFonts w:ascii="Georgia" w:eastAsia="Georgia" w:hAnsi="Georgia" w:cs="Georgia"/>
          <w:spacing w:val="23"/>
          <w:sz w:val="19"/>
          <w:szCs w:val="19"/>
        </w:rPr>
        <w:t xml:space="preserve"> </w:t>
      </w:r>
      <w:r>
        <w:rPr>
          <w:rFonts w:ascii="Georgia" w:eastAsia="Georgia" w:hAnsi="Georgia" w:cs="Georgia"/>
          <w:sz w:val="19"/>
          <w:szCs w:val="19"/>
        </w:rPr>
        <w:t>evaluation</w:t>
      </w:r>
      <w:r>
        <w:rPr>
          <w:rFonts w:ascii="Georgia" w:eastAsia="Georgia" w:hAnsi="Georgia" w:cs="Georgia"/>
          <w:spacing w:val="37"/>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15</w:t>
      </w:r>
      <w:r>
        <w:rPr>
          <w:rFonts w:ascii="Georgia" w:eastAsia="Georgia" w:hAnsi="Georgia" w:cs="Georgia"/>
          <w:spacing w:val="23"/>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segmentation </w:t>
      </w:r>
      <w:r>
        <w:rPr>
          <w:rFonts w:ascii="Georgia" w:eastAsia="Georgia" w:hAnsi="Georgia" w:cs="Georgia"/>
          <w:sz w:val="19"/>
          <w:szCs w:val="19"/>
        </w:rPr>
        <w:t>algorithms</w:t>
      </w:r>
      <w:r>
        <w:rPr>
          <w:rFonts w:ascii="Georgia" w:eastAsia="Georgia" w:hAnsi="Georgia" w:cs="Georgia"/>
          <w:spacing w:val="35"/>
          <w:sz w:val="19"/>
          <w:szCs w:val="19"/>
        </w:rPr>
        <w:t xml:space="preserve"> </w:t>
      </w:r>
      <w:r>
        <w:rPr>
          <w:rFonts w:ascii="Georgia" w:eastAsia="Georgia" w:hAnsi="Georgia" w:cs="Georgia"/>
          <w:sz w:val="19"/>
          <w:szCs w:val="19"/>
        </w:rPr>
        <w:t>[77]</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Extraction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Airways</w:t>
      </w:r>
      <w:r>
        <w:rPr>
          <w:rFonts w:ascii="Georgia" w:eastAsia="Georgia" w:hAnsi="Georgia" w:cs="Georgia"/>
          <w:spacing w:val="30"/>
          <w:sz w:val="19"/>
          <w:szCs w:val="19"/>
        </w:rPr>
        <w:t xml:space="preserve"> </w:t>
      </w:r>
      <w:r>
        <w:rPr>
          <w:rFonts w:ascii="Georgia" w:eastAsia="Georgia" w:hAnsi="Georgia" w:cs="Georgia"/>
          <w:sz w:val="19"/>
          <w:szCs w:val="19"/>
        </w:rPr>
        <w:t>from</w:t>
      </w:r>
      <w:r>
        <w:rPr>
          <w:rFonts w:ascii="Georgia" w:eastAsia="Georgia" w:hAnsi="Georgia" w:cs="Georgia"/>
          <w:spacing w:val="25"/>
          <w:sz w:val="19"/>
          <w:szCs w:val="19"/>
        </w:rPr>
        <w:t xml:space="preserve"> </w:t>
      </w:r>
      <w:r>
        <w:rPr>
          <w:rFonts w:ascii="Georgia" w:eastAsia="Georgia" w:hAnsi="Georgia" w:cs="Georgia"/>
          <w:sz w:val="19"/>
          <w:szCs w:val="19"/>
        </w:rPr>
        <w:t>CT</w:t>
      </w:r>
      <w:r>
        <w:rPr>
          <w:rFonts w:ascii="Georgia" w:eastAsia="Georgia" w:hAnsi="Georgia" w:cs="Georgia"/>
          <w:spacing w:val="22"/>
          <w:sz w:val="19"/>
          <w:szCs w:val="19"/>
        </w:rPr>
        <w:t xml:space="preserve"> </w:t>
      </w:r>
      <w:r>
        <w:rPr>
          <w:rFonts w:ascii="Georgia" w:eastAsia="Georgia" w:hAnsi="Georgia" w:cs="Georgia"/>
          <w:sz w:val="19"/>
          <w:szCs w:val="19"/>
        </w:rPr>
        <w:t>challenge</w:t>
      </w:r>
      <w:r>
        <w:rPr>
          <w:rFonts w:ascii="Georgia" w:eastAsia="Georgia" w:hAnsi="Georgia" w:cs="Georgia"/>
          <w:spacing w:val="33"/>
          <w:sz w:val="19"/>
          <w:szCs w:val="19"/>
        </w:rPr>
        <w:t xml:space="preserve"> </w:t>
      </w:r>
      <w:r>
        <w:rPr>
          <w:rFonts w:ascii="Georgia" w:eastAsia="Georgia" w:hAnsi="Georgia" w:cs="Georgia"/>
          <w:sz w:val="19"/>
          <w:szCs w:val="19"/>
        </w:rPr>
        <w:t>held</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22"/>
          <w:sz w:val="19"/>
          <w:szCs w:val="19"/>
        </w:rPr>
        <w:t xml:space="preserve"> </w:t>
      </w:r>
      <w:r>
        <w:rPr>
          <w:rFonts w:ascii="Georgia" w:eastAsia="Georgia" w:hAnsi="Georgia" w:cs="Georgia"/>
          <w:sz w:val="19"/>
          <w:szCs w:val="19"/>
        </w:rPr>
        <w:t>2009,</w:t>
      </w:r>
      <w:r>
        <w:rPr>
          <w:rFonts w:ascii="Georgia" w:eastAsia="Georgia" w:hAnsi="Georgia" w:cs="Georgia"/>
          <w:spacing w:val="31"/>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top</w:t>
      </w:r>
      <w:r>
        <w:rPr>
          <w:rFonts w:ascii="Georgia" w:eastAsia="Georgia" w:hAnsi="Georgia" w:cs="Georgia"/>
          <w:spacing w:val="23"/>
          <w:sz w:val="19"/>
          <w:szCs w:val="19"/>
        </w:rPr>
        <w:t xml:space="preserve"> </w:t>
      </w:r>
      <w:r>
        <w:rPr>
          <w:rFonts w:ascii="Georgia" w:eastAsia="Georgia" w:hAnsi="Georgia" w:cs="Georgia"/>
          <w:sz w:val="19"/>
          <w:szCs w:val="19"/>
        </w:rPr>
        <w:t>2</w:t>
      </w:r>
      <w:r>
        <w:rPr>
          <w:rFonts w:ascii="Georgia" w:eastAsia="Georgia" w:hAnsi="Georgia" w:cs="Georgia"/>
          <w:spacing w:val="19"/>
          <w:sz w:val="19"/>
          <w:szCs w:val="19"/>
        </w:rPr>
        <w:t xml:space="preserve"> </w:t>
      </w:r>
      <w:r>
        <w:rPr>
          <w:rFonts w:ascii="Georgia" w:eastAsia="Georgia" w:hAnsi="Georgia" w:cs="Georgia"/>
          <w:sz w:val="19"/>
          <w:szCs w:val="19"/>
        </w:rPr>
        <w:t>performers</w:t>
      </w:r>
      <w:r>
        <w:rPr>
          <w:rFonts w:ascii="Georgia" w:eastAsia="Georgia" w:hAnsi="Georgia" w:cs="Georgia"/>
          <w:spacing w:val="36"/>
          <w:sz w:val="19"/>
          <w:szCs w:val="19"/>
        </w:rPr>
        <w:t xml:space="preserve"> </w:t>
      </w:r>
      <w:r>
        <w:rPr>
          <w:rFonts w:ascii="Georgia" w:eastAsia="Georgia" w:hAnsi="Georgia" w:cs="Georgia"/>
          <w:sz w:val="19"/>
          <w:szCs w:val="19"/>
        </w:rPr>
        <w:t>were</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22"/>
          <w:sz w:val="19"/>
          <w:szCs w:val="19"/>
        </w:rPr>
        <w:t xml:space="preserve"> </w:t>
      </w:r>
      <w:r>
        <w:rPr>
          <w:rFonts w:ascii="Georgia" w:eastAsia="Georgia" w:hAnsi="Georgia" w:cs="Georgia"/>
          <w:sz w:val="19"/>
          <w:szCs w:val="19"/>
        </w:rPr>
        <w:t>algorithms</w:t>
      </w:r>
      <w:r>
        <w:rPr>
          <w:rFonts w:ascii="Georgia" w:eastAsia="Georgia" w:hAnsi="Georgia" w:cs="Georgia"/>
          <w:spacing w:val="35"/>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[78]</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[79]</w:t>
      </w:r>
      <w:r>
        <w:rPr>
          <w:rFonts w:ascii="Georgia" w:eastAsia="Georgia" w:hAnsi="Georgia" w:cs="Georgia"/>
          <w:spacing w:val="4"/>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latter</w:t>
      </w:r>
      <w:r>
        <w:rPr>
          <w:rFonts w:ascii="Georgia" w:eastAsia="Georgia" w:hAnsi="Georgia" w:cs="Georgia"/>
          <w:spacing w:val="6"/>
          <w:sz w:val="19"/>
          <w:szCs w:val="19"/>
        </w:rPr>
        <w:t xml:space="preserve"> </w:t>
      </w:r>
      <w:r>
        <w:rPr>
          <w:rFonts w:ascii="Georgia" w:eastAsia="Georgia" w:hAnsi="Georgia" w:cs="Georgia"/>
          <w:sz w:val="19"/>
          <w:szCs w:val="19"/>
        </w:rPr>
        <w:t>being</w:t>
      </w:r>
      <w:r>
        <w:rPr>
          <w:rFonts w:ascii="Georgia" w:eastAsia="Georgia" w:hAnsi="Georgia" w:cs="Georgia"/>
          <w:spacing w:val="6"/>
          <w:sz w:val="19"/>
          <w:szCs w:val="19"/>
        </w:rPr>
        <w:t xml:space="preserve"> </w:t>
      </w:r>
      <w:r>
        <w:rPr>
          <w:rFonts w:ascii="Georgia" w:eastAsia="Georgia" w:hAnsi="Georgia" w:cs="Georgia"/>
          <w:sz w:val="19"/>
          <w:szCs w:val="19"/>
        </w:rPr>
        <w:t>one</w:t>
      </w:r>
      <w:r>
        <w:rPr>
          <w:rFonts w:ascii="Georgia" w:eastAsia="Georgia" w:hAnsi="Georgia" w:cs="Georgia"/>
          <w:spacing w:val="3"/>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more</w:t>
      </w:r>
      <w:r>
        <w:rPr>
          <w:rFonts w:ascii="Georgia" w:eastAsia="Georgia" w:hAnsi="Georgia" w:cs="Georgia"/>
          <w:spacing w:val="5"/>
          <w:sz w:val="19"/>
          <w:szCs w:val="19"/>
        </w:rPr>
        <w:t xml:space="preserve"> </w:t>
      </w:r>
      <w:r>
        <w:rPr>
          <w:rFonts w:ascii="Georgia" w:eastAsia="Georgia" w:hAnsi="Georgia" w:cs="Georgia"/>
          <w:sz w:val="19"/>
          <w:szCs w:val="19"/>
        </w:rPr>
        <w:t>conservative</w:t>
      </w:r>
      <w:r>
        <w:rPr>
          <w:rFonts w:ascii="Georgia" w:eastAsia="Georgia" w:hAnsi="Georgia" w:cs="Georgia"/>
          <w:spacing w:val="18"/>
          <w:sz w:val="19"/>
          <w:szCs w:val="19"/>
        </w:rPr>
        <w:t xml:space="preserve"> </w:t>
      </w:r>
      <w:r>
        <w:rPr>
          <w:rFonts w:ascii="Georgia" w:eastAsia="Georgia" w:hAnsi="Georgia" w:cs="Georgia"/>
          <w:sz w:val="19"/>
          <w:szCs w:val="19"/>
        </w:rPr>
        <w:t>algorithms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former</w:t>
      </w:r>
      <w:r>
        <w:rPr>
          <w:rFonts w:ascii="Georgia" w:eastAsia="Georgia" w:hAnsi="Georgia" w:cs="Georgia"/>
          <w:spacing w:val="8"/>
          <w:sz w:val="19"/>
          <w:szCs w:val="19"/>
        </w:rPr>
        <w:t xml:space="preserve"> </w:t>
      </w:r>
      <w:r>
        <w:rPr>
          <w:rFonts w:ascii="Georgia" w:eastAsia="Georgia" w:hAnsi="Georgia" w:cs="Georgia"/>
          <w:sz w:val="19"/>
          <w:szCs w:val="19"/>
        </w:rPr>
        <w:t>being</w:t>
      </w:r>
      <w:r>
        <w:rPr>
          <w:rFonts w:ascii="Georgia" w:eastAsia="Georgia" w:hAnsi="Georgia" w:cs="Georgia"/>
          <w:spacing w:val="6"/>
          <w:sz w:val="19"/>
          <w:szCs w:val="19"/>
        </w:rPr>
        <w:t xml:space="preserve"> </w:t>
      </w:r>
      <w:r>
        <w:rPr>
          <w:rFonts w:ascii="Georgia" w:eastAsia="Georgia" w:hAnsi="Georgia" w:cs="Georgia"/>
          <w:sz w:val="19"/>
          <w:szCs w:val="19"/>
        </w:rPr>
        <w:t>more</w:t>
      </w:r>
      <w:r>
        <w:rPr>
          <w:rFonts w:ascii="Georgia" w:eastAsia="Georgia" w:hAnsi="Georgia" w:cs="Georgia"/>
          <w:spacing w:val="5"/>
          <w:sz w:val="19"/>
          <w:szCs w:val="19"/>
        </w:rPr>
        <w:t xml:space="preserve"> </w:t>
      </w:r>
      <w:r>
        <w:rPr>
          <w:rFonts w:ascii="Georgia" w:eastAsia="Georgia" w:hAnsi="Georgia" w:cs="Georgia"/>
          <w:sz w:val="19"/>
          <w:szCs w:val="19"/>
        </w:rPr>
        <w:t>prone</w:t>
      </w:r>
      <w:r>
        <w:rPr>
          <w:rFonts w:ascii="Georgia" w:eastAsia="Georgia" w:hAnsi="Georgia" w:cs="Georgia"/>
          <w:spacing w:val="7"/>
          <w:sz w:val="19"/>
          <w:szCs w:val="19"/>
        </w:rPr>
        <w:t xml:space="preserve"> </w:t>
      </w:r>
      <w:r>
        <w:rPr>
          <w:rFonts w:ascii="Georgia" w:eastAsia="Georgia" w:hAnsi="Georgia" w:cs="Georgia"/>
          <w:sz w:val="19"/>
          <w:szCs w:val="19"/>
        </w:rPr>
        <w:t>to false</w:t>
      </w:r>
      <w:r>
        <w:rPr>
          <w:rFonts w:ascii="Georgia" w:eastAsia="Georgia" w:hAnsi="Georgia" w:cs="Georgia"/>
          <w:spacing w:val="4"/>
          <w:sz w:val="19"/>
          <w:szCs w:val="19"/>
        </w:rPr>
        <w:t xml:space="preserve"> </w:t>
      </w:r>
      <w:r>
        <w:rPr>
          <w:rFonts w:ascii="Georgia" w:eastAsia="Georgia" w:hAnsi="Georgia" w:cs="Georgia"/>
          <w:w w:val="102"/>
          <w:sz w:val="19"/>
          <w:szCs w:val="19"/>
        </w:rPr>
        <w:t xml:space="preserve">positives. </w:t>
      </w:r>
      <w:r>
        <w:rPr>
          <w:rFonts w:ascii="Georgia" w:eastAsia="Georgia" w:hAnsi="Georgia" w:cs="Georgia"/>
          <w:sz w:val="19"/>
          <w:szCs w:val="19"/>
        </w:rPr>
        <w:t>Our</w:t>
      </w:r>
      <w:r>
        <w:rPr>
          <w:rFonts w:ascii="Georgia" w:eastAsia="Georgia" w:hAnsi="Georgia" w:cs="Georgia"/>
          <w:spacing w:val="26"/>
          <w:sz w:val="19"/>
          <w:szCs w:val="19"/>
        </w:rPr>
        <w:t xml:space="preserve"> </w:t>
      </w:r>
      <w:r>
        <w:rPr>
          <w:rFonts w:ascii="Georgia" w:eastAsia="Georgia" w:hAnsi="Georgia" w:cs="Georgia"/>
          <w:sz w:val="19"/>
          <w:szCs w:val="19"/>
        </w:rPr>
        <w:t>plan</w:t>
      </w:r>
      <w:r>
        <w:rPr>
          <w:rFonts w:ascii="Georgia" w:eastAsia="Georgia" w:hAnsi="Georgia" w:cs="Georgia"/>
          <w:spacing w:val="26"/>
          <w:sz w:val="19"/>
          <w:szCs w:val="19"/>
        </w:rPr>
        <w:t xml:space="preserve"> </w:t>
      </w:r>
      <w:r>
        <w:rPr>
          <w:rFonts w:ascii="Georgia" w:eastAsia="Georgia" w:hAnsi="Georgia" w:cs="Georgia"/>
          <w:sz w:val="19"/>
          <w:szCs w:val="19"/>
        </w:rPr>
        <w:t>is</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22"/>
          <w:sz w:val="19"/>
          <w:szCs w:val="19"/>
        </w:rPr>
        <w:t xml:space="preserve"> </w:t>
      </w:r>
      <w:r>
        <w:rPr>
          <w:rFonts w:ascii="Georgia" w:eastAsia="Georgia" w:hAnsi="Georgia" w:cs="Georgia"/>
          <w:sz w:val="19"/>
          <w:szCs w:val="19"/>
        </w:rPr>
        <w:t>provide</w:t>
      </w:r>
      <w:r>
        <w:rPr>
          <w:rFonts w:ascii="Georgia" w:eastAsia="Georgia" w:hAnsi="Georgia" w:cs="Georgia"/>
          <w:spacing w:val="32"/>
          <w:sz w:val="19"/>
          <w:szCs w:val="19"/>
        </w:rPr>
        <w:t xml:space="preserve"> </w:t>
      </w:r>
      <w:r>
        <w:rPr>
          <w:rFonts w:ascii="Georgia" w:eastAsia="Georgia" w:hAnsi="Georgia" w:cs="Georgia"/>
          <w:sz w:val="19"/>
          <w:szCs w:val="19"/>
        </w:rPr>
        <w:t>an</w:t>
      </w:r>
      <w:r>
        <w:rPr>
          <w:rFonts w:ascii="Georgia" w:eastAsia="Georgia" w:hAnsi="Georgia" w:cs="Georgia"/>
          <w:spacing w:val="23"/>
          <w:sz w:val="19"/>
          <w:szCs w:val="19"/>
        </w:rPr>
        <w:t xml:space="preserve"> </w:t>
      </w:r>
      <w:proofErr w:type="gramStart"/>
      <w:r>
        <w:rPr>
          <w:rFonts w:ascii="Georgia" w:eastAsia="Georgia" w:hAnsi="Georgia" w:cs="Georgia"/>
          <w:sz w:val="19"/>
          <w:szCs w:val="19"/>
        </w:rPr>
        <w:t>implementation  of</w:t>
      </w:r>
      <w:proofErr w:type="gramEnd"/>
      <w:r>
        <w:rPr>
          <w:rFonts w:ascii="Georgia" w:eastAsia="Georgia" w:hAnsi="Georgia" w:cs="Georgia"/>
          <w:spacing w:val="22"/>
          <w:sz w:val="19"/>
          <w:szCs w:val="19"/>
        </w:rPr>
        <w:t xml:space="preserve"> </w:t>
      </w:r>
      <w:r>
        <w:rPr>
          <w:rFonts w:ascii="Georgia" w:eastAsia="Georgia" w:hAnsi="Georgia" w:cs="Georgia"/>
          <w:sz w:val="19"/>
          <w:szCs w:val="19"/>
        </w:rPr>
        <w:t>[78]</w:t>
      </w:r>
      <w:r>
        <w:rPr>
          <w:rFonts w:ascii="Georgia" w:eastAsia="Georgia" w:hAnsi="Georgia" w:cs="Georgia"/>
          <w:spacing w:val="26"/>
          <w:sz w:val="19"/>
          <w:szCs w:val="19"/>
        </w:rPr>
        <w:t xml:space="preserve"> </w:t>
      </w:r>
      <w:r>
        <w:rPr>
          <w:rFonts w:ascii="Georgia" w:eastAsia="Georgia" w:hAnsi="Georgia" w:cs="Georgia"/>
          <w:sz w:val="19"/>
          <w:szCs w:val="19"/>
        </w:rPr>
        <w:t>which</w:t>
      </w:r>
      <w:r>
        <w:rPr>
          <w:rFonts w:ascii="Georgia" w:eastAsia="Georgia" w:hAnsi="Georgia" w:cs="Georgia"/>
          <w:spacing w:val="29"/>
          <w:sz w:val="19"/>
          <w:szCs w:val="19"/>
        </w:rPr>
        <w:t xml:space="preserve"> </w:t>
      </w:r>
      <w:r>
        <w:rPr>
          <w:rFonts w:ascii="Georgia" w:eastAsia="Georgia" w:hAnsi="Georgia" w:cs="Georgia"/>
          <w:sz w:val="19"/>
          <w:szCs w:val="19"/>
        </w:rPr>
        <w:t>employs</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22"/>
          <w:sz w:val="19"/>
          <w:szCs w:val="19"/>
        </w:rPr>
        <w:t xml:space="preserve"> </w:t>
      </w:r>
      <w:r>
        <w:rPr>
          <w:rFonts w:ascii="Georgia" w:eastAsia="Georgia" w:hAnsi="Georgia" w:cs="Georgia"/>
          <w:sz w:val="19"/>
          <w:szCs w:val="19"/>
        </w:rPr>
        <w:t>sharpening</w:t>
      </w:r>
      <w:r>
        <w:rPr>
          <w:rFonts w:ascii="Georgia" w:eastAsia="Georgia" w:hAnsi="Georgia" w:cs="Georgia"/>
          <w:spacing w:val="38"/>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sz w:val="19"/>
          <w:szCs w:val="19"/>
        </w:rPr>
        <w:t>branching</w:t>
      </w:r>
      <w:r>
        <w:rPr>
          <w:rFonts w:ascii="Georgia" w:eastAsia="Georgia" w:hAnsi="Georgia" w:cs="Georgia"/>
          <w:spacing w:val="36"/>
          <w:sz w:val="19"/>
          <w:szCs w:val="19"/>
        </w:rPr>
        <w:t xml:space="preserve"> </w:t>
      </w:r>
      <w:r>
        <w:rPr>
          <w:rFonts w:ascii="Georgia" w:eastAsia="Georgia" w:hAnsi="Georgia" w:cs="Georgia"/>
          <w:sz w:val="19"/>
          <w:szCs w:val="19"/>
        </w:rPr>
        <w:t>edges</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adaptive </w:t>
      </w:r>
      <w:r>
        <w:rPr>
          <w:rFonts w:ascii="Georgia" w:eastAsia="Georgia" w:hAnsi="Georgia" w:cs="Georgia"/>
          <w:sz w:val="19"/>
          <w:szCs w:val="19"/>
        </w:rPr>
        <w:t>cuboid</w:t>
      </w:r>
      <w:r>
        <w:rPr>
          <w:rFonts w:ascii="Georgia" w:eastAsia="Georgia" w:hAnsi="Georgia" w:cs="Georgia"/>
          <w:spacing w:val="16"/>
          <w:sz w:val="19"/>
          <w:szCs w:val="19"/>
        </w:rPr>
        <w:t xml:space="preserve"> </w:t>
      </w:r>
      <w:r>
        <w:rPr>
          <w:rFonts w:ascii="Georgia" w:eastAsia="Georgia" w:hAnsi="Georgia" w:cs="Georgia"/>
          <w:sz w:val="19"/>
          <w:szCs w:val="19"/>
        </w:rPr>
        <w:t>volumes</w:t>
      </w:r>
      <w:r>
        <w:rPr>
          <w:rFonts w:ascii="Georgia" w:eastAsia="Georgia" w:hAnsi="Georgia" w:cs="Georgia"/>
          <w:spacing w:val="19"/>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del w:id="311" w:author="James Gee" w:date="2016-07-20T18:15:00Z">
        <w:r w:rsidDel="00D26D70">
          <w:rPr>
            <w:rFonts w:ascii="Georgia" w:eastAsia="Georgia" w:hAnsi="Georgia" w:cs="Georgia"/>
            <w:sz w:val="19"/>
            <w:szCs w:val="19"/>
          </w:rPr>
          <w:delText>provide</w:delText>
        </w:r>
        <w:r w:rsidDel="00D26D70">
          <w:rPr>
            <w:rFonts w:ascii="Georgia" w:eastAsia="Georgia" w:hAnsi="Georgia" w:cs="Georgia"/>
            <w:spacing w:val="18"/>
            <w:sz w:val="19"/>
            <w:szCs w:val="19"/>
          </w:rPr>
          <w:delText xml:space="preserve"> </w:delText>
        </w:r>
      </w:del>
      <w:ins w:id="312" w:author="James Gee" w:date="2016-07-20T18:15:00Z">
        <w:r w:rsidR="00D26D70">
          <w:rPr>
            <w:rFonts w:ascii="Georgia" w:eastAsia="Georgia" w:hAnsi="Georgia" w:cs="Georgia"/>
            <w:sz w:val="19"/>
            <w:szCs w:val="19"/>
          </w:rPr>
          <w:t>realize</w:t>
        </w:r>
        <w:r w:rsidR="00D26D70">
          <w:rPr>
            <w:rFonts w:ascii="Georgia" w:eastAsia="Georgia" w:hAnsi="Georgia" w:cs="Georgia"/>
            <w:spacing w:val="18"/>
            <w:sz w:val="19"/>
            <w:szCs w:val="19"/>
          </w:rPr>
          <w:t xml:space="preserve"> </w:t>
        </w:r>
      </w:ins>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region-growing</w:t>
      </w:r>
      <w:r>
        <w:rPr>
          <w:rFonts w:ascii="Georgia" w:eastAsia="Georgia" w:hAnsi="Georgia" w:cs="Georgia"/>
          <w:spacing w:val="31"/>
          <w:sz w:val="19"/>
          <w:szCs w:val="19"/>
        </w:rPr>
        <w:t xml:space="preserve"> </w:t>
      </w:r>
      <w:r>
        <w:rPr>
          <w:rFonts w:ascii="Georgia" w:eastAsia="Georgia" w:hAnsi="Georgia" w:cs="Georgia"/>
          <w:sz w:val="19"/>
          <w:szCs w:val="19"/>
        </w:rPr>
        <w:t>airway</w:t>
      </w:r>
      <w:r>
        <w:rPr>
          <w:rFonts w:ascii="Georgia" w:eastAsia="Georgia" w:hAnsi="Georgia" w:cs="Georgia"/>
          <w:spacing w:val="16"/>
          <w:sz w:val="19"/>
          <w:szCs w:val="19"/>
        </w:rPr>
        <w:t xml:space="preserve"> </w:t>
      </w:r>
      <w:r>
        <w:rPr>
          <w:rFonts w:ascii="Georgia" w:eastAsia="Georgia" w:hAnsi="Georgia" w:cs="Georgia"/>
          <w:sz w:val="19"/>
          <w:szCs w:val="19"/>
        </w:rPr>
        <w:t>segmentation</w:t>
      </w:r>
      <w:r>
        <w:rPr>
          <w:rFonts w:ascii="Georgia" w:eastAsia="Georgia" w:hAnsi="Georgia" w:cs="Georgia"/>
          <w:spacing w:val="28"/>
          <w:sz w:val="19"/>
          <w:szCs w:val="19"/>
        </w:rPr>
        <w:t xml:space="preserve"> </w:t>
      </w:r>
      <w:r>
        <w:rPr>
          <w:rFonts w:ascii="Georgia" w:eastAsia="Georgia" w:hAnsi="Georgia" w:cs="Georgia"/>
          <w:sz w:val="19"/>
          <w:szCs w:val="19"/>
        </w:rPr>
        <w:t>approach.</w:t>
      </w:r>
      <w:r>
        <w:rPr>
          <w:rFonts w:ascii="Georgia" w:eastAsia="Georgia" w:hAnsi="Georgia" w:cs="Georgia"/>
          <w:spacing w:val="46"/>
          <w:sz w:val="19"/>
          <w:szCs w:val="19"/>
        </w:rPr>
        <w:t xml:space="preserve"> </w:t>
      </w:r>
      <w:r>
        <w:rPr>
          <w:rFonts w:ascii="Georgia" w:eastAsia="Georgia" w:hAnsi="Georgia" w:cs="Georgia"/>
          <w:sz w:val="19"/>
          <w:szCs w:val="19"/>
        </w:rPr>
        <w:t>We</w:t>
      </w:r>
      <w:r>
        <w:rPr>
          <w:rFonts w:ascii="Georgia" w:eastAsia="Georgia" w:hAnsi="Georgia" w:cs="Georgia"/>
          <w:spacing w:val="11"/>
          <w:sz w:val="19"/>
          <w:szCs w:val="19"/>
        </w:rPr>
        <w:t xml:space="preserve"> </w:t>
      </w:r>
      <w:del w:id="313" w:author="James Gee" w:date="2016-07-20T18:16:00Z">
        <w:r w:rsidDel="00D26D70">
          <w:rPr>
            <w:rFonts w:ascii="Georgia" w:eastAsia="Georgia" w:hAnsi="Georgia" w:cs="Georgia"/>
            <w:sz w:val="19"/>
            <w:szCs w:val="19"/>
          </w:rPr>
          <w:delText>then</w:delText>
        </w:r>
        <w:r w:rsidDel="00D26D70">
          <w:rPr>
            <w:rFonts w:ascii="Georgia" w:eastAsia="Georgia" w:hAnsi="Georgia" w:cs="Georgia"/>
            <w:spacing w:val="13"/>
            <w:sz w:val="19"/>
            <w:szCs w:val="19"/>
          </w:rPr>
          <w:delText xml:space="preserve"> </w:delText>
        </w:r>
        <w:r w:rsidDel="00D26D70">
          <w:rPr>
            <w:rFonts w:ascii="Georgia" w:eastAsia="Georgia" w:hAnsi="Georgia" w:cs="Georgia"/>
            <w:sz w:val="19"/>
            <w:szCs w:val="19"/>
          </w:rPr>
          <w:delText>plan</w:delText>
        </w:r>
        <w:r w:rsidDel="00D26D70">
          <w:rPr>
            <w:rFonts w:ascii="Georgia" w:eastAsia="Georgia" w:hAnsi="Georgia" w:cs="Georgia"/>
            <w:spacing w:val="12"/>
            <w:sz w:val="19"/>
            <w:szCs w:val="19"/>
          </w:rPr>
          <w:delText xml:space="preserve"> </w:delText>
        </w:r>
        <w:r w:rsidDel="00D26D70">
          <w:rPr>
            <w:rFonts w:ascii="Georgia" w:eastAsia="Georgia" w:hAnsi="Georgia" w:cs="Georgia"/>
            <w:sz w:val="19"/>
            <w:szCs w:val="19"/>
          </w:rPr>
          <w:delText>to</w:delText>
        </w:r>
      </w:del>
      <w:ins w:id="314" w:author="James Gee" w:date="2016-07-20T18:16:00Z">
        <w:r w:rsidR="00D26D70">
          <w:rPr>
            <w:rFonts w:ascii="Georgia" w:eastAsia="Georgia" w:hAnsi="Georgia" w:cs="Georgia"/>
            <w:sz w:val="19"/>
            <w:szCs w:val="19"/>
          </w:rPr>
          <w:t>will then</w:t>
        </w:r>
      </w:ins>
      <w:r>
        <w:rPr>
          <w:rFonts w:ascii="Georgia" w:eastAsia="Georgia" w:hAnsi="Georgia" w:cs="Georgia"/>
          <w:spacing w:val="8"/>
          <w:sz w:val="19"/>
          <w:szCs w:val="19"/>
        </w:rPr>
        <w:t xml:space="preserve"> </w:t>
      </w:r>
      <w:r>
        <w:rPr>
          <w:rFonts w:ascii="Georgia" w:eastAsia="Georgia" w:hAnsi="Georgia" w:cs="Georgia"/>
          <w:sz w:val="19"/>
          <w:szCs w:val="19"/>
        </w:rPr>
        <w:t>augment</w:t>
      </w:r>
      <w:r>
        <w:rPr>
          <w:rFonts w:ascii="Georgia" w:eastAsia="Georgia" w:hAnsi="Georgia" w:cs="Georgia"/>
          <w:spacing w:val="20"/>
          <w:sz w:val="19"/>
          <w:szCs w:val="19"/>
        </w:rPr>
        <w:t xml:space="preserve"> </w:t>
      </w:r>
      <w:r>
        <w:rPr>
          <w:rFonts w:ascii="Georgia" w:eastAsia="Georgia" w:hAnsi="Georgia" w:cs="Georgia"/>
          <w:sz w:val="19"/>
          <w:szCs w:val="19"/>
        </w:rPr>
        <w:t>this</w:t>
      </w:r>
      <w:r>
        <w:rPr>
          <w:rFonts w:ascii="Georgia" w:eastAsia="Georgia" w:hAnsi="Georgia" w:cs="Georgia"/>
          <w:spacing w:val="11"/>
          <w:sz w:val="19"/>
          <w:szCs w:val="19"/>
        </w:rPr>
        <w:t xml:space="preserve"> </w:t>
      </w:r>
      <w:r>
        <w:rPr>
          <w:rFonts w:ascii="Georgia" w:eastAsia="Georgia" w:hAnsi="Georgia" w:cs="Georgia"/>
          <w:sz w:val="19"/>
          <w:szCs w:val="19"/>
        </w:rPr>
        <w:t>functionality</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with </w:t>
      </w:r>
      <w:r>
        <w:rPr>
          <w:rFonts w:ascii="Georgia" w:eastAsia="Georgia" w:hAnsi="Georgia" w:cs="Georgia"/>
          <w:sz w:val="19"/>
          <w:szCs w:val="19"/>
        </w:rPr>
        <w:t>complementary</w:t>
      </w:r>
      <w:r>
        <w:rPr>
          <w:rFonts w:ascii="Georgia" w:eastAsia="Georgia" w:hAnsi="Georgia" w:cs="Georgia"/>
          <w:spacing w:val="27"/>
          <w:sz w:val="19"/>
          <w:szCs w:val="19"/>
        </w:rPr>
        <w:t xml:space="preserve"> </w:t>
      </w:r>
      <w:r>
        <w:rPr>
          <w:rFonts w:ascii="Georgia" w:eastAsia="Georgia" w:hAnsi="Georgia" w:cs="Georgia"/>
          <w:sz w:val="19"/>
          <w:szCs w:val="19"/>
        </w:rPr>
        <w:t>aspects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our</w:t>
      </w:r>
      <w:r>
        <w:rPr>
          <w:rFonts w:ascii="Georgia" w:eastAsia="Georgia" w:hAnsi="Georgia" w:cs="Georgia"/>
          <w:spacing w:val="7"/>
          <w:sz w:val="19"/>
          <w:szCs w:val="19"/>
        </w:rPr>
        <w:t xml:space="preserve"> </w:t>
      </w:r>
      <w:r>
        <w:rPr>
          <w:rFonts w:ascii="Georgia" w:eastAsia="Georgia" w:hAnsi="Georgia" w:cs="Georgia"/>
          <w:sz w:val="19"/>
          <w:szCs w:val="19"/>
        </w:rPr>
        <w:t>previous</w:t>
      </w:r>
      <w:r>
        <w:rPr>
          <w:rFonts w:ascii="Georgia" w:eastAsia="Georgia" w:hAnsi="Georgia" w:cs="Georgia"/>
          <w:spacing w:val="15"/>
          <w:sz w:val="19"/>
          <w:szCs w:val="19"/>
        </w:rPr>
        <w:t xml:space="preserve"> </w:t>
      </w:r>
      <w:r>
        <w:rPr>
          <w:rFonts w:ascii="Georgia" w:eastAsia="Georgia" w:hAnsi="Georgia" w:cs="Georgia"/>
          <w:sz w:val="19"/>
          <w:szCs w:val="19"/>
        </w:rPr>
        <w:t>work</w:t>
      </w:r>
      <w:r>
        <w:rPr>
          <w:rFonts w:ascii="Georgia" w:eastAsia="Georgia" w:hAnsi="Georgia" w:cs="Georgia"/>
          <w:spacing w:val="9"/>
          <w:sz w:val="19"/>
          <w:szCs w:val="19"/>
        </w:rPr>
        <w:t xml:space="preserve"> </w:t>
      </w:r>
      <w:r>
        <w:rPr>
          <w:rFonts w:ascii="Georgia" w:eastAsia="Georgia" w:hAnsi="Georgia" w:cs="Georgia"/>
          <w:sz w:val="19"/>
          <w:szCs w:val="19"/>
        </w:rPr>
        <w:t>[80]</w:t>
      </w:r>
      <w:r>
        <w:rPr>
          <w:rFonts w:ascii="Georgia" w:eastAsia="Georgia" w:hAnsi="Georgia" w:cs="Georgia"/>
          <w:spacing w:val="8"/>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removing</w:t>
      </w:r>
      <w:r>
        <w:rPr>
          <w:rFonts w:ascii="Georgia" w:eastAsia="Georgia" w:hAnsi="Georgia" w:cs="Georgia"/>
          <w:spacing w:val="17"/>
          <w:sz w:val="19"/>
          <w:szCs w:val="19"/>
        </w:rPr>
        <w:t xml:space="preserve"> </w:t>
      </w:r>
      <w:r>
        <w:rPr>
          <w:rFonts w:ascii="Georgia" w:eastAsia="Georgia" w:hAnsi="Georgia" w:cs="Georgia"/>
          <w:sz w:val="19"/>
          <w:szCs w:val="19"/>
        </w:rPr>
        <w:t>leakage</w:t>
      </w:r>
      <w:r>
        <w:rPr>
          <w:rFonts w:ascii="Georgia" w:eastAsia="Georgia" w:hAnsi="Georgia" w:cs="Georgia"/>
          <w:spacing w:val="14"/>
          <w:sz w:val="19"/>
          <w:szCs w:val="19"/>
        </w:rPr>
        <w:t xml:space="preserve"> </w:t>
      </w:r>
      <w:r>
        <w:rPr>
          <w:rFonts w:ascii="Georgia" w:eastAsia="Georgia" w:hAnsi="Georgia" w:cs="Georgia"/>
          <w:sz w:val="19"/>
          <w:szCs w:val="19"/>
        </w:rPr>
        <w:t>path</w:t>
      </w:r>
      <w:r>
        <w:rPr>
          <w:rFonts w:ascii="Georgia" w:eastAsia="Georgia" w:hAnsi="Georgia" w:cs="Georgia"/>
          <w:spacing w:val="9"/>
          <w:sz w:val="19"/>
          <w:szCs w:val="19"/>
        </w:rPr>
        <w:t xml:space="preserve"> </w:t>
      </w:r>
      <w:r>
        <w:rPr>
          <w:rFonts w:ascii="Georgia" w:eastAsia="Georgia" w:hAnsi="Georgia" w:cs="Georgia"/>
          <w:w w:val="102"/>
          <w:sz w:val="19"/>
          <w:szCs w:val="19"/>
        </w:rPr>
        <w:t>candidates.</w:t>
      </w:r>
    </w:p>
    <w:p w14:paraId="747BFD8D" w14:textId="77777777" w:rsidR="00E61F9D" w:rsidRDefault="005C64D6">
      <w:pPr>
        <w:spacing w:before="59" w:after="0" w:line="277" w:lineRule="auto"/>
        <w:ind w:left="115" w:right="52" w:firstLine="5"/>
        <w:jc w:val="both"/>
        <w:rPr>
          <w:rFonts w:ascii="Georgia" w:eastAsia="Georgia" w:hAnsi="Georgia" w:cs="Georgia"/>
          <w:sz w:val="19"/>
          <w:szCs w:val="19"/>
        </w:rPr>
      </w:pPr>
      <w:r>
        <w:rPr>
          <w:rFonts w:ascii="Georgia" w:eastAsia="Georgia" w:hAnsi="Georgia" w:cs="Georgia"/>
          <w:b/>
          <w:bCs/>
          <w:color w:val="FF0000"/>
          <w:sz w:val="19"/>
          <w:szCs w:val="19"/>
        </w:rPr>
        <w:t>Vessel</w:t>
      </w:r>
      <w:r>
        <w:rPr>
          <w:rFonts w:ascii="Georgia" w:eastAsia="Georgia" w:hAnsi="Georgia" w:cs="Georgia"/>
          <w:b/>
          <w:bCs/>
          <w:color w:val="FF0000"/>
          <w:spacing w:val="9"/>
          <w:sz w:val="19"/>
          <w:szCs w:val="19"/>
        </w:rPr>
        <w:t xml:space="preserve"> </w:t>
      </w:r>
      <w:r>
        <w:rPr>
          <w:rFonts w:ascii="Georgia" w:eastAsia="Georgia" w:hAnsi="Georgia" w:cs="Georgia"/>
          <w:b/>
          <w:bCs/>
          <w:color w:val="FF0000"/>
          <w:sz w:val="19"/>
          <w:szCs w:val="19"/>
        </w:rPr>
        <w:t>segmentation.</w:t>
      </w:r>
      <w:r>
        <w:rPr>
          <w:rFonts w:ascii="Georgia" w:eastAsia="Georgia" w:hAnsi="Georgia" w:cs="Georgia"/>
          <w:b/>
          <w:bCs/>
          <w:color w:val="FF0000"/>
          <w:spacing w:val="41"/>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contrast</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much</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what</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described</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literature,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there</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exist</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key</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contributions</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3"/>
          <w:sz w:val="19"/>
          <w:szCs w:val="19"/>
        </w:rPr>
        <w:t xml:space="preserve"> </w:t>
      </w:r>
      <w:r>
        <w:rPr>
          <w:rFonts w:ascii="Georgia" w:eastAsia="Georgia" w:hAnsi="Georgia" w:cs="Georgia"/>
          <w:color w:val="FF0000"/>
          <w:w w:val="102"/>
          <w:sz w:val="19"/>
          <w:szCs w:val="19"/>
        </w:rPr>
        <w:t xml:space="preserve">pulmonary </w:t>
      </w:r>
      <w:r>
        <w:rPr>
          <w:rFonts w:ascii="Georgia" w:eastAsia="Georgia" w:hAnsi="Georgia" w:cs="Georgia"/>
          <w:color w:val="FF0000"/>
          <w:sz w:val="19"/>
          <w:szCs w:val="19"/>
        </w:rPr>
        <w:t>vessel</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segmentation</w:t>
      </w:r>
      <w:r>
        <w:rPr>
          <w:rFonts w:ascii="Georgia" w:eastAsia="Georgia" w:hAnsi="Georgia" w:cs="Georgia"/>
          <w:color w:val="FF0000"/>
          <w:spacing w:val="33"/>
          <w:sz w:val="19"/>
          <w:szCs w:val="19"/>
        </w:rPr>
        <w:t xml:space="preserve"> </w:t>
      </w:r>
      <w:r>
        <w:rPr>
          <w:rFonts w:ascii="Georgia" w:eastAsia="Georgia" w:hAnsi="Georgia" w:cs="Georgia"/>
          <w:color w:val="FF0000"/>
          <w:sz w:val="19"/>
          <w:szCs w:val="19"/>
        </w:rPr>
        <w:t>available</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public,</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specifically</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algorithms</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described</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16"/>
          <w:sz w:val="19"/>
          <w:szCs w:val="19"/>
        </w:rPr>
        <w:t xml:space="preserve"> </w:t>
      </w:r>
      <w:r>
        <w:rPr>
          <w:rFonts w:ascii="Georgia" w:eastAsia="Georgia" w:hAnsi="Georgia" w:cs="Georgia"/>
          <w:color w:val="000000"/>
          <w:sz w:val="19"/>
          <w:szCs w:val="19"/>
        </w:rPr>
        <w:t xml:space="preserve">[81]. </w:t>
      </w:r>
      <w:r>
        <w:rPr>
          <w:rFonts w:ascii="Georgia" w:eastAsia="Georgia" w:hAnsi="Georgia" w:cs="Georgia"/>
          <w:color w:val="000000"/>
          <w:spacing w:val="6"/>
          <w:sz w:val="19"/>
          <w:szCs w:val="19"/>
        </w:rPr>
        <w:t xml:space="preserve"> </w:t>
      </w:r>
      <w:r>
        <w:rPr>
          <w:rFonts w:ascii="Georgia" w:eastAsia="Georgia" w:hAnsi="Georgia" w:cs="Georgia"/>
          <w:color w:val="FF0000"/>
          <w:sz w:val="19"/>
          <w:szCs w:val="19"/>
        </w:rPr>
        <w:t>Similar</w:t>
      </w:r>
      <w:r>
        <w:rPr>
          <w:rFonts w:ascii="Georgia" w:eastAsia="Georgia" w:hAnsi="Georgia" w:cs="Georgia"/>
          <w:color w:val="FF0000"/>
          <w:spacing w:val="22"/>
          <w:sz w:val="19"/>
          <w:szCs w:val="19"/>
        </w:rPr>
        <w:t xml:space="preserve"> </w:t>
      </w:r>
      <w:proofErr w:type="gramStart"/>
      <w:r>
        <w:rPr>
          <w:rFonts w:ascii="Georgia" w:eastAsia="Georgia" w:hAnsi="Georgia" w:cs="Georgia"/>
          <w:color w:val="FF0000"/>
          <w:sz w:val="19"/>
          <w:szCs w:val="19"/>
        </w:rPr>
        <w:t>to</w:t>
      </w:r>
      <w:proofErr w:type="gramEnd"/>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much</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research</w:t>
      </w:r>
      <w:r>
        <w:rPr>
          <w:rFonts w:ascii="Georgia" w:eastAsia="Georgia" w:hAnsi="Georgia" w:cs="Georgia"/>
          <w:color w:val="FF0000"/>
          <w:spacing w:val="24"/>
          <w:sz w:val="19"/>
          <w:szCs w:val="19"/>
        </w:rPr>
        <w:t xml:space="preserve"> </w:t>
      </w:r>
      <w:r>
        <w:rPr>
          <w:rFonts w:ascii="Georgia" w:eastAsia="Georgia" w:hAnsi="Georgia" w:cs="Georgia"/>
          <w:color w:val="FF0000"/>
          <w:w w:val="102"/>
          <w:sz w:val="19"/>
          <w:szCs w:val="19"/>
        </w:rPr>
        <w:t xml:space="preserve">for </w:t>
      </w:r>
      <w:r>
        <w:rPr>
          <w:rFonts w:ascii="Georgia" w:eastAsia="Georgia" w:hAnsi="Georgia" w:cs="Georgia"/>
          <w:color w:val="FF0000"/>
          <w:sz w:val="19"/>
          <w:szCs w:val="19"/>
        </w:rPr>
        <w:t>enhancement</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of vessel-like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morphology</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different</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anatomies,</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authors</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employed</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Hessian-based</w:t>
      </w:r>
      <w:r>
        <w:rPr>
          <w:rFonts w:ascii="Georgia" w:eastAsia="Georgia" w:hAnsi="Georgia" w:cs="Georgia"/>
          <w:color w:val="FF0000"/>
          <w:spacing w:val="22"/>
          <w:sz w:val="19"/>
          <w:szCs w:val="19"/>
        </w:rPr>
        <w:t xml:space="preserve"> </w:t>
      </w:r>
      <w:r>
        <w:rPr>
          <w:rFonts w:ascii="Georgia" w:eastAsia="Georgia" w:hAnsi="Georgia" w:cs="Georgia"/>
          <w:color w:val="FF0000"/>
          <w:sz w:val="19"/>
          <w:szCs w:val="19"/>
        </w:rPr>
        <w:t>filters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deriving</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 xml:space="preserve">a </w:t>
      </w:r>
      <w:r>
        <w:rPr>
          <w:rFonts w:ascii="Georgia" w:eastAsia="Georgia" w:hAnsi="Georgia" w:cs="Georgia"/>
          <w:color w:val="FF0000"/>
          <w:w w:val="102"/>
          <w:sz w:val="19"/>
          <w:szCs w:val="19"/>
        </w:rPr>
        <w:t>“</w:t>
      </w:r>
      <w:proofErr w:type="spellStart"/>
      <w:r>
        <w:rPr>
          <w:rFonts w:ascii="Georgia" w:eastAsia="Georgia" w:hAnsi="Georgia" w:cs="Georgia"/>
          <w:color w:val="FF0000"/>
          <w:w w:val="102"/>
          <w:sz w:val="19"/>
          <w:szCs w:val="19"/>
        </w:rPr>
        <w:t>ves</w:t>
      </w:r>
      <w:proofErr w:type="spellEnd"/>
      <w:r>
        <w:rPr>
          <w:rFonts w:ascii="Georgia" w:eastAsia="Georgia" w:hAnsi="Georgia" w:cs="Georgia"/>
          <w:color w:val="FF0000"/>
          <w:w w:val="102"/>
          <w:sz w:val="19"/>
          <w:szCs w:val="19"/>
        </w:rPr>
        <w:t xml:space="preserve">- </w:t>
      </w:r>
      <w:proofErr w:type="spellStart"/>
      <w:r>
        <w:rPr>
          <w:rFonts w:ascii="Georgia" w:eastAsia="Georgia" w:hAnsi="Georgia" w:cs="Georgia"/>
          <w:color w:val="FF0000"/>
          <w:sz w:val="19"/>
          <w:szCs w:val="19"/>
        </w:rPr>
        <w:t>selness</w:t>
      </w:r>
      <w:proofErr w:type="spellEnd"/>
      <w:r>
        <w:rPr>
          <w:rFonts w:ascii="Georgia" w:eastAsia="Georgia" w:hAnsi="Georgia" w:cs="Georgia"/>
          <w:color w:val="FF0000"/>
          <w:sz w:val="19"/>
          <w:szCs w:val="19"/>
        </w:rPr>
        <w:t>”</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function.</w:t>
      </w:r>
      <w:r>
        <w:rPr>
          <w:rFonts w:ascii="Georgia" w:eastAsia="Georgia" w:hAnsi="Georgia" w:cs="Georgia"/>
          <w:color w:val="FF0000"/>
          <w:spacing w:val="32"/>
          <w:sz w:val="19"/>
          <w:szCs w:val="19"/>
        </w:rPr>
        <w:t xml:space="preserve"> </w:t>
      </w:r>
      <w:r>
        <w:rPr>
          <w:rFonts w:ascii="Georgia" w:eastAsia="Georgia" w:hAnsi="Georgia" w:cs="Georgia"/>
          <w:color w:val="FF0000"/>
          <w:sz w:val="19"/>
          <w:szCs w:val="19"/>
        </w:rPr>
        <w:t>Their</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approach</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ranked</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consistently</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among</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top</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performers</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VESSEL12</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challenge</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organized</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5"/>
          <w:sz w:val="19"/>
          <w:szCs w:val="19"/>
        </w:rPr>
        <w:t xml:space="preserve"> </w:t>
      </w:r>
      <w:r>
        <w:rPr>
          <w:rFonts w:ascii="Georgia" w:eastAsia="Georgia" w:hAnsi="Georgia" w:cs="Georgia"/>
          <w:color w:val="FF0000"/>
          <w:w w:val="102"/>
          <w:sz w:val="19"/>
          <w:szCs w:val="19"/>
        </w:rPr>
        <w:t xml:space="preserve">con- </w:t>
      </w:r>
      <w:r>
        <w:rPr>
          <w:rFonts w:ascii="Georgia" w:eastAsia="Georgia" w:hAnsi="Georgia" w:cs="Georgia"/>
          <w:color w:val="FF0000"/>
          <w:sz w:val="19"/>
          <w:szCs w:val="19"/>
        </w:rPr>
        <w:t>junction</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with</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IEEE</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International</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Symposium</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on</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Biomedical</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Imaging</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(ISBI</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2012).</w:t>
      </w:r>
      <w:r>
        <w:rPr>
          <w:rFonts w:ascii="Georgia" w:eastAsia="Georgia" w:hAnsi="Georgia" w:cs="Georgia"/>
          <w:color w:val="FF0000"/>
          <w:spacing w:val="42"/>
          <w:sz w:val="19"/>
          <w:szCs w:val="19"/>
        </w:rPr>
        <w:t xml:space="preserve"> </w:t>
      </w:r>
      <w:r>
        <w:rPr>
          <w:rFonts w:ascii="Georgia" w:eastAsia="Georgia" w:hAnsi="Georgia" w:cs="Georgia"/>
          <w:color w:val="FF0000"/>
          <w:sz w:val="19"/>
          <w:szCs w:val="19"/>
        </w:rPr>
        <w:t>Given</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that</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first</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author</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9"/>
          <w:sz w:val="19"/>
          <w:szCs w:val="19"/>
        </w:rPr>
        <w:t xml:space="preserve"> </w:t>
      </w:r>
      <w:r>
        <w:rPr>
          <w:rFonts w:ascii="Georgia" w:eastAsia="Georgia" w:hAnsi="Georgia" w:cs="Georgia"/>
          <w:color w:val="FF0000"/>
          <w:w w:val="102"/>
          <w:sz w:val="19"/>
          <w:szCs w:val="19"/>
        </w:rPr>
        <w:t xml:space="preserve">regular </w:t>
      </w:r>
      <w:r>
        <w:rPr>
          <w:rFonts w:ascii="Georgia" w:eastAsia="Georgia" w:hAnsi="Georgia" w:cs="Georgia"/>
          <w:color w:val="FF0000"/>
          <w:sz w:val="19"/>
          <w:szCs w:val="19"/>
        </w:rPr>
        <w:t>ITK</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contributor,</w:t>
      </w:r>
      <w:r>
        <w:rPr>
          <w:rFonts w:ascii="Georgia" w:eastAsia="Georgia" w:hAnsi="Georgia" w:cs="Georgia"/>
          <w:color w:val="FF0000"/>
          <w:spacing w:val="21"/>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corresponding</w:t>
      </w:r>
      <w:r>
        <w:rPr>
          <w:rFonts w:ascii="Georgia" w:eastAsia="Georgia" w:hAnsi="Georgia" w:cs="Georgia"/>
          <w:color w:val="FF0000"/>
          <w:spacing w:val="25"/>
          <w:sz w:val="19"/>
          <w:szCs w:val="19"/>
        </w:rPr>
        <w:t xml:space="preserve"> </w:t>
      </w:r>
      <w:r>
        <w:rPr>
          <w:rFonts w:ascii="Georgia" w:eastAsia="Georgia" w:hAnsi="Georgia" w:cs="Georgia"/>
          <w:color w:val="FF0000"/>
          <w:sz w:val="19"/>
          <w:szCs w:val="19"/>
        </w:rPr>
        <w:t>code</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be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easily</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integrated</w:t>
      </w:r>
      <w:r>
        <w:rPr>
          <w:rFonts w:ascii="Georgia" w:eastAsia="Georgia" w:hAnsi="Georgia" w:cs="Georgia"/>
          <w:color w:val="FF0000"/>
          <w:spacing w:val="18"/>
          <w:sz w:val="19"/>
          <w:szCs w:val="19"/>
        </w:rPr>
        <w:t xml:space="preserve"> </w:t>
      </w:r>
      <w:r>
        <w:rPr>
          <w:rFonts w:ascii="Georgia" w:eastAsia="Georgia" w:hAnsi="Georgia" w:cs="Georgia"/>
          <w:color w:val="FF0000"/>
          <w:sz w:val="19"/>
          <w:szCs w:val="19"/>
        </w:rPr>
        <w:t>into</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our</w:t>
      </w:r>
      <w:r>
        <w:rPr>
          <w:rFonts w:ascii="Georgia" w:eastAsia="Georgia" w:hAnsi="Georgia" w:cs="Georgia"/>
          <w:color w:val="FF0000"/>
          <w:spacing w:val="7"/>
          <w:sz w:val="19"/>
          <w:szCs w:val="19"/>
        </w:rPr>
        <w:t xml:space="preserve"> </w:t>
      </w:r>
      <w:r>
        <w:rPr>
          <w:rFonts w:ascii="Georgia" w:eastAsia="Georgia" w:hAnsi="Georgia" w:cs="Georgia"/>
          <w:color w:val="FF0000"/>
          <w:w w:val="102"/>
          <w:sz w:val="19"/>
          <w:szCs w:val="19"/>
        </w:rPr>
        <w:t>platform.</w:t>
      </w:r>
    </w:p>
    <w:p w14:paraId="53BB0242" w14:textId="1112997A" w:rsidR="00E61F9D" w:rsidRDefault="005C64D6">
      <w:pPr>
        <w:spacing w:before="59" w:after="0" w:line="277" w:lineRule="auto"/>
        <w:ind w:left="120" w:right="84"/>
        <w:jc w:val="both"/>
        <w:rPr>
          <w:rFonts w:ascii="Georgia" w:eastAsia="Georgia" w:hAnsi="Georgia" w:cs="Georgia"/>
          <w:sz w:val="19"/>
          <w:szCs w:val="19"/>
        </w:rPr>
      </w:pPr>
      <w:r>
        <w:rPr>
          <w:rFonts w:ascii="Georgia" w:eastAsia="Georgia" w:hAnsi="Georgia" w:cs="Georgia"/>
          <w:b/>
          <w:bCs/>
          <w:color w:val="FF0000"/>
          <w:sz w:val="19"/>
          <w:szCs w:val="19"/>
        </w:rPr>
        <w:t>Perfusion</w:t>
      </w:r>
      <w:r>
        <w:rPr>
          <w:rFonts w:ascii="Georgia" w:eastAsia="Georgia" w:hAnsi="Georgia" w:cs="Georgia"/>
          <w:b/>
          <w:bCs/>
          <w:color w:val="FF0000"/>
          <w:spacing w:val="9"/>
          <w:sz w:val="19"/>
          <w:szCs w:val="19"/>
        </w:rPr>
        <w:t xml:space="preserve"> </w:t>
      </w:r>
      <w:r>
        <w:rPr>
          <w:rFonts w:ascii="Georgia" w:eastAsia="Georgia" w:hAnsi="Georgia" w:cs="Georgia"/>
          <w:b/>
          <w:bCs/>
          <w:color w:val="FF0000"/>
          <w:sz w:val="19"/>
          <w:szCs w:val="19"/>
        </w:rPr>
        <w:t>analysis.</w:t>
      </w:r>
      <w:r>
        <w:rPr>
          <w:rFonts w:ascii="Georgia" w:eastAsia="Georgia" w:hAnsi="Georgia" w:cs="Georgia"/>
          <w:b/>
          <w:bCs/>
          <w:color w:val="FF0000"/>
          <w:spacing w:val="28"/>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nonparametric</w:t>
      </w:r>
      <w:r>
        <w:rPr>
          <w:rFonts w:ascii="Georgia" w:eastAsia="Georgia" w:hAnsi="Georgia" w:cs="Georgia"/>
          <w:color w:val="FF0000"/>
          <w:spacing w:val="15"/>
          <w:sz w:val="19"/>
          <w:szCs w:val="19"/>
        </w:rPr>
        <w:t xml:space="preserve"> </w:t>
      </w:r>
      <w:proofErr w:type="spellStart"/>
      <w:r>
        <w:rPr>
          <w:rFonts w:ascii="Georgia" w:eastAsia="Georgia" w:hAnsi="Georgia" w:cs="Georgia"/>
          <w:color w:val="FF0000"/>
          <w:sz w:val="19"/>
          <w:szCs w:val="19"/>
        </w:rPr>
        <w:t>deconvolution</w:t>
      </w:r>
      <w:proofErr w:type="spellEnd"/>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technique</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4"/>
          <w:sz w:val="19"/>
          <w:szCs w:val="19"/>
        </w:rPr>
        <w:t xml:space="preserve"> </w:t>
      </w:r>
      <w:r>
        <w:rPr>
          <w:rFonts w:ascii="Georgia" w:eastAsia="Georgia" w:hAnsi="Georgia" w:cs="Georgia"/>
          <w:color w:val="FF0000"/>
          <w:sz w:val="19"/>
          <w:szCs w:val="19"/>
        </w:rPr>
        <w:t>quantifying</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cerebral</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blood flow</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was</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first</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presented</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4"/>
          <w:sz w:val="19"/>
          <w:szCs w:val="19"/>
        </w:rPr>
        <w:t xml:space="preserve"> </w:t>
      </w:r>
      <w:r>
        <w:rPr>
          <w:rFonts w:ascii="Georgia" w:eastAsia="Georgia" w:hAnsi="Georgia" w:cs="Georgia"/>
          <w:color w:val="000000"/>
          <w:w w:val="102"/>
          <w:sz w:val="19"/>
          <w:szCs w:val="19"/>
        </w:rPr>
        <w:t xml:space="preserve">[82] </w:t>
      </w:r>
      <w:r>
        <w:rPr>
          <w:rFonts w:ascii="Georgia" w:eastAsia="Georgia" w:hAnsi="Georgia" w:cs="Georgia"/>
          <w:color w:val="FF0000"/>
          <w:sz w:val="19"/>
          <w:szCs w:val="19"/>
        </w:rPr>
        <w:t>and</w:t>
      </w:r>
      <w:r>
        <w:rPr>
          <w:rFonts w:ascii="Georgia" w:eastAsia="Georgia" w:hAnsi="Georgia" w:cs="Georgia"/>
          <w:color w:val="FF0000"/>
          <w:spacing w:val="17"/>
          <w:sz w:val="19"/>
          <w:szCs w:val="19"/>
        </w:rPr>
        <w:t xml:space="preserve"> </w:t>
      </w:r>
      <w:ins w:id="315" w:author="James Gee" w:date="2016-07-20T18:16:00Z">
        <w:r w:rsidR="00D26D70">
          <w:rPr>
            <w:rFonts w:ascii="Georgia" w:eastAsia="Georgia" w:hAnsi="Georgia" w:cs="Georgia"/>
            <w:color w:val="FF0000"/>
            <w:spacing w:val="17"/>
            <w:sz w:val="19"/>
            <w:szCs w:val="19"/>
          </w:rPr>
          <w:t xml:space="preserve">subsequently </w:t>
        </w:r>
      </w:ins>
      <w:r>
        <w:rPr>
          <w:rFonts w:ascii="Georgia" w:eastAsia="Georgia" w:hAnsi="Georgia" w:cs="Georgia"/>
          <w:color w:val="FF0000"/>
          <w:sz w:val="19"/>
          <w:szCs w:val="19"/>
        </w:rPr>
        <w:t>extended</w:t>
      </w:r>
      <w:r>
        <w:rPr>
          <w:rFonts w:ascii="Georgia" w:eastAsia="Georgia" w:hAnsi="Georgia" w:cs="Georgia"/>
          <w:color w:val="FF0000"/>
          <w:spacing w:val="26"/>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use</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in</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assessing</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pulmonary</w:t>
      </w:r>
      <w:r>
        <w:rPr>
          <w:rFonts w:ascii="Georgia" w:eastAsia="Georgia" w:hAnsi="Georgia" w:cs="Georgia"/>
          <w:color w:val="FF0000"/>
          <w:spacing w:val="29"/>
          <w:sz w:val="19"/>
          <w:szCs w:val="19"/>
        </w:rPr>
        <w:t xml:space="preserve"> </w:t>
      </w:r>
      <w:r>
        <w:rPr>
          <w:rFonts w:ascii="Georgia" w:eastAsia="Georgia" w:hAnsi="Georgia" w:cs="Georgia"/>
          <w:color w:val="FF0000"/>
          <w:sz w:val="19"/>
          <w:szCs w:val="19"/>
        </w:rPr>
        <w:t>blood</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flow</w:t>
      </w:r>
      <w:r>
        <w:rPr>
          <w:rFonts w:ascii="Georgia" w:eastAsia="Georgia" w:hAnsi="Georgia" w:cs="Georgia"/>
          <w:color w:val="FF0000"/>
          <w:spacing w:val="19"/>
          <w:sz w:val="19"/>
          <w:szCs w:val="19"/>
        </w:rPr>
        <w:t xml:space="preserve"> </w:t>
      </w:r>
      <w:r>
        <w:rPr>
          <w:rFonts w:ascii="Georgia" w:eastAsia="Georgia" w:hAnsi="Georgia" w:cs="Georgia"/>
          <w:color w:val="000000"/>
          <w:sz w:val="19"/>
          <w:szCs w:val="19"/>
        </w:rPr>
        <w:t>[83,</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84]</w:t>
      </w:r>
      <w:r>
        <w:rPr>
          <w:rFonts w:ascii="Georgia" w:eastAsia="Georgia" w:hAnsi="Georgia" w:cs="Georgia"/>
          <w:color w:val="FF0000"/>
          <w:sz w:val="19"/>
          <w:szCs w:val="19"/>
        </w:rPr>
        <w:t xml:space="preserve">. </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18"/>
          <w:sz w:val="19"/>
          <w:szCs w:val="19"/>
        </w:rPr>
        <w:t xml:space="preserve"> </w:t>
      </w:r>
      <w:proofErr w:type="spellStart"/>
      <w:r>
        <w:rPr>
          <w:rFonts w:ascii="Georgia" w:eastAsia="Georgia" w:hAnsi="Georgia" w:cs="Georgia"/>
          <w:color w:val="FF0000"/>
          <w:sz w:val="19"/>
          <w:szCs w:val="19"/>
        </w:rPr>
        <w:t>deconvolution</w:t>
      </w:r>
      <w:proofErr w:type="spellEnd"/>
      <w:r>
        <w:rPr>
          <w:rFonts w:ascii="Georgia" w:eastAsia="Georgia" w:hAnsi="Georgia" w:cs="Georgia"/>
          <w:color w:val="FF0000"/>
          <w:spacing w:val="35"/>
          <w:sz w:val="19"/>
          <w:szCs w:val="19"/>
        </w:rPr>
        <w:t xml:space="preserve"> </w:t>
      </w:r>
      <w:r>
        <w:rPr>
          <w:rFonts w:ascii="Georgia" w:eastAsia="Georgia" w:hAnsi="Georgia" w:cs="Georgia"/>
          <w:color w:val="FF0000"/>
          <w:sz w:val="19"/>
          <w:szCs w:val="19"/>
        </w:rPr>
        <w:t>strategy</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was</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recently</w:t>
      </w:r>
      <w:r>
        <w:rPr>
          <w:rFonts w:ascii="Georgia" w:eastAsia="Georgia" w:hAnsi="Georgia" w:cs="Georgia"/>
          <w:color w:val="FF0000"/>
          <w:spacing w:val="24"/>
          <w:sz w:val="19"/>
          <w:szCs w:val="19"/>
        </w:rPr>
        <w:t xml:space="preserve"> </w:t>
      </w:r>
      <w:r>
        <w:rPr>
          <w:rFonts w:ascii="Georgia" w:eastAsia="Georgia" w:hAnsi="Georgia" w:cs="Georgia"/>
          <w:color w:val="FF0000"/>
          <w:sz w:val="19"/>
          <w:szCs w:val="19"/>
        </w:rPr>
        <w:t>implemented</w:t>
      </w:r>
      <w:r>
        <w:rPr>
          <w:rFonts w:ascii="Georgia" w:eastAsia="Georgia" w:hAnsi="Georgia" w:cs="Georgia"/>
          <w:color w:val="FF0000"/>
          <w:spacing w:val="33"/>
          <w:sz w:val="19"/>
          <w:szCs w:val="19"/>
        </w:rPr>
        <w:t xml:space="preserve"> </w:t>
      </w:r>
      <w:r>
        <w:rPr>
          <w:rFonts w:ascii="Georgia" w:eastAsia="Georgia" w:hAnsi="Georgia" w:cs="Georgia"/>
          <w:color w:val="FF0000"/>
          <w:w w:val="102"/>
          <w:sz w:val="19"/>
          <w:szCs w:val="19"/>
        </w:rPr>
        <w:t xml:space="preserve">by </w:t>
      </w:r>
      <w:r>
        <w:rPr>
          <w:rFonts w:ascii="Georgia" w:eastAsia="Georgia" w:hAnsi="Georgia" w:cs="Georgia"/>
          <w:color w:val="FF0000"/>
          <w:sz w:val="19"/>
          <w:szCs w:val="19"/>
        </w:rPr>
        <w:t>our</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group</w:t>
      </w:r>
      <w:r>
        <w:rPr>
          <w:rFonts w:ascii="Georgia" w:eastAsia="Georgia" w:hAnsi="Georgia" w:cs="Georgia"/>
          <w:color w:val="FF0000"/>
          <w:spacing w:val="15"/>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separate</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lung</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imaging</w:t>
      </w:r>
      <w:r>
        <w:rPr>
          <w:rFonts w:ascii="Georgia" w:eastAsia="Georgia" w:hAnsi="Georgia" w:cs="Georgia"/>
          <w:color w:val="FF0000"/>
          <w:spacing w:val="19"/>
          <w:sz w:val="19"/>
          <w:szCs w:val="19"/>
        </w:rPr>
        <w:t xml:space="preserve"> </w:t>
      </w:r>
      <w:r>
        <w:rPr>
          <w:rFonts w:ascii="Georgia" w:eastAsia="Georgia" w:hAnsi="Georgia" w:cs="Georgia"/>
          <w:color w:val="FF0000"/>
          <w:sz w:val="19"/>
          <w:szCs w:val="19"/>
        </w:rPr>
        <w:t>study</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but</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will</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be</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modified</w:t>
      </w:r>
      <w:r>
        <w:rPr>
          <w:rFonts w:ascii="Georgia" w:eastAsia="Georgia" w:hAnsi="Georgia" w:cs="Georgia"/>
          <w:color w:val="FF0000"/>
          <w:spacing w:val="20"/>
          <w:sz w:val="19"/>
          <w:szCs w:val="19"/>
        </w:rPr>
        <w:t xml:space="preserve"> </w:t>
      </w:r>
      <w:r>
        <w:rPr>
          <w:rFonts w:ascii="Georgia" w:eastAsia="Georgia" w:hAnsi="Georgia" w:cs="Georgia"/>
          <w:color w:val="FF0000"/>
          <w:sz w:val="19"/>
          <w:szCs w:val="19"/>
        </w:rPr>
        <w:t>for</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this</w:t>
      </w:r>
      <w:r>
        <w:rPr>
          <w:rFonts w:ascii="Georgia" w:eastAsia="Georgia" w:hAnsi="Georgia" w:cs="Georgia"/>
          <w:color w:val="FF0000"/>
          <w:spacing w:val="11"/>
          <w:sz w:val="19"/>
          <w:szCs w:val="19"/>
        </w:rPr>
        <w:t xml:space="preserve"> </w:t>
      </w:r>
      <w:del w:id="316" w:author="James Gee" w:date="2016-07-20T18:17:00Z">
        <w:r w:rsidDel="00D26D70">
          <w:rPr>
            <w:rFonts w:ascii="Georgia" w:eastAsia="Georgia" w:hAnsi="Georgia" w:cs="Georgia"/>
            <w:color w:val="FF0000"/>
            <w:sz w:val="19"/>
            <w:szCs w:val="19"/>
          </w:rPr>
          <w:delText>particular</w:delText>
        </w:r>
        <w:r w:rsidDel="00D26D70">
          <w:rPr>
            <w:rFonts w:ascii="Georgia" w:eastAsia="Georgia" w:hAnsi="Georgia" w:cs="Georgia"/>
            <w:color w:val="FF0000"/>
            <w:spacing w:val="22"/>
            <w:sz w:val="19"/>
            <w:szCs w:val="19"/>
          </w:rPr>
          <w:delText xml:space="preserve"> </w:delText>
        </w:r>
      </w:del>
      <w:r>
        <w:rPr>
          <w:rFonts w:ascii="Georgia" w:eastAsia="Georgia" w:hAnsi="Georgia" w:cs="Georgia"/>
          <w:color w:val="FF0000"/>
          <w:sz w:val="19"/>
          <w:szCs w:val="19"/>
        </w:rPr>
        <w:t>project</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8"/>
          <w:sz w:val="19"/>
          <w:szCs w:val="19"/>
        </w:rPr>
        <w:t xml:space="preserve"> </w:t>
      </w:r>
      <w:r>
        <w:rPr>
          <w:rFonts w:ascii="Georgia" w:eastAsia="Georgia" w:hAnsi="Georgia" w:cs="Georgia"/>
          <w:color w:val="FF0000"/>
          <w:sz w:val="19"/>
          <w:szCs w:val="19"/>
        </w:rPr>
        <w:t>automatically</w:t>
      </w:r>
      <w:r>
        <w:rPr>
          <w:rFonts w:ascii="Georgia" w:eastAsia="Georgia" w:hAnsi="Georgia" w:cs="Georgia"/>
          <w:color w:val="FF0000"/>
          <w:spacing w:val="28"/>
          <w:sz w:val="19"/>
          <w:szCs w:val="19"/>
        </w:rPr>
        <w:t xml:space="preserve"> </w:t>
      </w:r>
      <w:r>
        <w:rPr>
          <w:rFonts w:ascii="Georgia" w:eastAsia="Georgia" w:hAnsi="Georgia" w:cs="Georgia"/>
          <w:color w:val="FF0000"/>
          <w:sz w:val="19"/>
          <w:szCs w:val="19"/>
        </w:rPr>
        <w:t>select</w:t>
      </w:r>
      <w:r>
        <w:rPr>
          <w:rFonts w:ascii="Georgia" w:eastAsia="Georgia" w:hAnsi="Georgia" w:cs="Georgia"/>
          <w:color w:val="FF0000"/>
          <w:spacing w:val="14"/>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10"/>
          <w:sz w:val="19"/>
          <w:szCs w:val="19"/>
        </w:rPr>
        <w:t xml:space="preserve"> </w:t>
      </w:r>
      <w:r>
        <w:rPr>
          <w:rFonts w:ascii="Georgia" w:eastAsia="Georgia" w:hAnsi="Georgia" w:cs="Georgia"/>
          <w:color w:val="FF0000"/>
          <w:w w:val="103"/>
          <w:sz w:val="19"/>
          <w:szCs w:val="19"/>
        </w:rPr>
        <w:t>a</w:t>
      </w:r>
      <w:r>
        <w:rPr>
          <w:rFonts w:ascii="Georgia" w:eastAsia="Georgia" w:hAnsi="Georgia" w:cs="Georgia"/>
          <w:color w:val="FF0000"/>
          <w:w w:val="102"/>
          <w:sz w:val="19"/>
          <w:szCs w:val="19"/>
        </w:rPr>
        <w:t xml:space="preserve">rterial </w:t>
      </w:r>
      <w:r>
        <w:rPr>
          <w:rFonts w:ascii="Georgia" w:eastAsia="Georgia" w:hAnsi="Georgia" w:cs="Georgia"/>
          <w:color w:val="FF0000"/>
          <w:sz w:val="19"/>
          <w:szCs w:val="19"/>
        </w:rPr>
        <w:t>input</w:t>
      </w:r>
      <w:r>
        <w:rPr>
          <w:rFonts w:ascii="Georgia" w:eastAsia="Georgia" w:hAnsi="Georgia" w:cs="Georgia"/>
          <w:color w:val="FF0000"/>
          <w:spacing w:val="10"/>
          <w:sz w:val="19"/>
          <w:szCs w:val="19"/>
        </w:rPr>
        <w:t xml:space="preserve"> </w:t>
      </w:r>
      <w:r>
        <w:rPr>
          <w:rFonts w:ascii="Georgia" w:eastAsia="Georgia" w:hAnsi="Georgia" w:cs="Georgia"/>
          <w:color w:val="FF0000"/>
          <w:sz w:val="19"/>
          <w:szCs w:val="19"/>
        </w:rPr>
        <w:t>region</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and</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volume</w:t>
      </w:r>
      <w:r>
        <w:rPr>
          <w:rFonts w:ascii="Georgia" w:eastAsia="Georgia" w:hAnsi="Georgia" w:cs="Georgia"/>
          <w:color w:val="FF0000"/>
          <w:spacing w:val="1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4"/>
          <w:sz w:val="19"/>
          <w:szCs w:val="19"/>
        </w:rPr>
        <w:t xml:space="preserve"> </w:t>
      </w:r>
      <w:r>
        <w:rPr>
          <w:rFonts w:ascii="Georgia" w:eastAsia="Georgia" w:hAnsi="Georgia" w:cs="Georgia"/>
          <w:color w:val="FF0000"/>
          <w:w w:val="102"/>
          <w:sz w:val="19"/>
          <w:szCs w:val="19"/>
        </w:rPr>
        <w:t>interest.</w:t>
      </w:r>
    </w:p>
    <w:p w14:paraId="48527784" w14:textId="7DAFA989" w:rsidR="00E61F9D" w:rsidRDefault="005C64D6" w:rsidP="00A8051D">
      <w:pPr>
        <w:spacing w:before="59" w:after="0" w:line="240" w:lineRule="auto"/>
        <w:ind w:left="120" w:right="-10"/>
        <w:jc w:val="both"/>
        <w:rPr>
          <w:rFonts w:ascii="Georgia" w:eastAsia="Georgia" w:hAnsi="Georgia" w:cs="Georgia"/>
          <w:sz w:val="19"/>
          <w:szCs w:val="19"/>
        </w:rPr>
        <w:pPrChange w:id="317" w:author="James Gee" w:date="2016-07-20T18:17:00Z">
          <w:pPr>
            <w:spacing w:before="59" w:after="0" w:line="240" w:lineRule="auto"/>
            <w:ind w:left="120" w:right="9561"/>
            <w:jc w:val="both"/>
          </w:pPr>
        </w:pPrChange>
      </w:pPr>
      <w:r>
        <w:rPr>
          <w:rFonts w:ascii="Georgia" w:eastAsia="Georgia" w:hAnsi="Georgia" w:cs="Georgia"/>
          <w:b/>
          <w:bCs/>
          <w:color w:val="FF0000"/>
          <w:sz w:val="19"/>
          <w:szCs w:val="19"/>
        </w:rPr>
        <w:t>PET</w:t>
      </w:r>
      <w:r>
        <w:rPr>
          <w:rFonts w:ascii="Georgia" w:eastAsia="Georgia" w:hAnsi="Georgia" w:cs="Georgia"/>
          <w:b/>
          <w:bCs/>
          <w:color w:val="FF0000"/>
          <w:spacing w:val="9"/>
          <w:sz w:val="19"/>
          <w:szCs w:val="19"/>
        </w:rPr>
        <w:t xml:space="preserve"> </w:t>
      </w:r>
      <w:r>
        <w:rPr>
          <w:rFonts w:ascii="Georgia" w:eastAsia="Georgia" w:hAnsi="Georgia" w:cs="Georgia"/>
          <w:b/>
          <w:bCs/>
          <w:color w:val="FF0000"/>
          <w:w w:val="102"/>
          <w:sz w:val="19"/>
          <w:szCs w:val="19"/>
        </w:rPr>
        <w:t>imaging.</w:t>
      </w:r>
      <w:ins w:id="318" w:author="James Gee" w:date="2016-07-20T18:17:00Z">
        <w:r w:rsidR="00A8051D">
          <w:rPr>
            <w:rFonts w:ascii="Georgia" w:eastAsia="Georgia" w:hAnsi="Georgia" w:cs="Georgia"/>
            <w:b/>
            <w:bCs/>
            <w:color w:val="FF0000"/>
            <w:w w:val="102"/>
            <w:sz w:val="19"/>
            <w:szCs w:val="19"/>
          </w:rPr>
          <w:t xml:space="preserve"> [FIX: </w:t>
        </w:r>
      </w:ins>
      <w:ins w:id="319" w:author="James Gee" w:date="2016-07-20T18:18:00Z">
        <w:r w:rsidR="00A8051D">
          <w:rPr>
            <w:rFonts w:ascii="Georgia" w:eastAsia="Georgia" w:hAnsi="Georgia" w:cs="Georgia"/>
            <w:b/>
            <w:bCs/>
            <w:color w:val="FF0000"/>
            <w:w w:val="102"/>
            <w:sz w:val="19"/>
            <w:szCs w:val="19"/>
          </w:rPr>
          <w:t>I suggest we focus on</w:t>
        </w:r>
      </w:ins>
      <w:ins w:id="320" w:author="James Gee" w:date="2016-07-20T18:17:00Z">
        <w:r w:rsidR="00A8051D">
          <w:rPr>
            <w:rFonts w:ascii="Georgia" w:eastAsia="Georgia" w:hAnsi="Georgia" w:cs="Georgia"/>
            <w:b/>
            <w:bCs/>
            <w:color w:val="FF0000"/>
            <w:w w:val="102"/>
            <w:sz w:val="19"/>
            <w:szCs w:val="19"/>
          </w:rPr>
          <w:t xml:space="preserve"> intermodal PET/CT and PET/MR co-registration</w:t>
        </w:r>
      </w:ins>
      <w:ins w:id="321" w:author="James Gee" w:date="2016-07-20T18:19:00Z">
        <w:r w:rsidR="00A8051D">
          <w:rPr>
            <w:rFonts w:ascii="Georgia" w:eastAsia="Georgia" w:hAnsi="Georgia" w:cs="Georgia"/>
            <w:b/>
            <w:bCs/>
            <w:color w:val="FF0000"/>
            <w:w w:val="102"/>
            <w:sz w:val="19"/>
            <w:szCs w:val="19"/>
          </w:rPr>
          <w:t xml:space="preserve"> functionality</w:t>
        </w:r>
      </w:ins>
      <w:ins w:id="322" w:author="James Gee" w:date="2016-07-20T18:17:00Z">
        <w:r w:rsidR="00A8051D">
          <w:rPr>
            <w:rFonts w:ascii="Georgia" w:eastAsia="Georgia" w:hAnsi="Georgia" w:cs="Georgia"/>
            <w:b/>
            <w:bCs/>
            <w:color w:val="FF0000"/>
            <w:w w:val="102"/>
            <w:sz w:val="19"/>
            <w:szCs w:val="19"/>
          </w:rPr>
          <w:t>.</w:t>
        </w:r>
      </w:ins>
      <w:ins w:id="323" w:author="James Gee" w:date="2016-07-20T18:19:00Z">
        <w:r w:rsidR="00A8051D">
          <w:rPr>
            <w:rFonts w:ascii="Georgia" w:eastAsia="Georgia" w:hAnsi="Georgia" w:cs="Georgia"/>
            <w:b/>
            <w:bCs/>
            <w:color w:val="FF0000"/>
            <w:w w:val="102"/>
            <w:sz w:val="19"/>
            <w:szCs w:val="19"/>
          </w:rPr>
          <w:t xml:space="preserve">  Should this be separate subsection?</w:t>
        </w:r>
        <w:r w:rsidR="00681143">
          <w:rPr>
            <w:rFonts w:ascii="Georgia" w:eastAsia="Georgia" w:hAnsi="Georgia" w:cs="Georgia"/>
            <w:b/>
            <w:bCs/>
            <w:color w:val="FF0000"/>
            <w:w w:val="102"/>
            <w:sz w:val="19"/>
            <w:szCs w:val="19"/>
          </w:rPr>
          <w:t xml:space="preserve">  Can you </w:t>
        </w:r>
      </w:ins>
      <w:ins w:id="324" w:author="James Gee" w:date="2016-07-20T18:21:00Z">
        <w:r w:rsidR="00681143">
          <w:rPr>
            <w:rFonts w:ascii="Georgia" w:eastAsia="Georgia" w:hAnsi="Georgia" w:cs="Georgia"/>
            <w:b/>
            <w:bCs/>
            <w:color w:val="FF0000"/>
            <w:w w:val="102"/>
            <w:sz w:val="19"/>
            <w:szCs w:val="19"/>
          </w:rPr>
          <w:t xml:space="preserve">rework “Multi-modality lung template construction” subsection, possibly renaming it </w:t>
        </w:r>
      </w:ins>
      <w:ins w:id="325" w:author="James Gee" w:date="2016-07-20T18:22:00Z">
        <w:r w:rsidR="00681143">
          <w:rPr>
            <w:rFonts w:ascii="Georgia" w:eastAsia="Georgia" w:hAnsi="Georgia" w:cs="Georgia"/>
            <w:b/>
            <w:bCs/>
            <w:color w:val="FF0000"/>
            <w:w w:val="102"/>
            <w:sz w:val="19"/>
            <w:szCs w:val="19"/>
          </w:rPr>
          <w:t>“Multi-modality lung image registration,” and</w:t>
        </w:r>
      </w:ins>
      <w:ins w:id="326" w:author="James Gee" w:date="2016-07-20T18:19:00Z">
        <w:r w:rsidR="00681143">
          <w:rPr>
            <w:rFonts w:ascii="Georgia" w:eastAsia="Georgia" w:hAnsi="Georgia" w:cs="Georgia"/>
            <w:b/>
            <w:bCs/>
            <w:color w:val="FF0000"/>
            <w:w w:val="102"/>
            <w:sz w:val="19"/>
            <w:szCs w:val="19"/>
          </w:rPr>
          <w:t xml:space="preserve"> integrating</w:t>
        </w:r>
        <w:r w:rsidR="00A8051D">
          <w:rPr>
            <w:rFonts w:ascii="Georgia" w:eastAsia="Georgia" w:hAnsi="Georgia" w:cs="Georgia"/>
            <w:b/>
            <w:bCs/>
            <w:color w:val="FF0000"/>
            <w:w w:val="102"/>
            <w:sz w:val="19"/>
            <w:szCs w:val="19"/>
          </w:rPr>
          <w:t xml:space="preserve"> intermodal co-registration discussion into </w:t>
        </w:r>
      </w:ins>
      <w:ins w:id="327" w:author="James Gee" w:date="2016-07-20T18:26:00Z">
        <w:r w:rsidR="00681143">
          <w:rPr>
            <w:rFonts w:ascii="Georgia" w:eastAsia="Georgia" w:hAnsi="Georgia" w:cs="Georgia"/>
            <w:b/>
            <w:bCs/>
            <w:color w:val="FF0000"/>
            <w:w w:val="102"/>
            <w:sz w:val="19"/>
            <w:szCs w:val="19"/>
          </w:rPr>
          <w:t xml:space="preserve">existing </w:t>
        </w:r>
      </w:ins>
      <w:ins w:id="328" w:author="James Gee" w:date="2016-07-20T18:22:00Z">
        <w:r w:rsidR="00681143">
          <w:rPr>
            <w:rFonts w:ascii="Georgia" w:eastAsia="Georgia" w:hAnsi="Georgia" w:cs="Georgia"/>
            <w:b/>
            <w:bCs/>
            <w:color w:val="FF0000"/>
            <w:w w:val="102"/>
            <w:sz w:val="19"/>
            <w:szCs w:val="19"/>
          </w:rPr>
          <w:t>template</w:t>
        </w:r>
      </w:ins>
      <w:ins w:id="329" w:author="James Gee" w:date="2016-07-20T18:26:00Z">
        <w:r w:rsidR="00681143">
          <w:rPr>
            <w:rFonts w:ascii="Georgia" w:eastAsia="Georgia" w:hAnsi="Georgia" w:cs="Georgia"/>
            <w:b/>
            <w:bCs/>
            <w:color w:val="FF0000"/>
            <w:w w:val="102"/>
            <w:sz w:val="19"/>
            <w:szCs w:val="19"/>
          </w:rPr>
          <w:t>/registration</w:t>
        </w:r>
      </w:ins>
      <w:ins w:id="330" w:author="James Gee" w:date="2016-07-20T18:22:00Z">
        <w:r w:rsidR="00681143">
          <w:rPr>
            <w:rFonts w:ascii="Georgia" w:eastAsia="Georgia" w:hAnsi="Georgia" w:cs="Georgia"/>
            <w:b/>
            <w:bCs/>
            <w:color w:val="FF0000"/>
            <w:w w:val="102"/>
            <w:sz w:val="19"/>
            <w:szCs w:val="19"/>
          </w:rPr>
          <w:t xml:space="preserve"> text (and </w:t>
        </w:r>
      </w:ins>
      <w:ins w:id="331" w:author="James Gee" w:date="2016-07-20T18:23:00Z">
        <w:r w:rsidR="00681143">
          <w:rPr>
            <w:rFonts w:ascii="Georgia" w:eastAsia="Georgia" w:hAnsi="Georgia" w:cs="Georgia"/>
            <w:b/>
            <w:bCs/>
            <w:color w:val="FF0000"/>
            <w:w w:val="102"/>
            <w:sz w:val="19"/>
            <w:szCs w:val="19"/>
          </w:rPr>
          <w:t>explicitly</w:t>
        </w:r>
      </w:ins>
      <w:ins w:id="332" w:author="James Gee" w:date="2016-07-20T18:22:00Z">
        <w:r w:rsidR="00681143">
          <w:rPr>
            <w:rFonts w:ascii="Georgia" w:eastAsia="Georgia" w:hAnsi="Georgia" w:cs="Georgia"/>
            <w:b/>
            <w:bCs/>
            <w:color w:val="FF0000"/>
            <w:w w:val="102"/>
            <w:sz w:val="19"/>
            <w:szCs w:val="19"/>
          </w:rPr>
          <w:t xml:space="preserve"> </w:t>
        </w:r>
      </w:ins>
      <w:ins w:id="333" w:author="James Gee" w:date="2016-07-20T18:23:00Z">
        <w:r w:rsidR="00681143">
          <w:rPr>
            <w:rFonts w:ascii="Georgia" w:eastAsia="Georgia" w:hAnsi="Georgia" w:cs="Georgia"/>
            <w:b/>
            <w:bCs/>
            <w:color w:val="FF0000"/>
            <w:w w:val="102"/>
            <w:sz w:val="19"/>
            <w:szCs w:val="19"/>
          </w:rPr>
          <w:t xml:space="preserve">highlighting </w:t>
        </w:r>
      </w:ins>
      <w:ins w:id="334" w:author="James Gee" w:date="2016-07-20T18:24:00Z">
        <w:r w:rsidR="00681143">
          <w:rPr>
            <w:rFonts w:ascii="Georgia" w:eastAsia="Georgia" w:hAnsi="Georgia" w:cs="Georgia"/>
            <w:b/>
            <w:bCs/>
            <w:color w:val="FF0000"/>
            <w:w w:val="102"/>
            <w:sz w:val="19"/>
            <w:szCs w:val="19"/>
          </w:rPr>
          <w:t xml:space="preserve">features/advantages of </w:t>
        </w:r>
      </w:ins>
      <w:ins w:id="335" w:author="James Gee" w:date="2016-07-20T18:23:00Z">
        <w:r w:rsidR="00681143">
          <w:rPr>
            <w:rFonts w:ascii="Georgia" w:eastAsia="Georgia" w:hAnsi="Georgia" w:cs="Georgia"/>
            <w:b/>
            <w:bCs/>
            <w:color w:val="FF0000"/>
            <w:w w:val="102"/>
            <w:sz w:val="19"/>
            <w:szCs w:val="19"/>
          </w:rPr>
          <w:t>multi-modal</w:t>
        </w:r>
      </w:ins>
      <w:ins w:id="336" w:author="James Gee" w:date="2016-07-20T18:24:00Z">
        <w:r w:rsidR="00681143">
          <w:rPr>
            <w:rFonts w:ascii="Georgia" w:eastAsia="Georgia" w:hAnsi="Georgia" w:cs="Georgia"/>
            <w:b/>
            <w:bCs/>
            <w:color w:val="FF0000"/>
            <w:w w:val="102"/>
            <w:sz w:val="19"/>
            <w:szCs w:val="19"/>
          </w:rPr>
          <w:t xml:space="preserve"> algorithm</w:t>
        </w:r>
      </w:ins>
      <w:ins w:id="337" w:author="James Gee" w:date="2016-07-20T18:25:00Z">
        <w:r w:rsidR="00681143">
          <w:rPr>
            <w:rFonts w:ascii="Georgia" w:eastAsia="Georgia" w:hAnsi="Georgia" w:cs="Georgia"/>
            <w:b/>
            <w:bCs/>
            <w:color w:val="FF0000"/>
            <w:w w:val="102"/>
            <w:sz w:val="19"/>
            <w:szCs w:val="19"/>
          </w:rPr>
          <w:t xml:space="preserve"> vs. separately building </w:t>
        </w:r>
        <w:proofErr w:type="spellStart"/>
        <w:r w:rsidR="00681143">
          <w:rPr>
            <w:rFonts w:ascii="Georgia" w:eastAsia="Georgia" w:hAnsi="Georgia" w:cs="Georgia"/>
            <w:b/>
            <w:bCs/>
            <w:color w:val="FF0000"/>
            <w:w w:val="102"/>
            <w:sz w:val="19"/>
            <w:szCs w:val="19"/>
          </w:rPr>
          <w:t>uni</w:t>
        </w:r>
        <w:proofErr w:type="spellEnd"/>
        <w:r w:rsidR="00681143">
          <w:rPr>
            <w:rFonts w:ascii="Georgia" w:eastAsia="Georgia" w:hAnsi="Georgia" w:cs="Georgia"/>
            <w:b/>
            <w:bCs/>
            <w:color w:val="FF0000"/>
            <w:w w:val="102"/>
            <w:sz w:val="19"/>
            <w:szCs w:val="19"/>
          </w:rPr>
          <w:t>-modal templates</w:t>
        </w:r>
      </w:ins>
      <w:ins w:id="338" w:author="James Gee" w:date="2016-07-20T18:22:00Z">
        <w:r w:rsidR="00681143">
          <w:rPr>
            <w:rFonts w:ascii="Georgia" w:eastAsia="Georgia" w:hAnsi="Georgia" w:cs="Georgia"/>
            <w:b/>
            <w:bCs/>
            <w:color w:val="FF0000"/>
            <w:w w:val="102"/>
            <w:sz w:val="19"/>
            <w:szCs w:val="19"/>
          </w:rPr>
          <w:t>)?</w:t>
        </w:r>
      </w:ins>
      <w:ins w:id="339" w:author="James Gee" w:date="2016-07-20T18:17:00Z">
        <w:r w:rsidR="00A8051D">
          <w:rPr>
            <w:rFonts w:ascii="Georgia" w:eastAsia="Georgia" w:hAnsi="Georgia" w:cs="Georgia"/>
            <w:b/>
            <w:bCs/>
            <w:color w:val="FF0000"/>
            <w:w w:val="102"/>
            <w:sz w:val="19"/>
            <w:szCs w:val="19"/>
          </w:rPr>
          <w:t>]</w:t>
        </w:r>
      </w:ins>
    </w:p>
    <w:p w14:paraId="1EBFDF1E" w14:textId="77777777" w:rsidR="00E61F9D" w:rsidRDefault="005C64D6">
      <w:pPr>
        <w:spacing w:before="93" w:after="0" w:line="277" w:lineRule="auto"/>
        <w:ind w:left="113" w:right="52" w:firstLine="7"/>
        <w:jc w:val="both"/>
        <w:rPr>
          <w:rFonts w:ascii="Georgia" w:eastAsia="Georgia" w:hAnsi="Georgia" w:cs="Georgia"/>
          <w:sz w:val="19"/>
          <w:szCs w:val="19"/>
        </w:rPr>
      </w:pPr>
      <w:proofErr w:type="gramStart"/>
      <w:r>
        <w:rPr>
          <w:rFonts w:ascii="Georgia" w:eastAsia="Georgia" w:hAnsi="Georgia" w:cs="Georgia"/>
          <w:b/>
          <w:bCs/>
          <w:color w:val="FF0000"/>
          <w:sz w:val="19"/>
          <w:szCs w:val="19"/>
        </w:rPr>
        <w:t>Graphics</w:t>
      </w:r>
      <w:r>
        <w:rPr>
          <w:rFonts w:ascii="Georgia" w:eastAsia="Georgia" w:hAnsi="Georgia" w:cs="Georgia"/>
          <w:b/>
          <w:bCs/>
          <w:color w:val="FF0000"/>
          <w:spacing w:val="22"/>
          <w:sz w:val="19"/>
          <w:szCs w:val="19"/>
        </w:rPr>
        <w:t xml:space="preserve"> </w:t>
      </w:r>
      <w:r>
        <w:rPr>
          <w:rFonts w:ascii="Georgia" w:eastAsia="Georgia" w:hAnsi="Georgia" w:cs="Georgia"/>
          <w:b/>
          <w:bCs/>
          <w:color w:val="FF0000"/>
          <w:sz w:val="19"/>
          <w:szCs w:val="19"/>
        </w:rPr>
        <w:t>processing</w:t>
      </w:r>
      <w:r>
        <w:rPr>
          <w:rFonts w:ascii="Georgia" w:eastAsia="Georgia" w:hAnsi="Georgia" w:cs="Georgia"/>
          <w:b/>
          <w:bCs/>
          <w:color w:val="FF0000"/>
          <w:spacing w:val="25"/>
          <w:sz w:val="19"/>
          <w:szCs w:val="19"/>
        </w:rPr>
        <w:t xml:space="preserve"> </w:t>
      </w:r>
      <w:r>
        <w:rPr>
          <w:rFonts w:ascii="Georgia" w:eastAsia="Georgia" w:hAnsi="Georgia" w:cs="Georgia"/>
          <w:b/>
          <w:bCs/>
          <w:color w:val="FF0000"/>
          <w:sz w:val="19"/>
          <w:szCs w:val="19"/>
        </w:rPr>
        <w:t>unit</w:t>
      </w:r>
      <w:r>
        <w:rPr>
          <w:rFonts w:ascii="Georgia" w:eastAsia="Georgia" w:hAnsi="Georgia" w:cs="Georgia"/>
          <w:b/>
          <w:bCs/>
          <w:color w:val="FF0000"/>
          <w:spacing w:val="12"/>
          <w:sz w:val="19"/>
          <w:szCs w:val="19"/>
        </w:rPr>
        <w:t xml:space="preserve"> </w:t>
      </w:r>
      <w:r>
        <w:rPr>
          <w:rFonts w:ascii="Georgia" w:eastAsia="Georgia" w:hAnsi="Georgia" w:cs="Georgia"/>
          <w:b/>
          <w:bCs/>
          <w:color w:val="FF0000"/>
          <w:sz w:val="19"/>
          <w:szCs w:val="19"/>
        </w:rPr>
        <w:t>acceleration.</w:t>
      </w:r>
      <w:proofErr w:type="gramEnd"/>
      <w:r>
        <w:rPr>
          <w:rFonts w:ascii="Georgia" w:eastAsia="Georgia" w:hAnsi="Georgia" w:cs="Georgia"/>
          <w:b/>
          <w:bCs/>
          <w:color w:val="FF0000"/>
          <w:spacing w:val="46"/>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preliminary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work,</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have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successfully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OpenGL</w:t>
      </w:r>
      <w:r>
        <w:rPr>
          <w:rFonts w:ascii="Georgia" w:eastAsia="Georgia" w:hAnsi="Georgia" w:cs="Georgia"/>
          <w:color w:val="000000"/>
          <w:spacing w:val="18"/>
          <w:sz w:val="19"/>
          <w:szCs w:val="19"/>
        </w:rPr>
        <w:t xml:space="preserve"> </w:t>
      </w:r>
      <w:proofErr w:type="spellStart"/>
      <w:r>
        <w:rPr>
          <w:rFonts w:ascii="Georgia" w:eastAsia="Georgia" w:hAnsi="Georgia" w:cs="Georgia"/>
          <w:color w:val="000000"/>
          <w:sz w:val="19"/>
          <w:szCs w:val="19"/>
        </w:rPr>
        <w:t>shader</w:t>
      </w:r>
      <w:proofErr w:type="spellEnd"/>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language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7"/>
          <w:sz w:val="19"/>
          <w:szCs w:val="19"/>
        </w:rPr>
        <w:t xml:space="preserve"> </w:t>
      </w:r>
      <w:r>
        <w:rPr>
          <w:rFonts w:ascii="Georgia" w:eastAsia="Georgia" w:hAnsi="Georgia" w:cs="Georgia"/>
          <w:color w:val="000000"/>
          <w:w w:val="102"/>
          <w:sz w:val="19"/>
          <w:szCs w:val="19"/>
        </w:rPr>
        <w:t xml:space="preserve">per- </w:t>
      </w:r>
      <w:r>
        <w:rPr>
          <w:rFonts w:ascii="Georgia" w:eastAsia="Georgia" w:hAnsi="Georgia" w:cs="Georgia"/>
          <w:color w:val="000000"/>
          <w:sz w:val="19"/>
          <w:szCs w:val="19"/>
        </w:rPr>
        <w:t>form</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processing</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operations,</w:t>
      </w:r>
      <w:r>
        <w:rPr>
          <w:rFonts w:ascii="Georgia" w:eastAsia="Georgia" w:hAnsi="Georgia" w:cs="Georgia"/>
          <w:color w:val="000000"/>
          <w:spacing w:val="37"/>
          <w:sz w:val="19"/>
          <w:szCs w:val="19"/>
        </w:rPr>
        <w:t xml:space="preserve"> </w:t>
      </w:r>
      <w:r>
        <w:rPr>
          <w:rFonts w:ascii="Georgia" w:eastAsia="Georgia" w:hAnsi="Georgia" w:cs="Georgia"/>
          <w:color w:val="000000"/>
          <w:sz w:val="19"/>
          <w:szCs w:val="19"/>
        </w:rPr>
        <w:t>such</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as</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similarity</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metrics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between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images</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or</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extraction</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features</w:t>
      </w:r>
      <w:r>
        <w:rPr>
          <w:rFonts w:ascii="Georgia" w:eastAsia="Georgia" w:hAnsi="Georgia" w:cs="Georgia"/>
          <w:color w:val="000000"/>
          <w:spacing w:val="28"/>
          <w:sz w:val="19"/>
          <w:szCs w:val="19"/>
        </w:rPr>
        <w:t xml:space="preserve"> </w:t>
      </w:r>
      <w:r>
        <w:rPr>
          <w:rFonts w:ascii="Georgia" w:eastAsia="Georgia" w:hAnsi="Georgia" w:cs="Georgia"/>
          <w:color w:val="000000"/>
          <w:w w:val="102"/>
          <w:sz w:val="19"/>
          <w:szCs w:val="19"/>
        </w:rPr>
        <w:t xml:space="preserve">from </w:t>
      </w:r>
      <w:r>
        <w:rPr>
          <w:rFonts w:ascii="Georgia" w:eastAsia="Georgia" w:hAnsi="Georgia" w:cs="Georgia"/>
          <w:color w:val="000000"/>
          <w:sz w:val="19"/>
          <w:szCs w:val="19"/>
        </w:rPr>
        <w:t>images,</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6"/>
          <w:sz w:val="19"/>
          <w:szCs w:val="19"/>
        </w:rPr>
        <w:t xml:space="preserve"> </w:t>
      </w:r>
      <w:proofErr w:type="gramStart"/>
      <w:r>
        <w:rPr>
          <w:rFonts w:ascii="Georgia" w:eastAsia="Georgia" w:hAnsi="Georgia" w:cs="Georgia"/>
          <w:color w:val="000000"/>
          <w:sz w:val="19"/>
          <w:szCs w:val="19"/>
        </w:rPr>
        <w:t>graphics</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processing</w:t>
      </w:r>
      <w:proofErr w:type="gramEnd"/>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unit</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at</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real-time</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 xml:space="preserve">speed. </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requirements</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ITK-Lung</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very</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modest</w:t>
      </w:r>
      <w:r>
        <w:rPr>
          <w:rFonts w:ascii="Georgia" w:eastAsia="Georgia" w:hAnsi="Georgia" w:cs="Georgia"/>
          <w:color w:val="000000"/>
          <w:spacing w:val="23"/>
          <w:sz w:val="19"/>
          <w:szCs w:val="19"/>
        </w:rPr>
        <w:t xml:space="preserve"> </w:t>
      </w:r>
      <w:r>
        <w:rPr>
          <w:rFonts w:ascii="Georgia" w:eastAsia="Georgia" w:hAnsi="Georgia" w:cs="Georgia"/>
          <w:color w:val="000000"/>
          <w:w w:val="102"/>
          <w:sz w:val="19"/>
          <w:szCs w:val="19"/>
        </w:rPr>
        <w:t xml:space="preserve">and </w:t>
      </w:r>
      <w:r>
        <w:rPr>
          <w:rFonts w:ascii="Georgia" w:eastAsia="Georgia" w:hAnsi="Georgia" w:cs="Georgia"/>
          <w:color w:val="000000"/>
          <w:sz w:val="19"/>
          <w:szCs w:val="19"/>
        </w:rPr>
        <w:t>would</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met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by</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virtually</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any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mid-range</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desktop</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computer</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sold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today</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(e.g.,</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mid-range</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 xml:space="preserve">iMac). </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plan</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integrate</w:t>
      </w:r>
      <w:r>
        <w:rPr>
          <w:rFonts w:ascii="Georgia" w:eastAsia="Georgia" w:hAnsi="Georgia" w:cs="Georgia"/>
          <w:color w:val="000000"/>
          <w:spacing w:val="33"/>
          <w:sz w:val="19"/>
          <w:szCs w:val="19"/>
        </w:rPr>
        <w:t xml:space="preserve"> </w:t>
      </w:r>
      <w:r>
        <w:rPr>
          <w:rFonts w:ascii="Georgia" w:eastAsia="Georgia" w:hAnsi="Georgia" w:cs="Georgia"/>
          <w:color w:val="000000"/>
          <w:w w:val="102"/>
          <w:sz w:val="19"/>
          <w:szCs w:val="19"/>
        </w:rPr>
        <w:t xml:space="preserve">both </w:t>
      </w:r>
      <w:r>
        <w:rPr>
          <w:rFonts w:ascii="Georgia" w:eastAsia="Georgia" w:hAnsi="Georgia" w:cs="Georgia"/>
          <w:color w:val="000000"/>
          <w:sz w:val="19"/>
          <w:szCs w:val="19"/>
        </w:rPr>
        <w:t>affine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deformable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acceleration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into</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three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components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5"/>
          <w:sz w:val="19"/>
          <w:szCs w:val="19"/>
        </w:rPr>
        <w:t xml:space="preserve"> </w:t>
      </w:r>
      <w:proofErr w:type="spellStart"/>
      <w:r>
        <w:rPr>
          <w:rFonts w:ascii="Georgia" w:eastAsia="Georgia" w:hAnsi="Georgia" w:cs="Georgia"/>
          <w:color w:val="000000"/>
          <w:sz w:val="19"/>
          <w:szCs w:val="19"/>
        </w:rPr>
        <w:t>diffeomorphic</w:t>
      </w:r>
      <w:proofErr w:type="spellEnd"/>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deformable</w:t>
      </w:r>
      <w:r>
        <w:rPr>
          <w:rFonts w:ascii="Georgia" w:eastAsia="Georgia" w:hAnsi="Georgia" w:cs="Georgia"/>
          <w:color w:val="000000"/>
          <w:spacing w:val="21"/>
          <w:sz w:val="19"/>
          <w:szCs w:val="19"/>
        </w:rPr>
        <w:t xml:space="preserve"> </w:t>
      </w:r>
      <w:proofErr w:type="spellStart"/>
      <w:r>
        <w:rPr>
          <w:rFonts w:ascii="Georgia" w:eastAsia="Georgia" w:hAnsi="Georgia" w:cs="Georgia"/>
          <w:color w:val="000000"/>
          <w:w w:val="102"/>
          <w:sz w:val="19"/>
          <w:szCs w:val="19"/>
        </w:rPr>
        <w:t>reg</w:t>
      </w:r>
      <w:proofErr w:type="spellEnd"/>
      <w:r>
        <w:rPr>
          <w:rFonts w:ascii="Georgia" w:eastAsia="Georgia" w:hAnsi="Georgia" w:cs="Georgia"/>
          <w:color w:val="000000"/>
          <w:w w:val="102"/>
          <w:sz w:val="19"/>
          <w:szCs w:val="19"/>
        </w:rPr>
        <w:t xml:space="preserve">- </w:t>
      </w:r>
      <w:proofErr w:type="spellStart"/>
      <w:r>
        <w:rPr>
          <w:rFonts w:ascii="Georgia" w:eastAsia="Georgia" w:hAnsi="Georgia" w:cs="Georgia"/>
          <w:color w:val="000000"/>
          <w:sz w:val="19"/>
          <w:szCs w:val="19"/>
        </w:rPr>
        <w:t>istration</w:t>
      </w:r>
      <w:proofErr w:type="spellEnd"/>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ANTs</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account</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over</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95%</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time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40"/>
          <w:sz w:val="19"/>
          <w:szCs w:val="19"/>
        </w:rPr>
        <w:t xml:space="preserve"> </w:t>
      </w:r>
      <w:r>
        <w:rPr>
          <w:rFonts w:ascii="Georgia" w:eastAsia="Georgia" w:hAnsi="Georgia" w:cs="Georgia"/>
          <w:color w:val="000000"/>
          <w:sz w:val="19"/>
          <w:szCs w:val="19"/>
        </w:rPr>
        <w:t>1)</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gradient</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similarity</w:t>
      </w:r>
      <w:r>
        <w:rPr>
          <w:rFonts w:ascii="Georgia" w:eastAsia="Georgia" w:hAnsi="Georgia" w:cs="Georgia"/>
          <w:color w:val="000000"/>
          <w:spacing w:val="26"/>
          <w:sz w:val="19"/>
          <w:szCs w:val="19"/>
        </w:rPr>
        <w:t xml:space="preserve"> </w:t>
      </w:r>
      <w:r>
        <w:rPr>
          <w:rFonts w:ascii="Georgia" w:eastAsia="Georgia" w:hAnsi="Georgia" w:cs="Georgia"/>
          <w:color w:val="000000"/>
          <w:w w:val="102"/>
          <w:sz w:val="19"/>
          <w:szCs w:val="19"/>
        </w:rPr>
        <w:t xml:space="preserve">metric </w:t>
      </w:r>
      <w:r>
        <w:rPr>
          <w:rFonts w:ascii="Georgia" w:eastAsia="Georgia" w:hAnsi="Georgia" w:cs="Georgia"/>
          <w:color w:val="000000"/>
          <w:sz w:val="19"/>
          <w:szCs w:val="19"/>
        </w:rPr>
        <w:t>(e.g.,</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mutual</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information,</w:t>
      </w:r>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cross-correlation)</w:t>
      </w:r>
      <w:proofErr w:type="gramStart"/>
      <w:r>
        <w:rPr>
          <w:rFonts w:ascii="Georgia" w:eastAsia="Georgia" w:hAnsi="Georgia" w:cs="Georgia"/>
          <w:color w:val="000000"/>
          <w:sz w:val="19"/>
          <w:szCs w:val="19"/>
        </w:rPr>
        <w:t xml:space="preserve">; </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2</w:t>
      </w:r>
      <w:proofErr w:type="gramEnd"/>
      <w:r>
        <w:rPr>
          <w:rFonts w:ascii="Georgia" w:eastAsia="Georgia" w:hAnsi="Georgia" w:cs="Georgia"/>
          <w:color w:val="000000"/>
          <w:sz w:val="19"/>
          <w:szCs w:val="19"/>
        </w:rPr>
        <w:t>)</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smoothing</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gradient</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Gaussian</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kernels;</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3)</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0"/>
          <w:sz w:val="19"/>
          <w:szCs w:val="19"/>
        </w:rPr>
        <w:t xml:space="preserve"> </w:t>
      </w:r>
      <w:r>
        <w:rPr>
          <w:rFonts w:ascii="Georgia" w:eastAsia="Georgia" w:hAnsi="Georgia" w:cs="Georgia"/>
          <w:color w:val="000000"/>
          <w:w w:val="102"/>
          <w:sz w:val="19"/>
          <w:szCs w:val="19"/>
        </w:rPr>
        <w:t xml:space="preserve">vector </w:t>
      </w:r>
      <w:r>
        <w:rPr>
          <w:rFonts w:ascii="Georgia" w:eastAsia="Georgia" w:hAnsi="Georgia" w:cs="Georgia"/>
          <w:color w:val="000000"/>
          <w:sz w:val="19"/>
          <w:szCs w:val="19"/>
        </w:rPr>
        <w:t>field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interpolation.</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All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three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components</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are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highly</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parallelizable,</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write</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OpenGL</w:t>
      </w:r>
      <w:r>
        <w:rPr>
          <w:rFonts w:ascii="Georgia" w:eastAsia="Georgia" w:hAnsi="Georgia" w:cs="Georgia"/>
          <w:color w:val="000000"/>
          <w:spacing w:val="11"/>
          <w:sz w:val="19"/>
          <w:szCs w:val="19"/>
        </w:rPr>
        <w:t xml:space="preserve"> </w:t>
      </w:r>
      <w:proofErr w:type="spellStart"/>
      <w:r>
        <w:rPr>
          <w:rFonts w:ascii="Georgia" w:eastAsia="Georgia" w:hAnsi="Georgia" w:cs="Georgia"/>
          <w:color w:val="000000"/>
          <w:sz w:val="19"/>
          <w:szCs w:val="19"/>
        </w:rPr>
        <w:t>shader</w:t>
      </w:r>
      <w:proofErr w:type="spellEnd"/>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code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performing</w:t>
      </w:r>
      <w:r>
        <w:rPr>
          <w:rFonts w:ascii="Georgia" w:eastAsia="Georgia" w:hAnsi="Georgia" w:cs="Georgia"/>
          <w:color w:val="000000"/>
          <w:spacing w:val="16"/>
          <w:sz w:val="19"/>
          <w:szCs w:val="19"/>
        </w:rPr>
        <w:t xml:space="preserve"> </w:t>
      </w:r>
      <w:r>
        <w:rPr>
          <w:rFonts w:ascii="Georgia" w:eastAsia="Georgia" w:hAnsi="Georgia" w:cs="Georgia"/>
          <w:color w:val="000000"/>
          <w:w w:val="102"/>
          <w:sz w:val="19"/>
          <w:szCs w:val="19"/>
        </w:rPr>
        <w:t xml:space="preserve">these </w:t>
      </w:r>
      <w:r>
        <w:rPr>
          <w:rFonts w:ascii="Georgia" w:eastAsia="Georgia" w:hAnsi="Georgia" w:cs="Georgia"/>
          <w:color w:val="000000"/>
          <w:sz w:val="19"/>
          <w:szCs w:val="19"/>
        </w:rPr>
        <w:t>operations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analogous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to the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code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currently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metric</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computation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GPU-based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affine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2"/>
          <w:sz w:val="19"/>
          <w:szCs w:val="19"/>
        </w:rPr>
        <w:t xml:space="preserve"> </w:t>
      </w:r>
      <w:r>
        <w:rPr>
          <w:rFonts w:ascii="Georgia" w:eastAsia="Georgia" w:hAnsi="Georgia" w:cs="Georgia"/>
          <w:color w:val="000000"/>
          <w:w w:val="102"/>
          <w:sz w:val="19"/>
          <w:szCs w:val="19"/>
        </w:rPr>
        <w:t>ANTs.</w:t>
      </w:r>
    </w:p>
    <w:p w14:paraId="41DF4569" w14:textId="5A5109C2" w:rsidR="00E61F9D" w:rsidDel="006B77FB" w:rsidRDefault="005C64D6">
      <w:pPr>
        <w:spacing w:before="59" w:after="0" w:line="277" w:lineRule="auto"/>
        <w:ind w:left="120" w:right="52"/>
        <w:jc w:val="both"/>
        <w:rPr>
          <w:del w:id="340" w:author="James Gee" w:date="2016-07-20T18:51:00Z"/>
          <w:rFonts w:ascii="Georgia" w:eastAsia="Georgia" w:hAnsi="Georgia" w:cs="Georgia"/>
          <w:sz w:val="19"/>
          <w:szCs w:val="19"/>
        </w:rPr>
      </w:pPr>
      <w:r>
        <w:rPr>
          <w:rFonts w:ascii="Georgia" w:eastAsia="Georgia" w:hAnsi="Georgia" w:cs="Georgia"/>
          <w:b/>
          <w:bCs/>
          <w:color w:val="FF0000"/>
          <w:sz w:val="19"/>
          <w:szCs w:val="19"/>
        </w:rPr>
        <w:t>Computational</w:t>
      </w:r>
      <w:r>
        <w:rPr>
          <w:rFonts w:ascii="Georgia" w:eastAsia="Georgia" w:hAnsi="Georgia" w:cs="Georgia"/>
          <w:b/>
          <w:bCs/>
          <w:color w:val="FF0000"/>
          <w:spacing w:val="39"/>
          <w:sz w:val="19"/>
          <w:szCs w:val="19"/>
        </w:rPr>
        <w:t xml:space="preserve"> </w:t>
      </w:r>
      <w:r>
        <w:rPr>
          <w:rFonts w:ascii="Georgia" w:eastAsia="Georgia" w:hAnsi="Georgia" w:cs="Georgia"/>
          <w:b/>
          <w:bCs/>
          <w:color w:val="FF0000"/>
          <w:sz w:val="19"/>
          <w:szCs w:val="19"/>
        </w:rPr>
        <w:t xml:space="preserve">power. </w:t>
      </w:r>
      <w:r>
        <w:rPr>
          <w:rFonts w:ascii="Georgia" w:eastAsia="Georgia" w:hAnsi="Georgia" w:cs="Georgia"/>
          <w:b/>
          <w:bCs/>
          <w:color w:val="FF0000"/>
          <w:spacing w:val="6"/>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proposed</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acceleration</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image</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registration,</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expect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even</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most</w:t>
      </w:r>
      <w:r>
        <w:rPr>
          <w:rFonts w:ascii="Georgia" w:eastAsia="Georgia" w:hAnsi="Georgia" w:cs="Georgia"/>
          <w:color w:val="000000"/>
          <w:spacing w:val="18"/>
          <w:sz w:val="19"/>
          <w:szCs w:val="19"/>
        </w:rPr>
        <w:t xml:space="preserve"> </w:t>
      </w:r>
      <w:r>
        <w:rPr>
          <w:rFonts w:ascii="Georgia" w:eastAsia="Georgia" w:hAnsi="Georgia" w:cs="Georgia"/>
          <w:color w:val="000000"/>
          <w:w w:val="102"/>
          <w:sz w:val="19"/>
          <w:szCs w:val="19"/>
        </w:rPr>
        <w:t xml:space="preserve">complex </w:t>
      </w:r>
      <w:r>
        <w:rPr>
          <w:rFonts w:ascii="Georgia" w:eastAsia="Georgia" w:hAnsi="Georgia" w:cs="Georgia"/>
          <w:color w:val="000000"/>
          <w:sz w:val="19"/>
          <w:szCs w:val="19"/>
        </w:rPr>
        <w:t>registration-</w:t>
      </w:r>
      <w:proofErr w:type="gramStart"/>
      <w:r>
        <w:rPr>
          <w:rFonts w:ascii="Georgia" w:eastAsia="Georgia" w:hAnsi="Georgia" w:cs="Georgia"/>
          <w:color w:val="000000"/>
          <w:sz w:val="19"/>
          <w:szCs w:val="19"/>
        </w:rPr>
        <w:t xml:space="preserve">dependent </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problems</w:t>
      </w:r>
      <w:proofErr w:type="gramEnd"/>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possible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solve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desktop</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computer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under</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10</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 xml:space="preserve">minutes. </w:t>
      </w:r>
      <w:r>
        <w:rPr>
          <w:rFonts w:ascii="Georgia" w:eastAsia="Georgia" w:hAnsi="Georgia" w:cs="Georgia"/>
          <w:color w:val="000000"/>
          <w:spacing w:val="9"/>
          <w:sz w:val="19"/>
          <w:szCs w:val="19"/>
        </w:rPr>
        <w:t xml:space="preserve"> </w:t>
      </w:r>
      <w:del w:id="341" w:author="James Gee" w:date="2016-07-20T18:51:00Z">
        <w:r w:rsidDel="006B77FB">
          <w:rPr>
            <w:rFonts w:ascii="Georgia" w:eastAsia="Georgia" w:hAnsi="Georgia" w:cs="Georgia"/>
            <w:color w:val="FF0000"/>
            <w:sz w:val="19"/>
            <w:szCs w:val="19"/>
          </w:rPr>
          <w:delText>Most</w:delText>
        </w:r>
        <w:r w:rsidDel="006B77FB">
          <w:rPr>
            <w:rFonts w:ascii="Georgia" w:eastAsia="Georgia" w:hAnsi="Georgia" w:cs="Georgia"/>
            <w:color w:val="FF0000"/>
            <w:spacing w:val="18"/>
            <w:sz w:val="19"/>
            <w:szCs w:val="19"/>
          </w:rPr>
          <w:delText xml:space="preserve"> </w:delText>
        </w:r>
        <w:r w:rsidDel="006B77FB">
          <w:rPr>
            <w:rFonts w:ascii="Georgia" w:eastAsia="Georgia" w:hAnsi="Georgia" w:cs="Georgia"/>
            <w:color w:val="FF0000"/>
            <w:sz w:val="19"/>
            <w:szCs w:val="19"/>
          </w:rPr>
          <w:delText>of</w:delText>
        </w:r>
        <w:r w:rsidDel="006B77FB">
          <w:rPr>
            <w:rFonts w:ascii="Georgia" w:eastAsia="Georgia" w:hAnsi="Georgia" w:cs="Georgia"/>
            <w:color w:val="FF0000"/>
            <w:spacing w:val="12"/>
            <w:sz w:val="19"/>
            <w:szCs w:val="19"/>
          </w:rPr>
          <w:delText xml:space="preserve"> </w:delText>
        </w:r>
        <w:r w:rsidDel="006B77FB">
          <w:rPr>
            <w:rFonts w:ascii="Georgia" w:eastAsia="Georgia" w:hAnsi="Georgia" w:cs="Georgia"/>
            <w:color w:val="FF0000"/>
            <w:sz w:val="19"/>
            <w:szCs w:val="19"/>
          </w:rPr>
          <w:delText>the</w:delText>
        </w:r>
        <w:r w:rsidDel="006B77FB">
          <w:rPr>
            <w:rFonts w:ascii="Georgia" w:eastAsia="Georgia" w:hAnsi="Georgia" w:cs="Georgia"/>
            <w:color w:val="FF0000"/>
            <w:spacing w:val="14"/>
            <w:sz w:val="19"/>
            <w:szCs w:val="19"/>
          </w:rPr>
          <w:delText xml:space="preserve"> </w:delText>
        </w:r>
        <w:r w:rsidDel="006B77FB">
          <w:rPr>
            <w:rFonts w:ascii="Georgia" w:eastAsia="Georgia" w:hAnsi="Georgia" w:cs="Georgia"/>
            <w:color w:val="FF0000"/>
            <w:w w:val="102"/>
            <w:sz w:val="19"/>
            <w:szCs w:val="19"/>
          </w:rPr>
          <w:delText xml:space="preserve">computa- </w:delText>
        </w:r>
        <w:r w:rsidDel="006B77FB">
          <w:rPr>
            <w:rFonts w:ascii="Georgia" w:eastAsia="Georgia" w:hAnsi="Georgia" w:cs="Georgia"/>
            <w:color w:val="FF0000"/>
            <w:sz w:val="19"/>
            <w:szCs w:val="19"/>
          </w:rPr>
          <w:delText>tional</w:delText>
        </w:r>
        <w:r w:rsidDel="006B77FB">
          <w:rPr>
            <w:rFonts w:ascii="Georgia" w:eastAsia="Georgia" w:hAnsi="Georgia" w:cs="Georgia"/>
            <w:color w:val="FF0000"/>
            <w:spacing w:val="13"/>
            <w:sz w:val="19"/>
            <w:szCs w:val="19"/>
          </w:rPr>
          <w:delText xml:space="preserve"> </w:delText>
        </w:r>
        <w:r w:rsidDel="006B77FB">
          <w:rPr>
            <w:rFonts w:ascii="Georgia" w:eastAsia="Georgia" w:hAnsi="Georgia" w:cs="Georgia"/>
            <w:color w:val="FF0000"/>
            <w:sz w:val="19"/>
            <w:szCs w:val="19"/>
          </w:rPr>
          <w:delText>time</w:delText>
        </w:r>
        <w:r w:rsidDel="006B77FB">
          <w:rPr>
            <w:rFonts w:ascii="Georgia" w:eastAsia="Georgia" w:hAnsi="Georgia" w:cs="Georgia"/>
            <w:color w:val="FF0000"/>
            <w:spacing w:val="11"/>
            <w:sz w:val="19"/>
            <w:szCs w:val="19"/>
          </w:rPr>
          <w:delText xml:space="preserve"> </w:delText>
        </w:r>
        <w:r w:rsidDel="006B77FB">
          <w:rPr>
            <w:rFonts w:ascii="Georgia" w:eastAsia="Georgia" w:hAnsi="Georgia" w:cs="Georgia"/>
            <w:color w:val="FF0000"/>
            <w:sz w:val="19"/>
            <w:szCs w:val="19"/>
          </w:rPr>
          <w:delText>in</w:delText>
        </w:r>
        <w:r w:rsidDel="006B77FB">
          <w:rPr>
            <w:rFonts w:ascii="Georgia" w:eastAsia="Georgia" w:hAnsi="Georgia" w:cs="Georgia"/>
            <w:color w:val="FF0000"/>
            <w:spacing w:val="8"/>
            <w:sz w:val="19"/>
            <w:szCs w:val="19"/>
          </w:rPr>
          <w:delText xml:space="preserve"> </w:delText>
        </w:r>
        <w:r w:rsidDel="006B77FB">
          <w:rPr>
            <w:rFonts w:ascii="Georgia" w:eastAsia="Georgia" w:hAnsi="Georgia" w:cs="Georgia"/>
            <w:color w:val="FF0000"/>
            <w:sz w:val="19"/>
            <w:szCs w:val="19"/>
          </w:rPr>
          <w:delText>histology</w:delText>
        </w:r>
        <w:r w:rsidDel="006B77FB">
          <w:rPr>
            <w:rFonts w:ascii="Georgia" w:eastAsia="Georgia" w:hAnsi="Georgia" w:cs="Georgia"/>
            <w:color w:val="FF0000"/>
            <w:spacing w:val="18"/>
            <w:sz w:val="19"/>
            <w:szCs w:val="19"/>
          </w:rPr>
          <w:delText xml:space="preserve"> </w:delText>
        </w:r>
        <w:r w:rsidDel="006B77FB">
          <w:rPr>
            <w:rFonts w:ascii="Georgia" w:eastAsia="Georgia" w:hAnsi="Georgia" w:cs="Georgia"/>
            <w:color w:val="FF0000"/>
            <w:sz w:val="19"/>
            <w:szCs w:val="19"/>
          </w:rPr>
          <w:delText>reconstruction</w:delText>
        </w:r>
        <w:r w:rsidDel="006B77FB">
          <w:rPr>
            <w:rFonts w:ascii="Georgia" w:eastAsia="Georgia" w:hAnsi="Georgia" w:cs="Georgia"/>
            <w:color w:val="FF0000"/>
            <w:spacing w:val="28"/>
            <w:sz w:val="19"/>
            <w:szCs w:val="19"/>
          </w:rPr>
          <w:delText xml:space="preserve"> </w:delText>
        </w:r>
        <w:r w:rsidDel="006B77FB">
          <w:rPr>
            <w:rFonts w:ascii="Georgia" w:eastAsia="Georgia" w:hAnsi="Georgia" w:cs="Georgia"/>
            <w:color w:val="FF0000"/>
            <w:sz w:val="19"/>
            <w:szCs w:val="19"/>
          </w:rPr>
          <w:delText>is</w:delText>
        </w:r>
        <w:r w:rsidDel="006B77FB">
          <w:rPr>
            <w:rFonts w:ascii="Georgia" w:eastAsia="Georgia" w:hAnsi="Georgia" w:cs="Georgia"/>
            <w:color w:val="FF0000"/>
            <w:spacing w:val="6"/>
            <w:sz w:val="19"/>
            <w:szCs w:val="19"/>
          </w:rPr>
          <w:delText xml:space="preserve"> </w:delText>
        </w:r>
        <w:r w:rsidDel="006B77FB">
          <w:rPr>
            <w:rFonts w:ascii="Georgia" w:eastAsia="Georgia" w:hAnsi="Georgia" w:cs="Georgia"/>
            <w:color w:val="FF0000"/>
            <w:sz w:val="19"/>
            <w:szCs w:val="19"/>
          </w:rPr>
          <w:delText>spent</w:delText>
        </w:r>
        <w:r w:rsidDel="006B77FB">
          <w:rPr>
            <w:rFonts w:ascii="Georgia" w:eastAsia="Georgia" w:hAnsi="Georgia" w:cs="Georgia"/>
            <w:color w:val="FF0000"/>
            <w:spacing w:val="12"/>
            <w:sz w:val="19"/>
            <w:szCs w:val="19"/>
          </w:rPr>
          <w:delText xml:space="preserve"> </w:delText>
        </w:r>
        <w:r w:rsidDel="006B77FB">
          <w:rPr>
            <w:rFonts w:ascii="Georgia" w:eastAsia="Georgia" w:hAnsi="Georgia" w:cs="Georgia"/>
            <w:color w:val="FF0000"/>
            <w:sz w:val="19"/>
            <w:szCs w:val="19"/>
          </w:rPr>
          <w:delText>during</w:delText>
        </w:r>
        <w:r w:rsidDel="006B77FB">
          <w:rPr>
            <w:rFonts w:ascii="Georgia" w:eastAsia="Georgia" w:hAnsi="Georgia" w:cs="Georgia"/>
            <w:color w:val="FF0000"/>
            <w:spacing w:val="14"/>
            <w:sz w:val="19"/>
            <w:szCs w:val="19"/>
          </w:rPr>
          <w:delText xml:space="preserve"> </w:delText>
        </w:r>
        <w:r w:rsidDel="006B77FB">
          <w:rPr>
            <w:rFonts w:ascii="Georgia" w:eastAsia="Georgia" w:hAnsi="Georgia" w:cs="Georgia"/>
            <w:color w:val="FF0000"/>
            <w:sz w:val="19"/>
            <w:szCs w:val="19"/>
          </w:rPr>
          <w:delText>deformable</w:delText>
        </w:r>
        <w:r w:rsidDel="006B77FB">
          <w:rPr>
            <w:rFonts w:ascii="Georgia" w:eastAsia="Georgia" w:hAnsi="Georgia" w:cs="Georgia"/>
            <w:color w:val="FF0000"/>
            <w:spacing w:val="22"/>
            <w:sz w:val="19"/>
            <w:szCs w:val="19"/>
          </w:rPr>
          <w:delText xml:space="preserve"> </w:delText>
        </w:r>
        <w:r w:rsidDel="006B77FB">
          <w:rPr>
            <w:rFonts w:ascii="Georgia" w:eastAsia="Georgia" w:hAnsi="Georgia" w:cs="Georgia"/>
            <w:color w:val="FF0000"/>
            <w:sz w:val="19"/>
            <w:szCs w:val="19"/>
          </w:rPr>
          <w:delText>registration</w:delText>
        </w:r>
        <w:r w:rsidDel="006B77FB">
          <w:rPr>
            <w:rFonts w:ascii="Georgia" w:eastAsia="Georgia" w:hAnsi="Georgia" w:cs="Georgia"/>
            <w:color w:val="FF0000"/>
            <w:spacing w:val="23"/>
            <w:sz w:val="19"/>
            <w:szCs w:val="19"/>
          </w:rPr>
          <w:delText xml:space="preserve"> </w:delText>
        </w:r>
        <w:r w:rsidDel="006B77FB">
          <w:rPr>
            <w:rFonts w:ascii="Georgia" w:eastAsia="Georgia" w:hAnsi="Georgia" w:cs="Georgia"/>
            <w:color w:val="FF0000"/>
            <w:sz w:val="19"/>
            <w:szCs w:val="19"/>
          </w:rPr>
          <w:delText>between</w:delText>
        </w:r>
        <w:r w:rsidDel="006B77FB">
          <w:rPr>
            <w:rFonts w:ascii="Georgia" w:eastAsia="Georgia" w:hAnsi="Georgia" w:cs="Georgia"/>
            <w:color w:val="FF0000"/>
            <w:spacing w:val="17"/>
            <w:sz w:val="19"/>
            <w:szCs w:val="19"/>
          </w:rPr>
          <w:delText xml:space="preserve"> </w:delText>
        </w:r>
        <w:r w:rsidDel="006B77FB">
          <w:rPr>
            <w:rFonts w:ascii="Georgia" w:eastAsia="Georgia" w:hAnsi="Georgia" w:cs="Georgia"/>
            <w:color w:val="FF0000"/>
            <w:sz w:val="19"/>
            <w:szCs w:val="19"/>
          </w:rPr>
          <w:delText>pairs</w:delText>
        </w:r>
        <w:r w:rsidDel="006B77FB">
          <w:rPr>
            <w:rFonts w:ascii="Georgia" w:eastAsia="Georgia" w:hAnsi="Georgia" w:cs="Georgia"/>
            <w:color w:val="FF0000"/>
            <w:spacing w:val="11"/>
            <w:sz w:val="19"/>
            <w:szCs w:val="19"/>
          </w:rPr>
          <w:delText xml:space="preserve"> </w:delText>
        </w:r>
        <w:r w:rsidDel="006B77FB">
          <w:rPr>
            <w:rFonts w:ascii="Georgia" w:eastAsia="Georgia" w:hAnsi="Georgia" w:cs="Georgia"/>
            <w:color w:val="FF0000"/>
            <w:sz w:val="19"/>
            <w:szCs w:val="19"/>
          </w:rPr>
          <w:delText>of</w:delText>
        </w:r>
        <w:r w:rsidDel="006B77FB">
          <w:rPr>
            <w:rFonts w:ascii="Georgia" w:eastAsia="Georgia" w:hAnsi="Georgia" w:cs="Georgia"/>
            <w:color w:val="FF0000"/>
            <w:spacing w:val="6"/>
            <w:sz w:val="19"/>
            <w:szCs w:val="19"/>
          </w:rPr>
          <w:delText xml:space="preserve"> </w:delText>
        </w:r>
        <w:r w:rsidDel="006B77FB">
          <w:rPr>
            <w:rFonts w:ascii="Georgia" w:eastAsia="Georgia" w:hAnsi="Georgia" w:cs="Georgia"/>
            <w:color w:val="FF0000"/>
            <w:sz w:val="19"/>
            <w:szCs w:val="19"/>
          </w:rPr>
          <w:delText>lung</w:delText>
        </w:r>
        <w:r w:rsidDel="006B77FB">
          <w:rPr>
            <w:rFonts w:ascii="Georgia" w:eastAsia="Georgia" w:hAnsi="Georgia" w:cs="Georgia"/>
            <w:color w:val="FF0000"/>
            <w:spacing w:val="10"/>
            <w:sz w:val="19"/>
            <w:szCs w:val="19"/>
          </w:rPr>
          <w:delText xml:space="preserve"> </w:delText>
        </w:r>
        <w:r w:rsidDel="006B77FB">
          <w:rPr>
            <w:rFonts w:ascii="Georgia" w:eastAsia="Georgia" w:hAnsi="Georgia" w:cs="Georgia"/>
            <w:color w:val="FF0000"/>
            <w:sz w:val="19"/>
            <w:szCs w:val="19"/>
          </w:rPr>
          <w:delText>images</w:delText>
        </w:r>
        <w:r w:rsidDel="006B77FB">
          <w:rPr>
            <w:rFonts w:ascii="Georgia" w:eastAsia="Georgia" w:hAnsi="Georgia" w:cs="Georgia"/>
            <w:color w:val="FF0000"/>
            <w:spacing w:val="15"/>
            <w:sz w:val="19"/>
            <w:szCs w:val="19"/>
          </w:rPr>
          <w:delText xml:space="preserve"> </w:delText>
        </w:r>
        <w:r w:rsidDel="006B77FB">
          <w:rPr>
            <w:rFonts w:ascii="Georgia" w:eastAsia="Georgia" w:hAnsi="Georgia" w:cs="Georgia"/>
            <w:color w:val="FF0000"/>
            <w:sz w:val="19"/>
            <w:szCs w:val="19"/>
          </w:rPr>
          <w:delText>of</w:delText>
        </w:r>
        <w:r w:rsidDel="006B77FB">
          <w:rPr>
            <w:rFonts w:ascii="Georgia" w:eastAsia="Georgia" w:hAnsi="Georgia" w:cs="Georgia"/>
            <w:color w:val="FF0000"/>
            <w:spacing w:val="6"/>
            <w:sz w:val="19"/>
            <w:szCs w:val="19"/>
          </w:rPr>
          <w:delText xml:space="preserve"> </w:delText>
        </w:r>
        <w:r w:rsidDel="006B77FB">
          <w:rPr>
            <w:rFonts w:ascii="Georgia" w:eastAsia="Georgia" w:hAnsi="Georgia" w:cs="Georgia"/>
            <w:color w:val="FF0000"/>
            <w:w w:val="102"/>
            <w:sz w:val="19"/>
            <w:szCs w:val="19"/>
          </w:rPr>
          <w:delText>approximately</w:delText>
        </w:r>
      </w:del>
    </w:p>
    <w:p w14:paraId="2D7699DF" w14:textId="4939C6D5" w:rsidR="00E61F9D" w:rsidDel="006B77FB" w:rsidRDefault="005C64D6">
      <w:pPr>
        <w:spacing w:after="0" w:line="240" w:lineRule="exact"/>
        <w:ind w:left="120" w:right="77"/>
        <w:jc w:val="both"/>
        <w:rPr>
          <w:del w:id="342" w:author="James Gee" w:date="2016-07-20T18:51:00Z"/>
          <w:rFonts w:ascii="Georgia" w:eastAsia="Georgia" w:hAnsi="Georgia" w:cs="Georgia"/>
          <w:sz w:val="19"/>
          <w:szCs w:val="19"/>
        </w:rPr>
      </w:pPr>
      <w:del w:id="343" w:author="James Gee" w:date="2016-07-20T18:51:00Z">
        <w:r w:rsidDel="006B77FB">
          <w:rPr>
            <w:rFonts w:ascii="Times New Roman" w:eastAsia="Times New Roman" w:hAnsi="Times New Roman" w:cs="Times New Roman"/>
            <w:color w:val="FF0000"/>
            <w:w w:val="99"/>
            <w:position w:val="2"/>
          </w:rPr>
          <w:delText>512</w:delText>
        </w:r>
        <w:r w:rsidDel="006B77FB">
          <w:rPr>
            <w:rFonts w:ascii="Times New Roman" w:eastAsia="Times New Roman" w:hAnsi="Times New Roman" w:cs="Times New Roman"/>
            <w:color w:val="FF0000"/>
            <w:spacing w:val="-36"/>
            <w:position w:val="2"/>
          </w:rPr>
          <w:delText xml:space="preserve"> </w:delText>
        </w:r>
        <w:r w:rsidDel="006B77FB">
          <w:rPr>
            <w:rFonts w:ascii="Symbol" w:eastAsia="Symbol" w:hAnsi="Symbol" w:cs="Symbol"/>
            <w:color w:val="FF0000"/>
            <w:w w:val="140"/>
            <w:position w:val="2"/>
          </w:rPr>
          <w:delText></w:delText>
        </w:r>
        <w:r w:rsidDel="006B77FB">
          <w:rPr>
            <w:rFonts w:ascii="Symbol" w:eastAsia="Symbol" w:hAnsi="Symbol" w:cs="Symbol"/>
            <w:color w:val="FF0000"/>
            <w:spacing w:val="-37"/>
            <w:position w:val="2"/>
          </w:rPr>
          <w:delText></w:delText>
        </w:r>
        <w:r w:rsidDel="006B77FB">
          <w:rPr>
            <w:rFonts w:ascii="Times New Roman" w:eastAsia="Times New Roman" w:hAnsi="Times New Roman" w:cs="Times New Roman"/>
            <w:color w:val="FF0000"/>
            <w:w w:val="99"/>
            <w:position w:val="2"/>
          </w:rPr>
          <w:delText>512</w:delText>
        </w:r>
        <w:r w:rsidDel="006B77FB">
          <w:rPr>
            <w:rFonts w:ascii="Times New Roman" w:eastAsia="Times New Roman" w:hAnsi="Times New Roman" w:cs="Times New Roman"/>
            <w:color w:val="FF0000"/>
            <w:spacing w:val="-36"/>
            <w:position w:val="2"/>
          </w:rPr>
          <w:delText xml:space="preserve"> </w:delText>
        </w:r>
        <w:r w:rsidDel="006B77FB">
          <w:rPr>
            <w:rFonts w:ascii="Symbol" w:eastAsia="Symbol" w:hAnsi="Symbol" w:cs="Symbol"/>
            <w:color w:val="FF0000"/>
            <w:spacing w:val="21"/>
            <w:w w:val="115"/>
            <w:position w:val="2"/>
          </w:rPr>
          <w:delText></w:delText>
        </w:r>
        <w:r w:rsidDel="006B77FB">
          <w:rPr>
            <w:rFonts w:ascii="Symbol" w:eastAsia="Symbol" w:hAnsi="Symbol" w:cs="Symbol"/>
            <w:color w:val="FF0000"/>
            <w:w w:val="115"/>
            <w:position w:val="2"/>
          </w:rPr>
          <w:delText>∼</w:delText>
        </w:r>
        <w:r w:rsidDel="006B77FB">
          <w:rPr>
            <w:rFonts w:ascii="Times New Roman" w:eastAsia="Times New Roman" w:hAnsi="Times New Roman" w:cs="Times New Roman"/>
            <w:color w:val="FF0000"/>
            <w:w w:val="115"/>
            <w:position w:val="2"/>
          </w:rPr>
          <w:delText>500</w:delText>
        </w:r>
        <w:r w:rsidDel="006B77FB">
          <w:rPr>
            <w:rFonts w:ascii="Times New Roman" w:eastAsia="Times New Roman" w:hAnsi="Times New Roman" w:cs="Times New Roman"/>
            <w:color w:val="FF0000"/>
            <w:spacing w:val="-21"/>
            <w:w w:val="115"/>
            <w:position w:val="2"/>
          </w:rPr>
          <w:delText xml:space="preserve"> </w:delText>
        </w:r>
        <w:r w:rsidDel="006B77FB">
          <w:rPr>
            <w:rFonts w:ascii="Georgia" w:eastAsia="Georgia" w:hAnsi="Georgia" w:cs="Georgia"/>
            <w:color w:val="FF0000"/>
            <w:position w:val="2"/>
            <w:sz w:val="19"/>
            <w:szCs w:val="19"/>
          </w:rPr>
          <w:delText>voxels.</w:delText>
        </w:r>
        <w:r w:rsidDel="006B77FB">
          <w:rPr>
            <w:rFonts w:ascii="Georgia" w:eastAsia="Georgia" w:hAnsi="Georgia" w:cs="Georgia"/>
            <w:color w:val="FF0000"/>
            <w:spacing w:val="25"/>
            <w:position w:val="2"/>
            <w:sz w:val="19"/>
            <w:szCs w:val="19"/>
          </w:rPr>
          <w:delText xml:space="preserve"> </w:delText>
        </w:r>
        <w:r w:rsidDel="006B77FB">
          <w:rPr>
            <w:rFonts w:ascii="Georgia" w:eastAsia="Georgia" w:hAnsi="Georgia" w:cs="Georgia"/>
            <w:color w:val="FF0000"/>
            <w:position w:val="2"/>
            <w:sz w:val="19"/>
            <w:szCs w:val="19"/>
          </w:rPr>
          <w:delText>Currently,</w:delText>
        </w:r>
        <w:r w:rsidDel="006B77FB">
          <w:rPr>
            <w:rFonts w:ascii="Georgia" w:eastAsia="Georgia" w:hAnsi="Georgia" w:cs="Georgia"/>
            <w:color w:val="FF0000"/>
            <w:spacing w:val="10"/>
            <w:position w:val="2"/>
            <w:sz w:val="19"/>
            <w:szCs w:val="19"/>
          </w:rPr>
          <w:delText xml:space="preserve"> </w:delText>
        </w:r>
        <w:r w:rsidDel="006B77FB">
          <w:rPr>
            <w:rFonts w:ascii="Georgia" w:eastAsia="Georgia" w:hAnsi="Georgia" w:cs="Georgia"/>
            <w:color w:val="FF0000"/>
            <w:position w:val="2"/>
            <w:sz w:val="19"/>
            <w:szCs w:val="19"/>
          </w:rPr>
          <w:delText>in</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ANTs,</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with</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position w:val="2"/>
            <w:sz w:val="19"/>
            <w:szCs w:val="19"/>
          </w:rPr>
          <w:delText>the</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parameters</w:delText>
        </w:r>
        <w:r w:rsidDel="006B77FB">
          <w:rPr>
            <w:rFonts w:ascii="Georgia" w:eastAsia="Georgia" w:hAnsi="Georgia" w:cs="Georgia"/>
            <w:color w:val="FF0000"/>
            <w:spacing w:val="11"/>
            <w:position w:val="2"/>
            <w:sz w:val="19"/>
            <w:szCs w:val="19"/>
          </w:rPr>
          <w:delText xml:space="preserve"> </w:delText>
        </w:r>
        <w:r w:rsidDel="006B77FB">
          <w:rPr>
            <w:rFonts w:ascii="Georgia" w:eastAsia="Georgia" w:hAnsi="Georgia" w:cs="Georgia"/>
            <w:color w:val="FF0000"/>
            <w:position w:val="2"/>
            <w:sz w:val="19"/>
            <w:szCs w:val="19"/>
          </w:rPr>
          <w:delText>used in</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our</w:delText>
        </w:r>
        <w:r w:rsidDel="006B77FB">
          <w:rPr>
            <w:rFonts w:ascii="Georgia" w:eastAsia="Georgia" w:hAnsi="Georgia" w:cs="Georgia"/>
            <w:color w:val="FF0000"/>
            <w:spacing w:val="-2"/>
            <w:position w:val="2"/>
            <w:sz w:val="19"/>
            <w:szCs w:val="19"/>
          </w:rPr>
          <w:delText xml:space="preserve"> </w:delText>
        </w:r>
        <w:r w:rsidDel="006B77FB">
          <w:rPr>
            <w:rFonts w:ascii="Georgia" w:eastAsia="Georgia" w:hAnsi="Georgia" w:cs="Georgia"/>
            <w:color w:val="FF0000"/>
            <w:position w:val="2"/>
            <w:sz w:val="19"/>
            <w:szCs w:val="19"/>
          </w:rPr>
          <w:delText>pipeline,</w:delText>
        </w:r>
        <w:r w:rsidDel="006B77FB">
          <w:rPr>
            <w:rFonts w:ascii="Georgia" w:eastAsia="Georgia" w:hAnsi="Georgia" w:cs="Georgia"/>
            <w:color w:val="FF0000"/>
            <w:spacing w:val="9"/>
            <w:position w:val="2"/>
            <w:sz w:val="19"/>
            <w:szCs w:val="19"/>
          </w:rPr>
          <w:delText xml:space="preserve"> </w:delText>
        </w:r>
        <w:r w:rsidDel="006B77FB">
          <w:rPr>
            <w:rFonts w:ascii="Georgia" w:eastAsia="Georgia" w:hAnsi="Georgia" w:cs="Georgia"/>
            <w:color w:val="FF0000"/>
            <w:position w:val="2"/>
            <w:sz w:val="19"/>
            <w:szCs w:val="19"/>
          </w:rPr>
          <w:delText>the</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registration</w:delText>
        </w:r>
        <w:r w:rsidDel="006B77FB">
          <w:rPr>
            <w:rFonts w:ascii="Georgia" w:eastAsia="Georgia" w:hAnsi="Georgia" w:cs="Georgia"/>
            <w:color w:val="FF0000"/>
            <w:spacing w:val="12"/>
            <w:position w:val="2"/>
            <w:sz w:val="19"/>
            <w:szCs w:val="19"/>
          </w:rPr>
          <w:delText xml:space="preserve"> </w:delText>
        </w:r>
        <w:r w:rsidDel="006B77FB">
          <w:rPr>
            <w:rFonts w:ascii="Georgia" w:eastAsia="Georgia" w:hAnsi="Georgia" w:cs="Georgia"/>
            <w:color w:val="FF0000"/>
            <w:position w:val="2"/>
            <w:sz w:val="19"/>
            <w:szCs w:val="19"/>
          </w:rPr>
          <w:delText>of</w:delText>
        </w:r>
        <w:r w:rsidDel="006B77FB">
          <w:rPr>
            <w:rFonts w:ascii="Georgia" w:eastAsia="Georgia" w:hAnsi="Georgia" w:cs="Georgia"/>
            <w:color w:val="FF0000"/>
            <w:spacing w:val="-5"/>
            <w:position w:val="2"/>
            <w:sz w:val="19"/>
            <w:szCs w:val="19"/>
          </w:rPr>
          <w:delText xml:space="preserve"> </w:delText>
        </w:r>
        <w:r w:rsidDel="006B77FB">
          <w:rPr>
            <w:rFonts w:ascii="Georgia" w:eastAsia="Georgia" w:hAnsi="Georgia" w:cs="Georgia"/>
            <w:color w:val="FF0000"/>
            <w:position w:val="2"/>
            <w:sz w:val="19"/>
            <w:szCs w:val="19"/>
          </w:rPr>
          <w:delText>a</w:delText>
        </w:r>
        <w:r w:rsidDel="006B77FB">
          <w:rPr>
            <w:rFonts w:ascii="Georgia" w:eastAsia="Georgia" w:hAnsi="Georgia" w:cs="Georgia"/>
            <w:color w:val="FF0000"/>
            <w:spacing w:val="-5"/>
            <w:position w:val="2"/>
            <w:sz w:val="19"/>
            <w:szCs w:val="19"/>
          </w:rPr>
          <w:delText xml:space="preserve"> </w:delText>
        </w:r>
        <w:r w:rsidDel="006B77FB">
          <w:rPr>
            <w:rFonts w:ascii="Georgia" w:eastAsia="Georgia" w:hAnsi="Georgia" w:cs="Georgia"/>
            <w:color w:val="FF0000"/>
            <w:position w:val="2"/>
            <w:sz w:val="19"/>
            <w:szCs w:val="19"/>
          </w:rPr>
          <w:delText>pair</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position w:val="2"/>
            <w:sz w:val="19"/>
            <w:szCs w:val="19"/>
          </w:rPr>
          <w:delText>of</w:delText>
        </w:r>
        <w:r w:rsidDel="006B77FB">
          <w:rPr>
            <w:rFonts w:ascii="Georgia" w:eastAsia="Georgia" w:hAnsi="Georgia" w:cs="Georgia"/>
            <w:color w:val="FF0000"/>
            <w:spacing w:val="-5"/>
            <w:position w:val="2"/>
            <w:sz w:val="19"/>
            <w:szCs w:val="19"/>
          </w:rPr>
          <w:delText xml:space="preserve"> </w:delText>
        </w:r>
        <w:r w:rsidDel="006B77FB">
          <w:rPr>
            <w:rFonts w:ascii="Georgia" w:eastAsia="Georgia" w:hAnsi="Georgia" w:cs="Georgia"/>
            <w:color w:val="FF0000"/>
            <w:position w:val="2"/>
            <w:sz w:val="19"/>
            <w:szCs w:val="19"/>
          </w:rPr>
          <w:delText>lung</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w w:val="102"/>
            <w:position w:val="2"/>
            <w:sz w:val="19"/>
            <w:szCs w:val="19"/>
          </w:rPr>
          <w:delText>images</w:delText>
        </w:r>
      </w:del>
    </w:p>
    <w:p w14:paraId="39F9D9DA" w14:textId="5FFED194" w:rsidR="00E61F9D" w:rsidRDefault="005C64D6" w:rsidP="006B77FB">
      <w:pPr>
        <w:spacing w:before="59" w:after="0" w:line="277" w:lineRule="auto"/>
        <w:ind w:left="120" w:right="52"/>
        <w:jc w:val="both"/>
        <w:rPr>
          <w:rFonts w:ascii="Georgia" w:eastAsia="Georgia" w:hAnsi="Georgia" w:cs="Georgia"/>
          <w:sz w:val="19"/>
          <w:szCs w:val="19"/>
        </w:rPr>
        <w:pPrChange w:id="344" w:author="James Gee" w:date="2016-07-20T18:51:00Z">
          <w:pPr>
            <w:spacing w:after="0" w:line="249" w:lineRule="exact"/>
            <w:ind w:left="120" w:right="77"/>
            <w:jc w:val="both"/>
          </w:pPr>
        </w:pPrChange>
      </w:pPr>
      <w:del w:id="345" w:author="James Gee" w:date="2016-07-20T18:51:00Z">
        <w:r w:rsidDel="006B77FB">
          <w:rPr>
            <w:rFonts w:ascii="Georgia" w:eastAsia="Georgia" w:hAnsi="Georgia" w:cs="Georgia"/>
            <w:color w:val="FF0000"/>
            <w:position w:val="2"/>
            <w:sz w:val="19"/>
            <w:szCs w:val="19"/>
          </w:rPr>
          <w:delText>takes</w:delText>
        </w:r>
        <w:r w:rsidDel="006B77FB">
          <w:rPr>
            <w:rFonts w:ascii="Georgia" w:eastAsia="Georgia" w:hAnsi="Georgia" w:cs="Georgia"/>
            <w:color w:val="FF0000"/>
            <w:spacing w:val="2"/>
            <w:position w:val="2"/>
            <w:sz w:val="19"/>
            <w:szCs w:val="19"/>
          </w:rPr>
          <w:delText xml:space="preserve"> </w:delText>
        </w:r>
        <w:r w:rsidDel="006B77FB">
          <w:rPr>
            <w:rFonts w:ascii="Symbol" w:eastAsia="Symbol" w:hAnsi="Symbol" w:cs="Symbol"/>
            <w:color w:val="FF0000"/>
            <w:w w:val="140"/>
            <w:position w:val="2"/>
          </w:rPr>
          <w:delText>∼</w:delText>
        </w:r>
        <w:r w:rsidDel="006B77FB">
          <w:rPr>
            <w:rFonts w:ascii="Times New Roman" w:eastAsia="Times New Roman" w:hAnsi="Times New Roman" w:cs="Times New Roman"/>
            <w:color w:val="FF0000"/>
            <w:w w:val="99"/>
            <w:position w:val="2"/>
          </w:rPr>
          <w:delText>1</w:delText>
        </w:r>
        <w:r w:rsidDel="006B77FB">
          <w:rPr>
            <w:rFonts w:ascii="Times New Roman" w:eastAsia="Times New Roman" w:hAnsi="Times New Roman" w:cs="Times New Roman"/>
            <w:color w:val="FF0000"/>
            <w:spacing w:val="-32"/>
            <w:position w:val="2"/>
          </w:rPr>
          <w:delText xml:space="preserve"> </w:delText>
        </w:r>
        <w:r w:rsidDel="006B77FB">
          <w:rPr>
            <w:rFonts w:ascii="Symbol" w:eastAsia="Symbol" w:hAnsi="Symbol" w:cs="Symbol"/>
            <w:color w:val="FF0000"/>
            <w:w w:val="140"/>
            <w:position w:val="2"/>
          </w:rPr>
          <w:delText>−</w:delText>
        </w:r>
        <w:r w:rsidDel="006B77FB">
          <w:rPr>
            <w:rFonts w:ascii="Symbol" w:eastAsia="Symbol" w:hAnsi="Symbol" w:cs="Symbol"/>
            <w:color w:val="FF0000"/>
            <w:spacing w:val="-32"/>
            <w:position w:val="2"/>
          </w:rPr>
          <w:delText></w:delText>
        </w:r>
        <w:r w:rsidDel="006B77FB">
          <w:rPr>
            <w:rFonts w:ascii="Times New Roman" w:eastAsia="Times New Roman" w:hAnsi="Times New Roman" w:cs="Times New Roman"/>
            <w:color w:val="FF0000"/>
            <w:position w:val="2"/>
          </w:rPr>
          <w:delText>2</w:delText>
        </w:r>
        <w:r w:rsidDel="006B77FB">
          <w:rPr>
            <w:rFonts w:ascii="Times New Roman" w:eastAsia="Times New Roman" w:hAnsi="Times New Roman" w:cs="Times New Roman"/>
            <w:color w:val="FF0000"/>
            <w:spacing w:val="-17"/>
            <w:position w:val="2"/>
          </w:rPr>
          <w:delText xml:space="preserve"> </w:delText>
        </w:r>
        <w:r w:rsidDel="006B77FB">
          <w:rPr>
            <w:rFonts w:ascii="Georgia" w:eastAsia="Georgia" w:hAnsi="Georgia" w:cs="Georgia"/>
            <w:color w:val="FF0000"/>
            <w:position w:val="2"/>
            <w:sz w:val="19"/>
            <w:szCs w:val="19"/>
          </w:rPr>
          <w:delText>hours</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on</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a</w:delText>
        </w:r>
        <w:r w:rsidDel="006B77FB">
          <w:rPr>
            <w:rFonts w:ascii="Georgia" w:eastAsia="Georgia" w:hAnsi="Georgia" w:cs="Georgia"/>
            <w:color w:val="FF0000"/>
            <w:spacing w:val="-4"/>
            <w:position w:val="2"/>
            <w:sz w:val="19"/>
            <w:szCs w:val="19"/>
          </w:rPr>
          <w:delText xml:space="preserve"> </w:delText>
        </w:r>
        <w:r w:rsidDel="006B77FB">
          <w:rPr>
            <w:rFonts w:ascii="Georgia" w:eastAsia="Georgia" w:hAnsi="Georgia" w:cs="Georgia"/>
            <w:color w:val="FF0000"/>
            <w:position w:val="2"/>
            <w:sz w:val="19"/>
            <w:szCs w:val="19"/>
          </w:rPr>
          <w:delText>single</w:delText>
        </w:r>
        <w:r w:rsidDel="006B77FB">
          <w:rPr>
            <w:rFonts w:ascii="Georgia" w:eastAsia="Georgia" w:hAnsi="Georgia" w:cs="Georgia"/>
            <w:color w:val="FF0000"/>
            <w:spacing w:val="3"/>
            <w:position w:val="2"/>
            <w:sz w:val="19"/>
            <w:szCs w:val="19"/>
          </w:rPr>
          <w:delText xml:space="preserve"> </w:delText>
        </w:r>
        <w:r w:rsidDel="006B77FB">
          <w:rPr>
            <w:rFonts w:ascii="Georgia" w:eastAsia="Georgia" w:hAnsi="Georgia" w:cs="Georgia"/>
            <w:color w:val="FF0000"/>
            <w:position w:val="2"/>
            <w:sz w:val="19"/>
            <w:szCs w:val="19"/>
          </w:rPr>
          <w:delText>CPU</w:delText>
        </w:r>
        <w:r w:rsidDel="006B77FB">
          <w:rPr>
            <w:rFonts w:ascii="Georgia" w:eastAsia="Georgia" w:hAnsi="Georgia" w:cs="Georgia"/>
            <w:color w:val="FF0000"/>
            <w:spacing w:val="1"/>
            <w:position w:val="2"/>
            <w:sz w:val="19"/>
            <w:szCs w:val="19"/>
          </w:rPr>
          <w:delText xml:space="preserve"> </w:delText>
        </w:r>
        <w:r w:rsidDel="006B77FB">
          <w:rPr>
            <w:rFonts w:ascii="Georgia" w:eastAsia="Georgia" w:hAnsi="Georgia" w:cs="Georgia"/>
            <w:color w:val="FF0000"/>
            <w:position w:val="2"/>
            <w:sz w:val="19"/>
            <w:szCs w:val="19"/>
          </w:rPr>
          <w:delText>core.</w:delText>
        </w:r>
        <w:r w:rsidDel="006B77FB">
          <w:rPr>
            <w:rFonts w:ascii="Georgia" w:eastAsia="Georgia" w:hAnsi="Georgia" w:cs="Georgia"/>
            <w:color w:val="FF0000"/>
            <w:spacing w:val="22"/>
            <w:position w:val="2"/>
            <w:sz w:val="19"/>
            <w:szCs w:val="19"/>
          </w:rPr>
          <w:delText xml:space="preserve"> </w:delText>
        </w:r>
        <w:r w:rsidDel="006B77FB">
          <w:rPr>
            <w:rFonts w:ascii="Georgia" w:eastAsia="Georgia" w:hAnsi="Georgia" w:cs="Georgia"/>
            <w:color w:val="000000"/>
            <w:position w:val="2"/>
            <w:sz w:val="19"/>
            <w:szCs w:val="19"/>
          </w:rPr>
          <w:delText>In</w:delText>
        </w:r>
      </w:del>
      <w:ins w:id="346" w:author="James Gee" w:date="2016-07-20T18:51:00Z">
        <w:r w:rsidR="006B77FB">
          <w:rPr>
            <w:rFonts w:ascii="Georgia" w:eastAsia="Georgia" w:hAnsi="Georgia" w:cs="Georgia"/>
            <w:color w:val="FF0000"/>
            <w:sz w:val="19"/>
            <w:szCs w:val="19"/>
          </w:rPr>
          <w:t xml:space="preserve">This estimate is based on </w:t>
        </w:r>
      </w:ins>
      <w:r>
        <w:rPr>
          <w:rFonts w:ascii="Georgia" w:eastAsia="Georgia" w:hAnsi="Georgia" w:cs="Georgia"/>
          <w:color w:val="000000"/>
          <w:spacing w:val="-1"/>
          <w:position w:val="2"/>
          <w:sz w:val="19"/>
          <w:szCs w:val="19"/>
        </w:rPr>
        <w:t xml:space="preserve"> </w:t>
      </w:r>
      <w:r>
        <w:rPr>
          <w:rFonts w:ascii="Georgia" w:eastAsia="Georgia" w:hAnsi="Georgia" w:cs="Georgia"/>
          <w:color w:val="000000"/>
          <w:position w:val="2"/>
          <w:sz w:val="19"/>
          <w:szCs w:val="19"/>
        </w:rPr>
        <w:t>preliminary</w:t>
      </w:r>
      <w:r>
        <w:rPr>
          <w:rFonts w:ascii="Georgia" w:eastAsia="Georgia" w:hAnsi="Georgia" w:cs="Georgia"/>
          <w:color w:val="000000"/>
          <w:spacing w:val="13"/>
          <w:position w:val="2"/>
          <w:sz w:val="19"/>
          <w:szCs w:val="19"/>
        </w:rPr>
        <w:t xml:space="preserve"> </w:t>
      </w:r>
      <w:r>
        <w:rPr>
          <w:rFonts w:ascii="Georgia" w:eastAsia="Georgia" w:hAnsi="Georgia" w:cs="Georgia"/>
          <w:color w:val="000000"/>
          <w:position w:val="2"/>
          <w:sz w:val="19"/>
          <w:szCs w:val="19"/>
        </w:rPr>
        <w:t>work</w:t>
      </w:r>
      <w:ins w:id="347" w:author="James Gee" w:date="2016-07-20T18:51:00Z">
        <w:r w:rsidR="006B77FB">
          <w:rPr>
            <w:rFonts w:ascii="Georgia" w:eastAsia="Georgia" w:hAnsi="Georgia" w:cs="Georgia"/>
            <w:color w:val="000000"/>
            <w:spacing w:val="4"/>
            <w:position w:val="2"/>
            <w:sz w:val="19"/>
            <w:szCs w:val="19"/>
          </w:rPr>
          <w:t xml:space="preserve"> in which </w:t>
        </w:r>
      </w:ins>
      <w:del w:id="348" w:author="James Gee" w:date="2016-07-20T18:51:00Z">
        <w:r w:rsidDel="006B77FB">
          <w:rPr>
            <w:rFonts w:ascii="Georgia" w:eastAsia="Georgia" w:hAnsi="Georgia" w:cs="Georgia"/>
            <w:color w:val="000000"/>
            <w:position w:val="2"/>
            <w:sz w:val="19"/>
            <w:szCs w:val="19"/>
          </w:rPr>
          <w:delText>,</w:delText>
        </w:r>
        <w:r w:rsidDel="006B77FB">
          <w:rPr>
            <w:rFonts w:ascii="Georgia" w:eastAsia="Georgia" w:hAnsi="Georgia" w:cs="Georgia"/>
            <w:color w:val="000000"/>
            <w:spacing w:val="4"/>
            <w:position w:val="2"/>
            <w:sz w:val="19"/>
            <w:szCs w:val="19"/>
          </w:rPr>
          <w:delText xml:space="preserve"> </w:delText>
        </w:r>
      </w:del>
      <w:r>
        <w:rPr>
          <w:rFonts w:ascii="Georgia" w:eastAsia="Georgia" w:hAnsi="Georgia" w:cs="Georgia"/>
          <w:color w:val="000000"/>
          <w:position w:val="2"/>
          <w:sz w:val="19"/>
          <w:szCs w:val="19"/>
        </w:rPr>
        <w:t>we</w:t>
      </w:r>
      <w:r>
        <w:rPr>
          <w:rFonts w:ascii="Georgia" w:eastAsia="Georgia" w:hAnsi="Georgia" w:cs="Georgia"/>
          <w:color w:val="000000"/>
          <w:spacing w:val="-2"/>
          <w:position w:val="2"/>
          <w:sz w:val="19"/>
          <w:szCs w:val="19"/>
        </w:rPr>
        <w:t xml:space="preserve"> </w:t>
      </w:r>
      <w:r>
        <w:rPr>
          <w:rFonts w:ascii="Georgia" w:eastAsia="Georgia" w:hAnsi="Georgia" w:cs="Georgia"/>
          <w:color w:val="000000"/>
          <w:position w:val="2"/>
          <w:sz w:val="19"/>
          <w:szCs w:val="19"/>
        </w:rPr>
        <w:t>have</w:t>
      </w:r>
      <w:r>
        <w:rPr>
          <w:rFonts w:ascii="Georgia" w:eastAsia="Georgia" w:hAnsi="Georgia" w:cs="Georgia"/>
          <w:color w:val="000000"/>
          <w:spacing w:val="1"/>
          <w:position w:val="2"/>
          <w:sz w:val="19"/>
          <w:szCs w:val="19"/>
        </w:rPr>
        <w:t xml:space="preserve"> </w:t>
      </w:r>
      <w:r>
        <w:rPr>
          <w:rFonts w:ascii="Georgia" w:eastAsia="Georgia" w:hAnsi="Georgia" w:cs="Georgia"/>
          <w:color w:val="000000"/>
          <w:position w:val="2"/>
          <w:sz w:val="19"/>
          <w:szCs w:val="19"/>
        </w:rPr>
        <w:t>developed</w:t>
      </w:r>
      <w:r>
        <w:rPr>
          <w:rFonts w:ascii="Georgia" w:eastAsia="Georgia" w:hAnsi="Georgia" w:cs="Georgia"/>
          <w:color w:val="000000"/>
          <w:spacing w:val="10"/>
          <w:position w:val="2"/>
          <w:sz w:val="19"/>
          <w:szCs w:val="19"/>
        </w:rPr>
        <w:t xml:space="preserve"> </w:t>
      </w:r>
      <w:r>
        <w:rPr>
          <w:rFonts w:ascii="Georgia" w:eastAsia="Georgia" w:hAnsi="Georgia" w:cs="Georgia"/>
          <w:color w:val="000000"/>
          <w:position w:val="2"/>
          <w:sz w:val="19"/>
          <w:szCs w:val="19"/>
        </w:rPr>
        <w:t>a</w:t>
      </w:r>
      <w:r>
        <w:rPr>
          <w:rFonts w:ascii="Georgia" w:eastAsia="Georgia" w:hAnsi="Georgia" w:cs="Georgia"/>
          <w:color w:val="000000"/>
          <w:spacing w:val="-4"/>
          <w:position w:val="2"/>
          <w:sz w:val="19"/>
          <w:szCs w:val="19"/>
        </w:rPr>
        <w:t xml:space="preserve"> </w:t>
      </w:r>
      <w:r>
        <w:rPr>
          <w:rFonts w:ascii="Georgia" w:eastAsia="Georgia" w:hAnsi="Georgia" w:cs="Georgia"/>
          <w:color w:val="000000"/>
          <w:position w:val="2"/>
          <w:sz w:val="19"/>
          <w:szCs w:val="19"/>
        </w:rPr>
        <w:t>CPU-based</w:t>
      </w:r>
      <w:r>
        <w:rPr>
          <w:rFonts w:ascii="Georgia" w:eastAsia="Georgia" w:hAnsi="Georgia" w:cs="Georgia"/>
          <w:color w:val="000000"/>
          <w:spacing w:val="12"/>
          <w:position w:val="2"/>
          <w:sz w:val="19"/>
          <w:szCs w:val="19"/>
        </w:rPr>
        <w:t xml:space="preserve"> </w:t>
      </w:r>
      <w:r>
        <w:rPr>
          <w:rFonts w:ascii="Georgia" w:eastAsia="Georgia" w:hAnsi="Georgia" w:cs="Georgia"/>
          <w:color w:val="000000"/>
          <w:position w:val="2"/>
          <w:sz w:val="19"/>
          <w:szCs w:val="19"/>
        </w:rPr>
        <w:t>accelerated</w:t>
      </w:r>
      <w:r>
        <w:rPr>
          <w:rFonts w:ascii="Georgia" w:eastAsia="Georgia" w:hAnsi="Georgia" w:cs="Georgia"/>
          <w:color w:val="000000"/>
          <w:spacing w:val="12"/>
          <w:position w:val="2"/>
          <w:sz w:val="19"/>
          <w:szCs w:val="19"/>
        </w:rPr>
        <w:t xml:space="preserve"> </w:t>
      </w:r>
      <w:r>
        <w:rPr>
          <w:rFonts w:ascii="Georgia" w:eastAsia="Georgia" w:hAnsi="Georgia" w:cs="Georgia"/>
          <w:color w:val="000000"/>
          <w:position w:val="2"/>
          <w:sz w:val="19"/>
          <w:szCs w:val="19"/>
        </w:rPr>
        <w:t>version</w:t>
      </w:r>
      <w:r>
        <w:rPr>
          <w:rFonts w:ascii="Georgia" w:eastAsia="Georgia" w:hAnsi="Georgia" w:cs="Georgia"/>
          <w:color w:val="000000"/>
          <w:spacing w:val="5"/>
          <w:position w:val="2"/>
          <w:sz w:val="19"/>
          <w:szCs w:val="19"/>
        </w:rPr>
        <w:t xml:space="preserve"> </w:t>
      </w:r>
      <w:r>
        <w:rPr>
          <w:rFonts w:ascii="Georgia" w:eastAsia="Georgia" w:hAnsi="Georgia" w:cs="Georgia"/>
          <w:color w:val="000000"/>
          <w:position w:val="2"/>
          <w:sz w:val="19"/>
          <w:szCs w:val="19"/>
        </w:rPr>
        <w:t>of</w:t>
      </w:r>
      <w:r>
        <w:rPr>
          <w:rFonts w:ascii="Georgia" w:eastAsia="Georgia" w:hAnsi="Georgia" w:cs="Georgia"/>
          <w:color w:val="000000"/>
          <w:spacing w:val="-4"/>
          <w:position w:val="2"/>
          <w:sz w:val="19"/>
          <w:szCs w:val="19"/>
        </w:rPr>
        <w:t xml:space="preserve"> </w:t>
      </w:r>
      <w:r>
        <w:rPr>
          <w:rFonts w:ascii="Georgia" w:eastAsia="Georgia" w:hAnsi="Georgia" w:cs="Georgia"/>
          <w:color w:val="000000"/>
          <w:position w:val="2"/>
          <w:sz w:val="19"/>
          <w:szCs w:val="19"/>
        </w:rPr>
        <w:t>the</w:t>
      </w:r>
      <w:r>
        <w:rPr>
          <w:rFonts w:ascii="Georgia" w:eastAsia="Georgia" w:hAnsi="Georgia" w:cs="Georgia"/>
          <w:color w:val="000000"/>
          <w:spacing w:val="-2"/>
          <w:position w:val="2"/>
          <w:sz w:val="19"/>
          <w:szCs w:val="19"/>
        </w:rPr>
        <w:t xml:space="preserve"> </w:t>
      </w:r>
      <w:r>
        <w:rPr>
          <w:rFonts w:ascii="Georgia" w:eastAsia="Georgia" w:hAnsi="Georgia" w:cs="Georgia"/>
          <w:color w:val="000000"/>
          <w:w w:val="102"/>
          <w:position w:val="2"/>
          <w:sz w:val="19"/>
          <w:szCs w:val="19"/>
        </w:rPr>
        <w:t>ANTs</w:t>
      </w:r>
    </w:p>
    <w:p w14:paraId="412751DE" w14:textId="1AC8D497" w:rsidR="00E61F9D" w:rsidRDefault="005C64D6">
      <w:pPr>
        <w:spacing w:before="9" w:after="0" w:line="242" w:lineRule="auto"/>
        <w:ind w:left="114" w:right="44" w:firstLine="6"/>
        <w:jc w:val="both"/>
        <w:rPr>
          <w:rFonts w:ascii="Georgia" w:eastAsia="Georgia" w:hAnsi="Georgia" w:cs="Georgia"/>
          <w:sz w:val="19"/>
          <w:szCs w:val="19"/>
        </w:rPr>
      </w:pPr>
      <w:proofErr w:type="gramStart"/>
      <w:r>
        <w:rPr>
          <w:rFonts w:ascii="Georgia" w:eastAsia="Georgia" w:hAnsi="Georgia" w:cs="Georgia"/>
          <w:sz w:val="19"/>
          <w:szCs w:val="19"/>
        </w:rPr>
        <w:t>deformable</w:t>
      </w:r>
      <w:proofErr w:type="gramEnd"/>
      <w:r>
        <w:rPr>
          <w:rFonts w:ascii="Georgia" w:eastAsia="Georgia" w:hAnsi="Georgia" w:cs="Georgia"/>
          <w:spacing w:val="28"/>
          <w:sz w:val="19"/>
          <w:szCs w:val="19"/>
        </w:rPr>
        <w:t xml:space="preserve"> </w:t>
      </w:r>
      <w:r>
        <w:rPr>
          <w:rFonts w:ascii="Georgia" w:eastAsia="Georgia" w:hAnsi="Georgia" w:cs="Georgia"/>
          <w:sz w:val="19"/>
          <w:szCs w:val="19"/>
        </w:rPr>
        <w:t>registration</w:t>
      </w:r>
      <w:r>
        <w:rPr>
          <w:rFonts w:ascii="Georgia" w:eastAsia="Georgia" w:hAnsi="Georgia" w:cs="Georgia"/>
          <w:spacing w:val="29"/>
          <w:sz w:val="19"/>
          <w:szCs w:val="19"/>
        </w:rPr>
        <w:t xml:space="preserve"> </w:t>
      </w:r>
      <w:r>
        <w:rPr>
          <w:rFonts w:ascii="Georgia" w:eastAsia="Georgia" w:hAnsi="Georgia" w:cs="Georgia"/>
          <w:sz w:val="19"/>
          <w:szCs w:val="19"/>
        </w:rPr>
        <w:t>algorithm</w:t>
      </w:r>
      <w:r>
        <w:rPr>
          <w:rFonts w:ascii="Georgia" w:eastAsia="Georgia" w:hAnsi="Georgia" w:cs="Georgia"/>
          <w:spacing w:val="25"/>
          <w:sz w:val="19"/>
          <w:szCs w:val="19"/>
        </w:rPr>
        <w:t xml:space="preserve"> </w:t>
      </w:r>
      <w:r>
        <w:rPr>
          <w:rFonts w:ascii="Georgia" w:eastAsia="Georgia" w:hAnsi="Georgia" w:cs="Georgia"/>
          <w:sz w:val="19"/>
          <w:szCs w:val="19"/>
        </w:rPr>
        <w:t>that</w:t>
      </w:r>
      <w:r>
        <w:rPr>
          <w:rFonts w:ascii="Georgia" w:eastAsia="Georgia" w:hAnsi="Georgia" w:cs="Georgia"/>
          <w:spacing w:val="16"/>
          <w:sz w:val="19"/>
          <w:szCs w:val="19"/>
        </w:rPr>
        <w:t xml:space="preserve"> </w:t>
      </w:r>
      <w:r>
        <w:rPr>
          <w:rFonts w:ascii="Georgia" w:eastAsia="Georgia" w:hAnsi="Georgia" w:cs="Georgia"/>
          <w:sz w:val="19"/>
          <w:szCs w:val="19"/>
        </w:rPr>
        <w:t>is</w:t>
      </w:r>
      <w:r>
        <w:rPr>
          <w:rFonts w:ascii="Georgia" w:eastAsia="Georgia" w:hAnsi="Georgia" w:cs="Georgia"/>
          <w:spacing w:val="12"/>
          <w:sz w:val="19"/>
          <w:szCs w:val="19"/>
        </w:rPr>
        <w:t xml:space="preserve"> </w:t>
      </w:r>
      <w:r>
        <w:rPr>
          <w:rFonts w:ascii="Georgia" w:eastAsia="Georgia" w:hAnsi="Georgia" w:cs="Georgia"/>
          <w:sz w:val="19"/>
          <w:szCs w:val="19"/>
        </w:rPr>
        <w:t>approximately</w:t>
      </w:r>
      <w:r>
        <w:rPr>
          <w:rFonts w:ascii="Georgia" w:eastAsia="Georgia" w:hAnsi="Georgia" w:cs="Georgia"/>
          <w:spacing w:val="33"/>
          <w:sz w:val="19"/>
          <w:szCs w:val="19"/>
        </w:rPr>
        <w:t xml:space="preserve"> </w:t>
      </w:r>
      <w:r>
        <w:rPr>
          <w:rFonts w:ascii="Georgia" w:eastAsia="Georgia" w:hAnsi="Georgia" w:cs="Georgia"/>
          <w:sz w:val="19"/>
          <w:szCs w:val="19"/>
        </w:rPr>
        <w:t>15</w:t>
      </w:r>
      <w:r>
        <w:rPr>
          <w:rFonts w:ascii="Georgia" w:eastAsia="Georgia" w:hAnsi="Georgia" w:cs="Georgia"/>
          <w:spacing w:val="13"/>
          <w:sz w:val="19"/>
          <w:szCs w:val="19"/>
        </w:rPr>
        <w:t xml:space="preserve"> </w:t>
      </w:r>
      <w:r>
        <w:rPr>
          <w:rFonts w:ascii="Georgia" w:eastAsia="Georgia" w:hAnsi="Georgia" w:cs="Georgia"/>
          <w:sz w:val="19"/>
          <w:szCs w:val="19"/>
        </w:rPr>
        <w:t>times</w:t>
      </w:r>
      <w:r>
        <w:rPr>
          <w:rFonts w:ascii="Georgia" w:eastAsia="Georgia" w:hAnsi="Georgia" w:cs="Georgia"/>
          <w:spacing w:val="18"/>
          <w:sz w:val="19"/>
          <w:szCs w:val="19"/>
        </w:rPr>
        <w:t xml:space="preserve"> </w:t>
      </w:r>
      <w:r>
        <w:rPr>
          <w:rFonts w:ascii="Georgia" w:eastAsia="Georgia" w:hAnsi="Georgia" w:cs="Georgia"/>
          <w:sz w:val="19"/>
          <w:szCs w:val="19"/>
        </w:rPr>
        <w:t>faster</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typical</w:t>
      </w:r>
      <w:r>
        <w:rPr>
          <w:rFonts w:ascii="Georgia" w:eastAsia="Georgia" w:hAnsi="Georgia" w:cs="Georgia"/>
          <w:spacing w:val="20"/>
          <w:sz w:val="19"/>
          <w:szCs w:val="19"/>
        </w:rPr>
        <w:t xml:space="preserve"> </w:t>
      </w:r>
      <w:r>
        <w:rPr>
          <w:rFonts w:ascii="Georgia" w:eastAsia="Georgia" w:hAnsi="Georgia" w:cs="Georgia"/>
          <w:sz w:val="19"/>
          <w:szCs w:val="19"/>
        </w:rPr>
        <w:t>problems</w:t>
      </w:r>
      <w:r>
        <w:rPr>
          <w:rFonts w:ascii="Georgia" w:eastAsia="Georgia" w:hAnsi="Georgia" w:cs="Georgia"/>
          <w:spacing w:val="25"/>
          <w:sz w:val="19"/>
          <w:szCs w:val="19"/>
        </w:rPr>
        <w:t xml:space="preserve"> </w:t>
      </w:r>
      <w:r>
        <w:rPr>
          <w:rFonts w:ascii="Georgia" w:eastAsia="Georgia" w:hAnsi="Georgia" w:cs="Georgia"/>
          <w:sz w:val="19"/>
          <w:szCs w:val="19"/>
        </w:rPr>
        <w:t>than</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version</w:t>
      </w:r>
      <w:r>
        <w:rPr>
          <w:rFonts w:ascii="Georgia" w:eastAsia="Georgia" w:hAnsi="Georgia" w:cs="Georgia"/>
          <w:spacing w:val="21"/>
          <w:sz w:val="19"/>
          <w:szCs w:val="19"/>
        </w:rPr>
        <w:t xml:space="preserve"> </w:t>
      </w:r>
      <w:r>
        <w:rPr>
          <w:rFonts w:ascii="Georgia" w:eastAsia="Georgia" w:hAnsi="Georgia" w:cs="Georgia"/>
          <w:sz w:val="19"/>
          <w:szCs w:val="19"/>
        </w:rPr>
        <w:t>currently</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use. </w:t>
      </w:r>
      <w:r>
        <w:rPr>
          <w:rFonts w:ascii="Georgia" w:eastAsia="Georgia" w:hAnsi="Georgia" w:cs="Georgia"/>
          <w:sz w:val="19"/>
          <w:szCs w:val="19"/>
        </w:rPr>
        <w:t>This</w:t>
      </w:r>
      <w:r>
        <w:rPr>
          <w:rFonts w:ascii="Georgia" w:eastAsia="Georgia" w:hAnsi="Georgia" w:cs="Georgia"/>
          <w:spacing w:val="10"/>
          <w:sz w:val="19"/>
          <w:szCs w:val="19"/>
        </w:rPr>
        <w:t xml:space="preserve"> </w:t>
      </w:r>
      <w:r>
        <w:rPr>
          <w:rFonts w:ascii="Georgia" w:eastAsia="Georgia" w:hAnsi="Georgia" w:cs="Georgia"/>
          <w:sz w:val="19"/>
          <w:szCs w:val="19"/>
        </w:rPr>
        <w:t>means</w:t>
      </w:r>
      <w:r>
        <w:rPr>
          <w:rFonts w:ascii="Georgia" w:eastAsia="Georgia" w:hAnsi="Georgia" w:cs="Georgia"/>
          <w:spacing w:val="15"/>
          <w:sz w:val="19"/>
          <w:szCs w:val="19"/>
        </w:rPr>
        <w:t xml:space="preserve"> </w:t>
      </w:r>
      <w:r>
        <w:rPr>
          <w:rFonts w:ascii="Georgia" w:eastAsia="Georgia" w:hAnsi="Georgia" w:cs="Georgia"/>
          <w:sz w:val="19"/>
          <w:szCs w:val="19"/>
        </w:rPr>
        <w:t>that</w:t>
      </w:r>
      <w:r>
        <w:rPr>
          <w:rFonts w:ascii="Georgia" w:eastAsia="Georgia" w:hAnsi="Georgia" w:cs="Georgia"/>
          <w:spacing w:val="11"/>
          <w:sz w:val="19"/>
          <w:szCs w:val="19"/>
        </w:rPr>
        <w:t xml:space="preserve"> </w:t>
      </w:r>
      <w:r>
        <w:rPr>
          <w:rFonts w:ascii="Georgia" w:eastAsia="Georgia" w:hAnsi="Georgia" w:cs="Georgia"/>
          <w:sz w:val="19"/>
          <w:szCs w:val="19"/>
        </w:rPr>
        <w:t>on</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7"/>
          <w:sz w:val="19"/>
          <w:szCs w:val="19"/>
        </w:rPr>
        <w:t xml:space="preserve"> </w:t>
      </w:r>
      <w:r>
        <w:rPr>
          <w:rFonts w:ascii="Georgia" w:eastAsia="Georgia" w:hAnsi="Georgia" w:cs="Georgia"/>
          <w:sz w:val="19"/>
          <w:szCs w:val="19"/>
        </w:rPr>
        <w:t>typical</w:t>
      </w:r>
      <w:r>
        <w:rPr>
          <w:rFonts w:ascii="Georgia" w:eastAsia="Georgia" w:hAnsi="Georgia" w:cs="Georgia"/>
          <w:spacing w:val="14"/>
          <w:sz w:val="19"/>
          <w:szCs w:val="19"/>
        </w:rPr>
        <w:t xml:space="preserve"> </w:t>
      </w:r>
      <w:r>
        <w:rPr>
          <w:rFonts w:ascii="Georgia" w:eastAsia="Georgia" w:hAnsi="Georgia" w:cs="Georgia"/>
          <w:sz w:val="19"/>
          <w:szCs w:val="19"/>
        </w:rPr>
        <w:t>8-core</w:t>
      </w:r>
      <w:r>
        <w:rPr>
          <w:rFonts w:ascii="Georgia" w:eastAsia="Georgia" w:hAnsi="Georgia" w:cs="Georgia"/>
          <w:spacing w:val="15"/>
          <w:sz w:val="19"/>
          <w:szCs w:val="19"/>
        </w:rPr>
        <w:t xml:space="preserve"> </w:t>
      </w:r>
      <w:r>
        <w:rPr>
          <w:rFonts w:ascii="Georgia" w:eastAsia="Georgia" w:hAnsi="Georgia" w:cs="Georgia"/>
          <w:sz w:val="19"/>
          <w:szCs w:val="19"/>
        </w:rPr>
        <w:t>CPU,</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del w:id="349" w:author="James Gee" w:date="2016-07-20T18:52:00Z">
        <w:r w:rsidDel="006B77FB">
          <w:rPr>
            <w:rFonts w:ascii="Georgia" w:eastAsia="Georgia" w:hAnsi="Georgia" w:cs="Georgia"/>
            <w:sz w:val="19"/>
            <w:szCs w:val="19"/>
          </w:rPr>
          <w:delText>same</w:delText>
        </w:r>
        <w:r w:rsidDel="006B77FB">
          <w:rPr>
            <w:rFonts w:ascii="Georgia" w:eastAsia="Georgia" w:hAnsi="Georgia" w:cs="Georgia"/>
            <w:spacing w:val="13"/>
            <w:sz w:val="19"/>
            <w:szCs w:val="19"/>
          </w:rPr>
          <w:delText xml:space="preserve"> </w:delText>
        </w:r>
      </w:del>
      <w:r>
        <w:rPr>
          <w:rFonts w:ascii="Georgia" w:eastAsia="Georgia" w:hAnsi="Georgia" w:cs="Georgia"/>
          <w:sz w:val="19"/>
          <w:szCs w:val="19"/>
        </w:rPr>
        <w:t>registration</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ins w:id="350" w:author="James Gee" w:date="2016-07-20T18:52:00Z">
        <w:r w:rsidR="006B77FB">
          <w:rPr>
            <w:rFonts w:ascii="Georgia" w:eastAsia="Georgia" w:hAnsi="Georgia" w:cs="Georgia"/>
            <w:spacing w:val="7"/>
            <w:sz w:val="19"/>
            <w:szCs w:val="19"/>
          </w:rPr>
          <w:t xml:space="preserve">standard </w:t>
        </w:r>
      </w:ins>
      <w:r>
        <w:rPr>
          <w:rFonts w:ascii="Times New Roman" w:eastAsia="Times New Roman" w:hAnsi="Times New Roman" w:cs="Times New Roman"/>
          <w:color w:val="FF0000"/>
        </w:rPr>
        <w:t>512</w:t>
      </w:r>
      <w:r>
        <w:rPr>
          <w:rFonts w:ascii="Times New Roman" w:eastAsia="Times New Roman" w:hAnsi="Times New Roman" w:cs="Times New Roman"/>
          <w:color w:val="FF0000"/>
          <w:spacing w:val="-7"/>
        </w:rPr>
        <w:t xml:space="preserve"> </w:t>
      </w:r>
      <w:r>
        <w:rPr>
          <w:rFonts w:ascii="Symbol" w:eastAsia="Symbol" w:hAnsi="Symbol" w:cs="Symbol"/>
          <w:color w:val="FF0000"/>
          <w:w w:val="140"/>
        </w:rPr>
        <w:t></w:t>
      </w:r>
      <w:r>
        <w:rPr>
          <w:rFonts w:ascii="Symbol" w:eastAsia="Symbol" w:hAnsi="Symbol" w:cs="Symbol"/>
          <w:color w:val="FF0000"/>
          <w:spacing w:val="-26"/>
          <w:w w:val="140"/>
        </w:rPr>
        <w:t></w:t>
      </w:r>
      <w:r>
        <w:rPr>
          <w:rFonts w:ascii="Times New Roman" w:eastAsia="Times New Roman" w:hAnsi="Times New Roman" w:cs="Times New Roman"/>
          <w:color w:val="FF0000"/>
        </w:rPr>
        <w:t>512</w:t>
      </w:r>
      <w:r>
        <w:rPr>
          <w:rFonts w:ascii="Times New Roman" w:eastAsia="Times New Roman" w:hAnsi="Times New Roman" w:cs="Times New Roman"/>
          <w:color w:val="FF0000"/>
          <w:spacing w:val="-7"/>
        </w:rPr>
        <w:t xml:space="preserve"> </w:t>
      </w:r>
      <w:r>
        <w:rPr>
          <w:rFonts w:ascii="Symbol" w:eastAsia="Symbol" w:hAnsi="Symbol" w:cs="Symbol"/>
          <w:color w:val="FF0000"/>
          <w:w w:val="140"/>
        </w:rPr>
        <w:t></w:t>
      </w:r>
      <w:r>
        <w:rPr>
          <w:rFonts w:ascii="Symbol" w:eastAsia="Symbol" w:hAnsi="Symbol" w:cs="Symbol"/>
          <w:color w:val="FF0000"/>
          <w:spacing w:val="-26"/>
          <w:w w:val="140"/>
        </w:rPr>
        <w:t></w:t>
      </w:r>
      <w:r>
        <w:rPr>
          <w:rFonts w:ascii="Symbol" w:eastAsia="Symbol" w:hAnsi="Symbol" w:cs="Symbol"/>
          <w:color w:val="FF0000"/>
          <w:w w:val="140"/>
        </w:rPr>
        <w:t>∼</w:t>
      </w:r>
      <w:r>
        <w:rPr>
          <w:rFonts w:ascii="Times New Roman" w:eastAsia="Times New Roman" w:hAnsi="Times New Roman" w:cs="Times New Roman"/>
          <w:color w:val="FF0000"/>
          <w:w w:val="99"/>
        </w:rPr>
        <w:t>500</w:t>
      </w:r>
      <w:r>
        <w:rPr>
          <w:rFonts w:ascii="Times New Roman" w:eastAsia="Times New Roman" w:hAnsi="Times New Roman" w:cs="Times New Roman"/>
          <w:color w:val="FF0000"/>
          <w:spacing w:val="-5"/>
        </w:rPr>
        <w:t xml:space="preserve"> </w:t>
      </w:r>
      <w:r>
        <w:rPr>
          <w:rFonts w:ascii="Georgia" w:eastAsia="Georgia" w:hAnsi="Georgia" w:cs="Georgia"/>
          <w:color w:val="FF0000"/>
          <w:sz w:val="19"/>
          <w:szCs w:val="19"/>
        </w:rPr>
        <w:t>voxel</w:t>
      </w:r>
      <w:r>
        <w:rPr>
          <w:rFonts w:ascii="Georgia" w:eastAsia="Georgia" w:hAnsi="Georgia" w:cs="Georgia"/>
          <w:color w:val="FF0000"/>
          <w:spacing w:val="12"/>
          <w:sz w:val="19"/>
          <w:szCs w:val="19"/>
        </w:rPr>
        <w:t xml:space="preserve"> </w:t>
      </w:r>
      <w:ins w:id="351" w:author="James Gee" w:date="2016-07-20T18:52:00Z">
        <w:r w:rsidR="006B77FB">
          <w:rPr>
            <w:rFonts w:ascii="Georgia" w:eastAsia="Georgia" w:hAnsi="Georgia" w:cs="Georgia"/>
            <w:color w:val="FF0000"/>
            <w:spacing w:val="12"/>
            <w:sz w:val="19"/>
            <w:szCs w:val="19"/>
          </w:rPr>
          <w:t xml:space="preserve">lung </w:t>
        </w:r>
      </w:ins>
      <w:r>
        <w:rPr>
          <w:rFonts w:ascii="Georgia" w:eastAsia="Georgia" w:hAnsi="Georgia" w:cs="Georgia"/>
          <w:color w:val="FF0000"/>
          <w:sz w:val="19"/>
          <w:szCs w:val="19"/>
        </w:rPr>
        <w:t>images</w:t>
      </w:r>
      <w:r>
        <w:rPr>
          <w:rFonts w:ascii="Georgia" w:eastAsia="Georgia" w:hAnsi="Georgia" w:cs="Georgia"/>
          <w:color w:val="FF0000"/>
          <w:spacing w:val="16"/>
          <w:sz w:val="19"/>
          <w:szCs w:val="19"/>
        </w:rPr>
        <w:t xml:space="preserve"> </w:t>
      </w:r>
      <w:r>
        <w:rPr>
          <w:rFonts w:ascii="Georgia" w:eastAsia="Georgia" w:hAnsi="Georgia" w:cs="Georgia"/>
          <w:color w:val="000000"/>
          <w:sz w:val="19"/>
          <w:szCs w:val="19"/>
        </w:rPr>
        <w:t>can</w:t>
      </w:r>
      <w:r>
        <w:rPr>
          <w:rFonts w:ascii="Georgia" w:eastAsia="Georgia" w:hAnsi="Georgia" w:cs="Georgia"/>
          <w:color w:val="000000"/>
          <w:spacing w:val="9"/>
          <w:sz w:val="19"/>
          <w:szCs w:val="19"/>
        </w:rPr>
        <w:t xml:space="preserve"> </w:t>
      </w:r>
      <w:del w:id="352" w:author="James Gee" w:date="2016-07-20T18:52:00Z">
        <w:r w:rsidDel="006B77FB">
          <w:rPr>
            <w:rFonts w:ascii="Georgia" w:eastAsia="Georgia" w:hAnsi="Georgia" w:cs="Georgia"/>
            <w:color w:val="000000"/>
            <w:sz w:val="19"/>
            <w:szCs w:val="19"/>
          </w:rPr>
          <w:delText>now</w:delText>
        </w:r>
        <w:r w:rsidDel="006B77FB">
          <w:rPr>
            <w:rFonts w:ascii="Georgia" w:eastAsia="Georgia" w:hAnsi="Georgia" w:cs="Georgia"/>
            <w:color w:val="000000"/>
            <w:spacing w:val="11"/>
            <w:sz w:val="19"/>
            <w:szCs w:val="19"/>
          </w:rPr>
          <w:delText xml:space="preserve"> </w:delText>
        </w:r>
      </w:del>
      <w:r>
        <w:rPr>
          <w:rFonts w:ascii="Georgia" w:eastAsia="Georgia" w:hAnsi="Georgia" w:cs="Georgia"/>
          <w:color w:val="000000"/>
          <w:sz w:val="19"/>
          <w:szCs w:val="19"/>
        </w:rPr>
        <w:t>be</w:t>
      </w:r>
      <w:r>
        <w:rPr>
          <w:rFonts w:ascii="Georgia" w:eastAsia="Georgia" w:hAnsi="Georgia" w:cs="Georgia"/>
          <w:color w:val="000000"/>
          <w:spacing w:val="8"/>
          <w:sz w:val="19"/>
          <w:szCs w:val="19"/>
        </w:rPr>
        <w:t xml:space="preserve"> </w:t>
      </w:r>
      <w:ins w:id="353" w:author="James Gee" w:date="2016-07-20T18:52:00Z">
        <w:r w:rsidR="006B77FB">
          <w:rPr>
            <w:rFonts w:ascii="Georgia" w:eastAsia="Georgia" w:hAnsi="Georgia" w:cs="Georgia"/>
            <w:color w:val="000000"/>
            <w:sz w:val="19"/>
            <w:szCs w:val="19"/>
          </w:rPr>
          <w:t>completed</w:t>
        </w:r>
      </w:ins>
      <w:del w:id="354" w:author="James Gee" w:date="2016-07-20T18:52:00Z">
        <w:r w:rsidDel="006B77FB">
          <w:rPr>
            <w:rFonts w:ascii="Georgia" w:eastAsia="Georgia" w:hAnsi="Georgia" w:cs="Georgia"/>
            <w:color w:val="000000"/>
            <w:sz w:val="19"/>
            <w:szCs w:val="19"/>
          </w:rPr>
          <w:delText>done</w:delText>
        </w:r>
      </w:del>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in</w:t>
      </w:r>
      <w:r>
        <w:rPr>
          <w:rFonts w:ascii="Georgia" w:eastAsia="Georgia" w:hAnsi="Georgia" w:cs="Georgia"/>
          <w:color w:val="000000"/>
          <w:spacing w:val="8"/>
          <w:sz w:val="19"/>
          <w:szCs w:val="19"/>
        </w:rPr>
        <w:t xml:space="preserve"> </w:t>
      </w:r>
      <w:r>
        <w:rPr>
          <w:rFonts w:ascii="Georgia" w:eastAsia="Georgia" w:hAnsi="Georgia" w:cs="Georgia"/>
          <w:color w:val="000000"/>
          <w:w w:val="102"/>
          <w:sz w:val="19"/>
          <w:szCs w:val="19"/>
        </w:rPr>
        <w:t>under</w:t>
      </w:r>
    </w:p>
    <w:p w14:paraId="1C7C8B0A" w14:textId="73C5A770" w:rsidR="00E61F9D" w:rsidRDefault="005C64D6">
      <w:pPr>
        <w:spacing w:before="7" w:after="0" w:line="277" w:lineRule="auto"/>
        <w:ind w:left="120" w:right="52"/>
        <w:jc w:val="both"/>
        <w:rPr>
          <w:rFonts w:ascii="Georgia" w:eastAsia="Georgia" w:hAnsi="Georgia" w:cs="Georgia"/>
          <w:sz w:val="19"/>
          <w:szCs w:val="19"/>
        </w:rPr>
      </w:pPr>
      <w:r>
        <w:rPr>
          <w:rFonts w:ascii="Georgia" w:eastAsia="Georgia" w:hAnsi="Georgia" w:cs="Georgia"/>
          <w:sz w:val="19"/>
          <w:szCs w:val="19"/>
        </w:rPr>
        <w:t>20</w:t>
      </w:r>
      <w:r>
        <w:rPr>
          <w:rFonts w:ascii="Georgia" w:eastAsia="Georgia" w:hAnsi="Georgia" w:cs="Georgia"/>
          <w:spacing w:val="11"/>
          <w:sz w:val="19"/>
          <w:szCs w:val="19"/>
        </w:rPr>
        <w:t xml:space="preserve"> </w:t>
      </w:r>
      <w:r>
        <w:rPr>
          <w:rFonts w:ascii="Georgia" w:eastAsia="Georgia" w:hAnsi="Georgia" w:cs="Georgia"/>
          <w:sz w:val="19"/>
          <w:szCs w:val="19"/>
        </w:rPr>
        <w:t>minutes</w:t>
      </w:r>
      <w:ins w:id="355" w:author="James Gee" w:date="2016-07-20T18:53:00Z">
        <w:r w:rsidR="006B77FB">
          <w:rPr>
            <w:rFonts w:ascii="Georgia" w:eastAsia="Georgia" w:hAnsi="Georgia" w:cs="Georgia"/>
            <w:sz w:val="19"/>
            <w:szCs w:val="19"/>
          </w:rPr>
          <w:t xml:space="preserve"> instead of the 1-2 hours it would take on a single CPU core using the </w:t>
        </w:r>
      </w:ins>
      <w:ins w:id="356" w:author="James Gee" w:date="2016-07-20T18:55:00Z">
        <w:r w:rsidR="006B77FB">
          <w:rPr>
            <w:rFonts w:ascii="Georgia" w:eastAsia="Georgia" w:hAnsi="Georgia" w:cs="Georgia"/>
            <w:sz w:val="19"/>
            <w:szCs w:val="19"/>
          </w:rPr>
          <w:t>current production version of ANTs</w:t>
        </w:r>
      </w:ins>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14"/>
          <w:sz w:val="19"/>
          <w:szCs w:val="19"/>
        </w:rPr>
        <w:t xml:space="preserve"> </w:t>
      </w:r>
      <w:r>
        <w:rPr>
          <w:rFonts w:ascii="Georgia" w:eastAsia="Georgia" w:hAnsi="Georgia" w:cs="Georgia"/>
          <w:sz w:val="19"/>
          <w:szCs w:val="19"/>
        </w:rPr>
        <w:t>dramatic</w:t>
      </w:r>
      <w:r>
        <w:rPr>
          <w:rFonts w:ascii="Georgia" w:eastAsia="Georgia" w:hAnsi="Georgia" w:cs="Georgia"/>
          <w:spacing w:val="22"/>
          <w:sz w:val="19"/>
          <w:szCs w:val="19"/>
        </w:rPr>
        <w:t xml:space="preserve"> </w:t>
      </w:r>
      <w:r>
        <w:rPr>
          <w:rFonts w:ascii="Georgia" w:eastAsia="Georgia" w:hAnsi="Georgia" w:cs="Georgia"/>
          <w:sz w:val="19"/>
          <w:szCs w:val="19"/>
        </w:rPr>
        <w:t>improvement</w:t>
      </w:r>
      <w:r>
        <w:rPr>
          <w:rFonts w:ascii="Georgia" w:eastAsia="Georgia" w:hAnsi="Georgia" w:cs="Georgia"/>
          <w:spacing w:val="30"/>
          <w:sz w:val="19"/>
          <w:szCs w:val="19"/>
        </w:rPr>
        <w:t xml:space="preserve"> </w:t>
      </w:r>
      <w:r>
        <w:rPr>
          <w:rFonts w:ascii="Georgia" w:eastAsia="Georgia" w:hAnsi="Georgia" w:cs="Georgia"/>
          <w:sz w:val="19"/>
          <w:szCs w:val="19"/>
        </w:rPr>
        <w:t>was</w:t>
      </w:r>
      <w:r>
        <w:rPr>
          <w:rFonts w:ascii="Georgia" w:eastAsia="Georgia" w:hAnsi="Georgia" w:cs="Georgia"/>
          <w:spacing w:val="13"/>
          <w:sz w:val="19"/>
          <w:szCs w:val="19"/>
        </w:rPr>
        <w:t xml:space="preserve"> </w:t>
      </w:r>
      <w:r>
        <w:rPr>
          <w:rFonts w:ascii="Georgia" w:eastAsia="Georgia" w:hAnsi="Georgia" w:cs="Georgia"/>
          <w:sz w:val="19"/>
          <w:szCs w:val="19"/>
        </w:rPr>
        <w:t>made</w:t>
      </w:r>
      <w:r>
        <w:rPr>
          <w:rFonts w:ascii="Georgia" w:eastAsia="Georgia" w:hAnsi="Georgia" w:cs="Georgia"/>
          <w:spacing w:val="16"/>
          <w:sz w:val="19"/>
          <w:szCs w:val="19"/>
        </w:rPr>
        <w:t xml:space="preserve"> </w:t>
      </w:r>
      <w:r>
        <w:rPr>
          <w:rFonts w:ascii="Georgia" w:eastAsia="Georgia" w:hAnsi="Georgia" w:cs="Georgia"/>
          <w:sz w:val="19"/>
          <w:szCs w:val="19"/>
        </w:rPr>
        <w:t>primarily</w:t>
      </w:r>
      <w:r>
        <w:rPr>
          <w:rFonts w:ascii="Georgia" w:eastAsia="Georgia" w:hAnsi="Georgia" w:cs="Georgia"/>
          <w:spacing w:val="23"/>
          <w:sz w:val="19"/>
          <w:szCs w:val="19"/>
        </w:rPr>
        <w:t xml:space="preserve"> </w:t>
      </w:r>
      <w:r>
        <w:rPr>
          <w:rFonts w:ascii="Georgia" w:eastAsia="Georgia" w:hAnsi="Georgia" w:cs="Georgia"/>
          <w:sz w:val="19"/>
          <w:szCs w:val="19"/>
        </w:rPr>
        <w:t>th</w:t>
      </w:r>
      <w:ins w:id="357" w:author="James Gee" w:date="2016-07-20T18:57:00Z">
        <w:r w:rsidR="006B77FB">
          <w:rPr>
            <w:rFonts w:ascii="Georgia" w:eastAsia="Georgia" w:hAnsi="Georgia" w:cs="Georgia"/>
            <w:sz w:val="19"/>
            <w:szCs w:val="19"/>
          </w:rPr>
          <w:t>r</w:t>
        </w:r>
      </w:ins>
      <w:r>
        <w:rPr>
          <w:rFonts w:ascii="Georgia" w:eastAsia="Georgia" w:hAnsi="Georgia" w:cs="Georgia"/>
          <w:sz w:val="19"/>
          <w:szCs w:val="19"/>
        </w:rPr>
        <w:t>ough</w:t>
      </w:r>
      <w:r>
        <w:rPr>
          <w:rFonts w:ascii="Georgia" w:eastAsia="Georgia" w:hAnsi="Georgia" w:cs="Georgia"/>
          <w:spacing w:val="19"/>
          <w:sz w:val="19"/>
          <w:szCs w:val="19"/>
        </w:rPr>
        <w:t xml:space="preserve"> </w:t>
      </w:r>
      <w:r>
        <w:rPr>
          <w:rFonts w:ascii="Georgia" w:eastAsia="Georgia" w:hAnsi="Georgia" w:cs="Georgia"/>
          <w:sz w:val="19"/>
          <w:szCs w:val="19"/>
        </w:rPr>
        <w:t>1)</w:t>
      </w:r>
      <w:r>
        <w:rPr>
          <w:rFonts w:ascii="Georgia" w:eastAsia="Georgia" w:hAnsi="Georgia" w:cs="Georgia"/>
          <w:spacing w:val="10"/>
          <w:sz w:val="19"/>
          <w:szCs w:val="19"/>
        </w:rPr>
        <w:t xml:space="preserve"> </w:t>
      </w:r>
      <w:r>
        <w:rPr>
          <w:rFonts w:ascii="Georgia" w:eastAsia="Georgia" w:hAnsi="Georgia" w:cs="Georgia"/>
          <w:sz w:val="19"/>
          <w:szCs w:val="19"/>
        </w:rPr>
        <w:t>use</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more</w:t>
      </w:r>
      <w:r>
        <w:rPr>
          <w:rFonts w:ascii="Georgia" w:eastAsia="Georgia" w:hAnsi="Georgia" w:cs="Georgia"/>
          <w:spacing w:val="16"/>
          <w:sz w:val="19"/>
          <w:szCs w:val="19"/>
        </w:rPr>
        <w:t xml:space="preserve"> </w:t>
      </w:r>
      <w:r>
        <w:rPr>
          <w:rFonts w:ascii="Georgia" w:eastAsia="Georgia" w:hAnsi="Georgia" w:cs="Georgia"/>
          <w:sz w:val="19"/>
          <w:szCs w:val="19"/>
        </w:rPr>
        <w:t>efficient</w:t>
      </w:r>
      <w:r>
        <w:rPr>
          <w:rFonts w:ascii="Georgia" w:eastAsia="Georgia" w:hAnsi="Georgia" w:cs="Georgia"/>
          <w:spacing w:val="21"/>
          <w:sz w:val="19"/>
          <w:szCs w:val="19"/>
        </w:rPr>
        <w:t xml:space="preserve"> </w:t>
      </w:r>
      <w:r>
        <w:rPr>
          <w:rFonts w:ascii="Georgia" w:eastAsia="Georgia" w:hAnsi="Georgia" w:cs="Georgia"/>
          <w:sz w:val="19"/>
          <w:szCs w:val="19"/>
        </w:rPr>
        <w:t>metric</w:t>
      </w:r>
      <w:r>
        <w:rPr>
          <w:rFonts w:ascii="Georgia" w:eastAsia="Georgia" w:hAnsi="Georgia" w:cs="Georgia"/>
          <w:spacing w:val="18"/>
          <w:sz w:val="19"/>
          <w:szCs w:val="19"/>
        </w:rPr>
        <w:t xml:space="preserve"> </w:t>
      </w:r>
      <w:r>
        <w:rPr>
          <w:rFonts w:ascii="Georgia" w:eastAsia="Georgia" w:hAnsi="Georgia" w:cs="Georgia"/>
          <w:sz w:val="19"/>
          <w:szCs w:val="19"/>
        </w:rPr>
        <w:t>gradient</w:t>
      </w:r>
      <w:r>
        <w:rPr>
          <w:rFonts w:ascii="Georgia" w:eastAsia="Georgia" w:hAnsi="Georgia" w:cs="Georgia"/>
          <w:spacing w:val="21"/>
          <w:sz w:val="19"/>
          <w:szCs w:val="19"/>
        </w:rPr>
        <w:t xml:space="preserve"> </w:t>
      </w:r>
      <w:r>
        <w:rPr>
          <w:rFonts w:ascii="Georgia" w:eastAsia="Georgia" w:hAnsi="Georgia" w:cs="Georgia"/>
          <w:sz w:val="19"/>
          <w:szCs w:val="19"/>
        </w:rPr>
        <w:t>computation</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al- </w:t>
      </w:r>
      <w:proofErr w:type="spellStart"/>
      <w:r>
        <w:rPr>
          <w:rFonts w:ascii="Georgia" w:eastAsia="Georgia" w:hAnsi="Georgia" w:cs="Georgia"/>
          <w:sz w:val="19"/>
          <w:szCs w:val="19"/>
        </w:rPr>
        <w:t>gorithms</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10"/>
          <w:sz w:val="19"/>
          <w:szCs w:val="19"/>
        </w:rPr>
        <w:t xml:space="preserve"> </w:t>
      </w:r>
      <w:r>
        <w:rPr>
          <w:rFonts w:ascii="Georgia" w:eastAsia="Georgia" w:hAnsi="Georgia" w:cs="Georgia"/>
          <w:sz w:val="19"/>
          <w:szCs w:val="19"/>
        </w:rPr>
        <w:t>use</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single</w:t>
      </w:r>
      <w:r>
        <w:rPr>
          <w:rFonts w:ascii="Georgia" w:eastAsia="Georgia" w:hAnsi="Georgia" w:cs="Georgia"/>
          <w:spacing w:val="16"/>
          <w:sz w:val="19"/>
          <w:szCs w:val="19"/>
        </w:rPr>
        <w:t xml:space="preserve"> </w:t>
      </w:r>
      <w:r>
        <w:rPr>
          <w:rFonts w:ascii="Georgia" w:eastAsia="Georgia" w:hAnsi="Georgia" w:cs="Georgia"/>
          <w:sz w:val="19"/>
          <w:szCs w:val="19"/>
        </w:rPr>
        <w:t>instruction</w:t>
      </w:r>
      <w:r>
        <w:rPr>
          <w:rFonts w:ascii="Georgia" w:eastAsia="Georgia" w:hAnsi="Georgia" w:cs="Georgia"/>
          <w:spacing w:val="23"/>
          <w:sz w:val="19"/>
          <w:szCs w:val="19"/>
        </w:rPr>
        <w:t xml:space="preserve"> </w:t>
      </w:r>
      <w:r>
        <w:rPr>
          <w:rFonts w:ascii="Georgia" w:eastAsia="Georgia" w:hAnsi="Georgia" w:cs="Georgia"/>
          <w:sz w:val="19"/>
          <w:szCs w:val="19"/>
        </w:rPr>
        <w:t>multiple</w:t>
      </w:r>
      <w:r>
        <w:rPr>
          <w:rFonts w:ascii="Georgia" w:eastAsia="Georgia" w:hAnsi="Georgia" w:cs="Georgia"/>
          <w:spacing w:val="20"/>
          <w:sz w:val="19"/>
          <w:szCs w:val="19"/>
        </w:rPr>
        <w:t xml:space="preserve"> </w:t>
      </w:r>
      <w:r>
        <w:rPr>
          <w:rFonts w:ascii="Georgia" w:eastAsia="Georgia" w:hAnsi="Georgia" w:cs="Georgia"/>
          <w:sz w:val="19"/>
          <w:szCs w:val="19"/>
        </w:rPr>
        <w:t>data</w:t>
      </w:r>
      <w:r>
        <w:rPr>
          <w:rFonts w:ascii="Georgia" w:eastAsia="Georgia" w:hAnsi="Georgia" w:cs="Georgia"/>
          <w:spacing w:val="12"/>
          <w:sz w:val="19"/>
          <w:szCs w:val="19"/>
        </w:rPr>
        <w:t xml:space="preserve"> </w:t>
      </w:r>
      <w:r>
        <w:rPr>
          <w:rFonts w:ascii="Georgia" w:eastAsia="Georgia" w:hAnsi="Georgia" w:cs="Georgia"/>
          <w:sz w:val="19"/>
          <w:szCs w:val="19"/>
        </w:rPr>
        <w:t>(SIMD)</w:t>
      </w:r>
      <w:r>
        <w:rPr>
          <w:rFonts w:ascii="Georgia" w:eastAsia="Georgia" w:hAnsi="Georgia" w:cs="Georgia"/>
          <w:spacing w:val="19"/>
          <w:sz w:val="19"/>
          <w:szCs w:val="19"/>
        </w:rPr>
        <w:t xml:space="preserve"> </w:t>
      </w:r>
      <w:r>
        <w:rPr>
          <w:rFonts w:ascii="Georgia" w:eastAsia="Georgia" w:hAnsi="Georgia" w:cs="Georgia"/>
          <w:sz w:val="19"/>
          <w:szCs w:val="19"/>
        </w:rPr>
        <w:t>parallelization</w:t>
      </w:r>
      <w:r>
        <w:rPr>
          <w:rFonts w:ascii="Georgia" w:eastAsia="Georgia" w:hAnsi="Georgia" w:cs="Georgia"/>
          <w:spacing w:val="29"/>
          <w:sz w:val="19"/>
          <w:szCs w:val="19"/>
        </w:rPr>
        <w:t xml:space="preserve"> </w:t>
      </w:r>
      <w:r>
        <w:rPr>
          <w:rFonts w:ascii="Georgia" w:eastAsia="Georgia" w:hAnsi="Georgia" w:cs="Georgia"/>
          <w:sz w:val="19"/>
          <w:szCs w:val="19"/>
        </w:rPr>
        <w:t>on</w:t>
      </w:r>
      <w:r>
        <w:rPr>
          <w:rFonts w:ascii="Georgia" w:eastAsia="Georgia" w:hAnsi="Georgia" w:cs="Georgia"/>
          <w:spacing w:val="10"/>
          <w:sz w:val="19"/>
          <w:szCs w:val="19"/>
        </w:rPr>
        <w:t xml:space="preserve"> </w:t>
      </w:r>
      <w:r>
        <w:rPr>
          <w:rFonts w:ascii="Georgia" w:eastAsia="Georgia" w:hAnsi="Georgia" w:cs="Georgia"/>
          <w:sz w:val="19"/>
          <w:szCs w:val="19"/>
        </w:rPr>
        <w:t>Intel</w:t>
      </w:r>
      <w:r>
        <w:rPr>
          <w:rFonts w:ascii="Georgia" w:eastAsia="Georgia" w:hAnsi="Georgia" w:cs="Georgia"/>
          <w:spacing w:val="13"/>
          <w:sz w:val="19"/>
          <w:szCs w:val="19"/>
        </w:rPr>
        <w:t xml:space="preserve"> </w:t>
      </w:r>
      <w:r>
        <w:rPr>
          <w:rFonts w:ascii="Georgia" w:eastAsia="Georgia" w:hAnsi="Georgia" w:cs="Georgia"/>
          <w:sz w:val="19"/>
          <w:szCs w:val="19"/>
        </w:rPr>
        <w:t>CPUs,</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2"/>
          <w:sz w:val="19"/>
          <w:szCs w:val="19"/>
        </w:rPr>
        <w:t xml:space="preserve"> </w:t>
      </w:r>
      <w:r>
        <w:rPr>
          <w:rFonts w:ascii="Georgia" w:eastAsia="Georgia" w:hAnsi="Georgia" w:cs="Georgia"/>
          <w:sz w:val="19"/>
          <w:szCs w:val="19"/>
        </w:rPr>
        <w:t>3)</w:t>
      </w:r>
      <w:r>
        <w:rPr>
          <w:rFonts w:ascii="Georgia" w:eastAsia="Georgia" w:hAnsi="Georgia" w:cs="Georgia"/>
          <w:spacing w:val="9"/>
          <w:sz w:val="19"/>
          <w:szCs w:val="19"/>
        </w:rPr>
        <w:t xml:space="preserve"> </w:t>
      </w:r>
      <w:r>
        <w:rPr>
          <w:rFonts w:ascii="Georgia" w:eastAsia="Georgia" w:hAnsi="Georgia" w:cs="Georgia"/>
          <w:sz w:val="19"/>
          <w:szCs w:val="19"/>
        </w:rPr>
        <w:t>extensive</w:t>
      </w:r>
      <w:r>
        <w:rPr>
          <w:rFonts w:ascii="Georgia" w:eastAsia="Georgia" w:hAnsi="Georgia" w:cs="Georgia"/>
          <w:spacing w:val="22"/>
          <w:sz w:val="19"/>
          <w:szCs w:val="19"/>
        </w:rPr>
        <w:t xml:space="preserve"> </w:t>
      </w:r>
      <w:r>
        <w:rPr>
          <w:rFonts w:ascii="Georgia" w:eastAsia="Georgia" w:hAnsi="Georgia" w:cs="Georgia"/>
          <w:sz w:val="19"/>
          <w:szCs w:val="19"/>
        </w:rPr>
        <w:t>code</w:t>
      </w:r>
      <w:r>
        <w:rPr>
          <w:rFonts w:ascii="Georgia" w:eastAsia="Georgia" w:hAnsi="Georgia" w:cs="Georgia"/>
          <w:spacing w:val="13"/>
          <w:sz w:val="19"/>
          <w:szCs w:val="19"/>
        </w:rPr>
        <w:t xml:space="preserve"> </w:t>
      </w:r>
      <w:r>
        <w:rPr>
          <w:rFonts w:ascii="Georgia" w:eastAsia="Georgia" w:hAnsi="Georgia" w:cs="Georgia"/>
          <w:sz w:val="19"/>
          <w:szCs w:val="19"/>
        </w:rPr>
        <w:t>profiling</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optimization.</w:t>
      </w:r>
      <w:r>
        <w:rPr>
          <w:rFonts w:ascii="Georgia" w:eastAsia="Georgia" w:hAnsi="Georgia" w:cs="Georgia"/>
          <w:spacing w:val="38"/>
          <w:sz w:val="19"/>
          <w:szCs w:val="19"/>
        </w:rPr>
        <w:t xml:space="preserve"> </w:t>
      </w:r>
      <w:r>
        <w:rPr>
          <w:rFonts w:ascii="Georgia" w:eastAsia="Georgia" w:hAnsi="Georgia" w:cs="Georgia"/>
          <w:sz w:val="19"/>
          <w:szCs w:val="19"/>
        </w:rPr>
        <w:t>With</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move</w:t>
      </w:r>
      <w:r>
        <w:rPr>
          <w:rFonts w:ascii="Georgia" w:eastAsia="Georgia" w:hAnsi="Georgia" w:cs="Georgia"/>
          <w:spacing w:val="8"/>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GPU,</w:t>
      </w:r>
      <w:r>
        <w:rPr>
          <w:rFonts w:ascii="Georgia" w:eastAsia="Georgia" w:hAnsi="Georgia" w:cs="Georgia"/>
          <w:spacing w:val="8"/>
          <w:sz w:val="19"/>
          <w:szCs w:val="19"/>
        </w:rPr>
        <w:t xml:space="preserve"> </w:t>
      </w:r>
      <w:r>
        <w:rPr>
          <w:rFonts w:ascii="Georgia" w:eastAsia="Georgia" w:hAnsi="Georgia" w:cs="Georgia"/>
          <w:sz w:val="19"/>
          <w:szCs w:val="19"/>
        </w:rPr>
        <w:t>we</w:t>
      </w:r>
      <w:r>
        <w:rPr>
          <w:rFonts w:ascii="Georgia" w:eastAsia="Georgia" w:hAnsi="Georgia" w:cs="Georgia"/>
          <w:spacing w:val="4"/>
          <w:sz w:val="19"/>
          <w:szCs w:val="19"/>
        </w:rPr>
        <w:t xml:space="preserve"> </w:t>
      </w:r>
      <w:r>
        <w:rPr>
          <w:rFonts w:ascii="Georgia" w:eastAsia="Georgia" w:hAnsi="Georgia" w:cs="Georgia"/>
          <w:sz w:val="19"/>
          <w:szCs w:val="19"/>
        </w:rPr>
        <w:t>expect</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speed</w:t>
      </w:r>
      <w:r>
        <w:rPr>
          <w:rFonts w:ascii="Georgia" w:eastAsia="Georgia" w:hAnsi="Georgia" w:cs="Georgia"/>
          <w:spacing w:val="9"/>
          <w:sz w:val="19"/>
          <w:szCs w:val="19"/>
        </w:rPr>
        <w:t xml:space="preserve"> </w:t>
      </w:r>
      <w:r>
        <w:rPr>
          <w:rFonts w:ascii="Georgia" w:eastAsia="Georgia" w:hAnsi="Georgia" w:cs="Georgia"/>
          <w:sz w:val="19"/>
          <w:szCs w:val="19"/>
        </w:rPr>
        <w:t>up</w:t>
      </w:r>
      <w:r>
        <w:rPr>
          <w:rFonts w:ascii="Georgia" w:eastAsia="Georgia" w:hAnsi="Georgia" w:cs="Georgia"/>
          <w:spacing w:val="3"/>
          <w:sz w:val="19"/>
          <w:szCs w:val="19"/>
        </w:rPr>
        <w:t xml:space="preserve"> </w:t>
      </w:r>
      <w:r>
        <w:rPr>
          <w:rFonts w:ascii="Georgia" w:eastAsia="Georgia" w:hAnsi="Georgia" w:cs="Georgia"/>
          <w:sz w:val="19"/>
          <w:szCs w:val="19"/>
        </w:rPr>
        <w:t>registration</w:t>
      </w:r>
      <w:r>
        <w:rPr>
          <w:rFonts w:ascii="Georgia" w:eastAsia="Georgia" w:hAnsi="Georgia" w:cs="Georgia"/>
          <w:spacing w:val="19"/>
          <w:sz w:val="19"/>
          <w:szCs w:val="19"/>
        </w:rPr>
        <w:t xml:space="preserve"> </w:t>
      </w:r>
      <w:r>
        <w:rPr>
          <w:rFonts w:ascii="Georgia" w:eastAsia="Georgia" w:hAnsi="Georgia" w:cs="Georgia"/>
          <w:sz w:val="19"/>
          <w:szCs w:val="19"/>
        </w:rPr>
        <w:t>by</w:t>
      </w:r>
      <w:r>
        <w:rPr>
          <w:rFonts w:ascii="Georgia" w:eastAsia="Georgia" w:hAnsi="Georgia" w:cs="Georgia"/>
          <w:spacing w:val="3"/>
          <w:sz w:val="19"/>
          <w:szCs w:val="19"/>
        </w:rPr>
        <w:t xml:space="preserve"> </w:t>
      </w:r>
      <w:r>
        <w:rPr>
          <w:rFonts w:ascii="Georgia" w:eastAsia="Georgia" w:hAnsi="Georgia" w:cs="Georgia"/>
          <w:sz w:val="19"/>
          <w:szCs w:val="19"/>
        </w:rPr>
        <w:t>another</w:t>
      </w:r>
      <w:r>
        <w:rPr>
          <w:rFonts w:ascii="Georgia" w:eastAsia="Georgia" w:hAnsi="Georgia" w:cs="Georgia"/>
          <w:spacing w:val="12"/>
          <w:sz w:val="19"/>
          <w:szCs w:val="19"/>
        </w:rPr>
        <w:t xml:space="preserve"> </w:t>
      </w:r>
      <w:r>
        <w:rPr>
          <w:rFonts w:ascii="Georgia" w:eastAsia="Georgia" w:hAnsi="Georgia" w:cs="Georgia"/>
          <w:sz w:val="19"/>
          <w:szCs w:val="19"/>
        </w:rPr>
        <w:t>factor</w:t>
      </w:r>
      <w:r>
        <w:rPr>
          <w:rFonts w:ascii="Georgia" w:eastAsia="Georgia" w:hAnsi="Georgia" w:cs="Georgia"/>
          <w:spacing w:val="9"/>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4-5</w:t>
      </w:r>
      <w:r>
        <w:rPr>
          <w:rFonts w:ascii="Georgia" w:eastAsia="Georgia" w:hAnsi="Georgia" w:cs="Georgia"/>
          <w:spacing w:val="5"/>
          <w:sz w:val="19"/>
          <w:szCs w:val="19"/>
        </w:rPr>
        <w:t xml:space="preserve"> </w:t>
      </w:r>
      <w:r>
        <w:rPr>
          <w:rFonts w:ascii="Georgia" w:eastAsia="Georgia" w:hAnsi="Georgia" w:cs="Georgia"/>
          <w:sz w:val="19"/>
          <w:szCs w:val="19"/>
        </w:rPr>
        <w:t>times.</w:t>
      </w:r>
      <w:r>
        <w:rPr>
          <w:rFonts w:ascii="Georgia" w:eastAsia="Georgia" w:hAnsi="Georgia" w:cs="Georgia"/>
          <w:spacing w:val="26"/>
          <w:sz w:val="19"/>
          <w:szCs w:val="19"/>
        </w:rPr>
        <w:t xml:space="preserve"> </w:t>
      </w:r>
      <w:r>
        <w:rPr>
          <w:rFonts w:ascii="Georgia" w:eastAsia="Georgia" w:hAnsi="Georgia" w:cs="Georgia"/>
          <w:sz w:val="19"/>
          <w:szCs w:val="19"/>
        </w:rPr>
        <w:t>Therefore,</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w w:val="102"/>
          <w:sz w:val="19"/>
          <w:szCs w:val="19"/>
        </w:rPr>
        <w:t xml:space="preserve">vast </w:t>
      </w:r>
      <w:r>
        <w:rPr>
          <w:rFonts w:ascii="Georgia" w:eastAsia="Georgia" w:hAnsi="Georgia" w:cs="Georgia"/>
          <w:sz w:val="19"/>
          <w:szCs w:val="19"/>
        </w:rPr>
        <w:t>majority</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lastRenderedPageBreak/>
        <w:t>ITK-Lung</w:t>
      </w:r>
      <w:r>
        <w:rPr>
          <w:rFonts w:ascii="Georgia" w:eastAsia="Georgia" w:hAnsi="Georgia" w:cs="Georgia"/>
          <w:spacing w:val="18"/>
          <w:sz w:val="19"/>
          <w:szCs w:val="19"/>
        </w:rPr>
        <w:t xml:space="preserve"> </w:t>
      </w:r>
      <w:r>
        <w:rPr>
          <w:rFonts w:ascii="Georgia" w:eastAsia="Georgia" w:hAnsi="Georgia" w:cs="Georgia"/>
          <w:sz w:val="19"/>
          <w:szCs w:val="19"/>
        </w:rPr>
        <w:t>users</w:t>
      </w:r>
      <w:r>
        <w:rPr>
          <w:rFonts w:ascii="Georgia" w:eastAsia="Georgia" w:hAnsi="Georgia" w:cs="Georgia"/>
          <w:spacing w:val="10"/>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not</w:t>
      </w:r>
      <w:r>
        <w:rPr>
          <w:rFonts w:ascii="Georgia" w:eastAsia="Georgia" w:hAnsi="Georgia" w:cs="Georgia"/>
          <w:spacing w:val="7"/>
          <w:sz w:val="19"/>
          <w:szCs w:val="19"/>
        </w:rPr>
        <w:t xml:space="preserve"> </w:t>
      </w:r>
      <w:r>
        <w:rPr>
          <w:rFonts w:ascii="Georgia" w:eastAsia="Georgia" w:hAnsi="Georgia" w:cs="Georgia"/>
          <w:sz w:val="19"/>
          <w:szCs w:val="19"/>
        </w:rPr>
        <w:t>need</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have</w:t>
      </w:r>
      <w:r>
        <w:rPr>
          <w:rFonts w:ascii="Georgia" w:eastAsia="Georgia" w:hAnsi="Georgia" w:cs="Georgia"/>
          <w:spacing w:val="9"/>
          <w:sz w:val="19"/>
          <w:szCs w:val="19"/>
        </w:rPr>
        <w:t xml:space="preserve"> </w:t>
      </w:r>
      <w:r>
        <w:rPr>
          <w:rFonts w:ascii="Georgia" w:eastAsia="Georgia" w:hAnsi="Georgia" w:cs="Georgia"/>
          <w:sz w:val="19"/>
          <w:szCs w:val="19"/>
        </w:rPr>
        <w:t>access</w:t>
      </w:r>
      <w:r>
        <w:rPr>
          <w:rFonts w:ascii="Georgia" w:eastAsia="Georgia" w:hAnsi="Georgia" w:cs="Georgia"/>
          <w:spacing w:val="11"/>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high-performance</w:t>
      </w:r>
      <w:r>
        <w:rPr>
          <w:rFonts w:ascii="Georgia" w:eastAsia="Georgia" w:hAnsi="Georgia" w:cs="Georgia"/>
          <w:spacing w:val="31"/>
          <w:sz w:val="19"/>
          <w:szCs w:val="19"/>
        </w:rPr>
        <w:t xml:space="preserve"> </w:t>
      </w:r>
      <w:r>
        <w:rPr>
          <w:rFonts w:ascii="Georgia" w:eastAsia="Georgia" w:hAnsi="Georgia" w:cs="Georgia"/>
          <w:sz w:val="19"/>
          <w:szCs w:val="19"/>
        </w:rPr>
        <w:t>computing</w:t>
      </w:r>
      <w:r>
        <w:rPr>
          <w:rFonts w:ascii="Georgia" w:eastAsia="Georgia" w:hAnsi="Georgia" w:cs="Georgia"/>
          <w:spacing w:val="19"/>
          <w:sz w:val="19"/>
          <w:szCs w:val="19"/>
        </w:rPr>
        <w:t xml:space="preserve"> </w:t>
      </w:r>
      <w:r>
        <w:rPr>
          <w:rFonts w:ascii="Georgia" w:eastAsia="Georgia" w:hAnsi="Georgia" w:cs="Georgia"/>
          <w:sz w:val="19"/>
          <w:szCs w:val="19"/>
        </w:rPr>
        <w:t>clusters</w:t>
      </w:r>
      <w:r>
        <w:rPr>
          <w:rFonts w:ascii="Georgia" w:eastAsia="Georgia" w:hAnsi="Georgia" w:cs="Georgia"/>
          <w:spacing w:val="14"/>
          <w:sz w:val="19"/>
          <w:szCs w:val="19"/>
        </w:rPr>
        <w:t xml:space="preserve"> </w:t>
      </w:r>
      <w:r>
        <w:rPr>
          <w:rFonts w:ascii="Georgia" w:eastAsia="Georgia" w:hAnsi="Georgia" w:cs="Georgia"/>
          <w:sz w:val="19"/>
          <w:szCs w:val="19"/>
        </w:rPr>
        <w:t>or</w:t>
      </w:r>
      <w:r>
        <w:rPr>
          <w:rFonts w:ascii="Georgia" w:eastAsia="Georgia" w:hAnsi="Georgia" w:cs="Georgia"/>
          <w:spacing w:val="5"/>
          <w:sz w:val="19"/>
          <w:szCs w:val="19"/>
        </w:rPr>
        <w:t xml:space="preserve"> </w:t>
      </w:r>
      <w:r>
        <w:rPr>
          <w:rFonts w:ascii="Georgia" w:eastAsia="Georgia" w:hAnsi="Georgia" w:cs="Georgia"/>
          <w:sz w:val="19"/>
          <w:szCs w:val="19"/>
        </w:rPr>
        <w:t>other</w:t>
      </w:r>
      <w:r>
        <w:rPr>
          <w:rFonts w:ascii="Georgia" w:eastAsia="Georgia" w:hAnsi="Georgia" w:cs="Georgia"/>
          <w:spacing w:val="10"/>
          <w:sz w:val="19"/>
          <w:szCs w:val="19"/>
        </w:rPr>
        <w:t xml:space="preserve"> </w:t>
      </w:r>
      <w:r>
        <w:rPr>
          <w:rFonts w:ascii="Georgia" w:eastAsia="Georgia" w:hAnsi="Georgia" w:cs="Georgia"/>
          <w:sz w:val="19"/>
          <w:szCs w:val="19"/>
        </w:rPr>
        <w:t>expensive</w:t>
      </w:r>
      <w:r>
        <w:rPr>
          <w:rFonts w:ascii="Georgia" w:eastAsia="Georgia" w:hAnsi="Georgia" w:cs="Georgia"/>
          <w:spacing w:val="17"/>
          <w:sz w:val="19"/>
          <w:szCs w:val="19"/>
        </w:rPr>
        <w:t xml:space="preserve"> </w:t>
      </w:r>
      <w:r>
        <w:rPr>
          <w:rFonts w:ascii="Georgia" w:eastAsia="Georgia" w:hAnsi="Georgia" w:cs="Georgia"/>
          <w:w w:val="102"/>
          <w:sz w:val="19"/>
          <w:szCs w:val="19"/>
        </w:rPr>
        <w:t>hardware.</w:t>
      </w:r>
    </w:p>
    <w:p w14:paraId="70EECCDB" w14:textId="77777777" w:rsidR="00E61F9D" w:rsidRDefault="005C64D6">
      <w:pPr>
        <w:spacing w:before="60" w:after="0"/>
        <w:ind w:left="120" w:right="52"/>
        <w:jc w:val="both"/>
        <w:rPr>
          <w:rFonts w:ascii="Georgia" w:eastAsia="Georgia" w:hAnsi="Georgia" w:cs="Georgia"/>
          <w:sz w:val="19"/>
          <w:szCs w:val="19"/>
        </w:rPr>
      </w:pPr>
      <w:r>
        <w:rPr>
          <w:rFonts w:ascii="Georgia" w:eastAsia="Georgia" w:hAnsi="Georgia" w:cs="Georgia"/>
          <w:sz w:val="19"/>
          <w:szCs w:val="19"/>
        </w:rPr>
        <w:t>However,</w:t>
      </w:r>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19"/>
          <w:sz w:val="19"/>
          <w:szCs w:val="19"/>
        </w:rPr>
        <w:t xml:space="preserve"> </w:t>
      </w:r>
      <w:r>
        <w:rPr>
          <w:rFonts w:ascii="Georgia" w:eastAsia="Georgia" w:hAnsi="Georgia" w:cs="Georgia"/>
          <w:sz w:val="19"/>
          <w:szCs w:val="19"/>
        </w:rPr>
        <w:t>power</w:t>
      </w:r>
      <w:r>
        <w:rPr>
          <w:rFonts w:ascii="Georgia" w:eastAsia="Georgia" w:hAnsi="Georgia" w:cs="Georgia"/>
          <w:spacing w:val="25"/>
          <w:sz w:val="19"/>
          <w:szCs w:val="19"/>
        </w:rPr>
        <w:t xml:space="preserve"> </w:t>
      </w:r>
      <w:r>
        <w:rPr>
          <w:rFonts w:ascii="Georgia" w:eastAsia="Georgia" w:hAnsi="Georgia" w:cs="Georgia"/>
          <w:sz w:val="19"/>
          <w:szCs w:val="19"/>
        </w:rPr>
        <w:t>users</w:t>
      </w:r>
      <w:r>
        <w:rPr>
          <w:rFonts w:ascii="Georgia" w:eastAsia="Georgia" w:hAnsi="Georgia" w:cs="Georgia"/>
          <w:spacing w:val="23"/>
          <w:sz w:val="19"/>
          <w:szCs w:val="19"/>
        </w:rPr>
        <w:t xml:space="preserve"> </w:t>
      </w:r>
      <w:r>
        <w:rPr>
          <w:rFonts w:ascii="Georgia" w:eastAsia="Georgia" w:hAnsi="Georgia" w:cs="Georgia"/>
          <w:sz w:val="19"/>
          <w:szCs w:val="19"/>
        </w:rPr>
        <w:t>with</w:t>
      </w:r>
      <w:r>
        <w:rPr>
          <w:rFonts w:ascii="Georgia" w:eastAsia="Georgia" w:hAnsi="Georgia" w:cs="Georgia"/>
          <w:spacing w:val="21"/>
          <w:sz w:val="19"/>
          <w:szCs w:val="19"/>
        </w:rPr>
        <w:t xml:space="preserve"> </w:t>
      </w:r>
      <w:r>
        <w:rPr>
          <w:rFonts w:ascii="Georgia" w:eastAsia="Georgia" w:hAnsi="Georgia" w:cs="Georgia"/>
          <w:sz w:val="19"/>
          <w:szCs w:val="19"/>
        </w:rPr>
        <w:t>very</w:t>
      </w:r>
      <w:r>
        <w:rPr>
          <w:rFonts w:ascii="Georgia" w:eastAsia="Georgia" w:hAnsi="Georgia" w:cs="Georgia"/>
          <w:spacing w:val="21"/>
          <w:sz w:val="19"/>
          <w:szCs w:val="19"/>
        </w:rPr>
        <w:t xml:space="preserve"> </w:t>
      </w:r>
      <w:r>
        <w:rPr>
          <w:rFonts w:ascii="Georgia" w:eastAsia="Georgia" w:hAnsi="Georgia" w:cs="Georgia"/>
          <w:sz w:val="19"/>
          <w:szCs w:val="19"/>
        </w:rPr>
        <w:t>large</w:t>
      </w:r>
      <w:r>
        <w:rPr>
          <w:rFonts w:ascii="Georgia" w:eastAsia="Georgia" w:hAnsi="Georgia" w:cs="Georgia"/>
          <w:spacing w:val="22"/>
          <w:sz w:val="19"/>
          <w:szCs w:val="19"/>
        </w:rPr>
        <w:t xml:space="preserve"> </w:t>
      </w:r>
      <w:r>
        <w:rPr>
          <w:rFonts w:ascii="Georgia" w:eastAsia="Georgia" w:hAnsi="Georgia" w:cs="Georgia"/>
          <w:sz w:val="19"/>
          <w:szCs w:val="19"/>
        </w:rPr>
        <w:t>datasets</w:t>
      </w:r>
      <w:r>
        <w:rPr>
          <w:rFonts w:ascii="Georgia" w:eastAsia="Georgia" w:hAnsi="Georgia" w:cs="Georgia"/>
          <w:spacing w:val="28"/>
          <w:sz w:val="19"/>
          <w:szCs w:val="19"/>
        </w:rPr>
        <w:t xml:space="preserve"> </w:t>
      </w:r>
      <w:r>
        <w:rPr>
          <w:rFonts w:ascii="Georgia" w:eastAsia="Georgia" w:hAnsi="Georgia" w:cs="Georgia"/>
          <w:sz w:val="19"/>
          <w:szCs w:val="19"/>
        </w:rPr>
        <w:t>or</w:t>
      </w:r>
      <w:r>
        <w:rPr>
          <w:rFonts w:ascii="Georgia" w:eastAsia="Georgia" w:hAnsi="Georgia" w:cs="Georgia"/>
          <w:spacing w:val="18"/>
          <w:sz w:val="19"/>
          <w:szCs w:val="19"/>
        </w:rPr>
        <w:t xml:space="preserve"> </w:t>
      </w:r>
      <w:r>
        <w:rPr>
          <w:rFonts w:ascii="Georgia" w:eastAsia="Georgia" w:hAnsi="Georgia" w:cs="Georgia"/>
          <w:sz w:val="19"/>
          <w:szCs w:val="19"/>
        </w:rPr>
        <w:t>datasets</w:t>
      </w:r>
      <w:r>
        <w:rPr>
          <w:rFonts w:ascii="Georgia" w:eastAsia="Georgia" w:hAnsi="Georgia" w:cs="Georgia"/>
          <w:spacing w:val="29"/>
          <w:sz w:val="19"/>
          <w:szCs w:val="19"/>
        </w:rPr>
        <w:t xml:space="preserve"> </w:t>
      </w:r>
      <w:r>
        <w:rPr>
          <w:rFonts w:ascii="Georgia" w:eastAsia="Georgia" w:hAnsi="Georgia" w:cs="Georgia"/>
          <w:sz w:val="19"/>
          <w:szCs w:val="19"/>
        </w:rPr>
        <w:t>that</w:t>
      </w:r>
      <w:r>
        <w:rPr>
          <w:rFonts w:ascii="Georgia" w:eastAsia="Georgia" w:hAnsi="Georgia" w:cs="Georgia"/>
          <w:spacing w:val="21"/>
          <w:sz w:val="19"/>
          <w:szCs w:val="19"/>
        </w:rPr>
        <w:t xml:space="preserve"> </w:t>
      </w:r>
      <w:r>
        <w:rPr>
          <w:rFonts w:ascii="Georgia" w:eastAsia="Georgia" w:hAnsi="Georgia" w:cs="Georgia"/>
          <w:sz w:val="19"/>
          <w:szCs w:val="19"/>
        </w:rPr>
        <w:t>require</w:t>
      </w:r>
      <w:r>
        <w:rPr>
          <w:rFonts w:ascii="Georgia" w:eastAsia="Georgia" w:hAnsi="Georgia" w:cs="Georgia"/>
          <w:spacing w:val="26"/>
          <w:sz w:val="19"/>
          <w:szCs w:val="19"/>
        </w:rPr>
        <w:t xml:space="preserve"> </w:t>
      </w:r>
      <w:r>
        <w:rPr>
          <w:rFonts w:ascii="Georgia" w:eastAsia="Georgia" w:hAnsi="Georgia" w:cs="Georgia"/>
          <w:sz w:val="19"/>
          <w:szCs w:val="19"/>
        </w:rPr>
        <w:t>more</w:t>
      </w:r>
      <w:r>
        <w:rPr>
          <w:rFonts w:ascii="Georgia" w:eastAsia="Georgia" w:hAnsi="Georgia" w:cs="Georgia"/>
          <w:spacing w:val="23"/>
          <w:sz w:val="19"/>
          <w:szCs w:val="19"/>
        </w:rPr>
        <w:t xml:space="preserve"> </w:t>
      </w:r>
      <w:r>
        <w:rPr>
          <w:rFonts w:ascii="Georgia" w:eastAsia="Georgia" w:hAnsi="Georgia" w:cs="Georgia"/>
          <w:sz w:val="19"/>
          <w:szCs w:val="19"/>
        </w:rPr>
        <w:t>compute-</w:t>
      </w:r>
      <w:proofErr w:type="gramStart"/>
      <w:r>
        <w:rPr>
          <w:rFonts w:ascii="Georgia" w:eastAsia="Georgia" w:hAnsi="Georgia" w:cs="Georgia"/>
          <w:sz w:val="19"/>
          <w:szCs w:val="19"/>
        </w:rPr>
        <w:t xml:space="preserve">demanding </w:t>
      </w:r>
      <w:r>
        <w:rPr>
          <w:rFonts w:ascii="Georgia" w:eastAsia="Georgia" w:hAnsi="Georgia" w:cs="Georgia"/>
          <w:spacing w:val="3"/>
          <w:sz w:val="19"/>
          <w:szCs w:val="19"/>
        </w:rPr>
        <w:t xml:space="preserve"> </w:t>
      </w:r>
      <w:r>
        <w:rPr>
          <w:rFonts w:ascii="Georgia" w:eastAsia="Georgia" w:hAnsi="Georgia" w:cs="Georgia"/>
          <w:sz w:val="19"/>
          <w:szCs w:val="19"/>
        </w:rPr>
        <w:t>parameters</w:t>
      </w:r>
      <w:proofErr w:type="gramEnd"/>
      <w:r>
        <w:rPr>
          <w:rFonts w:ascii="Georgia" w:eastAsia="Georgia" w:hAnsi="Georgia" w:cs="Georgia"/>
          <w:spacing w:val="33"/>
          <w:sz w:val="19"/>
          <w:szCs w:val="19"/>
        </w:rPr>
        <w:t xml:space="preserve"> </w:t>
      </w:r>
      <w:r>
        <w:rPr>
          <w:rFonts w:ascii="Georgia" w:eastAsia="Georgia" w:hAnsi="Georgia" w:cs="Georgia"/>
          <w:sz w:val="19"/>
          <w:szCs w:val="19"/>
        </w:rPr>
        <w:t>or</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higher- </w:t>
      </w:r>
      <w:r>
        <w:rPr>
          <w:rFonts w:ascii="Georgia" w:eastAsia="Georgia" w:hAnsi="Georgia" w:cs="Georgia"/>
          <w:sz w:val="19"/>
          <w:szCs w:val="19"/>
        </w:rPr>
        <w:t>resolution</w:t>
      </w:r>
      <w:r>
        <w:rPr>
          <w:rFonts w:ascii="Georgia" w:eastAsia="Georgia" w:hAnsi="Georgia" w:cs="Georgia"/>
          <w:spacing w:val="13"/>
          <w:sz w:val="19"/>
          <w:szCs w:val="19"/>
        </w:rPr>
        <w:t xml:space="preserve"> </w:t>
      </w:r>
      <w:r>
        <w:rPr>
          <w:rFonts w:ascii="Georgia" w:eastAsia="Georgia" w:hAnsi="Georgia" w:cs="Georgia"/>
          <w:sz w:val="19"/>
          <w:szCs w:val="19"/>
        </w:rPr>
        <w:t>registration,</w:t>
      </w:r>
      <w:r>
        <w:rPr>
          <w:rFonts w:ascii="Georgia" w:eastAsia="Georgia" w:hAnsi="Georgia" w:cs="Georgia"/>
          <w:spacing w:val="18"/>
          <w:sz w:val="19"/>
          <w:szCs w:val="19"/>
        </w:rPr>
        <w:t xml:space="preserve"> </w:t>
      </w:r>
      <w:r>
        <w:rPr>
          <w:rFonts w:ascii="Georgia" w:eastAsia="Georgia" w:hAnsi="Georgia" w:cs="Georgia"/>
          <w:sz w:val="19"/>
          <w:szCs w:val="19"/>
        </w:rPr>
        <w:t>we</w:t>
      </w:r>
      <w:r>
        <w:rPr>
          <w:rFonts w:ascii="Georgia" w:eastAsia="Georgia" w:hAnsi="Georgia" w:cs="Georgia"/>
          <w:spacing w:val="1"/>
          <w:sz w:val="19"/>
          <w:szCs w:val="19"/>
        </w:rPr>
        <w:t xml:space="preserve"> </w:t>
      </w:r>
      <w:r>
        <w:rPr>
          <w:rFonts w:ascii="Georgia" w:eastAsia="Georgia" w:hAnsi="Georgia" w:cs="Georgia"/>
          <w:sz w:val="19"/>
          <w:szCs w:val="19"/>
        </w:rPr>
        <w:t>will</w:t>
      </w:r>
      <w:r>
        <w:rPr>
          <w:rFonts w:ascii="Georgia" w:eastAsia="Georgia" w:hAnsi="Georgia" w:cs="Georgia"/>
          <w:spacing w:val="2"/>
          <w:sz w:val="19"/>
          <w:szCs w:val="19"/>
        </w:rPr>
        <w:t xml:space="preserve"> </w:t>
      </w:r>
      <w:r>
        <w:rPr>
          <w:rFonts w:ascii="Georgia" w:eastAsia="Georgia" w:hAnsi="Georgia" w:cs="Georgia"/>
          <w:sz w:val="19"/>
          <w:szCs w:val="19"/>
        </w:rPr>
        <w:t>also</w:t>
      </w:r>
      <w:r>
        <w:rPr>
          <w:rFonts w:ascii="Georgia" w:eastAsia="Georgia" w:hAnsi="Georgia" w:cs="Georgia"/>
          <w:spacing w:val="3"/>
          <w:sz w:val="19"/>
          <w:szCs w:val="19"/>
        </w:rPr>
        <w:t xml:space="preserve"> </w:t>
      </w:r>
      <w:r>
        <w:rPr>
          <w:rFonts w:ascii="Georgia" w:eastAsia="Georgia" w:hAnsi="Georgia" w:cs="Georgia"/>
          <w:sz w:val="19"/>
          <w:szCs w:val="19"/>
        </w:rPr>
        <w:t>provide</w:t>
      </w:r>
      <w:r>
        <w:rPr>
          <w:rFonts w:ascii="Georgia" w:eastAsia="Georgia" w:hAnsi="Georgia" w:cs="Georgia"/>
          <w:spacing w:val="9"/>
          <w:sz w:val="19"/>
          <w:szCs w:val="19"/>
        </w:rPr>
        <w:t xml:space="preserve"> </w:t>
      </w:r>
      <w:r>
        <w:rPr>
          <w:rFonts w:ascii="Georgia" w:eastAsia="Georgia" w:hAnsi="Georgia" w:cs="Georgia"/>
          <w:sz w:val="19"/>
          <w:szCs w:val="19"/>
        </w:rPr>
        <w:t>an alternative</w:t>
      </w:r>
      <w:r>
        <w:rPr>
          <w:rFonts w:ascii="Georgia" w:eastAsia="Georgia" w:hAnsi="Georgia" w:cs="Georgia"/>
          <w:spacing w:val="14"/>
          <w:sz w:val="19"/>
          <w:szCs w:val="19"/>
        </w:rPr>
        <w:t xml:space="preserve"> </w:t>
      </w:r>
      <w:r>
        <w:rPr>
          <w:rFonts w:ascii="Georgia" w:eastAsia="Georgia" w:hAnsi="Georgia" w:cs="Georgia"/>
          <w:sz w:val="19"/>
          <w:szCs w:val="19"/>
        </w:rPr>
        <w:t>offline</w:t>
      </w:r>
      <w:r>
        <w:rPr>
          <w:rFonts w:ascii="Georgia" w:eastAsia="Georgia" w:hAnsi="Georgia" w:cs="Georgia"/>
          <w:spacing w:val="7"/>
          <w:sz w:val="19"/>
          <w:szCs w:val="19"/>
        </w:rPr>
        <w:t xml:space="preserve"> </w:t>
      </w:r>
      <w:r>
        <w:rPr>
          <w:rFonts w:ascii="Georgia" w:eastAsia="Georgia" w:hAnsi="Georgia" w:cs="Georgia"/>
          <w:sz w:val="19"/>
          <w:szCs w:val="19"/>
        </w:rPr>
        <w:t>processing</w:t>
      </w:r>
      <w:r>
        <w:rPr>
          <w:rFonts w:ascii="Georgia" w:eastAsia="Georgia" w:hAnsi="Georgia" w:cs="Georgia"/>
          <w:spacing w:val="14"/>
          <w:sz w:val="19"/>
          <w:szCs w:val="19"/>
        </w:rPr>
        <w:t xml:space="preserve"> </w:t>
      </w:r>
      <w:r>
        <w:rPr>
          <w:rFonts w:ascii="Georgia" w:eastAsia="Georgia" w:hAnsi="Georgia" w:cs="Georgia"/>
          <w:sz w:val="19"/>
          <w:szCs w:val="19"/>
        </w:rPr>
        <w:t>mode,</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which</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registration</w:t>
      </w:r>
      <w:r>
        <w:rPr>
          <w:rFonts w:ascii="Georgia" w:eastAsia="Georgia" w:hAnsi="Georgia" w:cs="Georgia"/>
          <w:spacing w:val="16"/>
          <w:sz w:val="19"/>
          <w:szCs w:val="19"/>
        </w:rPr>
        <w:t xml:space="preserve"> </w:t>
      </w:r>
      <w:r>
        <w:rPr>
          <w:rFonts w:ascii="Georgia" w:eastAsia="Georgia" w:hAnsi="Georgia" w:cs="Georgia"/>
          <w:sz w:val="19"/>
          <w:szCs w:val="19"/>
        </w:rPr>
        <w:t>tasks</w:t>
      </w:r>
      <w:r>
        <w:rPr>
          <w:rFonts w:ascii="Georgia" w:eastAsia="Georgia" w:hAnsi="Georgia" w:cs="Georgia"/>
          <w:spacing w:val="5"/>
          <w:sz w:val="19"/>
          <w:szCs w:val="19"/>
        </w:rPr>
        <w:t xml:space="preserve"> </w:t>
      </w:r>
      <w:r>
        <w:rPr>
          <w:rFonts w:ascii="Georgia" w:eastAsia="Georgia" w:hAnsi="Georgia" w:cs="Georgia"/>
          <w:sz w:val="19"/>
          <w:szCs w:val="19"/>
        </w:rPr>
        <w:t>are</w:t>
      </w:r>
      <w:r>
        <w:rPr>
          <w:rFonts w:ascii="Georgia" w:eastAsia="Georgia" w:hAnsi="Georgia" w:cs="Georgia"/>
          <w:spacing w:val="1"/>
          <w:sz w:val="19"/>
          <w:szCs w:val="19"/>
        </w:rPr>
        <w:t xml:space="preserve"> </w:t>
      </w:r>
      <w:r>
        <w:rPr>
          <w:rFonts w:ascii="Georgia" w:eastAsia="Georgia" w:hAnsi="Georgia" w:cs="Georgia"/>
          <w:w w:val="102"/>
          <w:sz w:val="19"/>
          <w:szCs w:val="19"/>
        </w:rPr>
        <w:t>executed</w:t>
      </w:r>
    </w:p>
    <w:p w14:paraId="1435DFAD" w14:textId="77777777" w:rsidR="00E61F9D" w:rsidRDefault="00E61F9D">
      <w:pPr>
        <w:spacing w:after="0"/>
        <w:jc w:val="both"/>
        <w:sectPr w:rsidR="00E61F9D">
          <w:pgSz w:w="12240" w:h="15840"/>
          <w:pgMar w:top="680" w:right="580" w:bottom="280" w:left="600" w:header="720" w:footer="720" w:gutter="0"/>
          <w:cols w:space="720"/>
        </w:sectPr>
      </w:pPr>
    </w:p>
    <w:p w14:paraId="71D2BBE6" w14:textId="4167EA7B" w:rsidR="00E61F9D" w:rsidRDefault="005C64D6">
      <w:pPr>
        <w:spacing w:before="85" w:after="0" w:line="277" w:lineRule="auto"/>
        <w:ind w:left="113" w:right="62" w:firstLine="7"/>
        <w:jc w:val="both"/>
        <w:rPr>
          <w:rFonts w:ascii="Georgia" w:eastAsia="Georgia" w:hAnsi="Georgia" w:cs="Georgia"/>
          <w:sz w:val="19"/>
          <w:szCs w:val="19"/>
        </w:rPr>
      </w:pPr>
      <w:proofErr w:type="gramStart"/>
      <w:r>
        <w:rPr>
          <w:rFonts w:ascii="Georgia" w:eastAsia="Georgia" w:hAnsi="Georgia" w:cs="Georgia"/>
          <w:sz w:val="19"/>
          <w:szCs w:val="19"/>
        </w:rPr>
        <w:lastRenderedPageBreak/>
        <w:t>on</w:t>
      </w:r>
      <w:proofErr w:type="gramEnd"/>
      <w:r>
        <w:rPr>
          <w:rFonts w:ascii="Georgia" w:eastAsia="Georgia" w:hAnsi="Georgia" w:cs="Georgia"/>
          <w:spacing w:val="14"/>
          <w:sz w:val="19"/>
          <w:szCs w:val="19"/>
        </w:rPr>
        <w:t xml:space="preserve"> </w:t>
      </w:r>
      <w:r>
        <w:rPr>
          <w:rFonts w:ascii="Georgia" w:eastAsia="Georgia" w:hAnsi="Georgia" w:cs="Georgia"/>
          <w:sz w:val="19"/>
          <w:szCs w:val="19"/>
        </w:rPr>
        <w:t>an</w:t>
      </w:r>
      <w:r>
        <w:rPr>
          <w:rFonts w:ascii="Georgia" w:eastAsia="Georgia" w:hAnsi="Georgia" w:cs="Georgia"/>
          <w:spacing w:val="14"/>
          <w:sz w:val="19"/>
          <w:szCs w:val="19"/>
        </w:rPr>
        <w:t xml:space="preserve"> </w:t>
      </w:r>
      <w:r>
        <w:rPr>
          <w:rFonts w:ascii="Georgia" w:eastAsia="Georgia" w:hAnsi="Georgia" w:cs="Georgia"/>
          <w:sz w:val="19"/>
          <w:szCs w:val="19"/>
        </w:rPr>
        <w:t>external</w:t>
      </w:r>
      <w:r>
        <w:rPr>
          <w:rFonts w:ascii="Georgia" w:eastAsia="Georgia" w:hAnsi="Georgia" w:cs="Georgia"/>
          <w:spacing w:val="24"/>
          <w:sz w:val="19"/>
          <w:szCs w:val="19"/>
        </w:rPr>
        <w:t xml:space="preserve"> </w:t>
      </w:r>
      <w:r>
        <w:rPr>
          <w:rFonts w:ascii="Georgia" w:eastAsia="Georgia" w:hAnsi="Georgia" w:cs="Georgia"/>
          <w:sz w:val="19"/>
          <w:szCs w:val="19"/>
        </w:rPr>
        <w:t>high-performance</w:t>
      </w:r>
      <w:r>
        <w:rPr>
          <w:rFonts w:ascii="Georgia" w:eastAsia="Georgia" w:hAnsi="Georgia" w:cs="Georgia"/>
          <w:spacing w:val="40"/>
          <w:sz w:val="19"/>
          <w:szCs w:val="19"/>
        </w:rPr>
        <w:t xml:space="preserve"> </w:t>
      </w:r>
      <w:r>
        <w:rPr>
          <w:rFonts w:ascii="Georgia" w:eastAsia="Georgia" w:hAnsi="Georgia" w:cs="Georgia"/>
          <w:sz w:val="19"/>
          <w:szCs w:val="19"/>
        </w:rPr>
        <w:t>computing</w:t>
      </w:r>
      <w:r>
        <w:rPr>
          <w:rFonts w:ascii="Georgia" w:eastAsia="Georgia" w:hAnsi="Georgia" w:cs="Georgia"/>
          <w:spacing w:val="28"/>
          <w:sz w:val="19"/>
          <w:szCs w:val="19"/>
        </w:rPr>
        <w:t xml:space="preserve"> </w:t>
      </w:r>
      <w:r>
        <w:rPr>
          <w:rFonts w:ascii="Georgia" w:eastAsia="Georgia" w:hAnsi="Georgia" w:cs="Georgia"/>
          <w:sz w:val="19"/>
          <w:szCs w:val="19"/>
        </w:rPr>
        <w:t xml:space="preserve">resource. </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this</w:t>
      </w:r>
      <w:r>
        <w:rPr>
          <w:rFonts w:ascii="Georgia" w:eastAsia="Georgia" w:hAnsi="Georgia" w:cs="Georgia"/>
          <w:spacing w:val="16"/>
          <w:sz w:val="19"/>
          <w:szCs w:val="19"/>
        </w:rPr>
        <w:t xml:space="preserve"> </w:t>
      </w:r>
      <w:r>
        <w:rPr>
          <w:rFonts w:ascii="Georgia" w:eastAsia="Georgia" w:hAnsi="Georgia" w:cs="Georgia"/>
          <w:sz w:val="19"/>
          <w:szCs w:val="19"/>
        </w:rPr>
        <w:t>mode,</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ITK-Lung</w:t>
      </w:r>
      <w:r>
        <w:rPr>
          <w:rFonts w:ascii="Georgia" w:eastAsia="Georgia" w:hAnsi="Georgia" w:cs="Georgia"/>
          <w:spacing w:val="27"/>
          <w:sz w:val="19"/>
          <w:szCs w:val="19"/>
        </w:rPr>
        <w:t xml:space="preserve"> </w:t>
      </w:r>
      <w:r>
        <w:rPr>
          <w:rFonts w:ascii="Georgia" w:eastAsia="Georgia" w:hAnsi="Georgia" w:cs="Georgia"/>
          <w:sz w:val="19"/>
          <w:szCs w:val="19"/>
        </w:rPr>
        <w:t>GUI</w:t>
      </w:r>
      <w:r>
        <w:rPr>
          <w:rFonts w:ascii="Georgia" w:eastAsia="Georgia" w:hAnsi="Georgia" w:cs="Georgia"/>
          <w:spacing w:val="17"/>
          <w:sz w:val="19"/>
          <w:szCs w:val="19"/>
        </w:rPr>
        <w:t xml:space="preserve"> </w:t>
      </w:r>
      <w:r>
        <w:rPr>
          <w:rFonts w:ascii="Georgia" w:eastAsia="Georgia" w:hAnsi="Georgia" w:cs="Georgia"/>
          <w:sz w:val="19"/>
          <w:szCs w:val="19"/>
        </w:rPr>
        <w:t>(see</w:t>
      </w:r>
      <w:r>
        <w:rPr>
          <w:rFonts w:ascii="Georgia" w:eastAsia="Georgia" w:hAnsi="Georgia" w:cs="Georgia"/>
          <w:spacing w:val="17"/>
          <w:sz w:val="19"/>
          <w:szCs w:val="19"/>
        </w:rPr>
        <w:t xml:space="preserve"> </w:t>
      </w:r>
      <w:r>
        <w:rPr>
          <w:rFonts w:ascii="Georgia" w:eastAsia="Georgia" w:hAnsi="Georgia" w:cs="Georgia"/>
          <w:sz w:val="19"/>
          <w:szCs w:val="19"/>
        </w:rPr>
        <w:t>Sub-Aim</w:t>
      </w:r>
      <w:r>
        <w:rPr>
          <w:rFonts w:ascii="Georgia" w:eastAsia="Georgia" w:hAnsi="Georgia" w:cs="Georgia"/>
          <w:spacing w:val="25"/>
          <w:sz w:val="19"/>
          <w:szCs w:val="19"/>
        </w:rPr>
        <w:t xml:space="preserve"> </w:t>
      </w:r>
      <w:r>
        <w:rPr>
          <w:rFonts w:ascii="Georgia" w:eastAsia="Georgia" w:hAnsi="Georgia" w:cs="Georgia"/>
          <w:sz w:val="19"/>
          <w:szCs w:val="19"/>
        </w:rPr>
        <w:t>1c)</w:t>
      </w:r>
      <w:r>
        <w:rPr>
          <w:rFonts w:ascii="Georgia" w:eastAsia="Georgia" w:hAnsi="Georgia" w:cs="Georgia"/>
          <w:spacing w:val="15"/>
          <w:sz w:val="19"/>
          <w:szCs w:val="19"/>
        </w:rPr>
        <w:t xml:space="preserve"> </w:t>
      </w:r>
      <w:r>
        <w:rPr>
          <w:rFonts w:ascii="Georgia" w:eastAsia="Georgia" w:hAnsi="Georgia" w:cs="Georgia"/>
          <w:sz w:val="19"/>
          <w:szCs w:val="19"/>
        </w:rPr>
        <w:t>will</w:t>
      </w:r>
      <w:r>
        <w:rPr>
          <w:rFonts w:ascii="Georgia" w:eastAsia="Georgia" w:hAnsi="Georgia" w:cs="Georgia"/>
          <w:spacing w:val="16"/>
          <w:sz w:val="19"/>
          <w:szCs w:val="19"/>
        </w:rPr>
        <w:t xml:space="preserve"> </w:t>
      </w:r>
      <w:r>
        <w:rPr>
          <w:rFonts w:ascii="Georgia" w:eastAsia="Georgia" w:hAnsi="Georgia" w:cs="Georgia"/>
          <w:sz w:val="19"/>
          <w:szCs w:val="19"/>
        </w:rPr>
        <w:t>provide</w:t>
      </w:r>
      <w:r>
        <w:rPr>
          <w:rFonts w:ascii="Georgia" w:eastAsia="Georgia" w:hAnsi="Georgia" w:cs="Georgia"/>
          <w:spacing w:val="23"/>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user </w:t>
      </w:r>
      <w:r>
        <w:rPr>
          <w:rFonts w:ascii="Georgia" w:eastAsia="Georgia" w:hAnsi="Georgia" w:cs="Georgia"/>
          <w:sz w:val="19"/>
          <w:szCs w:val="19"/>
        </w:rPr>
        <w:t>interface</w:t>
      </w:r>
      <w:r>
        <w:rPr>
          <w:rFonts w:ascii="Georgia" w:eastAsia="Georgia" w:hAnsi="Georgia" w:cs="Georgia"/>
          <w:spacing w:val="3"/>
          <w:sz w:val="19"/>
          <w:szCs w:val="19"/>
        </w:rPr>
        <w:t xml:space="preserve"> </w:t>
      </w:r>
      <w:r>
        <w:rPr>
          <w:rFonts w:ascii="Georgia" w:eastAsia="Georgia" w:hAnsi="Georgia" w:cs="Georgia"/>
          <w:sz w:val="19"/>
          <w:szCs w:val="19"/>
        </w:rPr>
        <w:t>front-end</w:t>
      </w:r>
      <w:r>
        <w:rPr>
          <w:rFonts w:ascii="Georgia" w:eastAsia="Georgia" w:hAnsi="Georgia" w:cs="Georgia"/>
          <w:spacing w:val="4"/>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del w:id="358" w:author="James Gee" w:date="2016-07-20T18:58:00Z">
        <w:r w:rsidDel="006B77FB">
          <w:rPr>
            <w:rFonts w:ascii="Georgia" w:eastAsia="Georgia" w:hAnsi="Georgia" w:cs="Georgia"/>
            <w:sz w:val="19"/>
            <w:szCs w:val="19"/>
          </w:rPr>
          <w:delText>existing</w:delText>
        </w:r>
        <w:r w:rsidDel="006B77FB">
          <w:rPr>
            <w:rFonts w:ascii="Georgia" w:eastAsia="Georgia" w:hAnsi="Georgia" w:cs="Georgia"/>
            <w:spacing w:val="1"/>
            <w:sz w:val="19"/>
            <w:szCs w:val="19"/>
          </w:rPr>
          <w:delText xml:space="preserve"> </w:delText>
        </w:r>
      </w:del>
      <w:ins w:id="359" w:author="James Gee" w:date="2016-07-20T18:58:00Z">
        <w:r w:rsidR="006B77FB">
          <w:rPr>
            <w:rFonts w:ascii="Georgia" w:eastAsia="Georgia" w:hAnsi="Georgia" w:cs="Georgia"/>
            <w:sz w:val="19"/>
            <w:szCs w:val="19"/>
          </w:rPr>
          <w:t>available</w:t>
        </w:r>
        <w:r w:rsidR="006B77FB">
          <w:rPr>
            <w:rFonts w:ascii="Georgia" w:eastAsia="Georgia" w:hAnsi="Georgia" w:cs="Georgia"/>
            <w:spacing w:val="1"/>
            <w:sz w:val="19"/>
            <w:szCs w:val="19"/>
          </w:rPr>
          <w:t xml:space="preserve"> </w:t>
        </w:r>
      </w:ins>
      <w:r>
        <w:rPr>
          <w:rFonts w:ascii="Georgia" w:eastAsia="Georgia" w:hAnsi="Georgia" w:cs="Georgia"/>
          <w:color w:val="FF0000"/>
          <w:sz w:val="19"/>
          <w:szCs w:val="19"/>
        </w:rPr>
        <w:t>processing</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pipelines</w:t>
      </w:r>
      <w:r>
        <w:rPr>
          <w:rFonts w:ascii="Georgia" w:eastAsia="Georgia" w:hAnsi="Georgia" w:cs="Georgia"/>
          <w:color w:val="FF0000"/>
          <w:spacing w:val="3"/>
          <w:sz w:val="19"/>
          <w:szCs w:val="19"/>
        </w:rPr>
        <w:t xml:space="preserve"> </w:t>
      </w:r>
      <w:r>
        <w:rPr>
          <w:rFonts w:ascii="Georgia" w:eastAsia="Georgia" w:hAnsi="Georgia" w:cs="Georgia"/>
          <w:color w:val="000000"/>
          <w:sz w:val="19"/>
          <w:szCs w:val="19"/>
        </w:rPr>
        <w:t>running</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remotely.</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It</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send</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external</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resource</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over</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7"/>
          <w:sz w:val="19"/>
          <w:szCs w:val="19"/>
        </w:rPr>
        <w:t xml:space="preserve"> </w:t>
      </w:r>
      <w:proofErr w:type="gramStart"/>
      <w:r>
        <w:rPr>
          <w:rFonts w:ascii="Georgia" w:eastAsia="Georgia" w:hAnsi="Georgia" w:cs="Georgia"/>
          <w:color w:val="000000"/>
          <w:w w:val="102"/>
          <w:sz w:val="19"/>
          <w:szCs w:val="19"/>
        </w:rPr>
        <w:t>network,</w:t>
      </w:r>
      <w:proofErr w:type="gramEnd"/>
      <w:r>
        <w:rPr>
          <w:rFonts w:ascii="Georgia" w:eastAsia="Georgia" w:hAnsi="Georgia" w:cs="Georgia"/>
          <w:color w:val="000000"/>
          <w:w w:val="102"/>
          <w:sz w:val="19"/>
          <w:szCs w:val="19"/>
        </w:rPr>
        <w:t xml:space="preserve"> </w:t>
      </w:r>
      <w:r>
        <w:rPr>
          <w:rFonts w:ascii="Georgia" w:eastAsia="Georgia" w:hAnsi="Georgia" w:cs="Georgia"/>
          <w:color w:val="000000"/>
          <w:sz w:val="19"/>
          <w:szCs w:val="19"/>
        </w:rPr>
        <w:t>monitor</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control</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pipeline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execution,</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receive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results</w:t>
      </w:r>
      <w:r>
        <w:rPr>
          <w:rFonts w:ascii="Georgia" w:eastAsia="Georgia" w:hAnsi="Georgia" w:cs="Georgia"/>
          <w:color w:val="000000"/>
          <w:spacing w:val="6"/>
          <w:sz w:val="19"/>
          <w:szCs w:val="19"/>
        </w:rPr>
        <w:t xml:space="preserve"> </w:t>
      </w:r>
      <w:r>
        <w:rPr>
          <w:rFonts w:ascii="Georgia" w:eastAsia="Georgia" w:hAnsi="Georgia" w:cs="Georgia"/>
          <w:color w:val="000000"/>
          <w:sz w:val="19"/>
          <w:szCs w:val="19"/>
        </w:rPr>
        <w:t>when</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processing</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complete.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This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remote</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pipeline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execution</w:t>
      </w:r>
      <w:r>
        <w:rPr>
          <w:rFonts w:ascii="Georgia" w:eastAsia="Georgia" w:hAnsi="Georgia" w:cs="Georgia"/>
          <w:color w:val="000000"/>
          <w:spacing w:val="11"/>
          <w:sz w:val="19"/>
          <w:szCs w:val="19"/>
        </w:rPr>
        <w:t xml:space="preserve"> </w:t>
      </w:r>
      <w:r>
        <w:rPr>
          <w:rFonts w:ascii="Georgia" w:eastAsia="Georgia" w:hAnsi="Georgia" w:cs="Georgia"/>
          <w:color w:val="000000"/>
          <w:w w:val="102"/>
          <w:sz w:val="19"/>
          <w:szCs w:val="19"/>
        </w:rPr>
        <w:t xml:space="preserve">mode </w:t>
      </w:r>
      <w:r>
        <w:rPr>
          <w:rFonts w:ascii="Georgia" w:eastAsia="Georgia" w:hAnsi="Georgia" w:cs="Georgia"/>
          <w:color w:val="000000"/>
          <w:sz w:val="19"/>
          <w:szCs w:val="19"/>
        </w:rPr>
        <w:t>will</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additionally</w:t>
      </w:r>
      <w:r>
        <w:rPr>
          <w:rFonts w:ascii="Georgia" w:eastAsia="Georgia" w:hAnsi="Georgia" w:cs="Georgia"/>
          <w:color w:val="000000"/>
          <w:spacing w:val="34"/>
          <w:sz w:val="19"/>
          <w:szCs w:val="19"/>
        </w:rPr>
        <w:t xml:space="preserve"> </w:t>
      </w:r>
      <w:r>
        <w:rPr>
          <w:rFonts w:ascii="Georgia" w:eastAsia="Georgia" w:hAnsi="Georgia" w:cs="Georgia"/>
          <w:color w:val="000000"/>
          <w:sz w:val="19"/>
          <w:szCs w:val="19"/>
        </w:rPr>
        <w:t>support</w:t>
      </w:r>
      <w:r>
        <w:rPr>
          <w:rFonts w:ascii="Georgia" w:eastAsia="Georgia" w:hAnsi="Georgia" w:cs="Georgia"/>
          <w:color w:val="000000"/>
          <w:spacing w:val="27"/>
          <w:sz w:val="19"/>
          <w:szCs w:val="19"/>
        </w:rPr>
        <w:t xml:space="preserve"> </w:t>
      </w:r>
      <w:r>
        <w:rPr>
          <w:rFonts w:ascii="Georgia" w:eastAsia="Georgia" w:hAnsi="Georgia" w:cs="Georgia"/>
          <w:color w:val="000000"/>
          <w:sz w:val="19"/>
          <w:szCs w:val="19"/>
        </w:rPr>
        <w:t>other</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highly</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computationally</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intensive</w:t>
      </w:r>
      <w:r>
        <w:rPr>
          <w:rFonts w:ascii="Georgia" w:eastAsia="Georgia" w:hAnsi="Georgia" w:cs="Georgia"/>
          <w:color w:val="000000"/>
          <w:spacing w:val="29"/>
          <w:sz w:val="19"/>
          <w:szCs w:val="19"/>
        </w:rPr>
        <w:t xml:space="preserve"> </w:t>
      </w:r>
      <w:r>
        <w:rPr>
          <w:rFonts w:ascii="Georgia" w:eastAsia="Georgia" w:hAnsi="Georgia" w:cs="Georgia"/>
          <w:color w:val="000000"/>
          <w:sz w:val="19"/>
          <w:szCs w:val="19"/>
        </w:rPr>
        <w:t>tasks</w:t>
      </w:r>
      <w:r>
        <w:rPr>
          <w:rFonts w:ascii="Georgia" w:eastAsia="Georgia" w:hAnsi="Georgia" w:cs="Georgia"/>
          <w:color w:val="000000"/>
          <w:spacing w:val="23"/>
          <w:sz w:val="19"/>
          <w:szCs w:val="19"/>
        </w:rPr>
        <w:t xml:space="preserve"> </w:t>
      </w:r>
      <w:del w:id="360" w:author="James Gee" w:date="2016-07-20T18:58:00Z">
        <w:r w:rsidDel="006B77FB">
          <w:rPr>
            <w:rFonts w:ascii="Georgia" w:eastAsia="Georgia" w:hAnsi="Georgia" w:cs="Georgia"/>
            <w:color w:val="000000"/>
            <w:sz w:val="19"/>
            <w:szCs w:val="19"/>
          </w:rPr>
          <w:delText>and</w:delText>
        </w:r>
        <w:r w:rsidDel="006B77FB">
          <w:rPr>
            <w:rFonts w:ascii="Georgia" w:eastAsia="Georgia" w:hAnsi="Georgia" w:cs="Georgia"/>
            <w:color w:val="000000"/>
            <w:spacing w:val="20"/>
            <w:sz w:val="19"/>
            <w:szCs w:val="19"/>
          </w:rPr>
          <w:delText xml:space="preserve"> </w:delText>
        </w:r>
      </w:del>
      <w:ins w:id="361" w:author="James Gee" w:date="2016-07-20T18:58:00Z">
        <w:r w:rsidR="006B77FB">
          <w:rPr>
            <w:rFonts w:ascii="Georgia" w:eastAsia="Georgia" w:hAnsi="Georgia" w:cs="Georgia"/>
            <w:color w:val="000000"/>
            <w:sz w:val="19"/>
            <w:szCs w:val="19"/>
          </w:rPr>
          <w:t>as well as</w:t>
        </w:r>
        <w:r w:rsidR="006B77FB">
          <w:rPr>
            <w:rFonts w:ascii="Georgia" w:eastAsia="Georgia" w:hAnsi="Georgia" w:cs="Georgia"/>
            <w:color w:val="000000"/>
            <w:spacing w:val="20"/>
            <w:sz w:val="19"/>
            <w:szCs w:val="19"/>
          </w:rPr>
          <w:t xml:space="preserve"> </w:t>
        </w:r>
      </w:ins>
      <w:r>
        <w:rPr>
          <w:rFonts w:ascii="Georgia" w:eastAsia="Georgia" w:hAnsi="Georgia" w:cs="Georgia"/>
          <w:color w:val="000000"/>
          <w:sz w:val="19"/>
          <w:szCs w:val="19"/>
        </w:rPr>
        <w:t>other</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processing</w:t>
      </w:r>
      <w:r>
        <w:rPr>
          <w:rFonts w:ascii="Georgia" w:eastAsia="Georgia" w:hAnsi="Georgia" w:cs="Georgia"/>
          <w:color w:val="000000"/>
          <w:spacing w:val="32"/>
          <w:sz w:val="19"/>
          <w:szCs w:val="19"/>
        </w:rPr>
        <w:t xml:space="preserve"> </w:t>
      </w:r>
      <w:r>
        <w:rPr>
          <w:rFonts w:ascii="Georgia" w:eastAsia="Georgia" w:hAnsi="Georgia" w:cs="Georgia"/>
          <w:color w:val="000000"/>
          <w:sz w:val="19"/>
          <w:szCs w:val="19"/>
        </w:rPr>
        <w:t>tasks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may</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added</w:t>
      </w:r>
      <w:r>
        <w:rPr>
          <w:rFonts w:ascii="Georgia" w:eastAsia="Georgia" w:hAnsi="Georgia" w:cs="Georgia"/>
          <w:color w:val="000000"/>
          <w:spacing w:val="24"/>
          <w:sz w:val="19"/>
          <w:szCs w:val="19"/>
        </w:rPr>
        <w:t xml:space="preserve"> </w:t>
      </w:r>
      <w:r>
        <w:rPr>
          <w:rFonts w:ascii="Georgia" w:eastAsia="Georgia" w:hAnsi="Georgia" w:cs="Georgia"/>
          <w:color w:val="000000"/>
          <w:w w:val="103"/>
          <w:sz w:val="19"/>
          <w:szCs w:val="19"/>
        </w:rPr>
        <w:t xml:space="preserve">in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future.</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external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resource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may</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either</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physical</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Linux</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cluster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or</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virtual</w:t>
      </w:r>
      <w:r>
        <w:rPr>
          <w:rFonts w:ascii="Georgia" w:eastAsia="Georgia" w:hAnsi="Georgia" w:cs="Georgia"/>
          <w:color w:val="000000"/>
          <w:spacing w:val="16"/>
          <w:sz w:val="19"/>
          <w:szCs w:val="19"/>
        </w:rPr>
        <w:t xml:space="preserve"> </w:t>
      </w:r>
      <w:del w:id="362" w:author="James Gee" w:date="2016-07-20T18:59:00Z">
        <w:r w:rsidDel="006B77FB">
          <w:rPr>
            <w:rFonts w:ascii="Georgia" w:eastAsia="Georgia" w:hAnsi="Georgia" w:cs="Georgia"/>
            <w:color w:val="000000"/>
            <w:sz w:val="19"/>
            <w:szCs w:val="19"/>
          </w:rPr>
          <w:delText>Linux</w:delText>
        </w:r>
        <w:r w:rsidDel="006B77FB">
          <w:rPr>
            <w:rFonts w:ascii="Georgia" w:eastAsia="Georgia" w:hAnsi="Georgia" w:cs="Georgia"/>
            <w:color w:val="000000"/>
            <w:spacing w:val="15"/>
            <w:sz w:val="19"/>
            <w:szCs w:val="19"/>
          </w:rPr>
          <w:delText xml:space="preserve"> </w:delText>
        </w:r>
        <w:r w:rsidDel="006B77FB">
          <w:rPr>
            <w:rFonts w:ascii="Georgia" w:eastAsia="Georgia" w:hAnsi="Georgia" w:cs="Georgia"/>
            <w:color w:val="000000"/>
            <w:sz w:val="19"/>
            <w:szCs w:val="19"/>
          </w:rPr>
          <w:delText>cluster</w:delText>
        </w:r>
      </w:del>
      <w:ins w:id="363" w:author="James Gee" w:date="2016-07-20T18:59:00Z">
        <w:r w:rsidR="006B77FB">
          <w:rPr>
            <w:rFonts w:ascii="Georgia" w:eastAsia="Georgia" w:hAnsi="Georgia" w:cs="Georgia"/>
            <w:color w:val="000000"/>
            <w:sz w:val="19"/>
            <w:szCs w:val="19"/>
          </w:rPr>
          <w:t>one</w:t>
        </w:r>
      </w:ins>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hosted</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Amazon</w:t>
      </w:r>
      <w:r>
        <w:rPr>
          <w:rFonts w:ascii="Georgia" w:eastAsia="Georgia" w:hAnsi="Georgia" w:cs="Georgia"/>
          <w:color w:val="000000"/>
          <w:spacing w:val="19"/>
          <w:sz w:val="19"/>
          <w:szCs w:val="19"/>
        </w:rPr>
        <w:t xml:space="preserve"> </w:t>
      </w:r>
      <w:r>
        <w:rPr>
          <w:rFonts w:ascii="Georgia" w:eastAsia="Georgia" w:hAnsi="Georgia" w:cs="Georgia"/>
          <w:color w:val="000000"/>
          <w:w w:val="102"/>
          <w:sz w:val="19"/>
          <w:szCs w:val="19"/>
        </w:rPr>
        <w:t xml:space="preserve">Web </w:t>
      </w:r>
      <w:r>
        <w:rPr>
          <w:rFonts w:ascii="Georgia" w:eastAsia="Georgia" w:hAnsi="Georgia" w:cs="Georgia"/>
          <w:color w:val="000000"/>
          <w:sz w:val="19"/>
          <w:szCs w:val="19"/>
        </w:rPr>
        <w:t>Services</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 xml:space="preserve">cloud. </w:t>
      </w:r>
      <w:r>
        <w:rPr>
          <w:rFonts w:ascii="Georgia" w:eastAsia="Georgia" w:hAnsi="Georgia" w:cs="Georgia"/>
          <w:color w:val="000000"/>
          <w:spacing w:val="36"/>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use</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24"/>
          <w:sz w:val="19"/>
          <w:szCs w:val="19"/>
        </w:rPr>
        <w:t xml:space="preserve"> </w:t>
      </w:r>
      <w:r>
        <w:rPr>
          <w:rFonts w:ascii="Georgia" w:eastAsia="Georgia" w:hAnsi="Georgia" w:cs="Georgia"/>
          <w:color w:val="000000"/>
          <w:sz w:val="19"/>
          <w:szCs w:val="19"/>
        </w:rPr>
        <w:t>MIT</w:t>
      </w:r>
      <w:r>
        <w:rPr>
          <w:rFonts w:ascii="Georgia" w:eastAsia="Georgia" w:hAnsi="Georgia" w:cs="Georgia"/>
          <w:color w:val="000000"/>
          <w:spacing w:val="26"/>
          <w:sz w:val="19"/>
          <w:szCs w:val="19"/>
        </w:rPr>
        <w:t xml:space="preserve"> </w:t>
      </w:r>
      <w:proofErr w:type="spellStart"/>
      <w:r>
        <w:rPr>
          <w:rFonts w:ascii="Georgia" w:eastAsia="Georgia" w:hAnsi="Georgia" w:cs="Georgia"/>
          <w:color w:val="000000"/>
          <w:sz w:val="19"/>
          <w:szCs w:val="19"/>
        </w:rPr>
        <w:t>StarCluster</w:t>
      </w:r>
      <w:proofErr w:type="spellEnd"/>
      <w:r>
        <w:rPr>
          <w:rFonts w:ascii="Georgia" w:eastAsia="Georgia" w:hAnsi="Georgia" w:cs="Georgia"/>
          <w:color w:val="000000"/>
          <w:spacing w:val="38"/>
          <w:sz w:val="19"/>
          <w:szCs w:val="19"/>
        </w:rPr>
        <w:t xml:space="preserve"> </w:t>
      </w:r>
      <w:r>
        <w:rPr>
          <w:rFonts w:ascii="Georgia" w:eastAsia="Georgia" w:hAnsi="Georgia" w:cs="Georgia"/>
          <w:color w:val="000000"/>
          <w:sz w:val="19"/>
          <w:szCs w:val="19"/>
        </w:rPr>
        <w:t>software</w:t>
      </w:r>
      <w:r>
        <w:rPr>
          <w:rFonts w:ascii="Georgia" w:eastAsia="Georgia" w:hAnsi="Georgia" w:cs="Georgia"/>
          <w:color w:val="000000"/>
          <w:spacing w:val="33"/>
          <w:sz w:val="19"/>
          <w:szCs w:val="19"/>
        </w:rPr>
        <w:t xml:space="preserve"> </w:t>
      </w:r>
      <w:r>
        <w:rPr>
          <w:rFonts w:ascii="Georgia" w:eastAsia="Georgia" w:hAnsi="Georgia" w:cs="Georgia"/>
          <w:color w:val="000000"/>
          <w:spacing w:val="1"/>
          <w:sz w:val="19"/>
          <w:szCs w:val="19"/>
        </w:rPr>
        <w:t>(</w:t>
      </w:r>
      <w:hyperlink r:id="rId13">
        <w:r>
          <w:rPr>
            <w:rFonts w:ascii="Georgia" w:eastAsia="Georgia" w:hAnsi="Georgia" w:cs="Georgia"/>
            <w:color w:val="0000FF"/>
            <w:sz w:val="19"/>
            <w:szCs w:val="19"/>
          </w:rPr>
          <w:t>http://star.mit.edu/cluster</w:t>
        </w:r>
      </w:hyperlink>
      <w:r>
        <w:rPr>
          <w:rFonts w:ascii="Georgia" w:eastAsia="Georgia" w:hAnsi="Georgia" w:cs="Georgia"/>
          <w:color w:val="000000"/>
          <w:sz w:val="19"/>
          <w:szCs w:val="19"/>
        </w:rPr>
        <w:t xml:space="preserve">) </w:t>
      </w:r>
      <w:del w:id="364" w:author="James Gee" w:date="2016-07-20T19:00:00Z">
        <w:r w:rsidDel="00380456">
          <w:rPr>
            <w:rFonts w:ascii="Georgia" w:eastAsia="Georgia" w:hAnsi="Georgia" w:cs="Georgia"/>
            <w:color w:val="000000"/>
            <w:spacing w:val="21"/>
            <w:sz w:val="19"/>
            <w:szCs w:val="19"/>
          </w:rPr>
          <w:delText xml:space="preserve"> </w:delText>
        </w:r>
      </w:del>
      <w:r>
        <w:rPr>
          <w:rFonts w:ascii="Georgia" w:eastAsia="Georgia" w:hAnsi="Georgia" w:cs="Georgia"/>
          <w:color w:val="000000"/>
          <w:sz w:val="19"/>
          <w:szCs w:val="19"/>
        </w:rPr>
        <w:t>to</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launch</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22"/>
          <w:sz w:val="19"/>
          <w:szCs w:val="19"/>
        </w:rPr>
        <w:t xml:space="preserve"> </w:t>
      </w:r>
      <w:r>
        <w:rPr>
          <w:rFonts w:ascii="Georgia" w:eastAsia="Georgia" w:hAnsi="Georgia" w:cs="Georgia"/>
          <w:color w:val="000000"/>
          <w:w w:val="102"/>
          <w:sz w:val="19"/>
          <w:szCs w:val="19"/>
        </w:rPr>
        <w:t xml:space="preserve">virtual </w:t>
      </w:r>
      <w:r>
        <w:rPr>
          <w:rFonts w:ascii="Georgia" w:eastAsia="Georgia" w:hAnsi="Georgia" w:cs="Georgia"/>
          <w:color w:val="000000"/>
          <w:sz w:val="19"/>
          <w:szCs w:val="19"/>
        </w:rPr>
        <w:t>cluster</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directly</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from</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ITK-Lung</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GUI</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on</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demand.</w:t>
      </w:r>
      <w:r>
        <w:rPr>
          <w:rFonts w:ascii="Georgia" w:eastAsia="Georgia" w:hAnsi="Georgia" w:cs="Georgia"/>
          <w:color w:val="000000"/>
          <w:spacing w:val="44"/>
          <w:sz w:val="19"/>
          <w:szCs w:val="19"/>
        </w:rPr>
        <w:t xml:space="preserve"> </w:t>
      </w:r>
      <w:r>
        <w:rPr>
          <w:rFonts w:ascii="Georgia" w:eastAsia="Georgia" w:hAnsi="Georgia" w:cs="Georgia"/>
          <w:color w:val="000000"/>
          <w:sz w:val="19"/>
          <w:szCs w:val="19"/>
        </w:rPr>
        <w:t>We</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take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advantage</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GPU</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enabled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instances,</w:t>
      </w:r>
      <w:r>
        <w:rPr>
          <w:rFonts w:ascii="Georgia" w:eastAsia="Georgia" w:hAnsi="Georgia" w:cs="Georgia"/>
          <w:color w:val="000000"/>
          <w:spacing w:val="24"/>
          <w:sz w:val="19"/>
          <w:szCs w:val="19"/>
        </w:rPr>
        <w:t xml:space="preserve"> </w:t>
      </w:r>
      <w:del w:id="365" w:author="James Gee" w:date="2016-07-20T19:00:00Z">
        <w:r w:rsidDel="00380456">
          <w:rPr>
            <w:rFonts w:ascii="Georgia" w:eastAsia="Georgia" w:hAnsi="Georgia" w:cs="Georgia"/>
            <w:color w:val="000000"/>
            <w:sz w:val="19"/>
            <w:szCs w:val="19"/>
          </w:rPr>
          <w:delText>allowing</w:delText>
        </w:r>
        <w:r w:rsidDel="00380456">
          <w:rPr>
            <w:rFonts w:ascii="Georgia" w:eastAsia="Georgia" w:hAnsi="Georgia" w:cs="Georgia"/>
            <w:color w:val="000000"/>
            <w:spacing w:val="20"/>
            <w:sz w:val="19"/>
            <w:szCs w:val="19"/>
          </w:rPr>
          <w:delText xml:space="preserve"> </w:delText>
        </w:r>
      </w:del>
      <w:ins w:id="366" w:author="James Gee" w:date="2016-07-20T19:00:00Z">
        <w:r w:rsidR="00380456">
          <w:rPr>
            <w:rFonts w:ascii="Georgia" w:eastAsia="Georgia" w:hAnsi="Georgia" w:cs="Georgia"/>
            <w:color w:val="000000"/>
            <w:sz w:val="19"/>
            <w:szCs w:val="19"/>
          </w:rPr>
          <w:t>which would allow</w:t>
        </w:r>
        <w:r w:rsidR="00380456">
          <w:rPr>
            <w:rFonts w:ascii="Georgia" w:eastAsia="Georgia" w:hAnsi="Georgia" w:cs="Georgia"/>
            <w:color w:val="000000"/>
            <w:spacing w:val="20"/>
            <w:sz w:val="19"/>
            <w:szCs w:val="19"/>
          </w:rPr>
          <w:t xml:space="preserve"> </w:t>
        </w:r>
      </w:ins>
      <w:r>
        <w:rPr>
          <w:rFonts w:ascii="Georgia" w:eastAsia="Georgia" w:hAnsi="Georgia" w:cs="Georgia"/>
          <w:color w:val="000000"/>
          <w:w w:val="102"/>
          <w:sz w:val="19"/>
          <w:szCs w:val="19"/>
        </w:rPr>
        <w:t xml:space="preserve">the </w:t>
      </w:r>
      <w:r>
        <w:rPr>
          <w:rFonts w:ascii="Georgia" w:eastAsia="Georgia" w:hAnsi="Georgia" w:cs="Georgia"/>
          <w:color w:val="000000"/>
          <w:sz w:val="19"/>
          <w:szCs w:val="19"/>
        </w:rPr>
        <w:t>speed-ups</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described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above</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9"/>
          <w:sz w:val="19"/>
          <w:szCs w:val="19"/>
        </w:rPr>
        <w:t xml:space="preserve"> </w:t>
      </w:r>
      <w:r>
        <w:rPr>
          <w:rFonts w:ascii="Georgia" w:eastAsia="Georgia" w:hAnsi="Georgia" w:cs="Georgia"/>
          <w:color w:val="000000"/>
          <w:sz w:val="19"/>
          <w:szCs w:val="19"/>
        </w:rPr>
        <w:t>combined</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parallel</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execution</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across</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multiple</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hosts.</w:t>
      </w:r>
      <w:r>
        <w:rPr>
          <w:rFonts w:ascii="Georgia" w:eastAsia="Georgia" w:hAnsi="Georgia" w:cs="Georgia"/>
          <w:color w:val="000000"/>
          <w:spacing w:val="39"/>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1"/>
          <w:sz w:val="19"/>
          <w:szCs w:val="19"/>
        </w:rPr>
        <w:t xml:space="preserve"> </w:t>
      </w:r>
      <w:r>
        <w:rPr>
          <w:rFonts w:ascii="Georgia" w:eastAsia="Georgia" w:hAnsi="Georgia" w:cs="Georgia"/>
          <w:color w:val="000000"/>
          <w:sz w:val="19"/>
          <w:szCs w:val="19"/>
        </w:rPr>
        <w:t>advantage</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using</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is</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that</w:t>
      </w:r>
      <w:r>
        <w:rPr>
          <w:rFonts w:ascii="Georgia" w:eastAsia="Georgia" w:hAnsi="Georgia" w:cs="Georgia"/>
          <w:color w:val="000000"/>
          <w:spacing w:val="8"/>
          <w:sz w:val="19"/>
          <w:szCs w:val="19"/>
        </w:rPr>
        <w:t xml:space="preserve"> </w:t>
      </w:r>
      <w:r>
        <w:rPr>
          <w:rFonts w:ascii="Georgia" w:eastAsia="Georgia" w:hAnsi="Georgia" w:cs="Georgia"/>
          <w:color w:val="000000"/>
          <w:w w:val="103"/>
          <w:sz w:val="19"/>
          <w:szCs w:val="19"/>
        </w:rPr>
        <w:t>a</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power</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user</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25"/>
          <w:sz w:val="19"/>
          <w:szCs w:val="19"/>
        </w:rPr>
        <w:t xml:space="preserve"> </w:t>
      </w:r>
      <w:r>
        <w:rPr>
          <w:rFonts w:ascii="Georgia" w:eastAsia="Georgia" w:hAnsi="Georgia" w:cs="Georgia"/>
          <w:color w:val="000000"/>
          <w:sz w:val="19"/>
          <w:szCs w:val="19"/>
        </w:rPr>
        <w:t>not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need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purchase</w:t>
      </w:r>
      <w:r>
        <w:rPr>
          <w:rFonts w:ascii="Georgia" w:eastAsia="Georgia" w:hAnsi="Georgia" w:cs="Georgia"/>
          <w:color w:val="000000"/>
          <w:spacing w:val="30"/>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configure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expensive</w:t>
      </w:r>
      <w:r>
        <w:rPr>
          <w:rFonts w:ascii="Georgia" w:eastAsia="Georgia" w:hAnsi="Georgia" w:cs="Georgia"/>
          <w:color w:val="000000"/>
          <w:spacing w:val="31"/>
          <w:sz w:val="19"/>
          <w:szCs w:val="19"/>
        </w:rPr>
        <w:t xml:space="preserve"> </w:t>
      </w:r>
      <w:r>
        <w:rPr>
          <w:rFonts w:ascii="Georgia" w:eastAsia="Georgia" w:hAnsi="Georgia" w:cs="Georgia"/>
          <w:color w:val="000000"/>
          <w:sz w:val="19"/>
          <w:szCs w:val="19"/>
        </w:rPr>
        <w:t>hardware—they</w:t>
      </w:r>
      <w:r>
        <w:rPr>
          <w:rFonts w:ascii="Georgia" w:eastAsia="Georgia" w:hAnsi="Georgia" w:cs="Georgia"/>
          <w:color w:val="000000"/>
          <w:spacing w:val="41"/>
          <w:sz w:val="19"/>
          <w:szCs w:val="19"/>
        </w:rPr>
        <w:t xml:space="preserve"> </w:t>
      </w:r>
      <w:r>
        <w:rPr>
          <w:rFonts w:ascii="Georgia" w:eastAsia="Georgia" w:hAnsi="Georgia" w:cs="Georgia"/>
          <w:color w:val="000000"/>
          <w:sz w:val="19"/>
          <w:szCs w:val="19"/>
        </w:rPr>
        <w:t>just</w:t>
      </w:r>
      <w:r>
        <w:rPr>
          <w:rFonts w:ascii="Georgia" w:eastAsia="Georgia" w:hAnsi="Georgia" w:cs="Georgia"/>
          <w:color w:val="000000"/>
          <w:spacing w:val="21"/>
          <w:sz w:val="19"/>
          <w:szCs w:val="19"/>
        </w:rPr>
        <w:t xml:space="preserve"> </w:t>
      </w:r>
      <w:r>
        <w:rPr>
          <w:rFonts w:ascii="Georgia" w:eastAsia="Georgia" w:hAnsi="Georgia" w:cs="Georgia"/>
          <w:color w:val="000000"/>
          <w:sz w:val="19"/>
          <w:szCs w:val="19"/>
        </w:rPr>
        <w:t>register</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0"/>
          <w:sz w:val="19"/>
          <w:szCs w:val="19"/>
        </w:rPr>
        <w:t xml:space="preserve"> </w:t>
      </w:r>
      <w:r>
        <w:rPr>
          <w:rFonts w:ascii="Georgia" w:eastAsia="Georgia" w:hAnsi="Georgia" w:cs="Georgia"/>
          <w:color w:val="000000"/>
          <w:sz w:val="19"/>
          <w:szCs w:val="19"/>
        </w:rPr>
        <w:t>an</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 xml:space="preserve">account. </w:t>
      </w:r>
      <w:r>
        <w:rPr>
          <w:rFonts w:ascii="Georgia" w:eastAsia="Georgia" w:hAnsi="Georgia" w:cs="Georgia"/>
          <w:color w:val="000000"/>
          <w:spacing w:val="27"/>
          <w:sz w:val="19"/>
          <w:szCs w:val="19"/>
        </w:rPr>
        <w:t xml:space="preserve"> </w:t>
      </w:r>
      <w:r>
        <w:rPr>
          <w:rFonts w:ascii="Georgia" w:eastAsia="Georgia" w:hAnsi="Georgia" w:cs="Georgia"/>
          <w:color w:val="000000"/>
          <w:w w:val="102"/>
          <w:sz w:val="19"/>
          <w:szCs w:val="19"/>
        </w:rPr>
        <w:t xml:space="preserve">While </w:t>
      </w:r>
      <w:r>
        <w:rPr>
          <w:rFonts w:ascii="Georgia" w:eastAsia="Georgia" w:hAnsi="Georgia" w:cs="Georgia"/>
          <w:color w:val="000000"/>
          <w:sz w:val="19"/>
          <w:szCs w:val="19"/>
        </w:rPr>
        <w:t>this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incur</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costs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computational</w:t>
      </w:r>
      <w:r>
        <w:rPr>
          <w:rFonts w:ascii="Georgia" w:eastAsia="Georgia" w:hAnsi="Georgia" w:cs="Georgia"/>
          <w:color w:val="000000"/>
          <w:spacing w:val="33"/>
          <w:sz w:val="19"/>
          <w:szCs w:val="19"/>
        </w:rPr>
        <w:t xml:space="preserve"> </w:t>
      </w:r>
      <w:r>
        <w:rPr>
          <w:rFonts w:ascii="Georgia" w:eastAsia="Georgia" w:hAnsi="Georgia" w:cs="Georgia"/>
          <w:color w:val="000000"/>
          <w:sz w:val="19"/>
          <w:szCs w:val="19"/>
        </w:rPr>
        <w:t>time</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used,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these</w:t>
      </w:r>
      <w:r>
        <w:rPr>
          <w:rFonts w:ascii="Georgia" w:eastAsia="Georgia" w:hAnsi="Georgia" w:cs="Georgia"/>
          <w:color w:val="000000"/>
          <w:spacing w:val="18"/>
          <w:sz w:val="19"/>
          <w:szCs w:val="19"/>
        </w:rPr>
        <w:t xml:space="preserve"> </w:t>
      </w:r>
      <w:r>
        <w:rPr>
          <w:rFonts w:ascii="Georgia" w:eastAsia="Georgia" w:hAnsi="Georgia" w:cs="Georgia"/>
          <w:color w:val="000000"/>
          <w:sz w:val="19"/>
          <w:szCs w:val="19"/>
        </w:rPr>
        <w:t>costs</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would</w:t>
      </w:r>
      <w:r>
        <w:rPr>
          <w:rFonts w:ascii="Georgia" w:eastAsia="Georgia" w:hAnsi="Georgia" w:cs="Georgia"/>
          <w:color w:val="000000"/>
          <w:spacing w:val="19"/>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a</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fraction</w:t>
      </w:r>
      <w:r>
        <w:rPr>
          <w:rFonts w:ascii="Georgia" w:eastAsia="Georgia" w:hAnsi="Georgia" w:cs="Georgia"/>
          <w:color w:val="000000"/>
          <w:spacing w:val="22"/>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cost</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of</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required</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 xml:space="preserve">hardware. </w:t>
      </w:r>
      <w:r>
        <w:rPr>
          <w:rFonts w:ascii="Georgia" w:eastAsia="Georgia" w:hAnsi="Georgia" w:cs="Georgia"/>
          <w:color w:val="000000"/>
          <w:spacing w:val="10"/>
          <w:sz w:val="19"/>
          <w:szCs w:val="19"/>
        </w:rPr>
        <w:t xml:space="preserve"> </w:t>
      </w:r>
      <w:r>
        <w:rPr>
          <w:rFonts w:ascii="Georgia" w:eastAsia="Georgia" w:hAnsi="Georgia" w:cs="Georgia"/>
          <w:color w:val="000000"/>
          <w:w w:val="102"/>
          <w:sz w:val="19"/>
          <w:szCs w:val="19"/>
        </w:rPr>
        <w:t xml:space="preserve">For </w:t>
      </w:r>
      <w:r>
        <w:rPr>
          <w:rFonts w:ascii="Georgia" w:eastAsia="Georgia" w:hAnsi="Georgia" w:cs="Georgia"/>
          <w:color w:val="000000"/>
          <w:sz w:val="19"/>
          <w:szCs w:val="19"/>
        </w:rPr>
        <w:t>instance,</w:t>
      </w:r>
      <w:r>
        <w:rPr>
          <w:rFonts w:ascii="Georgia" w:eastAsia="Georgia" w:hAnsi="Georgia" w:cs="Georgia"/>
          <w:color w:val="000000"/>
          <w:spacing w:val="26"/>
          <w:sz w:val="19"/>
          <w:szCs w:val="19"/>
        </w:rPr>
        <w:t xml:space="preserve"> </w:t>
      </w:r>
      <w:r>
        <w:rPr>
          <w:rFonts w:ascii="Georgia" w:eastAsia="Georgia" w:hAnsi="Georgia" w:cs="Georgia"/>
          <w:color w:val="000000"/>
          <w:sz w:val="19"/>
          <w:szCs w:val="19"/>
        </w:rPr>
        <w:t>even</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with</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the</w:t>
      </w:r>
      <w:r>
        <w:rPr>
          <w:rFonts w:ascii="Georgia" w:eastAsia="Georgia" w:hAnsi="Georgia" w:cs="Georgia"/>
          <w:color w:val="000000"/>
          <w:spacing w:val="14"/>
          <w:sz w:val="19"/>
          <w:szCs w:val="19"/>
        </w:rPr>
        <w:t xml:space="preserve"> </w:t>
      </w:r>
      <w:r>
        <w:rPr>
          <w:rFonts w:ascii="Georgia" w:eastAsia="Georgia" w:hAnsi="Georgia" w:cs="Georgia"/>
          <w:color w:val="000000"/>
          <w:sz w:val="19"/>
          <w:szCs w:val="19"/>
        </w:rPr>
        <w:t>most</w:t>
      </w:r>
      <w:r>
        <w:rPr>
          <w:rFonts w:ascii="Georgia" w:eastAsia="Georgia" w:hAnsi="Georgia" w:cs="Georgia"/>
          <w:color w:val="000000"/>
          <w:spacing w:val="17"/>
          <w:sz w:val="19"/>
          <w:szCs w:val="19"/>
        </w:rPr>
        <w:t xml:space="preserve"> </w:t>
      </w:r>
      <w:r>
        <w:rPr>
          <w:rFonts w:ascii="Georgia" w:eastAsia="Georgia" w:hAnsi="Georgia" w:cs="Georgia"/>
          <w:color w:val="000000"/>
          <w:sz w:val="19"/>
          <w:szCs w:val="19"/>
        </w:rPr>
        <w:t>demanding</w:t>
      </w:r>
      <w:r>
        <w:rPr>
          <w:rFonts w:ascii="Georgia" w:eastAsia="Georgia" w:hAnsi="Georgia" w:cs="Georgia"/>
          <w:color w:val="000000"/>
          <w:spacing w:val="28"/>
          <w:sz w:val="19"/>
          <w:szCs w:val="19"/>
        </w:rPr>
        <w:t xml:space="preserve"> </w:t>
      </w:r>
      <w:r>
        <w:rPr>
          <w:rFonts w:ascii="Georgia" w:eastAsia="Georgia" w:hAnsi="Georgia" w:cs="Georgia"/>
          <w:color w:val="000000"/>
          <w:sz w:val="19"/>
          <w:szCs w:val="19"/>
        </w:rPr>
        <w:t>datasets</w:t>
      </w:r>
      <w:r>
        <w:rPr>
          <w:rFonts w:ascii="Georgia" w:eastAsia="Georgia" w:hAnsi="Georgia" w:cs="Georgia"/>
          <w:color w:val="000000"/>
          <w:spacing w:val="23"/>
          <w:sz w:val="19"/>
          <w:szCs w:val="19"/>
        </w:rPr>
        <w:t xml:space="preserve"> </w:t>
      </w:r>
      <w:r>
        <w:rPr>
          <w:rFonts w:ascii="Georgia" w:eastAsia="Georgia" w:hAnsi="Georgia" w:cs="Georgia"/>
          <w:color w:val="000000"/>
          <w:sz w:val="19"/>
          <w:szCs w:val="19"/>
        </w:rPr>
        <w:t>and</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parameters,</w:t>
      </w:r>
      <w:r>
        <w:rPr>
          <w:rFonts w:ascii="Georgia" w:eastAsia="Georgia" w:hAnsi="Georgia" w:cs="Georgia"/>
          <w:color w:val="000000"/>
          <w:spacing w:val="32"/>
          <w:sz w:val="19"/>
          <w:szCs w:val="19"/>
        </w:rPr>
        <w:t xml:space="preserve"> </w:t>
      </w:r>
      <w:r>
        <w:rPr>
          <w:rFonts w:ascii="Georgia" w:eastAsia="Georgia" w:hAnsi="Georgia" w:cs="Georgia"/>
          <w:color w:val="FF0000"/>
          <w:sz w:val="19"/>
          <w:szCs w:val="19"/>
        </w:rPr>
        <w:t>it</w:t>
      </w:r>
      <w:r>
        <w:rPr>
          <w:rFonts w:ascii="Georgia" w:eastAsia="Georgia" w:hAnsi="Georgia" w:cs="Georgia"/>
          <w:color w:val="FF0000"/>
          <w:spacing w:val="11"/>
          <w:sz w:val="19"/>
          <w:szCs w:val="19"/>
        </w:rPr>
        <w:t xml:space="preserve"> </w:t>
      </w:r>
      <w:r>
        <w:rPr>
          <w:rFonts w:ascii="Georgia" w:eastAsia="Georgia" w:hAnsi="Georgia" w:cs="Georgia"/>
          <w:color w:val="FF0000"/>
          <w:sz w:val="19"/>
          <w:szCs w:val="19"/>
        </w:rPr>
        <w:t>is</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hard</w:t>
      </w:r>
      <w:r>
        <w:rPr>
          <w:rFonts w:ascii="Georgia" w:eastAsia="Georgia" w:hAnsi="Georgia" w:cs="Georgia"/>
          <w:color w:val="FF0000"/>
          <w:spacing w:val="17"/>
          <w:sz w:val="19"/>
          <w:szCs w:val="19"/>
        </w:rPr>
        <w:t xml:space="preserve"> </w:t>
      </w:r>
      <w:r>
        <w:rPr>
          <w:rFonts w:ascii="Georgia" w:eastAsia="Georgia" w:hAnsi="Georgia" w:cs="Georgia"/>
          <w:color w:val="FF0000"/>
          <w:sz w:val="19"/>
          <w:szCs w:val="19"/>
        </w:rPr>
        <w:t>to</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envision</w:t>
      </w:r>
      <w:r>
        <w:rPr>
          <w:rFonts w:ascii="Georgia" w:eastAsia="Georgia" w:hAnsi="Georgia" w:cs="Georgia"/>
          <w:color w:val="FF0000"/>
          <w:spacing w:val="23"/>
          <w:sz w:val="19"/>
          <w:szCs w:val="19"/>
        </w:rPr>
        <w:t xml:space="preserve"> </w:t>
      </w:r>
      <w:r>
        <w:rPr>
          <w:rFonts w:ascii="Georgia" w:eastAsia="Georgia" w:hAnsi="Georgia" w:cs="Georgia"/>
          <w:color w:val="FF0000"/>
          <w:sz w:val="19"/>
          <w:szCs w:val="19"/>
        </w:rPr>
        <w:t>a</w:t>
      </w:r>
      <w:r>
        <w:rPr>
          <w:rFonts w:ascii="Georgia" w:eastAsia="Georgia" w:hAnsi="Georgia" w:cs="Georgia"/>
          <w:color w:val="FF0000"/>
          <w:spacing w:val="12"/>
          <w:sz w:val="19"/>
          <w:szCs w:val="19"/>
        </w:rPr>
        <w:t xml:space="preserve"> </w:t>
      </w:r>
      <w:r>
        <w:rPr>
          <w:rFonts w:ascii="Georgia" w:eastAsia="Georgia" w:hAnsi="Georgia" w:cs="Georgia"/>
          <w:color w:val="FF0000"/>
          <w:sz w:val="19"/>
          <w:szCs w:val="19"/>
        </w:rPr>
        <w:t>processing</w:t>
      </w:r>
      <w:r>
        <w:rPr>
          <w:rFonts w:ascii="Georgia" w:eastAsia="Georgia" w:hAnsi="Georgia" w:cs="Georgia"/>
          <w:color w:val="FF0000"/>
          <w:spacing w:val="27"/>
          <w:sz w:val="19"/>
          <w:szCs w:val="19"/>
        </w:rPr>
        <w:t xml:space="preserve"> </w:t>
      </w:r>
      <w:r>
        <w:rPr>
          <w:rFonts w:ascii="Georgia" w:eastAsia="Georgia" w:hAnsi="Georgia" w:cs="Georgia"/>
          <w:color w:val="FF0000"/>
          <w:sz w:val="19"/>
          <w:szCs w:val="19"/>
        </w:rPr>
        <w:t>task</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that</w:t>
      </w:r>
      <w:r>
        <w:rPr>
          <w:rFonts w:ascii="Georgia" w:eastAsia="Georgia" w:hAnsi="Georgia" w:cs="Georgia"/>
          <w:color w:val="FF0000"/>
          <w:spacing w:val="16"/>
          <w:sz w:val="19"/>
          <w:szCs w:val="19"/>
        </w:rPr>
        <w:t xml:space="preserve"> </w:t>
      </w:r>
      <w:r>
        <w:rPr>
          <w:rFonts w:ascii="Georgia" w:eastAsia="Georgia" w:hAnsi="Georgia" w:cs="Georgia"/>
          <w:color w:val="FF0000"/>
          <w:sz w:val="19"/>
          <w:szCs w:val="19"/>
        </w:rPr>
        <w:t>would</w:t>
      </w:r>
      <w:r>
        <w:rPr>
          <w:rFonts w:ascii="Georgia" w:eastAsia="Georgia" w:hAnsi="Georgia" w:cs="Georgia"/>
          <w:color w:val="FF0000"/>
          <w:spacing w:val="19"/>
          <w:sz w:val="19"/>
          <w:szCs w:val="19"/>
        </w:rPr>
        <w:t xml:space="preserve"> </w:t>
      </w:r>
      <w:r>
        <w:rPr>
          <w:rFonts w:ascii="Georgia" w:eastAsia="Georgia" w:hAnsi="Georgia" w:cs="Georgia"/>
          <w:color w:val="FF0000"/>
          <w:w w:val="102"/>
          <w:sz w:val="19"/>
          <w:szCs w:val="19"/>
        </w:rPr>
        <w:t xml:space="preserve">require </w:t>
      </w:r>
      <w:r>
        <w:rPr>
          <w:rFonts w:ascii="Georgia" w:eastAsia="Georgia" w:hAnsi="Georgia" w:cs="Georgia"/>
          <w:color w:val="FF0000"/>
          <w:sz w:val="19"/>
          <w:szCs w:val="19"/>
        </w:rPr>
        <w:t>more</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than</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an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hour</w:t>
      </w:r>
      <w:r>
        <w:rPr>
          <w:rFonts w:ascii="Georgia" w:eastAsia="Georgia" w:hAnsi="Georgia" w:cs="Georgia"/>
          <w:color w:val="FF0000"/>
          <w:spacing w:val="-2"/>
          <w:sz w:val="19"/>
          <w:szCs w:val="19"/>
        </w:rPr>
        <w:t xml:space="preserve"> </w:t>
      </w:r>
      <w:r>
        <w:rPr>
          <w:rFonts w:ascii="Georgia" w:eastAsia="Georgia" w:hAnsi="Georgia" w:cs="Georgia"/>
          <w:color w:val="FF0000"/>
          <w:sz w:val="19"/>
          <w:szCs w:val="19"/>
        </w:rPr>
        <w:t>when</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distributed</w:t>
      </w:r>
      <w:r>
        <w:rPr>
          <w:rFonts w:ascii="Georgia" w:eastAsia="Georgia" w:hAnsi="Georgia" w:cs="Georgia"/>
          <w:color w:val="FF0000"/>
          <w:spacing w:val="9"/>
          <w:sz w:val="19"/>
          <w:szCs w:val="19"/>
        </w:rPr>
        <w:t xml:space="preserve"> </w:t>
      </w:r>
      <w:r>
        <w:rPr>
          <w:rFonts w:ascii="Georgia" w:eastAsia="Georgia" w:hAnsi="Georgia" w:cs="Georgia"/>
          <w:color w:val="FF0000"/>
          <w:sz w:val="19"/>
          <w:szCs w:val="19"/>
        </w:rPr>
        <w:t>across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40</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GPUs on</w:t>
      </w:r>
      <w:r>
        <w:rPr>
          <w:rFonts w:ascii="Georgia" w:eastAsia="Georgia" w:hAnsi="Georgia" w:cs="Georgia"/>
          <w:color w:val="FF0000"/>
          <w:spacing w:val="-6"/>
          <w:sz w:val="19"/>
          <w:szCs w:val="19"/>
        </w:rPr>
        <w:t xml:space="preserve"> </w:t>
      </w:r>
      <w:r>
        <w:rPr>
          <w:rFonts w:ascii="Georgia" w:eastAsia="Georgia" w:hAnsi="Georgia" w:cs="Georgia"/>
          <w:color w:val="FF0000"/>
          <w:sz w:val="19"/>
          <w:szCs w:val="19"/>
        </w:rPr>
        <w:t>AWS,</w:t>
      </w:r>
      <w:r>
        <w:rPr>
          <w:rFonts w:ascii="Georgia" w:eastAsia="Georgia" w:hAnsi="Georgia" w:cs="Georgia"/>
          <w:color w:val="FF0000"/>
          <w:spacing w:val="-1"/>
          <w:sz w:val="19"/>
          <w:szCs w:val="19"/>
        </w:rPr>
        <w:t xml:space="preserve"> </w:t>
      </w:r>
      <w:r>
        <w:rPr>
          <w:rFonts w:ascii="Georgia" w:eastAsia="Georgia" w:hAnsi="Georgia" w:cs="Georgia"/>
          <w:color w:val="FF0000"/>
          <w:sz w:val="19"/>
          <w:szCs w:val="19"/>
        </w:rPr>
        <w:t>the</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cost</w:t>
      </w:r>
      <w:r>
        <w:rPr>
          <w:rFonts w:ascii="Georgia" w:eastAsia="Georgia" w:hAnsi="Georgia" w:cs="Georgia"/>
          <w:color w:val="FF0000"/>
          <w:spacing w:val="-3"/>
          <w:sz w:val="19"/>
          <w:szCs w:val="19"/>
        </w:rPr>
        <w:t xml:space="preserve"> </w:t>
      </w:r>
      <w:r>
        <w:rPr>
          <w:rFonts w:ascii="Georgia" w:eastAsia="Georgia" w:hAnsi="Georgia" w:cs="Georgia"/>
          <w:color w:val="FF0000"/>
          <w:sz w:val="19"/>
          <w:szCs w:val="19"/>
        </w:rPr>
        <w:t>of</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which is</w:t>
      </w:r>
      <w:r>
        <w:rPr>
          <w:rFonts w:ascii="Georgia" w:eastAsia="Georgia" w:hAnsi="Georgia" w:cs="Georgia"/>
          <w:color w:val="FF0000"/>
          <w:spacing w:val="-7"/>
          <w:sz w:val="19"/>
          <w:szCs w:val="19"/>
        </w:rPr>
        <w:t xml:space="preserve"> </w:t>
      </w:r>
      <w:r>
        <w:rPr>
          <w:rFonts w:ascii="Georgia" w:eastAsia="Georgia" w:hAnsi="Georgia" w:cs="Georgia"/>
          <w:color w:val="FF0000"/>
          <w:sz w:val="19"/>
          <w:szCs w:val="19"/>
        </w:rPr>
        <w:t>currently</w:t>
      </w:r>
      <w:r>
        <w:rPr>
          <w:rFonts w:ascii="Georgia" w:eastAsia="Georgia" w:hAnsi="Georgia" w:cs="Georgia"/>
          <w:color w:val="FF0000"/>
          <w:spacing w:val="5"/>
          <w:sz w:val="19"/>
          <w:szCs w:val="19"/>
        </w:rPr>
        <w:t xml:space="preserve"> </w:t>
      </w:r>
      <w:r>
        <w:rPr>
          <w:rFonts w:ascii="Georgia" w:eastAsia="Georgia" w:hAnsi="Georgia" w:cs="Georgia"/>
          <w:color w:val="FF0000"/>
          <w:sz w:val="19"/>
          <w:szCs w:val="19"/>
        </w:rPr>
        <w:t>$26.</w:t>
      </w:r>
      <w:r>
        <w:rPr>
          <w:rFonts w:ascii="Georgia" w:eastAsia="Georgia" w:hAnsi="Georgia" w:cs="Georgia"/>
          <w:color w:val="FF0000"/>
          <w:spacing w:val="25"/>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transfer</w:t>
      </w:r>
      <w:r>
        <w:rPr>
          <w:rFonts w:ascii="Georgia" w:eastAsia="Georgia" w:hAnsi="Georgia" w:cs="Georgia"/>
          <w:color w:val="000000"/>
          <w:spacing w:val="3"/>
          <w:sz w:val="19"/>
          <w:szCs w:val="19"/>
        </w:rPr>
        <w:t xml:space="preserve"> </w:t>
      </w:r>
      <w:r>
        <w:rPr>
          <w:rFonts w:ascii="Georgia" w:eastAsia="Georgia" w:hAnsi="Georgia" w:cs="Georgia"/>
          <w:color w:val="000000"/>
          <w:sz w:val="19"/>
          <w:szCs w:val="19"/>
        </w:rPr>
        <w:t>to</w:t>
      </w:r>
      <w:r>
        <w:rPr>
          <w:rFonts w:ascii="Georgia" w:eastAsia="Georgia" w:hAnsi="Georgia" w:cs="Georgia"/>
          <w:color w:val="000000"/>
          <w:spacing w:val="-7"/>
          <w:sz w:val="19"/>
          <w:szCs w:val="19"/>
        </w:rPr>
        <w:t xml:space="preserve"> </w:t>
      </w:r>
      <w:r>
        <w:rPr>
          <w:rFonts w:ascii="Georgia" w:eastAsia="Georgia" w:hAnsi="Georgia" w:cs="Georgia"/>
          <w:color w:val="000000"/>
          <w:sz w:val="19"/>
          <w:szCs w:val="19"/>
        </w:rPr>
        <w:t>AWS</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will</w:t>
      </w:r>
      <w:r>
        <w:rPr>
          <w:rFonts w:ascii="Georgia" w:eastAsia="Georgia" w:hAnsi="Georgia" w:cs="Georgia"/>
          <w:color w:val="000000"/>
          <w:spacing w:val="-4"/>
          <w:sz w:val="19"/>
          <w:szCs w:val="19"/>
        </w:rPr>
        <w:t xml:space="preserve"> </w:t>
      </w:r>
      <w:r>
        <w:rPr>
          <w:rFonts w:ascii="Georgia" w:eastAsia="Georgia" w:hAnsi="Georgia" w:cs="Georgia"/>
          <w:color w:val="000000"/>
          <w:w w:val="102"/>
          <w:sz w:val="19"/>
          <w:szCs w:val="19"/>
        </w:rPr>
        <w:t xml:space="preserve">incur </w:t>
      </w:r>
      <w:r>
        <w:rPr>
          <w:rFonts w:ascii="Georgia" w:eastAsia="Georgia" w:hAnsi="Georgia" w:cs="Georgia"/>
          <w:color w:val="000000"/>
          <w:sz w:val="19"/>
          <w:szCs w:val="19"/>
        </w:rPr>
        <w:t>negligible</w:t>
      </w:r>
      <w:r>
        <w:rPr>
          <w:rFonts w:ascii="Georgia" w:eastAsia="Georgia" w:hAnsi="Georgia" w:cs="Georgia"/>
          <w:color w:val="000000"/>
          <w:spacing w:val="13"/>
          <w:sz w:val="19"/>
          <w:szCs w:val="19"/>
        </w:rPr>
        <w:t xml:space="preserve"> </w:t>
      </w:r>
      <w:r>
        <w:rPr>
          <w:rFonts w:ascii="Georgia" w:eastAsia="Georgia" w:hAnsi="Georgia" w:cs="Georgia"/>
          <w:color w:val="000000"/>
          <w:sz w:val="19"/>
          <w:szCs w:val="19"/>
        </w:rPr>
        <w:t>costs</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($0.01</w:t>
      </w:r>
      <w:r>
        <w:rPr>
          <w:rFonts w:ascii="Georgia" w:eastAsia="Georgia" w:hAnsi="Georgia" w:cs="Georgia"/>
          <w:color w:val="000000"/>
          <w:spacing w:val="8"/>
          <w:sz w:val="19"/>
          <w:szCs w:val="19"/>
        </w:rPr>
        <w:t xml:space="preserve"> </w:t>
      </w:r>
      <w:r>
        <w:rPr>
          <w:rFonts w:ascii="Georgia" w:eastAsia="Georgia" w:hAnsi="Georgia" w:cs="Georgia"/>
          <w:color w:val="000000"/>
          <w:sz w:val="19"/>
          <w:szCs w:val="19"/>
        </w:rPr>
        <w:t>per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GB),</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particularly</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since</w:t>
      </w:r>
      <w:r>
        <w:rPr>
          <w:rFonts w:ascii="Georgia" w:eastAsia="Georgia" w:hAnsi="Georgia" w:cs="Georgia"/>
          <w:color w:val="000000"/>
          <w:spacing w:val="5"/>
          <w:sz w:val="19"/>
          <w:szCs w:val="19"/>
        </w:rPr>
        <w:t xml:space="preserve"> </w:t>
      </w:r>
      <w:r>
        <w:rPr>
          <w:rFonts w:ascii="Georgia" w:eastAsia="Georgia" w:hAnsi="Georgia" w:cs="Georgia"/>
          <w:color w:val="000000"/>
          <w:sz w:val="19"/>
          <w:szCs w:val="19"/>
        </w:rPr>
        <w:t>data</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may</w:t>
      </w:r>
      <w:r>
        <w:rPr>
          <w:rFonts w:ascii="Georgia" w:eastAsia="Georgia" w:hAnsi="Georgia" w:cs="Georgia"/>
          <w:color w:val="000000"/>
          <w:spacing w:val="4"/>
          <w:sz w:val="19"/>
          <w:szCs w:val="19"/>
        </w:rPr>
        <w:t xml:space="preserve"> </w:t>
      </w:r>
      <w:r>
        <w:rPr>
          <w:rFonts w:ascii="Georgia" w:eastAsia="Georgia" w:hAnsi="Georgia" w:cs="Georgia"/>
          <w:color w:val="000000"/>
          <w:sz w:val="19"/>
          <w:szCs w:val="19"/>
        </w:rPr>
        <w:t>be</w:t>
      </w:r>
      <w:r>
        <w:rPr>
          <w:rFonts w:ascii="Georgia" w:eastAsia="Georgia" w:hAnsi="Georgia" w:cs="Georgia"/>
          <w:color w:val="000000"/>
          <w:spacing w:val="1"/>
          <w:sz w:val="19"/>
          <w:szCs w:val="19"/>
        </w:rPr>
        <w:t xml:space="preserve"> </w:t>
      </w:r>
      <w:r>
        <w:rPr>
          <w:rFonts w:ascii="Georgia" w:eastAsia="Georgia" w:hAnsi="Georgia" w:cs="Georgia"/>
          <w:color w:val="000000"/>
          <w:sz w:val="19"/>
          <w:szCs w:val="19"/>
        </w:rPr>
        <w:t>uploaded</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at reduced</w:t>
      </w:r>
      <w:r>
        <w:rPr>
          <w:rFonts w:ascii="Georgia" w:eastAsia="Georgia" w:hAnsi="Georgia" w:cs="Georgia"/>
          <w:color w:val="000000"/>
          <w:spacing w:val="10"/>
          <w:sz w:val="19"/>
          <w:szCs w:val="19"/>
        </w:rPr>
        <w:t xml:space="preserve"> </w:t>
      </w:r>
      <w:r>
        <w:rPr>
          <w:rFonts w:ascii="Georgia" w:eastAsia="Georgia" w:hAnsi="Georgia" w:cs="Georgia"/>
          <w:color w:val="000000"/>
          <w:sz w:val="19"/>
          <w:szCs w:val="19"/>
        </w:rPr>
        <w:t>resolutions</w:t>
      </w:r>
      <w:r>
        <w:rPr>
          <w:rFonts w:ascii="Georgia" w:eastAsia="Georgia" w:hAnsi="Georgia" w:cs="Georgia"/>
          <w:color w:val="000000"/>
          <w:spacing w:val="15"/>
          <w:sz w:val="19"/>
          <w:szCs w:val="19"/>
        </w:rPr>
        <w:t xml:space="preserve"> </w:t>
      </w:r>
      <w:r>
        <w:rPr>
          <w:rFonts w:ascii="Georgia" w:eastAsia="Georgia" w:hAnsi="Georgia" w:cs="Georgia"/>
          <w:color w:val="000000"/>
          <w:sz w:val="19"/>
          <w:szCs w:val="19"/>
        </w:rPr>
        <w:t>sufficient</w:t>
      </w:r>
      <w:r>
        <w:rPr>
          <w:rFonts w:ascii="Georgia" w:eastAsia="Georgia" w:hAnsi="Georgia" w:cs="Georgia"/>
          <w:color w:val="000000"/>
          <w:spacing w:val="12"/>
          <w:sz w:val="19"/>
          <w:szCs w:val="19"/>
        </w:rPr>
        <w:t xml:space="preserve"> </w:t>
      </w:r>
      <w:r>
        <w:rPr>
          <w:rFonts w:ascii="Georgia" w:eastAsia="Georgia" w:hAnsi="Georgia" w:cs="Georgia"/>
          <w:color w:val="000000"/>
          <w:sz w:val="19"/>
          <w:szCs w:val="19"/>
        </w:rPr>
        <w:t>for</w:t>
      </w:r>
      <w:r>
        <w:rPr>
          <w:rFonts w:ascii="Georgia" w:eastAsia="Georgia" w:hAnsi="Georgia" w:cs="Georgia"/>
          <w:color w:val="000000"/>
          <w:spacing w:val="2"/>
          <w:sz w:val="19"/>
          <w:szCs w:val="19"/>
        </w:rPr>
        <w:t xml:space="preserve"> </w:t>
      </w:r>
      <w:r>
        <w:rPr>
          <w:rFonts w:ascii="Georgia" w:eastAsia="Georgia" w:hAnsi="Georgia" w:cs="Georgia"/>
          <w:color w:val="000000"/>
          <w:sz w:val="19"/>
          <w:szCs w:val="19"/>
        </w:rPr>
        <w:t>many</w:t>
      </w:r>
      <w:r>
        <w:rPr>
          <w:rFonts w:ascii="Georgia" w:eastAsia="Georgia" w:hAnsi="Georgia" w:cs="Georgia"/>
          <w:color w:val="000000"/>
          <w:spacing w:val="6"/>
          <w:sz w:val="19"/>
          <w:szCs w:val="19"/>
        </w:rPr>
        <w:t xml:space="preserve"> </w:t>
      </w:r>
      <w:r>
        <w:rPr>
          <w:rFonts w:ascii="Georgia" w:eastAsia="Georgia" w:hAnsi="Georgia" w:cs="Georgia"/>
          <w:color w:val="000000"/>
          <w:w w:val="102"/>
          <w:sz w:val="19"/>
          <w:szCs w:val="19"/>
        </w:rPr>
        <w:t>processing tasks.</w:t>
      </w:r>
    </w:p>
    <w:p w14:paraId="3C7F4E68" w14:textId="43165621" w:rsidR="00E61F9D" w:rsidRDefault="005C64D6">
      <w:pPr>
        <w:spacing w:before="34" w:after="0" w:line="250" w:lineRule="exact"/>
        <w:ind w:left="113" w:right="46" w:firstLine="7"/>
        <w:jc w:val="both"/>
        <w:rPr>
          <w:rFonts w:ascii="Georgia" w:eastAsia="Georgia" w:hAnsi="Georgia" w:cs="Georgia"/>
          <w:sz w:val="19"/>
          <w:szCs w:val="19"/>
        </w:rPr>
      </w:pPr>
      <w:r>
        <w:rPr>
          <w:rFonts w:ascii="Georgia" w:eastAsia="Georgia" w:hAnsi="Georgia" w:cs="Georgia"/>
          <w:b/>
          <w:bCs/>
          <w:sz w:val="19"/>
          <w:szCs w:val="19"/>
        </w:rPr>
        <w:t>3(c.2.2)</w:t>
      </w:r>
      <w:r>
        <w:rPr>
          <w:rFonts w:ascii="Georgia" w:eastAsia="Georgia" w:hAnsi="Georgia" w:cs="Georgia"/>
          <w:b/>
          <w:bCs/>
          <w:spacing w:val="19"/>
          <w:sz w:val="19"/>
          <w:szCs w:val="19"/>
        </w:rPr>
        <w:t xml:space="preserve"> </w:t>
      </w:r>
      <w:r>
        <w:rPr>
          <w:rFonts w:ascii="Georgia" w:eastAsia="Georgia" w:hAnsi="Georgia" w:cs="Georgia"/>
          <w:b/>
          <w:bCs/>
          <w:sz w:val="19"/>
          <w:szCs w:val="19"/>
        </w:rPr>
        <w:t>Sub-Aim</w:t>
      </w:r>
      <w:r>
        <w:rPr>
          <w:rFonts w:ascii="Georgia" w:eastAsia="Georgia" w:hAnsi="Georgia" w:cs="Georgia"/>
          <w:b/>
          <w:bCs/>
          <w:spacing w:val="21"/>
          <w:sz w:val="19"/>
          <w:szCs w:val="19"/>
        </w:rPr>
        <w:t xml:space="preserve"> </w:t>
      </w:r>
      <w:r>
        <w:rPr>
          <w:rFonts w:ascii="Georgia" w:eastAsia="Georgia" w:hAnsi="Georgia" w:cs="Georgia"/>
          <w:b/>
          <w:bCs/>
          <w:sz w:val="19"/>
          <w:szCs w:val="19"/>
        </w:rPr>
        <w:t>1b</w:t>
      </w:r>
      <w:r>
        <w:rPr>
          <w:rFonts w:ascii="Georgia" w:eastAsia="Georgia" w:hAnsi="Georgia" w:cs="Georgia"/>
          <w:b/>
          <w:bCs/>
          <w:spacing w:val="8"/>
          <w:sz w:val="19"/>
          <w:szCs w:val="19"/>
        </w:rPr>
        <w:t xml:space="preserve"> </w:t>
      </w:r>
      <w:r>
        <w:rPr>
          <w:rFonts w:ascii="Georgia" w:eastAsia="Georgia" w:hAnsi="Georgia" w:cs="Georgia"/>
          <w:b/>
          <w:bCs/>
          <w:sz w:val="19"/>
          <w:szCs w:val="19"/>
        </w:rPr>
        <w:t>will</w:t>
      </w:r>
      <w:r>
        <w:rPr>
          <w:rFonts w:ascii="Georgia" w:eastAsia="Georgia" w:hAnsi="Georgia" w:cs="Georgia"/>
          <w:b/>
          <w:bCs/>
          <w:spacing w:val="11"/>
          <w:sz w:val="19"/>
          <w:szCs w:val="19"/>
        </w:rPr>
        <w:t xml:space="preserve"> </w:t>
      </w:r>
      <w:r>
        <w:rPr>
          <w:rFonts w:ascii="Georgia" w:eastAsia="Georgia" w:hAnsi="Georgia" w:cs="Georgia"/>
          <w:b/>
          <w:bCs/>
          <w:sz w:val="19"/>
          <w:szCs w:val="19"/>
        </w:rPr>
        <w:t>provide</w:t>
      </w:r>
      <w:r>
        <w:rPr>
          <w:rFonts w:ascii="Georgia" w:eastAsia="Georgia" w:hAnsi="Georgia" w:cs="Georgia"/>
          <w:b/>
          <w:bCs/>
          <w:spacing w:val="19"/>
          <w:sz w:val="19"/>
          <w:szCs w:val="19"/>
        </w:rPr>
        <w:t xml:space="preserve"> </w:t>
      </w:r>
      <w:r>
        <w:rPr>
          <w:rFonts w:ascii="Georgia" w:eastAsia="Georgia" w:hAnsi="Georgia" w:cs="Georgia"/>
          <w:b/>
          <w:bCs/>
          <w:sz w:val="19"/>
          <w:szCs w:val="19"/>
        </w:rPr>
        <w:t>two</w:t>
      </w:r>
      <w:r>
        <w:rPr>
          <w:rFonts w:ascii="Georgia" w:eastAsia="Georgia" w:hAnsi="Georgia" w:cs="Georgia"/>
          <w:b/>
          <w:bCs/>
          <w:spacing w:val="11"/>
          <w:sz w:val="19"/>
          <w:szCs w:val="19"/>
        </w:rPr>
        <w:t xml:space="preserve"> </w:t>
      </w:r>
      <w:r>
        <w:rPr>
          <w:rFonts w:ascii="Georgia" w:eastAsia="Georgia" w:hAnsi="Georgia" w:cs="Georgia"/>
          <w:b/>
          <w:bCs/>
          <w:sz w:val="19"/>
          <w:szCs w:val="19"/>
        </w:rPr>
        <w:t>annotated</w:t>
      </w:r>
      <w:r>
        <w:rPr>
          <w:rFonts w:ascii="Georgia" w:eastAsia="Georgia" w:hAnsi="Georgia" w:cs="Georgia"/>
          <w:b/>
          <w:bCs/>
          <w:spacing w:val="24"/>
          <w:sz w:val="19"/>
          <w:szCs w:val="19"/>
        </w:rPr>
        <w:t xml:space="preserve"> </w:t>
      </w:r>
      <w:r>
        <w:rPr>
          <w:rFonts w:ascii="Georgia" w:eastAsia="Georgia" w:hAnsi="Georgia" w:cs="Georgia"/>
          <w:b/>
          <w:bCs/>
          <w:sz w:val="19"/>
          <w:szCs w:val="19"/>
        </w:rPr>
        <w:t>multi-atlas</w:t>
      </w:r>
      <w:r>
        <w:rPr>
          <w:rFonts w:ascii="Georgia" w:eastAsia="Georgia" w:hAnsi="Georgia" w:cs="Georgia"/>
          <w:b/>
          <w:bCs/>
          <w:spacing w:val="25"/>
          <w:sz w:val="19"/>
          <w:szCs w:val="19"/>
        </w:rPr>
        <w:t xml:space="preserve"> </w:t>
      </w:r>
      <w:r>
        <w:rPr>
          <w:rFonts w:ascii="Georgia" w:eastAsia="Georgia" w:hAnsi="Georgia" w:cs="Georgia"/>
          <w:b/>
          <w:bCs/>
          <w:sz w:val="19"/>
          <w:szCs w:val="19"/>
        </w:rPr>
        <w:t>libraries,</w:t>
      </w:r>
      <w:r>
        <w:rPr>
          <w:rFonts w:ascii="Georgia" w:eastAsia="Georgia" w:hAnsi="Georgia" w:cs="Georgia"/>
          <w:b/>
          <w:bCs/>
          <w:spacing w:val="23"/>
          <w:sz w:val="19"/>
          <w:szCs w:val="19"/>
        </w:rPr>
        <w:t xml:space="preserve"> </w:t>
      </w:r>
      <w:r>
        <w:rPr>
          <w:rFonts w:ascii="Georgia" w:eastAsia="Georgia" w:hAnsi="Georgia" w:cs="Georgia"/>
          <w:b/>
          <w:bCs/>
          <w:sz w:val="19"/>
          <w:szCs w:val="19"/>
        </w:rPr>
        <w:t>one</w:t>
      </w:r>
      <w:r>
        <w:rPr>
          <w:rFonts w:ascii="Georgia" w:eastAsia="Georgia" w:hAnsi="Georgia" w:cs="Georgia"/>
          <w:b/>
          <w:bCs/>
          <w:spacing w:val="11"/>
          <w:sz w:val="19"/>
          <w:szCs w:val="19"/>
        </w:rPr>
        <w:t xml:space="preserve"> </w:t>
      </w:r>
      <w:r>
        <w:rPr>
          <w:rFonts w:ascii="Georgia" w:eastAsia="Georgia" w:hAnsi="Georgia" w:cs="Georgia"/>
          <w:b/>
          <w:bCs/>
          <w:sz w:val="19"/>
          <w:szCs w:val="19"/>
        </w:rPr>
        <w:t>for</w:t>
      </w:r>
      <w:r>
        <w:rPr>
          <w:rFonts w:ascii="Georgia" w:eastAsia="Georgia" w:hAnsi="Georgia" w:cs="Georgia"/>
          <w:b/>
          <w:bCs/>
          <w:spacing w:val="10"/>
          <w:sz w:val="19"/>
          <w:szCs w:val="19"/>
        </w:rPr>
        <w:t xml:space="preserve"> </w:t>
      </w:r>
      <w:r>
        <w:rPr>
          <w:rFonts w:ascii="Georgia" w:eastAsia="Georgia" w:hAnsi="Georgia" w:cs="Georgia"/>
          <w:b/>
          <w:bCs/>
          <w:sz w:val="19"/>
          <w:szCs w:val="19"/>
        </w:rPr>
        <w:t>CT</w:t>
      </w:r>
      <w:r>
        <w:rPr>
          <w:rFonts w:ascii="Georgia" w:eastAsia="Georgia" w:hAnsi="Georgia" w:cs="Georgia"/>
          <w:b/>
          <w:bCs/>
          <w:spacing w:val="9"/>
          <w:sz w:val="19"/>
          <w:szCs w:val="19"/>
        </w:rPr>
        <w:t xml:space="preserve"> </w:t>
      </w:r>
      <w:r>
        <w:rPr>
          <w:rFonts w:ascii="Georgia" w:eastAsia="Georgia" w:hAnsi="Georgia" w:cs="Georgia"/>
          <w:b/>
          <w:bCs/>
          <w:sz w:val="19"/>
          <w:szCs w:val="19"/>
        </w:rPr>
        <w:t>and</w:t>
      </w:r>
      <w:r>
        <w:rPr>
          <w:rFonts w:ascii="Georgia" w:eastAsia="Georgia" w:hAnsi="Georgia" w:cs="Georgia"/>
          <w:b/>
          <w:bCs/>
          <w:spacing w:val="11"/>
          <w:sz w:val="19"/>
          <w:szCs w:val="19"/>
        </w:rPr>
        <w:t xml:space="preserve"> </w:t>
      </w:r>
      <w:r>
        <w:rPr>
          <w:rFonts w:ascii="Georgia" w:eastAsia="Georgia" w:hAnsi="Georgia" w:cs="Georgia"/>
          <w:b/>
          <w:bCs/>
          <w:sz w:val="19"/>
          <w:szCs w:val="19"/>
        </w:rPr>
        <w:t>another</w:t>
      </w:r>
      <w:r>
        <w:rPr>
          <w:rFonts w:ascii="Georgia" w:eastAsia="Georgia" w:hAnsi="Georgia" w:cs="Georgia"/>
          <w:b/>
          <w:bCs/>
          <w:spacing w:val="19"/>
          <w:sz w:val="19"/>
          <w:szCs w:val="19"/>
        </w:rPr>
        <w:t xml:space="preserve"> </w:t>
      </w:r>
      <w:r>
        <w:rPr>
          <w:rFonts w:ascii="Georgia" w:eastAsia="Georgia" w:hAnsi="Georgia" w:cs="Georgia"/>
          <w:b/>
          <w:bCs/>
          <w:sz w:val="19"/>
          <w:szCs w:val="19"/>
        </w:rPr>
        <w:t>for</w:t>
      </w:r>
      <w:r>
        <w:rPr>
          <w:rFonts w:ascii="Georgia" w:eastAsia="Georgia" w:hAnsi="Georgia" w:cs="Georgia"/>
          <w:b/>
          <w:bCs/>
          <w:spacing w:val="10"/>
          <w:sz w:val="19"/>
          <w:szCs w:val="19"/>
        </w:rPr>
        <w:t xml:space="preserve"> </w:t>
      </w:r>
      <w:r>
        <w:rPr>
          <w:rFonts w:ascii="Georgia" w:eastAsia="Georgia" w:hAnsi="Georgia" w:cs="Georgia"/>
          <w:b/>
          <w:bCs/>
          <w:sz w:val="19"/>
          <w:szCs w:val="19"/>
        </w:rPr>
        <w:t>1H</w:t>
      </w:r>
      <w:r>
        <w:rPr>
          <w:rFonts w:ascii="Georgia" w:eastAsia="Georgia" w:hAnsi="Georgia" w:cs="Georgia"/>
          <w:b/>
          <w:bCs/>
          <w:spacing w:val="9"/>
          <w:sz w:val="19"/>
          <w:szCs w:val="19"/>
        </w:rPr>
        <w:t xml:space="preserve"> </w:t>
      </w:r>
      <w:r>
        <w:rPr>
          <w:rFonts w:ascii="Georgia" w:eastAsia="Georgia" w:hAnsi="Georgia" w:cs="Georgia"/>
          <w:b/>
          <w:bCs/>
          <w:sz w:val="19"/>
          <w:szCs w:val="19"/>
        </w:rPr>
        <w:t>MRI.</w:t>
      </w:r>
      <w:r>
        <w:rPr>
          <w:rFonts w:ascii="Georgia" w:eastAsia="Georgia" w:hAnsi="Georgia" w:cs="Georgia"/>
          <w:b/>
          <w:bCs/>
          <w:spacing w:val="11"/>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corresponding</w:t>
      </w:r>
      <w:r>
        <w:rPr>
          <w:rFonts w:ascii="Georgia" w:eastAsia="Georgia" w:hAnsi="Georgia" w:cs="Georgia"/>
          <w:spacing w:val="18"/>
          <w:sz w:val="19"/>
          <w:szCs w:val="19"/>
        </w:rPr>
        <w:t xml:space="preserve"> </w:t>
      </w:r>
      <w:r>
        <w:rPr>
          <w:rFonts w:ascii="Georgia" w:eastAsia="Georgia" w:hAnsi="Georgia" w:cs="Georgia"/>
          <w:sz w:val="19"/>
          <w:szCs w:val="19"/>
        </w:rPr>
        <w:t>group</w:t>
      </w:r>
      <w:r>
        <w:rPr>
          <w:rFonts w:ascii="Georgia" w:eastAsia="Georgia" w:hAnsi="Georgia" w:cs="Georgia"/>
          <w:spacing w:val="4"/>
          <w:sz w:val="19"/>
          <w:szCs w:val="19"/>
        </w:rPr>
        <w:t xml:space="preserve"> </w:t>
      </w:r>
      <w:r>
        <w:rPr>
          <w:rFonts w:ascii="Georgia" w:eastAsia="Georgia" w:hAnsi="Georgia" w:cs="Georgia"/>
          <w:sz w:val="19"/>
          <w:szCs w:val="19"/>
        </w:rPr>
        <w:t>templates</w:t>
      </w:r>
      <w:r>
        <w:rPr>
          <w:rFonts w:ascii="Georgia" w:eastAsia="Georgia" w:hAnsi="Georgia" w:cs="Georgia"/>
          <w:spacing w:val="10"/>
          <w:sz w:val="19"/>
          <w:szCs w:val="19"/>
        </w:rPr>
        <w:t xml:space="preserve"> </w:t>
      </w:r>
      <w:r>
        <w:rPr>
          <w:rFonts w:ascii="Georgia" w:eastAsia="Georgia" w:hAnsi="Georgia" w:cs="Georgia"/>
          <w:sz w:val="19"/>
          <w:szCs w:val="19"/>
        </w:rPr>
        <w:t>will also</w:t>
      </w:r>
      <w:r>
        <w:rPr>
          <w:rFonts w:ascii="Georgia" w:eastAsia="Georgia" w:hAnsi="Georgia" w:cs="Georgia"/>
          <w:spacing w:val="1"/>
          <w:sz w:val="19"/>
          <w:szCs w:val="19"/>
        </w:rPr>
        <w:t xml:space="preserve"> </w:t>
      </w:r>
      <w:r>
        <w:rPr>
          <w:rFonts w:ascii="Georgia" w:eastAsia="Georgia" w:hAnsi="Georgia" w:cs="Georgia"/>
          <w:sz w:val="19"/>
          <w:szCs w:val="19"/>
        </w:rPr>
        <w:t>be</w:t>
      </w:r>
      <w:r>
        <w:rPr>
          <w:rFonts w:ascii="Georgia" w:eastAsia="Georgia" w:hAnsi="Georgia" w:cs="Georgia"/>
          <w:spacing w:val="-2"/>
          <w:sz w:val="19"/>
          <w:szCs w:val="19"/>
        </w:rPr>
        <w:t xml:space="preserve"> </w:t>
      </w:r>
      <w:r>
        <w:rPr>
          <w:rFonts w:ascii="Georgia" w:eastAsia="Georgia" w:hAnsi="Georgia" w:cs="Georgia"/>
          <w:sz w:val="19"/>
          <w:szCs w:val="19"/>
        </w:rPr>
        <w:t>provided</w:t>
      </w:r>
      <w:r>
        <w:rPr>
          <w:rFonts w:ascii="Georgia" w:eastAsia="Georgia" w:hAnsi="Georgia" w:cs="Georgia"/>
          <w:spacing w:val="9"/>
          <w:sz w:val="19"/>
          <w:szCs w:val="19"/>
        </w:rPr>
        <w:t xml:space="preserve"> </w:t>
      </w:r>
      <w:r>
        <w:rPr>
          <w:rFonts w:ascii="Georgia" w:eastAsia="Georgia" w:hAnsi="Georgia" w:cs="Georgia"/>
          <w:sz w:val="19"/>
          <w:szCs w:val="19"/>
        </w:rPr>
        <w:t>along</w:t>
      </w:r>
      <w:r>
        <w:rPr>
          <w:rFonts w:ascii="Georgia" w:eastAsia="Georgia" w:hAnsi="Georgia" w:cs="Georgia"/>
          <w:spacing w:val="3"/>
          <w:sz w:val="19"/>
          <w:szCs w:val="19"/>
        </w:rPr>
        <w:t xml:space="preserve"> </w:t>
      </w:r>
      <w:r>
        <w:rPr>
          <w:rFonts w:ascii="Georgia" w:eastAsia="Georgia" w:hAnsi="Georgia" w:cs="Georgia"/>
          <w:sz w:val="19"/>
          <w:szCs w:val="19"/>
        </w:rPr>
        <w:t>with</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scripts</w:t>
      </w:r>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produce</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results</w:t>
      </w:r>
      <w:r>
        <w:rPr>
          <w:rFonts w:ascii="Georgia" w:eastAsia="Georgia" w:hAnsi="Georgia" w:cs="Georgia"/>
          <w:spacing w:val="5"/>
          <w:sz w:val="19"/>
          <w:szCs w:val="19"/>
        </w:rPr>
        <w:t xml:space="preserve"> </w:t>
      </w:r>
      <w:r>
        <w:rPr>
          <w:rFonts w:ascii="Georgia" w:eastAsia="Georgia" w:hAnsi="Georgia" w:cs="Georgia"/>
          <w:sz w:val="19"/>
          <w:szCs w:val="19"/>
        </w:rPr>
        <w:t>using</w:t>
      </w:r>
      <w:r>
        <w:rPr>
          <w:rFonts w:ascii="Georgia" w:eastAsia="Georgia" w:hAnsi="Georgia" w:cs="Georgia"/>
          <w:spacing w:val="3"/>
          <w:sz w:val="19"/>
          <w:szCs w:val="19"/>
        </w:rPr>
        <w:t xml:space="preserve"> </w:t>
      </w:r>
      <w:r>
        <w:rPr>
          <w:rFonts w:ascii="Georgia" w:eastAsia="Georgia" w:hAnsi="Georgia" w:cs="Georgia"/>
          <w:sz w:val="19"/>
          <w:szCs w:val="19"/>
        </w:rPr>
        <w:t>ITK-Lung.</w:t>
      </w:r>
      <w:r>
        <w:rPr>
          <w:rFonts w:ascii="Georgia" w:eastAsia="Georgia" w:hAnsi="Georgia" w:cs="Georgia"/>
          <w:spacing w:val="33"/>
          <w:sz w:val="19"/>
          <w:szCs w:val="19"/>
        </w:rPr>
        <w:t xml:space="preserve"> </w:t>
      </w:r>
      <w:r>
        <w:rPr>
          <w:rFonts w:ascii="Georgia" w:eastAsia="Georgia" w:hAnsi="Georgia" w:cs="Georgia"/>
          <w:sz w:val="19"/>
          <w:szCs w:val="19"/>
        </w:rPr>
        <w:t>As</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proofErr w:type="spellStart"/>
      <w:r>
        <w:rPr>
          <w:rFonts w:ascii="Georgia" w:eastAsia="Georgia" w:hAnsi="Georgia" w:cs="Georgia"/>
          <w:w w:val="102"/>
          <w:sz w:val="19"/>
          <w:szCs w:val="19"/>
        </w:rPr>
        <w:t>comple</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ment</w:t>
      </w:r>
      <w:proofErr w:type="spellEnd"/>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open-source</w:t>
      </w:r>
      <w:r>
        <w:rPr>
          <w:rFonts w:ascii="Georgia" w:eastAsia="Georgia" w:hAnsi="Georgia" w:cs="Georgia"/>
          <w:spacing w:val="17"/>
          <w:sz w:val="19"/>
          <w:szCs w:val="19"/>
        </w:rPr>
        <w:t xml:space="preserve"> </w:t>
      </w:r>
      <w:r>
        <w:rPr>
          <w:rFonts w:ascii="Georgia" w:eastAsia="Georgia" w:hAnsi="Georgia" w:cs="Georgia"/>
          <w:sz w:val="19"/>
          <w:szCs w:val="19"/>
        </w:rPr>
        <w:t>software</w:t>
      </w:r>
      <w:r>
        <w:rPr>
          <w:rFonts w:ascii="Georgia" w:eastAsia="Georgia" w:hAnsi="Georgia" w:cs="Georgia"/>
          <w:spacing w:val="10"/>
          <w:sz w:val="19"/>
          <w:szCs w:val="19"/>
        </w:rPr>
        <w:t xml:space="preserve"> </w:t>
      </w:r>
      <w:r>
        <w:rPr>
          <w:rFonts w:ascii="Georgia" w:eastAsia="Georgia" w:hAnsi="Georgia" w:cs="Georgia"/>
          <w:sz w:val="19"/>
          <w:szCs w:val="19"/>
        </w:rPr>
        <w:t>provided</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Sub-Aim</w:t>
      </w:r>
      <w:r>
        <w:rPr>
          <w:rFonts w:ascii="Georgia" w:eastAsia="Georgia" w:hAnsi="Georgia" w:cs="Georgia"/>
          <w:spacing w:val="11"/>
          <w:sz w:val="19"/>
          <w:szCs w:val="19"/>
        </w:rPr>
        <w:t xml:space="preserve"> </w:t>
      </w:r>
      <w:r>
        <w:rPr>
          <w:rFonts w:ascii="Georgia" w:eastAsia="Georgia" w:hAnsi="Georgia" w:cs="Georgia"/>
          <w:sz w:val="19"/>
          <w:szCs w:val="19"/>
        </w:rPr>
        <w:t>1a,</w:t>
      </w:r>
      <w:r>
        <w:rPr>
          <w:rFonts w:ascii="Georgia" w:eastAsia="Georgia" w:hAnsi="Georgia" w:cs="Georgia"/>
          <w:spacing w:val="4"/>
          <w:sz w:val="19"/>
          <w:szCs w:val="19"/>
        </w:rPr>
        <w:t xml:space="preserve"> </w:t>
      </w:r>
      <w:r>
        <w:rPr>
          <w:rFonts w:ascii="Georgia" w:eastAsia="Georgia" w:hAnsi="Georgia" w:cs="Georgia"/>
          <w:sz w:val="19"/>
          <w:szCs w:val="19"/>
        </w:rPr>
        <w:t>we</w:t>
      </w:r>
      <w:r>
        <w:rPr>
          <w:rFonts w:ascii="Georgia" w:eastAsia="Georgia" w:hAnsi="Georgia" w:cs="Georgia"/>
          <w:spacing w:val="1"/>
          <w:sz w:val="19"/>
          <w:szCs w:val="19"/>
        </w:rPr>
        <w:t xml:space="preserve"> </w:t>
      </w:r>
      <w:r>
        <w:rPr>
          <w:rFonts w:ascii="Georgia" w:eastAsia="Georgia" w:hAnsi="Georgia" w:cs="Georgia"/>
          <w:sz w:val="19"/>
          <w:szCs w:val="19"/>
        </w:rPr>
        <w:t>will</w:t>
      </w:r>
      <w:r>
        <w:rPr>
          <w:rFonts w:ascii="Georgia" w:eastAsia="Georgia" w:hAnsi="Georgia" w:cs="Georgia"/>
          <w:spacing w:val="2"/>
          <w:sz w:val="19"/>
          <w:szCs w:val="19"/>
        </w:rPr>
        <w:t xml:space="preserve"> </w:t>
      </w:r>
      <w:r>
        <w:rPr>
          <w:rFonts w:ascii="Georgia" w:eastAsia="Georgia" w:hAnsi="Georgia" w:cs="Georgia"/>
          <w:sz w:val="19"/>
          <w:szCs w:val="19"/>
        </w:rPr>
        <w:t>generate</w:t>
      </w:r>
      <w:r>
        <w:rPr>
          <w:rFonts w:ascii="Georgia" w:eastAsia="Georgia" w:hAnsi="Georgia" w:cs="Georgia"/>
          <w:spacing w:val="10"/>
          <w:sz w:val="19"/>
          <w:szCs w:val="19"/>
        </w:rPr>
        <w:t xml:space="preserve"> </w:t>
      </w:r>
      <w:r>
        <w:rPr>
          <w:rFonts w:ascii="Georgia" w:eastAsia="Georgia" w:hAnsi="Georgia" w:cs="Georgia"/>
          <w:sz w:val="19"/>
          <w:szCs w:val="19"/>
        </w:rPr>
        <w:t>atlas</w:t>
      </w:r>
      <w:r>
        <w:rPr>
          <w:rFonts w:ascii="Georgia" w:eastAsia="Georgia" w:hAnsi="Georgia" w:cs="Georgia"/>
          <w:spacing w:val="4"/>
          <w:sz w:val="19"/>
          <w:szCs w:val="19"/>
        </w:rPr>
        <w:t xml:space="preserve"> </w:t>
      </w:r>
      <w:r>
        <w:rPr>
          <w:rFonts w:ascii="Georgia" w:eastAsia="Georgia" w:hAnsi="Georgia" w:cs="Georgia"/>
          <w:sz w:val="19"/>
          <w:szCs w:val="19"/>
        </w:rPr>
        <w:t>libraries</w:t>
      </w:r>
      <w:r>
        <w:rPr>
          <w:rFonts w:ascii="Georgia" w:eastAsia="Georgia" w:hAnsi="Georgia" w:cs="Georgia"/>
          <w:spacing w:val="10"/>
          <w:sz w:val="19"/>
          <w:szCs w:val="19"/>
        </w:rPr>
        <w:t xml:space="preserve"> </w:t>
      </w:r>
      <w:r>
        <w:rPr>
          <w:rFonts w:ascii="Georgia" w:eastAsia="Georgia" w:hAnsi="Georgia" w:cs="Georgia"/>
          <w:sz w:val="19"/>
          <w:szCs w:val="19"/>
        </w:rPr>
        <w:t>for</w:t>
      </w:r>
      <w:r>
        <w:rPr>
          <w:rFonts w:ascii="Georgia" w:eastAsia="Georgia" w:hAnsi="Georgia" w:cs="Georgia"/>
          <w:spacing w:val="1"/>
          <w:sz w:val="19"/>
          <w:szCs w:val="19"/>
        </w:rPr>
        <w:t xml:space="preserve"> </w:t>
      </w:r>
      <w:r>
        <w:rPr>
          <w:rFonts w:ascii="Georgia" w:eastAsia="Georgia" w:hAnsi="Georgia" w:cs="Georgia"/>
          <w:sz w:val="19"/>
          <w:szCs w:val="19"/>
        </w:rPr>
        <w:t>both</w:t>
      </w:r>
      <w:r>
        <w:rPr>
          <w:rFonts w:ascii="Georgia" w:eastAsia="Georgia" w:hAnsi="Georgia" w:cs="Georgia"/>
          <w:spacing w:val="4"/>
          <w:sz w:val="19"/>
          <w:szCs w:val="19"/>
        </w:rPr>
        <w:t xml:space="preserve"> </w:t>
      </w:r>
      <w:r>
        <w:rPr>
          <w:rFonts w:ascii="Georgia" w:eastAsia="Georgia" w:hAnsi="Georgia" w:cs="Georgia"/>
          <w:sz w:val="19"/>
          <w:szCs w:val="19"/>
        </w:rPr>
        <w:t>CT</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1H</w:t>
      </w:r>
      <w:r>
        <w:rPr>
          <w:rFonts w:ascii="Georgia" w:eastAsia="Georgia" w:hAnsi="Georgia" w:cs="Georgia"/>
          <w:spacing w:val="1"/>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w w:val="102"/>
          <w:sz w:val="19"/>
          <w:szCs w:val="19"/>
        </w:rPr>
        <w:t xml:space="preserve">acquisitions. </w:t>
      </w:r>
      <w:ins w:id="367" w:author="James Gee" w:date="2016-07-18T16:15:00Z">
        <w:r w:rsidR="003D3359" w:rsidRPr="003D3359">
          <w:rPr>
            <w:rFonts w:ascii="Georgia" w:eastAsia="Georgia" w:hAnsi="Georgia" w:cs="Georgia"/>
            <w:sz w:val="19"/>
            <w:szCs w:val="19"/>
          </w:rPr>
          <w:t xml:space="preserve">As indicated above, the availability of such </w:t>
        </w:r>
        <w:proofErr w:type="gramStart"/>
        <w:r w:rsidR="003D3359" w:rsidRPr="003D3359">
          <w:rPr>
            <w:rFonts w:ascii="Georgia" w:eastAsia="Georgia" w:hAnsi="Georgia" w:cs="Georgia"/>
            <w:sz w:val="19"/>
            <w:szCs w:val="19"/>
          </w:rPr>
          <w:t>atlases</w:t>
        </w:r>
        <w:proofErr w:type="gramEnd"/>
        <w:r w:rsidR="003D3359" w:rsidRPr="003D3359">
          <w:rPr>
            <w:rFonts w:ascii="Georgia" w:eastAsia="Georgia" w:hAnsi="Georgia" w:cs="Georgia"/>
            <w:sz w:val="19"/>
            <w:szCs w:val="19"/>
          </w:rPr>
          <w:t xml:space="preserve"> as anatomical priors are prerequisite to application of the current state-of-the-art in robust and accurate lung and lobe segmentation within their respective modalities.</w:t>
        </w:r>
      </w:ins>
      <w:del w:id="368" w:author="James Gee" w:date="2016-07-18T16:15:00Z">
        <w:r w:rsidDel="003D3359">
          <w:rPr>
            <w:rFonts w:ascii="Georgia" w:eastAsia="Georgia" w:hAnsi="Georgia" w:cs="Georgia"/>
            <w:sz w:val="19"/>
            <w:szCs w:val="19"/>
          </w:rPr>
          <w:delText>As</w:delText>
        </w:r>
        <w:r w:rsidDel="003D3359">
          <w:rPr>
            <w:rFonts w:ascii="Georgia" w:eastAsia="Georgia" w:hAnsi="Georgia" w:cs="Georgia"/>
            <w:spacing w:val="7"/>
            <w:sz w:val="19"/>
            <w:szCs w:val="19"/>
          </w:rPr>
          <w:delText xml:space="preserve"> </w:delText>
        </w:r>
        <w:r w:rsidDel="003D3359">
          <w:rPr>
            <w:rFonts w:ascii="Georgia" w:eastAsia="Georgia" w:hAnsi="Georgia" w:cs="Georgia"/>
            <w:sz w:val="19"/>
            <w:szCs w:val="19"/>
          </w:rPr>
          <w:delText>indicated</w:delText>
        </w:r>
        <w:r w:rsidDel="003D3359">
          <w:rPr>
            <w:rFonts w:ascii="Georgia" w:eastAsia="Georgia" w:hAnsi="Georgia" w:cs="Georgia"/>
            <w:spacing w:val="19"/>
            <w:sz w:val="19"/>
            <w:szCs w:val="19"/>
          </w:rPr>
          <w:delText xml:space="preserve"> </w:delText>
        </w:r>
        <w:r w:rsidDel="003D3359">
          <w:rPr>
            <w:rFonts w:ascii="Georgia" w:eastAsia="Georgia" w:hAnsi="Georgia" w:cs="Georgia"/>
            <w:sz w:val="19"/>
            <w:szCs w:val="19"/>
          </w:rPr>
          <w:delText>above,</w:delText>
        </w:r>
        <w:r w:rsidDel="003D3359">
          <w:rPr>
            <w:rFonts w:ascii="Georgia" w:eastAsia="Georgia" w:hAnsi="Georgia" w:cs="Georgia"/>
            <w:spacing w:val="14"/>
            <w:sz w:val="19"/>
            <w:szCs w:val="19"/>
          </w:rPr>
          <w:delText xml:space="preserve"> </w:delText>
        </w:r>
        <w:r w:rsidDel="003D3359">
          <w:rPr>
            <w:rFonts w:ascii="Georgia" w:eastAsia="Georgia" w:hAnsi="Georgia" w:cs="Georgia"/>
            <w:sz w:val="19"/>
            <w:szCs w:val="19"/>
          </w:rPr>
          <w:delText>such</w:delText>
        </w:r>
        <w:r w:rsidDel="003D3359">
          <w:rPr>
            <w:rFonts w:ascii="Georgia" w:eastAsia="Georgia" w:hAnsi="Georgia" w:cs="Georgia"/>
            <w:spacing w:val="11"/>
            <w:sz w:val="19"/>
            <w:szCs w:val="19"/>
          </w:rPr>
          <w:delText xml:space="preserve"> </w:delText>
        </w:r>
        <w:r w:rsidDel="003D3359">
          <w:rPr>
            <w:rFonts w:ascii="Georgia" w:eastAsia="Georgia" w:hAnsi="Georgia" w:cs="Georgia"/>
            <w:sz w:val="19"/>
            <w:szCs w:val="19"/>
          </w:rPr>
          <w:delText>atlases</w:delText>
        </w:r>
        <w:r w:rsidDel="003D3359">
          <w:rPr>
            <w:rFonts w:ascii="Georgia" w:eastAsia="Georgia" w:hAnsi="Georgia" w:cs="Georgia"/>
            <w:spacing w:val="14"/>
            <w:sz w:val="19"/>
            <w:szCs w:val="19"/>
          </w:rPr>
          <w:delText xml:space="preserve"> </w:delText>
        </w:r>
        <w:r w:rsidDel="003D3359">
          <w:rPr>
            <w:rFonts w:ascii="Georgia" w:eastAsia="Georgia" w:hAnsi="Georgia" w:cs="Georgia"/>
            <w:sz w:val="19"/>
            <w:szCs w:val="19"/>
          </w:rPr>
          <w:delText>provide</w:delText>
        </w:r>
        <w:r w:rsidDel="003D3359">
          <w:rPr>
            <w:rFonts w:ascii="Georgia" w:eastAsia="Georgia" w:hAnsi="Georgia" w:cs="Georgia"/>
            <w:spacing w:val="16"/>
            <w:sz w:val="19"/>
            <w:szCs w:val="19"/>
          </w:rPr>
          <w:delText xml:space="preserve"> </w:delText>
        </w:r>
        <w:r w:rsidDel="003D3359">
          <w:rPr>
            <w:rFonts w:ascii="Georgia" w:eastAsia="Georgia" w:hAnsi="Georgia" w:cs="Georgia"/>
            <w:sz w:val="19"/>
            <w:szCs w:val="19"/>
          </w:rPr>
          <w:delText>extremely</w:delText>
        </w:r>
        <w:r w:rsidDel="003D3359">
          <w:rPr>
            <w:rFonts w:ascii="Georgia" w:eastAsia="Georgia" w:hAnsi="Georgia" w:cs="Georgia"/>
            <w:spacing w:val="20"/>
            <w:sz w:val="19"/>
            <w:szCs w:val="19"/>
          </w:rPr>
          <w:delText xml:space="preserve"> </w:delText>
        </w:r>
        <w:r w:rsidDel="003D3359">
          <w:rPr>
            <w:rFonts w:ascii="Georgia" w:eastAsia="Georgia" w:hAnsi="Georgia" w:cs="Georgia"/>
            <w:sz w:val="19"/>
            <w:szCs w:val="19"/>
          </w:rPr>
          <w:delText>useful</w:delText>
        </w:r>
        <w:r w:rsidDel="003D3359">
          <w:rPr>
            <w:rFonts w:ascii="Georgia" w:eastAsia="Georgia" w:hAnsi="Georgia" w:cs="Georgia"/>
            <w:spacing w:val="13"/>
            <w:sz w:val="19"/>
            <w:szCs w:val="19"/>
          </w:rPr>
          <w:delText xml:space="preserve"> </w:delText>
        </w:r>
        <w:r w:rsidDel="003D3359">
          <w:rPr>
            <w:rFonts w:ascii="Georgia" w:eastAsia="Georgia" w:hAnsi="Georgia" w:cs="Georgia"/>
            <w:sz w:val="19"/>
            <w:szCs w:val="19"/>
          </w:rPr>
          <w:delText>prior</w:delText>
        </w:r>
        <w:r w:rsidDel="003D3359">
          <w:rPr>
            <w:rFonts w:ascii="Georgia" w:eastAsia="Georgia" w:hAnsi="Georgia" w:cs="Georgia"/>
            <w:spacing w:val="11"/>
            <w:sz w:val="19"/>
            <w:szCs w:val="19"/>
          </w:rPr>
          <w:delText xml:space="preserve"> </w:delText>
        </w:r>
        <w:r w:rsidDel="003D3359">
          <w:rPr>
            <w:rFonts w:ascii="Georgia" w:eastAsia="Georgia" w:hAnsi="Georgia" w:cs="Georgia"/>
            <w:sz w:val="19"/>
            <w:szCs w:val="19"/>
          </w:rPr>
          <w:delText>information</w:delText>
        </w:r>
        <w:r w:rsidDel="003D3359">
          <w:rPr>
            <w:rFonts w:ascii="Georgia" w:eastAsia="Georgia" w:hAnsi="Georgia" w:cs="Georgia"/>
            <w:spacing w:val="23"/>
            <w:sz w:val="19"/>
            <w:szCs w:val="19"/>
          </w:rPr>
          <w:delText xml:space="preserve"> </w:delText>
        </w:r>
        <w:r w:rsidDel="003D3359">
          <w:rPr>
            <w:rFonts w:ascii="Georgia" w:eastAsia="Georgia" w:hAnsi="Georgia" w:cs="Georgia"/>
            <w:sz w:val="19"/>
            <w:szCs w:val="19"/>
          </w:rPr>
          <w:delText>for</w:delText>
        </w:r>
        <w:r w:rsidDel="003D3359">
          <w:rPr>
            <w:rFonts w:ascii="Georgia" w:eastAsia="Georgia" w:hAnsi="Georgia" w:cs="Georgia"/>
            <w:spacing w:val="8"/>
            <w:sz w:val="19"/>
            <w:szCs w:val="19"/>
          </w:rPr>
          <w:delText xml:space="preserve"> </w:delText>
        </w:r>
        <w:r w:rsidDel="003D3359">
          <w:rPr>
            <w:rFonts w:ascii="Georgia" w:eastAsia="Georgia" w:hAnsi="Georgia" w:cs="Georgia"/>
            <w:sz w:val="19"/>
            <w:szCs w:val="19"/>
          </w:rPr>
          <w:delText>performing</w:delText>
        </w:r>
        <w:r w:rsidDel="003D3359">
          <w:rPr>
            <w:rFonts w:ascii="Georgia" w:eastAsia="Georgia" w:hAnsi="Georgia" w:cs="Georgia"/>
            <w:spacing w:val="22"/>
            <w:sz w:val="19"/>
            <w:szCs w:val="19"/>
          </w:rPr>
          <w:delText xml:space="preserve"> </w:delText>
        </w:r>
        <w:r w:rsidDel="003D3359">
          <w:rPr>
            <w:rFonts w:ascii="Georgia" w:eastAsia="Georgia" w:hAnsi="Georgia" w:cs="Georgia"/>
            <w:sz w:val="19"/>
            <w:szCs w:val="19"/>
          </w:rPr>
          <w:delText>robust</w:delText>
        </w:r>
        <w:r w:rsidDel="003D3359">
          <w:rPr>
            <w:rFonts w:ascii="Georgia" w:eastAsia="Georgia" w:hAnsi="Georgia" w:cs="Georgia"/>
            <w:spacing w:val="14"/>
            <w:sz w:val="19"/>
            <w:szCs w:val="19"/>
          </w:rPr>
          <w:delText xml:space="preserve"> </w:delText>
        </w:r>
        <w:r w:rsidDel="003D3359">
          <w:rPr>
            <w:rFonts w:ascii="Georgia" w:eastAsia="Georgia" w:hAnsi="Georgia" w:cs="Georgia"/>
            <w:sz w:val="19"/>
            <w:szCs w:val="19"/>
          </w:rPr>
          <w:delText>and</w:delText>
        </w:r>
        <w:r w:rsidDel="003D3359">
          <w:rPr>
            <w:rFonts w:ascii="Georgia" w:eastAsia="Georgia" w:hAnsi="Georgia" w:cs="Georgia"/>
            <w:spacing w:val="9"/>
            <w:sz w:val="19"/>
            <w:szCs w:val="19"/>
          </w:rPr>
          <w:delText xml:space="preserve"> </w:delText>
        </w:r>
        <w:r w:rsidDel="003D3359">
          <w:rPr>
            <w:rFonts w:ascii="Georgia" w:eastAsia="Georgia" w:hAnsi="Georgia" w:cs="Georgia"/>
            <w:sz w:val="19"/>
            <w:szCs w:val="19"/>
          </w:rPr>
          <w:delText>accurate</w:delText>
        </w:r>
        <w:r w:rsidDel="003D3359">
          <w:rPr>
            <w:rFonts w:ascii="Georgia" w:eastAsia="Georgia" w:hAnsi="Georgia" w:cs="Georgia"/>
            <w:spacing w:val="17"/>
            <w:sz w:val="19"/>
            <w:szCs w:val="19"/>
          </w:rPr>
          <w:delText xml:space="preserve"> </w:delText>
        </w:r>
        <w:r w:rsidDel="003D3359">
          <w:rPr>
            <w:rFonts w:ascii="Georgia" w:eastAsia="Georgia" w:hAnsi="Georgia" w:cs="Georgia"/>
            <w:sz w:val="19"/>
            <w:szCs w:val="19"/>
          </w:rPr>
          <w:delText>lung</w:delText>
        </w:r>
        <w:r w:rsidDel="003D3359">
          <w:rPr>
            <w:rFonts w:ascii="Georgia" w:eastAsia="Georgia" w:hAnsi="Georgia" w:cs="Georgia"/>
            <w:spacing w:val="10"/>
            <w:sz w:val="19"/>
            <w:szCs w:val="19"/>
          </w:rPr>
          <w:delText xml:space="preserve"> </w:delText>
        </w:r>
        <w:r w:rsidDel="003D3359">
          <w:rPr>
            <w:rFonts w:ascii="Georgia" w:eastAsia="Georgia" w:hAnsi="Georgia" w:cs="Georgia"/>
            <w:sz w:val="19"/>
            <w:szCs w:val="19"/>
          </w:rPr>
          <w:delText>and</w:delText>
        </w:r>
        <w:r w:rsidDel="003D3359">
          <w:rPr>
            <w:rFonts w:ascii="Georgia" w:eastAsia="Georgia" w:hAnsi="Georgia" w:cs="Georgia"/>
            <w:spacing w:val="9"/>
            <w:sz w:val="19"/>
            <w:szCs w:val="19"/>
          </w:rPr>
          <w:delText xml:space="preserve"> </w:delText>
        </w:r>
        <w:r w:rsidDel="003D3359">
          <w:rPr>
            <w:rFonts w:ascii="Georgia" w:eastAsia="Georgia" w:hAnsi="Georgia" w:cs="Georgia"/>
            <w:w w:val="102"/>
            <w:sz w:val="19"/>
            <w:szCs w:val="19"/>
          </w:rPr>
          <w:delText xml:space="preserve">lobe </w:delText>
        </w:r>
        <w:r w:rsidDel="003D3359">
          <w:rPr>
            <w:rFonts w:ascii="Georgia" w:eastAsia="Georgia" w:hAnsi="Georgia" w:cs="Georgia"/>
            <w:sz w:val="19"/>
            <w:szCs w:val="19"/>
          </w:rPr>
          <w:delText>segmentations</w:delText>
        </w:r>
        <w:r w:rsidDel="003D3359">
          <w:rPr>
            <w:rFonts w:ascii="Georgia" w:eastAsia="Georgia" w:hAnsi="Georgia" w:cs="Georgia"/>
            <w:spacing w:val="25"/>
            <w:sz w:val="19"/>
            <w:szCs w:val="19"/>
          </w:rPr>
          <w:delText xml:space="preserve"> </w:delText>
        </w:r>
        <w:r w:rsidDel="003D3359">
          <w:rPr>
            <w:rFonts w:ascii="Georgia" w:eastAsia="Georgia" w:hAnsi="Georgia" w:cs="Georgia"/>
            <w:sz w:val="19"/>
            <w:szCs w:val="19"/>
          </w:rPr>
          <w:delText>within</w:delText>
        </w:r>
        <w:r w:rsidDel="003D3359">
          <w:rPr>
            <w:rFonts w:ascii="Georgia" w:eastAsia="Georgia" w:hAnsi="Georgia" w:cs="Georgia"/>
            <w:spacing w:val="12"/>
            <w:sz w:val="19"/>
            <w:szCs w:val="19"/>
          </w:rPr>
          <w:delText xml:space="preserve"> </w:delText>
        </w:r>
        <w:r w:rsidDel="003D3359">
          <w:rPr>
            <w:rFonts w:ascii="Georgia" w:eastAsia="Georgia" w:hAnsi="Georgia" w:cs="Georgia"/>
            <w:sz w:val="19"/>
            <w:szCs w:val="19"/>
          </w:rPr>
          <w:delText>their</w:delText>
        </w:r>
        <w:r w:rsidDel="003D3359">
          <w:rPr>
            <w:rFonts w:ascii="Georgia" w:eastAsia="Georgia" w:hAnsi="Georgia" w:cs="Georgia"/>
            <w:spacing w:val="9"/>
            <w:sz w:val="19"/>
            <w:szCs w:val="19"/>
          </w:rPr>
          <w:delText xml:space="preserve"> </w:delText>
        </w:r>
        <w:r w:rsidDel="003D3359">
          <w:rPr>
            <w:rFonts w:ascii="Georgia" w:eastAsia="Georgia" w:hAnsi="Georgia" w:cs="Georgia"/>
            <w:sz w:val="19"/>
            <w:szCs w:val="19"/>
          </w:rPr>
          <w:delText>respective</w:delText>
        </w:r>
        <w:r w:rsidDel="003D3359">
          <w:rPr>
            <w:rFonts w:ascii="Georgia" w:eastAsia="Georgia" w:hAnsi="Georgia" w:cs="Georgia"/>
            <w:spacing w:val="18"/>
            <w:sz w:val="19"/>
            <w:szCs w:val="19"/>
          </w:rPr>
          <w:delText xml:space="preserve"> </w:delText>
        </w:r>
        <w:r w:rsidDel="003D3359">
          <w:rPr>
            <w:rFonts w:ascii="Georgia" w:eastAsia="Georgia" w:hAnsi="Georgia" w:cs="Georgia"/>
            <w:sz w:val="19"/>
            <w:szCs w:val="19"/>
          </w:rPr>
          <w:delText>modalities.</w:delText>
        </w:r>
      </w:del>
      <w:r>
        <w:rPr>
          <w:rFonts w:ascii="Georgia" w:eastAsia="Georgia" w:hAnsi="Georgia" w:cs="Georgia"/>
          <w:spacing w:val="36"/>
          <w:sz w:val="19"/>
          <w:szCs w:val="19"/>
        </w:rPr>
        <w:t xml:space="preserve"> </w:t>
      </w:r>
      <w:r>
        <w:rPr>
          <w:rFonts w:ascii="Georgia" w:eastAsia="Georgia" w:hAnsi="Georgia" w:cs="Georgia"/>
          <w:sz w:val="19"/>
          <w:szCs w:val="19"/>
        </w:rPr>
        <w:t>Additionally,</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accompanying</w:t>
      </w:r>
      <w:r>
        <w:rPr>
          <w:rFonts w:ascii="Georgia" w:eastAsia="Georgia" w:hAnsi="Georgia" w:cs="Georgia"/>
          <w:spacing w:val="25"/>
          <w:sz w:val="19"/>
          <w:szCs w:val="19"/>
        </w:rPr>
        <w:t xml:space="preserve"> </w:t>
      </w:r>
      <w:r>
        <w:rPr>
          <w:rFonts w:ascii="Georgia" w:eastAsia="Georgia" w:hAnsi="Georgia" w:cs="Georgia"/>
          <w:sz w:val="19"/>
          <w:szCs w:val="19"/>
        </w:rPr>
        <w:t>annotations</w:t>
      </w:r>
      <w:r>
        <w:rPr>
          <w:rFonts w:ascii="Georgia" w:eastAsia="Georgia" w:hAnsi="Georgia" w:cs="Georgia"/>
          <w:spacing w:val="21"/>
          <w:sz w:val="19"/>
          <w:szCs w:val="19"/>
        </w:rPr>
        <w:t xml:space="preserve"> </w:t>
      </w:r>
      <w:r>
        <w:rPr>
          <w:rFonts w:ascii="Georgia" w:eastAsia="Georgia" w:hAnsi="Georgia" w:cs="Georgia"/>
          <w:sz w:val="19"/>
          <w:szCs w:val="19"/>
        </w:rPr>
        <w:t>provide</w:t>
      </w:r>
      <w:r>
        <w:rPr>
          <w:rFonts w:ascii="Georgia" w:eastAsia="Georgia" w:hAnsi="Georgia" w:cs="Georgia"/>
          <w:spacing w:val="14"/>
          <w:sz w:val="19"/>
          <w:szCs w:val="19"/>
        </w:rPr>
        <w:t xml:space="preserve"> </w:t>
      </w:r>
      <w:r>
        <w:rPr>
          <w:rFonts w:ascii="Georgia" w:eastAsia="Georgia" w:hAnsi="Georgia" w:cs="Georgia"/>
          <w:sz w:val="19"/>
          <w:szCs w:val="19"/>
        </w:rPr>
        <w:t>an</w:t>
      </w:r>
      <w:r>
        <w:rPr>
          <w:rFonts w:ascii="Georgia" w:eastAsia="Georgia" w:hAnsi="Georgia" w:cs="Georgia"/>
          <w:spacing w:val="5"/>
          <w:sz w:val="19"/>
          <w:szCs w:val="19"/>
        </w:rPr>
        <w:t xml:space="preserve"> </w:t>
      </w:r>
      <w:r>
        <w:rPr>
          <w:rFonts w:ascii="Georgia" w:eastAsia="Georgia" w:hAnsi="Georgia" w:cs="Georgia"/>
          <w:sz w:val="19"/>
          <w:szCs w:val="19"/>
        </w:rPr>
        <w:t>open-data</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platform </w:t>
      </w:r>
      <w:r>
        <w:rPr>
          <w:rFonts w:ascii="Georgia" w:eastAsia="Georgia" w:hAnsi="Georgia" w:cs="Georgia"/>
          <w:sz w:val="19"/>
          <w:szCs w:val="19"/>
        </w:rPr>
        <w:t>for</w:t>
      </w:r>
      <w:r>
        <w:rPr>
          <w:rFonts w:ascii="Georgia" w:eastAsia="Georgia" w:hAnsi="Georgia" w:cs="Georgia"/>
          <w:spacing w:val="13"/>
          <w:sz w:val="19"/>
          <w:szCs w:val="19"/>
        </w:rPr>
        <w:t xml:space="preserve"> </w:t>
      </w:r>
      <w:r>
        <w:rPr>
          <w:rFonts w:ascii="Georgia" w:eastAsia="Georgia" w:hAnsi="Georgia" w:cs="Georgia"/>
          <w:sz w:val="19"/>
          <w:szCs w:val="19"/>
        </w:rPr>
        <w:t>quantitatively</w:t>
      </w:r>
      <w:r>
        <w:rPr>
          <w:rFonts w:ascii="Georgia" w:eastAsia="Georgia" w:hAnsi="Georgia" w:cs="Georgia"/>
          <w:spacing w:val="31"/>
          <w:sz w:val="19"/>
          <w:szCs w:val="19"/>
        </w:rPr>
        <w:t xml:space="preserve"> </w:t>
      </w:r>
      <w:r>
        <w:rPr>
          <w:rFonts w:ascii="Georgia" w:eastAsia="Georgia" w:hAnsi="Georgia" w:cs="Georgia"/>
          <w:sz w:val="19"/>
          <w:szCs w:val="19"/>
        </w:rPr>
        <w:t>assessing</w:t>
      </w:r>
      <w:r>
        <w:rPr>
          <w:rFonts w:ascii="Georgia" w:eastAsia="Georgia" w:hAnsi="Georgia" w:cs="Georgia"/>
          <w:spacing w:val="24"/>
          <w:sz w:val="19"/>
          <w:szCs w:val="19"/>
        </w:rPr>
        <w:t xml:space="preserve"> </w:t>
      </w:r>
      <w:r>
        <w:rPr>
          <w:rFonts w:ascii="Georgia" w:eastAsia="Georgia" w:hAnsi="Georgia" w:cs="Georgia"/>
          <w:sz w:val="19"/>
          <w:szCs w:val="19"/>
        </w:rPr>
        <w:t>other</w:t>
      </w:r>
      <w:r>
        <w:rPr>
          <w:rFonts w:ascii="Georgia" w:eastAsia="Georgia" w:hAnsi="Georgia" w:cs="Georgia"/>
          <w:spacing w:val="17"/>
          <w:sz w:val="19"/>
          <w:szCs w:val="19"/>
        </w:rPr>
        <w:t xml:space="preserve"> </w:t>
      </w:r>
      <w:r>
        <w:rPr>
          <w:rFonts w:ascii="Georgia" w:eastAsia="Georgia" w:hAnsi="Georgia" w:cs="Georgia"/>
          <w:sz w:val="19"/>
          <w:szCs w:val="19"/>
        </w:rPr>
        <w:t>lung</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lobe</w:t>
      </w:r>
      <w:r>
        <w:rPr>
          <w:rFonts w:ascii="Georgia" w:eastAsia="Georgia" w:hAnsi="Georgia" w:cs="Georgia"/>
          <w:spacing w:val="15"/>
          <w:sz w:val="19"/>
          <w:szCs w:val="19"/>
        </w:rPr>
        <w:t xml:space="preserve"> </w:t>
      </w:r>
      <w:r>
        <w:rPr>
          <w:rFonts w:ascii="Georgia" w:eastAsia="Georgia" w:hAnsi="Georgia" w:cs="Georgia"/>
          <w:sz w:val="19"/>
          <w:szCs w:val="19"/>
        </w:rPr>
        <w:t>segmentation</w:t>
      </w:r>
      <w:r>
        <w:rPr>
          <w:rFonts w:ascii="Georgia" w:eastAsia="Georgia" w:hAnsi="Georgia" w:cs="Georgia"/>
          <w:spacing w:val="31"/>
          <w:sz w:val="19"/>
          <w:szCs w:val="19"/>
        </w:rPr>
        <w:t xml:space="preserve"> </w:t>
      </w:r>
      <w:r>
        <w:rPr>
          <w:rFonts w:ascii="Georgia" w:eastAsia="Georgia" w:hAnsi="Georgia" w:cs="Georgia"/>
          <w:sz w:val="19"/>
          <w:szCs w:val="19"/>
        </w:rPr>
        <w:t xml:space="preserve">algorithms. </w:t>
      </w:r>
      <w:r>
        <w:rPr>
          <w:rFonts w:ascii="Georgia" w:eastAsia="Georgia" w:hAnsi="Georgia" w:cs="Georgia"/>
          <w:spacing w:val="9"/>
          <w:sz w:val="19"/>
          <w:szCs w:val="19"/>
        </w:rPr>
        <w:t xml:space="preserve"> </w:t>
      </w:r>
      <w:r>
        <w:rPr>
          <w:rFonts w:ascii="Georgia" w:eastAsia="Georgia" w:hAnsi="Georgia" w:cs="Georgia"/>
          <w:sz w:val="19"/>
          <w:szCs w:val="19"/>
        </w:rPr>
        <w:t>Both</w:t>
      </w:r>
      <w:r>
        <w:rPr>
          <w:rFonts w:ascii="Georgia" w:eastAsia="Georgia" w:hAnsi="Georgia" w:cs="Georgia"/>
          <w:spacing w:val="16"/>
          <w:sz w:val="19"/>
          <w:szCs w:val="19"/>
        </w:rPr>
        <w:t xml:space="preserve"> </w:t>
      </w:r>
      <w:r>
        <w:rPr>
          <w:rFonts w:ascii="Georgia" w:eastAsia="Georgia" w:hAnsi="Georgia" w:cs="Georgia"/>
          <w:sz w:val="19"/>
          <w:szCs w:val="19"/>
        </w:rPr>
        <w:t>libraries</w:t>
      </w:r>
      <w:r>
        <w:rPr>
          <w:rFonts w:ascii="Georgia" w:eastAsia="Georgia" w:hAnsi="Georgia" w:cs="Georgia"/>
          <w:spacing w:val="22"/>
          <w:sz w:val="19"/>
          <w:szCs w:val="19"/>
        </w:rPr>
        <w:t xml:space="preserve"> </w:t>
      </w:r>
      <w:r>
        <w:rPr>
          <w:rFonts w:ascii="Georgia" w:eastAsia="Georgia" w:hAnsi="Georgia" w:cs="Georgia"/>
          <w:sz w:val="19"/>
          <w:szCs w:val="19"/>
        </w:rPr>
        <w:t>will</w:t>
      </w:r>
      <w:r>
        <w:rPr>
          <w:rFonts w:ascii="Georgia" w:eastAsia="Georgia" w:hAnsi="Georgia" w:cs="Georgia"/>
          <w:spacing w:val="14"/>
          <w:sz w:val="19"/>
          <w:szCs w:val="19"/>
        </w:rPr>
        <w:t xml:space="preserve"> </w:t>
      </w:r>
      <w:r>
        <w:rPr>
          <w:rFonts w:ascii="Georgia" w:eastAsia="Georgia" w:hAnsi="Georgia" w:cs="Georgia"/>
          <w:sz w:val="19"/>
          <w:szCs w:val="19"/>
        </w:rPr>
        <w:t>consist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Times New Roman" w:eastAsia="Times New Roman" w:hAnsi="Times New Roman" w:cs="Times New Roman"/>
          <w:i/>
        </w:rPr>
        <w:t>n</w:t>
      </w:r>
      <w:r>
        <w:rPr>
          <w:rFonts w:ascii="Times New Roman" w:eastAsia="Times New Roman" w:hAnsi="Times New Roman" w:cs="Times New Roman"/>
          <w:i/>
          <w:spacing w:val="43"/>
        </w:rPr>
        <w:t xml:space="preserve"> </w:t>
      </w:r>
      <w:r>
        <w:rPr>
          <w:rFonts w:ascii="Times New Roman" w:eastAsia="Times New Roman" w:hAnsi="Times New Roman" w:cs="Times New Roman"/>
          <w:w w:val="136"/>
        </w:rPr>
        <w:t>=</w:t>
      </w:r>
      <w:r>
        <w:rPr>
          <w:rFonts w:ascii="Times New Roman" w:eastAsia="Times New Roman" w:hAnsi="Times New Roman" w:cs="Times New Roman"/>
          <w:spacing w:val="2"/>
          <w:w w:val="136"/>
        </w:rPr>
        <w:t xml:space="preserve"> </w:t>
      </w:r>
      <w:r>
        <w:rPr>
          <w:rFonts w:ascii="Times New Roman" w:eastAsia="Times New Roman" w:hAnsi="Times New Roman" w:cs="Times New Roman"/>
        </w:rPr>
        <w:t>30</w:t>
      </w:r>
      <w:r>
        <w:rPr>
          <w:rFonts w:ascii="Times New Roman" w:eastAsia="Times New Roman" w:hAnsi="Times New Roman" w:cs="Times New Roman"/>
          <w:spacing w:val="-3"/>
        </w:rPr>
        <w:t xml:space="preserve"> </w:t>
      </w:r>
      <w:r>
        <w:rPr>
          <w:rFonts w:ascii="Georgia" w:eastAsia="Georgia" w:hAnsi="Georgia" w:cs="Georgia"/>
          <w:sz w:val="19"/>
          <w:szCs w:val="19"/>
        </w:rPr>
        <w:t>different</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sub- </w:t>
      </w:r>
      <w:proofErr w:type="spellStart"/>
      <w:r>
        <w:rPr>
          <w:rFonts w:ascii="Georgia" w:eastAsia="Georgia" w:hAnsi="Georgia" w:cs="Georgia"/>
          <w:sz w:val="19"/>
          <w:szCs w:val="19"/>
        </w:rPr>
        <w:t>jects</w:t>
      </w:r>
      <w:proofErr w:type="spellEnd"/>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represent</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range</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lung</w:t>
      </w:r>
      <w:r>
        <w:rPr>
          <w:rFonts w:ascii="Georgia" w:eastAsia="Georgia" w:hAnsi="Georgia" w:cs="Georgia"/>
          <w:spacing w:val="9"/>
          <w:sz w:val="19"/>
          <w:szCs w:val="19"/>
        </w:rPr>
        <w:t xml:space="preserve"> </w:t>
      </w:r>
      <w:r>
        <w:rPr>
          <w:rFonts w:ascii="Georgia" w:eastAsia="Georgia" w:hAnsi="Georgia" w:cs="Georgia"/>
          <w:sz w:val="19"/>
          <w:szCs w:val="19"/>
        </w:rPr>
        <w:t>size</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shape</w:t>
      </w:r>
      <w:del w:id="369" w:author="James Gee" w:date="2016-07-18T16:17:00Z">
        <w:r w:rsidDel="003D3359">
          <w:rPr>
            <w:rFonts w:ascii="Georgia" w:eastAsia="Georgia" w:hAnsi="Georgia" w:cs="Georgia"/>
            <w:spacing w:val="12"/>
            <w:sz w:val="19"/>
            <w:szCs w:val="19"/>
          </w:rPr>
          <w:delText xml:space="preserve"> </w:delText>
        </w:r>
        <w:r w:rsidDel="003D3359">
          <w:rPr>
            <w:rFonts w:ascii="Georgia" w:eastAsia="Georgia" w:hAnsi="Georgia" w:cs="Georgia"/>
            <w:sz w:val="19"/>
            <w:szCs w:val="19"/>
          </w:rPr>
          <w:delText>and</w:delText>
        </w:r>
        <w:r w:rsidDel="003D3359">
          <w:rPr>
            <w:rFonts w:ascii="Georgia" w:eastAsia="Georgia" w:hAnsi="Georgia" w:cs="Georgia"/>
            <w:spacing w:val="8"/>
            <w:sz w:val="19"/>
            <w:szCs w:val="19"/>
          </w:rPr>
          <w:delText xml:space="preserve"> </w:delText>
        </w:r>
        <w:r w:rsidDel="003D3359">
          <w:rPr>
            <w:rFonts w:ascii="Georgia" w:eastAsia="Georgia" w:hAnsi="Georgia" w:cs="Georgia"/>
            <w:sz w:val="19"/>
            <w:szCs w:val="19"/>
          </w:rPr>
          <w:delText>will</w:delText>
        </w:r>
        <w:r w:rsidDel="003D3359">
          <w:rPr>
            <w:rFonts w:ascii="Georgia" w:eastAsia="Georgia" w:hAnsi="Georgia" w:cs="Georgia"/>
            <w:spacing w:val="8"/>
            <w:sz w:val="19"/>
            <w:szCs w:val="19"/>
          </w:rPr>
          <w:delText xml:space="preserve"> </w:delText>
        </w:r>
        <w:r w:rsidDel="003D3359">
          <w:rPr>
            <w:rFonts w:ascii="Georgia" w:eastAsia="Georgia" w:hAnsi="Georgia" w:cs="Georgia"/>
            <w:sz w:val="19"/>
            <w:szCs w:val="19"/>
          </w:rPr>
          <w:delText>be</w:delText>
        </w:r>
        <w:r w:rsidDel="003D3359">
          <w:rPr>
            <w:rFonts w:ascii="Georgia" w:eastAsia="Georgia" w:hAnsi="Georgia" w:cs="Georgia"/>
            <w:spacing w:val="6"/>
            <w:sz w:val="19"/>
            <w:szCs w:val="19"/>
          </w:rPr>
          <w:delText xml:space="preserve"> </w:delText>
        </w:r>
        <w:r w:rsidDel="003D3359">
          <w:rPr>
            <w:rFonts w:ascii="Georgia" w:eastAsia="Georgia" w:hAnsi="Georgia" w:cs="Georgia"/>
            <w:sz w:val="19"/>
            <w:szCs w:val="19"/>
          </w:rPr>
          <w:delText>annotated</w:delText>
        </w:r>
        <w:r w:rsidDel="003D3359">
          <w:rPr>
            <w:rFonts w:ascii="Georgia" w:eastAsia="Georgia" w:hAnsi="Georgia" w:cs="Georgia"/>
            <w:spacing w:val="19"/>
            <w:sz w:val="19"/>
            <w:szCs w:val="19"/>
          </w:rPr>
          <w:delText xml:space="preserve"> </w:delText>
        </w:r>
        <w:r w:rsidDel="003D3359">
          <w:rPr>
            <w:rFonts w:ascii="Georgia" w:eastAsia="Georgia" w:hAnsi="Georgia" w:cs="Georgia"/>
            <w:sz w:val="19"/>
            <w:szCs w:val="19"/>
          </w:rPr>
          <w:delText>according</w:delText>
        </w:r>
        <w:r w:rsidDel="003D3359">
          <w:rPr>
            <w:rFonts w:ascii="Georgia" w:eastAsia="Georgia" w:hAnsi="Georgia" w:cs="Georgia"/>
            <w:spacing w:val="18"/>
            <w:sz w:val="19"/>
            <w:szCs w:val="19"/>
          </w:rPr>
          <w:delText xml:space="preserve"> </w:delText>
        </w:r>
        <w:r w:rsidDel="003D3359">
          <w:rPr>
            <w:rFonts w:ascii="Georgia" w:eastAsia="Georgia" w:hAnsi="Georgia" w:cs="Georgia"/>
            <w:sz w:val="19"/>
            <w:szCs w:val="19"/>
          </w:rPr>
          <w:delText>to</w:delText>
        </w:r>
        <w:r w:rsidDel="003D3359">
          <w:rPr>
            <w:rFonts w:ascii="Georgia" w:eastAsia="Georgia" w:hAnsi="Georgia" w:cs="Georgia"/>
            <w:spacing w:val="5"/>
            <w:sz w:val="19"/>
            <w:szCs w:val="19"/>
          </w:rPr>
          <w:delText xml:space="preserve"> </w:delText>
        </w:r>
        <w:r w:rsidDel="003D3359">
          <w:rPr>
            <w:rFonts w:ascii="Georgia" w:eastAsia="Georgia" w:hAnsi="Georgia" w:cs="Georgia"/>
            <w:sz w:val="19"/>
            <w:szCs w:val="19"/>
          </w:rPr>
          <w:delText>modality</w:delText>
        </w:r>
      </w:del>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CT</w:t>
      </w:r>
      <w:r>
        <w:rPr>
          <w:rFonts w:ascii="Georgia" w:eastAsia="Georgia" w:hAnsi="Georgia" w:cs="Georgia"/>
          <w:spacing w:val="7"/>
          <w:sz w:val="19"/>
          <w:szCs w:val="19"/>
        </w:rPr>
        <w:t xml:space="preserve"> </w:t>
      </w:r>
      <w:r>
        <w:rPr>
          <w:rFonts w:ascii="Georgia" w:eastAsia="Georgia" w:hAnsi="Georgia" w:cs="Georgia"/>
          <w:sz w:val="19"/>
          <w:szCs w:val="19"/>
        </w:rPr>
        <w:t>atlas</w:t>
      </w:r>
      <w:r>
        <w:rPr>
          <w:rFonts w:ascii="Georgia" w:eastAsia="Georgia" w:hAnsi="Georgia" w:cs="Georgia"/>
          <w:spacing w:val="10"/>
          <w:sz w:val="19"/>
          <w:szCs w:val="19"/>
        </w:rPr>
        <w:t xml:space="preserve"> </w:t>
      </w:r>
      <w:r>
        <w:rPr>
          <w:rFonts w:ascii="Georgia" w:eastAsia="Georgia" w:hAnsi="Georgia" w:cs="Georgia"/>
          <w:sz w:val="19"/>
          <w:szCs w:val="19"/>
        </w:rPr>
        <w:t>library</w:t>
      </w:r>
      <w:r>
        <w:rPr>
          <w:rFonts w:ascii="Georgia" w:eastAsia="Georgia" w:hAnsi="Georgia" w:cs="Georgia"/>
          <w:spacing w:val="13"/>
          <w:sz w:val="19"/>
          <w:szCs w:val="19"/>
        </w:rPr>
        <w:t xml:space="preserve"> </w:t>
      </w:r>
      <w:r>
        <w:rPr>
          <w:rFonts w:ascii="Georgia" w:eastAsia="Georgia" w:hAnsi="Georgia" w:cs="Georgia"/>
          <w:sz w:val="19"/>
          <w:szCs w:val="19"/>
        </w:rPr>
        <w:t>will</w:t>
      </w:r>
      <w:r>
        <w:rPr>
          <w:rFonts w:ascii="Georgia" w:eastAsia="Georgia" w:hAnsi="Georgia" w:cs="Georgia"/>
          <w:spacing w:val="8"/>
          <w:sz w:val="19"/>
          <w:szCs w:val="19"/>
        </w:rPr>
        <w:t xml:space="preserve"> </w:t>
      </w:r>
      <w:r>
        <w:rPr>
          <w:rFonts w:ascii="Georgia" w:eastAsia="Georgia" w:hAnsi="Georgia" w:cs="Georgia"/>
          <w:w w:val="102"/>
          <w:sz w:val="19"/>
          <w:szCs w:val="19"/>
        </w:rPr>
        <w:t xml:space="preserve">include </w:t>
      </w:r>
      <w:r>
        <w:rPr>
          <w:rFonts w:ascii="Georgia" w:eastAsia="Georgia" w:hAnsi="Georgia" w:cs="Georgia"/>
          <w:sz w:val="19"/>
          <w:szCs w:val="19"/>
        </w:rPr>
        <w:t>lung,</w:t>
      </w:r>
      <w:r>
        <w:rPr>
          <w:rFonts w:ascii="Georgia" w:eastAsia="Georgia" w:hAnsi="Georgia" w:cs="Georgia"/>
          <w:spacing w:val="26"/>
          <w:sz w:val="19"/>
          <w:szCs w:val="19"/>
        </w:rPr>
        <w:t xml:space="preserve"> </w:t>
      </w:r>
      <w:r>
        <w:rPr>
          <w:rFonts w:ascii="Georgia" w:eastAsia="Georgia" w:hAnsi="Georgia" w:cs="Georgia"/>
          <w:sz w:val="19"/>
          <w:szCs w:val="19"/>
        </w:rPr>
        <w:t>lobe,</w:t>
      </w:r>
      <w:r>
        <w:rPr>
          <w:rFonts w:ascii="Georgia" w:eastAsia="Georgia" w:hAnsi="Georgia" w:cs="Georgia"/>
          <w:spacing w:val="26"/>
          <w:sz w:val="19"/>
          <w:szCs w:val="19"/>
        </w:rPr>
        <w:t xml:space="preserve"> </w:t>
      </w:r>
      <w:r>
        <w:rPr>
          <w:rFonts w:ascii="Georgia" w:eastAsia="Georgia" w:hAnsi="Georgia" w:cs="Georgia"/>
          <w:sz w:val="19"/>
          <w:szCs w:val="19"/>
        </w:rPr>
        <w:t>airway,</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sz w:val="19"/>
          <w:szCs w:val="19"/>
        </w:rPr>
        <w:t>vessel</w:t>
      </w:r>
      <w:r>
        <w:rPr>
          <w:rFonts w:ascii="Georgia" w:eastAsia="Georgia" w:hAnsi="Georgia" w:cs="Georgia"/>
          <w:spacing w:val="25"/>
          <w:sz w:val="19"/>
          <w:szCs w:val="19"/>
        </w:rPr>
        <w:t xml:space="preserve"> </w:t>
      </w:r>
      <w:r>
        <w:rPr>
          <w:rFonts w:ascii="Georgia" w:eastAsia="Georgia" w:hAnsi="Georgia" w:cs="Georgia"/>
          <w:sz w:val="19"/>
          <w:szCs w:val="19"/>
        </w:rPr>
        <w:t>segmentations</w:t>
      </w:r>
      <w:ins w:id="370" w:author="James Gee" w:date="2016-07-18T16:17:00Z">
        <w:r w:rsidR="003D3359">
          <w:rPr>
            <w:rFonts w:ascii="Georgia" w:eastAsia="Georgia" w:hAnsi="Georgia" w:cs="Georgia"/>
            <w:sz w:val="19"/>
            <w:szCs w:val="19"/>
          </w:rPr>
          <w:t>, whereas t</w:t>
        </w:r>
      </w:ins>
      <w:del w:id="371" w:author="James Gee" w:date="2016-07-18T16:17:00Z">
        <w:r w:rsidDel="003D3359">
          <w:rPr>
            <w:rFonts w:ascii="Georgia" w:eastAsia="Georgia" w:hAnsi="Georgia" w:cs="Georgia"/>
            <w:sz w:val="19"/>
            <w:szCs w:val="19"/>
          </w:rPr>
          <w:delText xml:space="preserve">. </w:delText>
        </w:r>
        <w:r w:rsidDel="003D3359">
          <w:rPr>
            <w:rFonts w:ascii="Georgia" w:eastAsia="Georgia" w:hAnsi="Georgia" w:cs="Georgia"/>
            <w:spacing w:val="36"/>
            <w:sz w:val="19"/>
            <w:szCs w:val="19"/>
          </w:rPr>
          <w:delText xml:space="preserve"> </w:delText>
        </w:r>
        <w:r w:rsidDel="003D3359">
          <w:rPr>
            <w:rFonts w:ascii="Georgia" w:eastAsia="Georgia" w:hAnsi="Georgia" w:cs="Georgia"/>
            <w:sz w:val="19"/>
            <w:szCs w:val="19"/>
          </w:rPr>
          <w:delText>T</w:delText>
        </w:r>
      </w:del>
      <w:r>
        <w:rPr>
          <w:rFonts w:ascii="Georgia" w:eastAsia="Georgia" w:hAnsi="Georgia" w:cs="Georgia"/>
          <w:sz w:val="19"/>
          <w:szCs w:val="19"/>
        </w:rPr>
        <w:t>he</w:t>
      </w:r>
      <w:r>
        <w:rPr>
          <w:rFonts w:ascii="Georgia" w:eastAsia="Georgia" w:hAnsi="Georgia" w:cs="Georgia"/>
          <w:spacing w:val="21"/>
          <w:sz w:val="19"/>
          <w:szCs w:val="19"/>
        </w:rPr>
        <w:t xml:space="preserve"> </w:t>
      </w:r>
      <w:r>
        <w:rPr>
          <w:rFonts w:ascii="Georgia" w:eastAsia="Georgia" w:hAnsi="Georgia" w:cs="Georgia"/>
          <w:sz w:val="19"/>
          <w:szCs w:val="19"/>
        </w:rPr>
        <w:t>1H</w:t>
      </w:r>
      <w:r>
        <w:rPr>
          <w:rFonts w:ascii="Georgia" w:eastAsia="Georgia" w:hAnsi="Georgia" w:cs="Georgia"/>
          <w:spacing w:val="20"/>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atlas</w:t>
      </w:r>
      <w:r>
        <w:rPr>
          <w:rFonts w:ascii="Georgia" w:eastAsia="Georgia" w:hAnsi="Georgia" w:cs="Georgia"/>
          <w:spacing w:val="23"/>
          <w:sz w:val="19"/>
          <w:szCs w:val="19"/>
        </w:rPr>
        <w:t xml:space="preserve"> </w:t>
      </w:r>
      <w:r>
        <w:rPr>
          <w:rFonts w:ascii="Georgia" w:eastAsia="Georgia" w:hAnsi="Georgia" w:cs="Georgia"/>
          <w:sz w:val="19"/>
          <w:szCs w:val="19"/>
        </w:rPr>
        <w:t>library</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21"/>
          <w:sz w:val="19"/>
          <w:szCs w:val="19"/>
        </w:rPr>
        <w:t xml:space="preserve"> </w:t>
      </w:r>
      <w:r>
        <w:rPr>
          <w:rFonts w:ascii="Georgia" w:eastAsia="Georgia" w:hAnsi="Georgia" w:cs="Georgia"/>
          <w:sz w:val="19"/>
          <w:szCs w:val="19"/>
        </w:rPr>
        <w:t>include</w:t>
      </w:r>
      <w:r>
        <w:rPr>
          <w:rFonts w:ascii="Georgia" w:eastAsia="Georgia" w:hAnsi="Georgia" w:cs="Georgia"/>
          <w:spacing w:val="27"/>
          <w:sz w:val="19"/>
          <w:szCs w:val="19"/>
        </w:rPr>
        <w:t xml:space="preserve"> </w:t>
      </w:r>
      <w:r>
        <w:rPr>
          <w:rFonts w:ascii="Georgia" w:eastAsia="Georgia" w:hAnsi="Georgia" w:cs="Georgia"/>
          <w:sz w:val="19"/>
          <w:szCs w:val="19"/>
        </w:rPr>
        <w:t>left/right</w:t>
      </w:r>
      <w:r>
        <w:rPr>
          <w:rFonts w:ascii="Georgia" w:eastAsia="Georgia" w:hAnsi="Georgia" w:cs="Georgia"/>
          <w:spacing w:val="29"/>
          <w:sz w:val="19"/>
          <w:szCs w:val="19"/>
        </w:rPr>
        <w:t xml:space="preserve"> </w:t>
      </w:r>
      <w:r>
        <w:rPr>
          <w:rFonts w:ascii="Georgia" w:eastAsia="Georgia" w:hAnsi="Georgia" w:cs="Georgia"/>
          <w:sz w:val="19"/>
          <w:szCs w:val="19"/>
        </w:rPr>
        <w:t>lung</w:t>
      </w:r>
      <w:r>
        <w:rPr>
          <w:rFonts w:ascii="Georgia" w:eastAsia="Georgia" w:hAnsi="Georgia" w:cs="Georgia"/>
          <w:spacing w:val="22"/>
          <w:sz w:val="19"/>
          <w:szCs w:val="19"/>
        </w:rPr>
        <w:t xml:space="preserve"> </w:t>
      </w:r>
      <w:r>
        <w:rPr>
          <w:rFonts w:ascii="Georgia" w:eastAsia="Georgia" w:hAnsi="Georgia" w:cs="Georgia"/>
          <w:sz w:val="19"/>
          <w:szCs w:val="19"/>
        </w:rPr>
        <w:t>segmentations</w:t>
      </w:r>
      <w:r>
        <w:rPr>
          <w:rFonts w:ascii="Georgia" w:eastAsia="Georgia" w:hAnsi="Georgia" w:cs="Georgia"/>
          <w:spacing w:val="39"/>
          <w:sz w:val="19"/>
          <w:szCs w:val="19"/>
        </w:rPr>
        <w:t xml:space="preserve"> </w:t>
      </w:r>
      <w:r>
        <w:rPr>
          <w:rFonts w:ascii="Georgia" w:eastAsia="Georgia" w:hAnsi="Georgia" w:cs="Georgia"/>
          <w:sz w:val="19"/>
          <w:szCs w:val="19"/>
        </w:rPr>
        <w:t>and</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lobar </w:t>
      </w:r>
      <w:r>
        <w:rPr>
          <w:rFonts w:ascii="Georgia" w:eastAsia="Georgia" w:hAnsi="Georgia" w:cs="Georgia"/>
          <w:sz w:val="19"/>
          <w:szCs w:val="19"/>
        </w:rPr>
        <w:t>estimations</w:t>
      </w:r>
      <w:r>
        <w:rPr>
          <w:rFonts w:ascii="Georgia" w:eastAsia="Georgia" w:hAnsi="Georgia" w:cs="Georgia"/>
          <w:spacing w:val="30"/>
          <w:sz w:val="19"/>
          <w:szCs w:val="19"/>
        </w:rPr>
        <w:t xml:space="preserve"> </w:t>
      </w:r>
      <w:r>
        <w:rPr>
          <w:rFonts w:ascii="Georgia" w:eastAsia="Georgia" w:hAnsi="Georgia" w:cs="Georgia"/>
          <w:sz w:val="19"/>
          <w:szCs w:val="19"/>
        </w:rPr>
        <w:t xml:space="preserve">[50]. </w:t>
      </w:r>
      <w:r>
        <w:rPr>
          <w:rFonts w:ascii="Georgia" w:eastAsia="Georgia" w:hAnsi="Georgia" w:cs="Georgia"/>
          <w:spacing w:val="8"/>
          <w:sz w:val="19"/>
          <w:szCs w:val="19"/>
        </w:rPr>
        <w:t xml:space="preserve"> </w:t>
      </w:r>
      <w:r>
        <w:rPr>
          <w:rFonts w:ascii="Georgia" w:eastAsia="Georgia" w:hAnsi="Georgia" w:cs="Georgia"/>
          <w:sz w:val="19"/>
          <w:szCs w:val="19"/>
        </w:rPr>
        <w:t>Along</w:t>
      </w:r>
      <w:r>
        <w:rPr>
          <w:rFonts w:ascii="Georgia" w:eastAsia="Georgia" w:hAnsi="Georgia" w:cs="Georgia"/>
          <w:spacing w:val="21"/>
          <w:sz w:val="19"/>
          <w:szCs w:val="19"/>
        </w:rPr>
        <w:t xml:space="preserve"> </w:t>
      </w:r>
      <w:r>
        <w:rPr>
          <w:rFonts w:ascii="Georgia" w:eastAsia="Georgia" w:hAnsi="Georgia" w:cs="Georgia"/>
          <w:sz w:val="19"/>
          <w:szCs w:val="19"/>
        </w:rPr>
        <w:t>with</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annotated</w:t>
      </w:r>
      <w:r>
        <w:rPr>
          <w:rFonts w:ascii="Georgia" w:eastAsia="Georgia" w:hAnsi="Georgia" w:cs="Georgia"/>
          <w:spacing w:val="28"/>
          <w:sz w:val="19"/>
          <w:szCs w:val="19"/>
        </w:rPr>
        <w:t xml:space="preserve"> </w:t>
      </w:r>
      <w:r>
        <w:rPr>
          <w:rFonts w:ascii="Georgia" w:eastAsia="Georgia" w:hAnsi="Georgia" w:cs="Georgia"/>
          <w:sz w:val="19"/>
          <w:szCs w:val="19"/>
        </w:rPr>
        <w:t>data</w:t>
      </w:r>
      <w:ins w:id="372" w:author="James Gee" w:date="2016-07-18T16:17:00Z">
        <w:r w:rsidR="003D3359">
          <w:rPr>
            <w:rFonts w:ascii="Georgia" w:eastAsia="Georgia" w:hAnsi="Georgia" w:cs="Georgia"/>
            <w:sz w:val="19"/>
            <w:szCs w:val="19"/>
          </w:rPr>
          <w:t>,</w:t>
        </w:r>
      </w:ins>
      <w:r>
        <w:rPr>
          <w:rFonts w:ascii="Georgia" w:eastAsia="Georgia" w:hAnsi="Georgia" w:cs="Georgia"/>
          <w:spacing w:val="18"/>
          <w:sz w:val="19"/>
          <w:szCs w:val="19"/>
        </w:rPr>
        <w:t xml:space="preserve"> </w:t>
      </w:r>
      <w:r>
        <w:rPr>
          <w:rFonts w:ascii="Georgia" w:eastAsia="Georgia" w:hAnsi="Georgia" w:cs="Georgia"/>
          <w:sz w:val="19"/>
          <w:szCs w:val="19"/>
        </w:rPr>
        <w:t>we</w:t>
      </w:r>
      <w:r>
        <w:rPr>
          <w:rFonts w:ascii="Georgia" w:eastAsia="Georgia" w:hAnsi="Georgia" w:cs="Georgia"/>
          <w:spacing w:val="16"/>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provide</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scripts</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documentation</w:t>
      </w:r>
      <w:r>
        <w:rPr>
          <w:rFonts w:ascii="Georgia" w:eastAsia="Georgia" w:hAnsi="Georgia" w:cs="Georgia"/>
          <w:spacing w:val="36"/>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allow</w:t>
      </w:r>
      <w:r>
        <w:rPr>
          <w:rFonts w:ascii="Georgia" w:eastAsia="Georgia" w:hAnsi="Georgia" w:cs="Georgia"/>
          <w:spacing w:val="20"/>
          <w:sz w:val="19"/>
          <w:szCs w:val="19"/>
        </w:rPr>
        <w:t xml:space="preserve"> </w:t>
      </w:r>
      <w:ins w:id="373" w:author="James Gee" w:date="2016-07-18T16:15:00Z">
        <w:r w:rsidR="003D3359">
          <w:rPr>
            <w:rFonts w:ascii="Georgia" w:eastAsia="Georgia" w:hAnsi="Georgia" w:cs="Georgia"/>
            <w:spacing w:val="20"/>
            <w:sz w:val="19"/>
            <w:szCs w:val="19"/>
          </w:rPr>
          <w:t xml:space="preserve">independent </w:t>
        </w:r>
      </w:ins>
      <w:r>
        <w:rPr>
          <w:rFonts w:ascii="Georgia" w:eastAsia="Georgia" w:hAnsi="Georgia" w:cs="Georgia"/>
          <w:sz w:val="19"/>
          <w:szCs w:val="19"/>
        </w:rPr>
        <w:t>reproduction</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ITK-Lung</w:t>
      </w:r>
      <w:r>
        <w:rPr>
          <w:rFonts w:ascii="Georgia" w:eastAsia="Georgia" w:hAnsi="Georgia" w:cs="Georgia"/>
          <w:spacing w:val="30"/>
          <w:sz w:val="19"/>
          <w:szCs w:val="19"/>
        </w:rPr>
        <w:t xml:space="preserve"> </w:t>
      </w:r>
      <w:r>
        <w:rPr>
          <w:rFonts w:ascii="Georgia" w:eastAsia="Georgia" w:hAnsi="Georgia" w:cs="Georgia"/>
          <w:sz w:val="19"/>
          <w:szCs w:val="19"/>
        </w:rPr>
        <w:t xml:space="preserve">results. </w:t>
      </w:r>
      <w:r>
        <w:rPr>
          <w:rFonts w:ascii="Georgia" w:eastAsia="Georgia" w:hAnsi="Georgia" w:cs="Georgia"/>
          <w:spacing w:val="17"/>
          <w:sz w:val="19"/>
          <w:szCs w:val="19"/>
        </w:rPr>
        <w:t xml:space="preserve"> </w:t>
      </w:r>
      <w:del w:id="374" w:author="James Gee" w:date="2016-07-18T16:18:00Z">
        <w:r w:rsidDel="003D3359">
          <w:rPr>
            <w:rFonts w:ascii="Georgia" w:eastAsia="Georgia" w:hAnsi="Georgia" w:cs="Georgia"/>
            <w:sz w:val="19"/>
            <w:szCs w:val="19"/>
          </w:rPr>
          <w:delText>Additionally</w:delText>
        </w:r>
      </w:del>
      <w:ins w:id="375" w:author="James Gee" w:date="2016-07-18T16:18:00Z">
        <w:r w:rsidR="003D3359">
          <w:rPr>
            <w:rFonts w:ascii="Georgia" w:eastAsia="Georgia" w:hAnsi="Georgia" w:cs="Georgia"/>
            <w:sz w:val="19"/>
            <w:szCs w:val="19"/>
          </w:rPr>
          <w:t>Finally</w:t>
        </w:r>
      </w:ins>
      <w:r>
        <w:rPr>
          <w:rFonts w:ascii="Georgia" w:eastAsia="Georgia" w:hAnsi="Georgia" w:cs="Georgia"/>
          <w:sz w:val="19"/>
          <w:szCs w:val="19"/>
        </w:rPr>
        <w:t>,</w:t>
      </w:r>
      <w:r>
        <w:rPr>
          <w:rFonts w:ascii="Georgia" w:eastAsia="Georgia" w:hAnsi="Georgia" w:cs="Georgia"/>
          <w:spacing w:val="38"/>
          <w:sz w:val="19"/>
          <w:szCs w:val="19"/>
        </w:rPr>
        <w:t xml:space="preserve"> </w:t>
      </w:r>
      <w:del w:id="376" w:author="James Gee" w:date="2016-07-18T16:20:00Z">
        <w:r w:rsidDel="003D3359">
          <w:rPr>
            <w:rFonts w:ascii="Georgia" w:eastAsia="Georgia" w:hAnsi="Georgia" w:cs="Georgia"/>
            <w:sz w:val="19"/>
            <w:szCs w:val="19"/>
          </w:rPr>
          <w:delText>two</w:delText>
        </w:r>
        <w:r w:rsidDel="003D3359">
          <w:rPr>
            <w:rFonts w:ascii="Georgia" w:eastAsia="Georgia" w:hAnsi="Georgia" w:cs="Georgia"/>
            <w:spacing w:val="19"/>
            <w:sz w:val="19"/>
            <w:szCs w:val="19"/>
          </w:rPr>
          <w:delText xml:space="preserve"> </w:delText>
        </w:r>
      </w:del>
      <w:ins w:id="377" w:author="James Gee" w:date="2016-07-18T16:23:00Z">
        <w:r w:rsidR="007802B5">
          <w:rPr>
            <w:rFonts w:ascii="Georgia" w:eastAsia="Georgia" w:hAnsi="Georgia" w:cs="Georgia"/>
            <w:sz w:val="19"/>
            <w:szCs w:val="19"/>
          </w:rPr>
          <w:t>optimal</w:t>
        </w:r>
      </w:ins>
      <w:ins w:id="378" w:author="James Gee" w:date="2016-07-18T16:20:00Z">
        <w:r w:rsidR="003D3359">
          <w:rPr>
            <w:rFonts w:ascii="Georgia" w:eastAsia="Georgia" w:hAnsi="Georgia" w:cs="Georgia"/>
            <w:spacing w:val="19"/>
            <w:sz w:val="19"/>
            <w:szCs w:val="19"/>
          </w:rPr>
          <w:t xml:space="preserve"> </w:t>
        </w:r>
      </w:ins>
      <w:r>
        <w:rPr>
          <w:rFonts w:ascii="Georgia" w:eastAsia="Georgia" w:hAnsi="Georgia" w:cs="Georgia"/>
          <w:sz w:val="19"/>
          <w:szCs w:val="19"/>
        </w:rPr>
        <w:t>group</w:t>
      </w:r>
      <w:r>
        <w:rPr>
          <w:rFonts w:ascii="Georgia" w:eastAsia="Georgia" w:hAnsi="Georgia" w:cs="Georgia"/>
          <w:spacing w:val="23"/>
          <w:sz w:val="19"/>
          <w:szCs w:val="19"/>
        </w:rPr>
        <w:t xml:space="preserve"> </w:t>
      </w:r>
      <w:r>
        <w:rPr>
          <w:rFonts w:ascii="Georgia" w:eastAsia="Georgia" w:hAnsi="Georgia" w:cs="Georgia"/>
          <w:sz w:val="19"/>
          <w:szCs w:val="19"/>
        </w:rPr>
        <w:t>templates</w:t>
      </w:r>
      <w:r>
        <w:rPr>
          <w:rFonts w:ascii="Georgia" w:eastAsia="Georgia" w:hAnsi="Georgia" w:cs="Georgia"/>
          <w:spacing w:val="29"/>
          <w:sz w:val="19"/>
          <w:szCs w:val="19"/>
        </w:rPr>
        <w:t xml:space="preserve"> </w:t>
      </w:r>
      <w:r>
        <w:rPr>
          <w:rFonts w:ascii="Georgia" w:eastAsia="Georgia" w:hAnsi="Georgia" w:cs="Georgia"/>
          <w:sz w:val="19"/>
          <w:szCs w:val="19"/>
        </w:rPr>
        <w:t>[22]</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two</w:t>
      </w:r>
      <w:r>
        <w:rPr>
          <w:rFonts w:ascii="Georgia" w:eastAsia="Georgia" w:hAnsi="Georgia" w:cs="Georgia"/>
          <w:spacing w:val="19"/>
          <w:sz w:val="19"/>
          <w:szCs w:val="19"/>
        </w:rPr>
        <w:t xml:space="preserve"> </w:t>
      </w:r>
      <w:r>
        <w:rPr>
          <w:rFonts w:ascii="Georgia" w:eastAsia="Georgia" w:hAnsi="Georgia" w:cs="Georgia"/>
          <w:sz w:val="19"/>
          <w:szCs w:val="19"/>
        </w:rPr>
        <w:t>atlas</w:t>
      </w:r>
      <w:r>
        <w:rPr>
          <w:rFonts w:ascii="Georgia" w:eastAsia="Georgia" w:hAnsi="Georgia" w:cs="Georgia"/>
          <w:spacing w:val="21"/>
          <w:sz w:val="19"/>
          <w:szCs w:val="19"/>
        </w:rPr>
        <w:t xml:space="preserve"> </w:t>
      </w:r>
      <w:r>
        <w:rPr>
          <w:rFonts w:ascii="Georgia" w:eastAsia="Georgia" w:hAnsi="Georgia" w:cs="Georgia"/>
          <w:sz w:val="19"/>
          <w:szCs w:val="19"/>
        </w:rPr>
        <w:t>libraries</w:t>
      </w:r>
      <w:ins w:id="379" w:author="James Gee" w:date="2016-07-18T16:20:00Z">
        <w:r w:rsidR="003D3359">
          <w:rPr>
            <w:rFonts w:ascii="Georgia" w:eastAsia="Georgia" w:hAnsi="Georgia" w:cs="Georgia"/>
            <w:spacing w:val="31"/>
            <w:sz w:val="19"/>
            <w:szCs w:val="19"/>
          </w:rPr>
          <w:t xml:space="preserve"> </w:t>
        </w:r>
      </w:ins>
      <w:del w:id="380" w:author="James Gee" w:date="2016-07-18T16:20:00Z">
        <w:r w:rsidDel="003D3359">
          <w:rPr>
            <w:rFonts w:ascii="Georgia" w:eastAsia="Georgia" w:hAnsi="Georgia" w:cs="Georgia"/>
            <w:sz w:val="19"/>
            <w:szCs w:val="19"/>
          </w:rPr>
          <w:delText>,</w:delText>
        </w:r>
        <w:r w:rsidDel="003D3359">
          <w:rPr>
            <w:rFonts w:ascii="Georgia" w:eastAsia="Georgia" w:hAnsi="Georgia" w:cs="Georgia"/>
            <w:spacing w:val="31"/>
            <w:sz w:val="19"/>
            <w:szCs w:val="19"/>
          </w:rPr>
          <w:delText xml:space="preserve"> </w:delText>
        </w:r>
        <w:r w:rsidDel="003D3359">
          <w:rPr>
            <w:rFonts w:ascii="Georgia" w:eastAsia="Georgia" w:hAnsi="Georgia" w:cs="Georgia"/>
            <w:sz w:val="19"/>
            <w:szCs w:val="19"/>
          </w:rPr>
          <w:delText>respectively,</w:delText>
        </w:r>
        <w:r w:rsidDel="003D3359">
          <w:rPr>
            <w:rFonts w:ascii="Georgia" w:eastAsia="Georgia" w:hAnsi="Georgia" w:cs="Georgia"/>
            <w:spacing w:val="37"/>
            <w:sz w:val="19"/>
            <w:szCs w:val="19"/>
          </w:rPr>
          <w:delText xml:space="preserve"> </w:delText>
        </w:r>
      </w:del>
      <w:r>
        <w:rPr>
          <w:rFonts w:ascii="Georgia" w:eastAsia="Georgia" w:hAnsi="Georgia" w:cs="Georgia"/>
          <w:sz w:val="19"/>
          <w:szCs w:val="19"/>
        </w:rPr>
        <w:t>will</w:t>
      </w:r>
      <w:r>
        <w:rPr>
          <w:rFonts w:ascii="Georgia" w:eastAsia="Georgia" w:hAnsi="Georgia" w:cs="Georgia"/>
          <w:spacing w:val="19"/>
          <w:sz w:val="19"/>
          <w:szCs w:val="19"/>
        </w:rPr>
        <w:t xml:space="preserve"> </w:t>
      </w:r>
      <w:r>
        <w:rPr>
          <w:rFonts w:ascii="Georgia" w:eastAsia="Georgia" w:hAnsi="Georgia" w:cs="Georgia"/>
          <w:sz w:val="19"/>
          <w:szCs w:val="19"/>
        </w:rPr>
        <w:t>be</w:t>
      </w:r>
      <w:r>
        <w:rPr>
          <w:rFonts w:ascii="Georgia" w:eastAsia="Georgia" w:hAnsi="Georgia" w:cs="Georgia"/>
          <w:spacing w:val="17"/>
          <w:sz w:val="19"/>
          <w:szCs w:val="19"/>
        </w:rPr>
        <w:t xml:space="preserve"> </w:t>
      </w:r>
      <w:del w:id="381" w:author="James Gee" w:date="2016-07-18T16:22:00Z">
        <w:r w:rsidDel="003D3359">
          <w:rPr>
            <w:rFonts w:ascii="Georgia" w:eastAsia="Georgia" w:hAnsi="Georgia" w:cs="Georgia"/>
            <w:sz w:val="19"/>
            <w:szCs w:val="19"/>
          </w:rPr>
          <w:delText>included</w:delText>
        </w:r>
        <w:r w:rsidDel="003D3359">
          <w:rPr>
            <w:rFonts w:ascii="Georgia" w:eastAsia="Georgia" w:hAnsi="Georgia" w:cs="Georgia"/>
            <w:spacing w:val="28"/>
            <w:sz w:val="19"/>
            <w:szCs w:val="19"/>
          </w:rPr>
          <w:delText xml:space="preserve"> </w:delText>
        </w:r>
      </w:del>
      <w:ins w:id="382" w:author="James Gee" w:date="2016-07-18T16:24:00Z">
        <w:r w:rsidR="007802B5">
          <w:rPr>
            <w:rFonts w:ascii="Georgia" w:eastAsia="Georgia" w:hAnsi="Georgia" w:cs="Georgia"/>
            <w:sz w:val="19"/>
            <w:szCs w:val="19"/>
          </w:rPr>
          <w:t xml:space="preserve">generated and made openly available </w:t>
        </w:r>
      </w:ins>
      <w:ins w:id="383" w:author="James Gee" w:date="2016-07-18T16:27:00Z">
        <w:r w:rsidR="007802B5">
          <w:rPr>
            <w:rFonts w:ascii="Georgia" w:eastAsia="Georgia" w:hAnsi="Georgia" w:cs="Georgia"/>
            <w:sz w:val="19"/>
            <w:szCs w:val="19"/>
          </w:rPr>
          <w:t>to be utilized as</w:t>
        </w:r>
      </w:ins>
      <w:ins w:id="384" w:author="James Gee" w:date="2016-07-18T16:24:00Z">
        <w:r w:rsidR="007802B5">
          <w:rPr>
            <w:rFonts w:ascii="Georgia" w:eastAsia="Georgia" w:hAnsi="Georgia" w:cs="Georgia"/>
            <w:sz w:val="19"/>
            <w:szCs w:val="19"/>
          </w:rPr>
          <w:t xml:space="preserve"> common coordinate frameworks to support more localized (i.e., </w:t>
        </w:r>
        <w:proofErr w:type="spellStart"/>
        <w:r w:rsidR="007802B5">
          <w:rPr>
            <w:rFonts w:ascii="Georgia" w:eastAsia="Georgia" w:hAnsi="Georgia" w:cs="Georgia"/>
            <w:sz w:val="19"/>
            <w:szCs w:val="19"/>
          </w:rPr>
          <w:t>voxelwise</w:t>
        </w:r>
        <w:proofErr w:type="spellEnd"/>
        <w:r w:rsidR="007802B5">
          <w:rPr>
            <w:rFonts w:ascii="Georgia" w:eastAsia="Georgia" w:hAnsi="Georgia" w:cs="Georgia"/>
            <w:sz w:val="19"/>
            <w:szCs w:val="19"/>
          </w:rPr>
          <w:t xml:space="preserve">) analyses. </w:t>
        </w:r>
      </w:ins>
      <w:del w:id="385" w:author="James Gee" w:date="2016-07-18T16:24:00Z">
        <w:r w:rsidDel="007802B5">
          <w:rPr>
            <w:rFonts w:ascii="Georgia" w:eastAsia="Georgia" w:hAnsi="Georgia" w:cs="Georgia"/>
            <w:sz w:val="19"/>
            <w:szCs w:val="19"/>
          </w:rPr>
          <w:delText>as</w:delText>
        </w:r>
        <w:r w:rsidDel="007802B5">
          <w:rPr>
            <w:rFonts w:ascii="Georgia" w:eastAsia="Georgia" w:hAnsi="Georgia" w:cs="Georgia"/>
            <w:spacing w:val="17"/>
            <w:sz w:val="19"/>
            <w:szCs w:val="19"/>
          </w:rPr>
          <w:delText xml:space="preserve"> </w:delText>
        </w:r>
        <w:r w:rsidDel="007802B5">
          <w:rPr>
            <w:rFonts w:ascii="Georgia" w:eastAsia="Georgia" w:hAnsi="Georgia" w:cs="Georgia"/>
            <w:sz w:val="19"/>
            <w:szCs w:val="19"/>
          </w:rPr>
          <w:delText>part</w:delText>
        </w:r>
        <w:r w:rsidDel="007802B5">
          <w:rPr>
            <w:rFonts w:ascii="Georgia" w:eastAsia="Georgia" w:hAnsi="Georgia" w:cs="Georgia"/>
            <w:spacing w:val="20"/>
            <w:sz w:val="19"/>
            <w:szCs w:val="19"/>
          </w:rPr>
          <w:delText xml:space="preserve"> </w:delText>
        </w:r>
        <w:r w:rsidDel="007802B5">
          <w:rPr>
            <w:rFonts w:ascii="Georgia" w:eastAsia="Georgia" w:hAnsi="Georgia" w:cs="Georgia"/>
            <w:w w:val="102"/>
            <w:sz w:val="19"/>
            <w:szCs w:val="19"/>
          </w:rPr>
          <w:delText xml:space="preserve">of </w:delText>
        </w:r>
      </w:del>
      <w:del w:id="386" w:author="James Gee" w:date="2016-07-18T16:20:00Z">
        <w:r w:rsidDel="003D3359">
          <w:rPr>
            <w:rFonts w:ascii="Georgia" w:eastAsia="Georgia" w:hAnsi="Georgia" w:cs="Georgia"/>
            <w:sz w:val="19"/>
            <w:szCs w:val="19"/>
          </w:rPr>
          <w:delText>these</w:delText>
        </w:r>
        <w:r w:rsidDel="003D3359">
          <w:rPr>
            <w:rFonts w:ascii="Georgia" w:eastAsia="Georgia" w:hAnsi="Georgia" w:cs="Georgia"/>
            <w:spacing w:val="10"/>
            <w:sz w:val="19"/>
            <w:szCs w:val="19"/>
          </w:rPr>
          <w:delText xml:space="preserve"> </w:delText>
        </w:r>
      </w:del>
      <w:del w:id="387" w:author="James Gee" w:date="2016-07-18T16:24:00Z">
        <w:r w:rsidDel="007802B5">
          <w:rPr>
            <w:rFonts w:ascii="Georgia" w:eastAsia="Georgia" w:hAnsi="Georgia" w:cs="Georgia"/>
            <w:sz w:val="19"/>
            <w:szCs w:val="19"/>
          </w:rPr>
          <w:delText>open</w:delText>
        </w:r>
        <w:r w:rsidDel="007802B5">
          <w:rPr>
            <w:rFonts w:ascii="Georgia" w:eastAsia="Georgia" w:hAnsi="Georgia" w:cs="Georgia"/>
            <w:spacing w:val="9"/>
            <w:sz w:val="19"/>
            <w:szCs w:val="19"/>
          </w:rPr>
          <w:delText xml:space="preserve"> </w:delText>
        </w:r>
        <w:r w:rsidDel="007802B5">
          <w:rPr>
            <w:rFonts w:ascii="Georgia" w:eastAsia="Georgia" w:hAnsi="Georgia" w:cs="Georgia"/>
            <w:sz w:val="19"/>
            <w:szCs w:val="19"/>
          </w:rPr>
          <w:delText>data</w:delText>
        </w:r>
        <w:r w:rsidDel="007802B5">
          <w:rPr>
            <w:rFonts w:ascii="Georgia" w:eastAsia="Georgia" w:hAnsi="Georgia" w:cs="Georgia"/>
            <w:spacing w:val="8"/>
            <w:sz w:val="19"/>
            <w:szCs w:val="19"/>
          </w:rPr>
          <w:delText xml:space="preserve"> </w:delText>
        </w:r>
        <w:r w:rsidDel="007802B5">
          <w:rPr>
            <w:rFonts w:ascii="Georgia" w:eastAsia="Georgia" w:hAnsi="Georgia" w:cs="Georgia"/>
            <w:w w:val="102"/>
            <w:sz w:val="19"/>
            <w:szCs w:val="19"/>
          </w:rPr>
          <w:delText>set</w:delText>
        </w:r>
      </w:del>
      <w:del w:id="388" w:author="James Gee" w:date="2016-07-18T16:21:00Z">
        <w:r w:rsidDel="003D3359">
          <w:rPr>
            <w:rFonts w:ascii="Georgia" w:eastAsia="Georgia" w:hAnsi="Georgia" w:cs="Georgia"/>
            <w:w w:val="102"/>
            <w:sz w:val="19"/>
            <w:szCs w:val="19"/>
          </w:rPr>
          <w:delText>s</w:delText>
        </w:r>
      </w:del>
      <w:del w:id="389" w:author="James Gee" w:date="2016-07-18T16:24:00Z">
        <w:r w:rsidDel="007802B5">
          <w:rPr>
            <w:rFonts w:ascii="Georgia" w:eastAsia="Georgia" w:hAnsi="Georgia" w:cs="Georgia"/>
            <w:w w:val="102"/>
            <w:sz w:val="19"/>
            <w:szCs w:val="19"/>
          </w:rPr>
          <w:delText>.</w:delText>
        </w:r>
      </w:del>
    </w:p>
    <w:p w14:paraId="7AEFBC53" w14:textId="23ABD7EB" w:rsidR="00E61F9D" w:rsidRDefault="005C64D6">
      <w:pPr>
        <w:spacing w:before="85" w:after="0" w:line="277" w:lineRule="auto"/>
        <w:ind w:left="112" w:right="52" w:firstLine="8"/>
        <w:jc w:val="both"/>
        <w:rPr>
          <w:rFonts w:ascii="Georgia" w:eastAsia="Georgia" w:hAnsi="Georgia" w:cs="Georgia"/>
          <w:sz w:val="19"/>
          <w:szCs w:val="19"/>
        </w:rPr>
      </w:pPr>
      <w:r>
        <w:rPr>
          <w:rFonts w:ascii="Georgia" w:eastAsia="Georgia" w:hAnsi="Georgia" w:cs="Georgia"/>
          <w:b/>
          <w:bCs/>
          <w:sz w:val="19"/>
          <w:szCs w:val="19"/>
        </w:rPr>
        <w:t>3(c.2.3)</w:t>
      </w:r>
      <w:r>
        <w:rPr>
          <w:rFonts w:ascii="Georgia" w:eastAsia="Georgia" w:hAnsi="Georgia" w:cs="Georgia"/>
          <w:b/>
          <w:bCs/>
          <w:spacing w:val="12"/>
          <w:sz w:val="19"/>
          <w:szCs w:val="19"/>
        </w:rPr>
        <w:t xml:space="preserve"> </w:t>
      </w:r>
      <w:r>
        <w:rPr>
          <w:rFonts w:ascii="Georgia" w:eastAsia="Georgia" w:hAnsi="Georgia" w:cs="Georgia"/>
          <w:b/>
          <w:bCs/>
          <w:sz w:val="19"/>
          <w:szCs w:val="19"/>
        </w:rPr>
        <w:t>Sub-Aim</w:t>
      </w:r>
      <w:r>
        <w:rPr>
          <w:rFonts w:ascii="Georgia" w:eastAsia="Georgia" w:hAnsi="Georgia" w:cs="Georgia"/>
          <w:b/>
          <w:bCs/>
          <w:spacing w:val="14"/>
          <w:sz w:val="19"/>
          <w:szCs w:val="19"/>
        </w:rPr>
        <w:t xml:space="preserve"> </w:t>
      </w:r>
      <w:r>
        <w:rPr>
          <w:rFonts w:ascii="Georgia" w:eastAsia="Georgia" w:hAnsi="Georgia" w:cs="Georgia"/>
          <w:b/>
          <w:bCs/>
          <w:sz w:val="19"/>
          <w:szCs w:val="19"/>
        </w:rPr>
        <w:t>1c</w:t>
      </w:r>
      <w:r>
        <w:rPr>
          <w:rFonts w:ascii="Georgia" w:eastAsia="Georgia" w:hAnsi="Georgia" w:cs="Georgia"/>
          <w:b/>
          <w:bCs/>
          <w:spacing w:val="1"/>
          <w:sz w:val="19"/>
          <w:szCs w:val="19"/>
        </w:rPr>
        <w:t xml:space="preserve"> </w:t>
      </w:r>
      <w:r>
        <w:rPr>
          <w:rFonts w:ascii="Georgia" w:eastAsia="Georgia" w:hAnsi="Georgia" w:cs="Georgia"/>
          <w:b/>
          <w:bCs/>
          <w:sz w:val="19"/>
          <w:szCs w:val="19"/>
        </w:rPr>
        <w:t>will</w:t>
      </w:r>
      <w:r>
        <w:rPr>
          <w:rFonts w:ascii="Georgia" w:eastAsia="Georgia" w:hAnsi="Georgia" w:cs="Georgia"/>
          <w:b/>
          <w:bCs/>
          <w:spacing w:val="4"/>
          <w:sz w:val="19"/>
          <w:szCs w:val="19"/>
        </w:rPr>
        <w:t xml:space="preserve"> </w:t>
      </w:r>
      <w:r>
        <w:rPr>
          <w:rFonts w:ascii="Georgia" w:eastAsia="Georgia" w:hAnsi="Georgia" w:cs="Georgia"/>
          <w:b/>
          <w:bCs/>
          <w:sz w:val="19"/>
          <w:szCs w:val="19"/>
        </w:rPr>
        <w:t>develop</w:t>
      </w:r>
      <w:r>
        <w:rPr>
          <w:rFonts w:ascii="Georgia" w:eastAsia="Georgia" w:hAnsi="Georgia" w:cs="Georgia"/>
          <w:b/>
          <w:bCs/>
          <w:spacing w:val="12"/>
          <w:sz w:val="19"/>
          <w:szCs w:val="19"/>
        </w:rPr>
        <w:t xml:space="preserve"> </w:t>
      </w:r>
      <w:r>
        <w:rPr>
          <w:rFonts w:ascii="Georgia" w:eastAsia="Georgia" w:hAnsi="Georgia" w:cs="Georgia"/>
          <w:b/>
          <w:bCs/>
          <w:sz w:val="19"/>
          <w:szCs w:val="19"/>
        </w:rPr>
        <w:t>a</w:t>
      </w:r>
      <w:r>
        <w:rPr>
          <w:rFonts w:ascii="Georgia" w:eastAsia="Georgia" w:hAnsi="Georgia" w:cs="Georgia"/>
          <w:b/>
          <w:bCs/>
          <w:spacing w:val="-1"/>
          <w:sz w:val="19"/>
          <w:szCs w:val="19"/>
        </w:rPr>
        <w:t xml:space="preserve"> </w:t>
      </w:r>
      <w:r>
        <w:rPr>
          <w:rFonts w:ascii="Georgia" w:eastAsia="Georgia" w:hAnsi="Georgia" w:cs="Georgia"/>
          <w:b/>
          <w:bCs/>
          <w:sz w:val="19"/>
          <w:szCs w:val="19"/>
        </w:rPr>
        <w:t>graphical</w:t>
      </w:r>
      <w:r>
        <w:rPr>
          <w:rFonts w:ascii="Georgia" w:eastAsia="Georgia" w:hAnsi="Georgia" w:cs="Georgia"/>
          <w:b/>
          <w:bCs/>
          <w:spacing w:val="15"/>
          <w:sz w:val="19"/>
          <w:szCs w:val="19"/>
        </w:rPr>
        <w:t xml:space="preserve"> </w:t>
      </w:r>
      <w:r>
        <w:rPr>
          <w:rFonts w:ascii="Georgia" w:eastAsia="Georgia" w:hAnsi="Georgia" w:cs="Georgia"/>
          <w:b/>
          <w:bCs/>
          <w:sz w:val="19"/>
          <w:szCs w:val="19"/>
        </w:rPr>
        <w:t>user</w:t>
      </w:r>
      <w:r>
        <w:rPr>
          <w:rFonts w:ascii="Georgia" w:eastAsia="Georgia" w:hAnsi="Georgia" w:cs="Georgia"/>
          <w:b/>
          <w:bCs/>
          <w:spacing w:val="6"/>
          <w:sz w:val="19"/>
          <w:szCs w:val="19"/>
        </w:rPr>
        <w:t xml:space="preserve"> </w:t>
      </w:r>
      <w:r>
        <w:rPr>
          <w:rFonts w:ascii="Georgia" w:eastAsia="Georgia" w:hAnsi="Georgia" w:cs="Georgia"/>
          <w:b/>
          <w:bCs/>
          <w:sz w:val="19"/>
          <w:szCs w:val="19"/>
        </w:rPr>
        <w:t>interface</w:t>
      </w:r>
      <w:r>
        <w:rPr>
          <w:rFonts w:ascii="Georgia" w:eastAsia="Georgia" w:hAnsi="Georgia" w:cs="Georgia"/>
          <w:b/>
          <w:bCs/>
          <w:spacing w:val="15"/>
          <w:sz w:val="19"/>
          <w:szCs w:val="19"/>
        </w:rPr>
        <w:t xml:space="preserve"> </w:t>
      </w:r>
      <w:r>
        <w:rPr>
          <w:rFonts w:ascii="Georgia" w:eastAsia="Georgia" w:hAnsi="Georgia" w:cs="Georgia"/>
          <w:b/>
          <w:bCs/>
          <w:sz w:val="19"/>
          <w:szCs w:val="19"/>
        </w:rPr>
        <w:t>(GUI)</w:t>
      </w:r>
      <w:r>
        <w:rPr>
          <w:rFonts w:ascii="Georgia" w:eastAsia="Georgia" w:hAnsi="Georgia" w:cs="Georgia"/>
          <w:b/>
          <w:bCs/>
          <w:spacing w:val="8"/>
          <w:sz w:val="19"/>
          <w:szCs w:val="19"/>
        </w:rPr>
        <w:t xml:space="preserve"> </w:t>
      </w:r>
      <w:r>
        <w:rPr>
          <w:rFonts w:ascii="Georgia" w:eastAsia="Georgia" w:hAnsi="Georgia" w:cs="Georgia"/>
          <w:b/>
          <w:bCs/>
          <w:sz w:val="19"/>
          <w:szCs w:val="19"/>
        </w:rPr>
        <w:t>for</w:t>
      </w:r>
      <w:r>
        <w:rPr>
          <w:rFonts w:ascii="Georgia" w:eastAsia="Georgia" w:hAnsi="Georgia" w:cs="Georgia"/>
          <w:b/>
          <w:bCs/>
          <w:spacing w:val="3"/>
          <w:sz w:val="19"/>
          <w:szCs w:val="19"/>
        </w:rPr>
        <w:t xml:space="preserve"> </w:t>
      </w:r>
      <w:r>
        <w:rPr>
          <w:rFonts w:ascii="Georgia" w:eastAsia="Georgia" w:hAnsi="Georgia" w:cs="Georgia"/>
          <w:b/>
          <w:bCs/>
          <w:sz w:val="19"/>
          <w:szCs w:val="19"/>
        </w:rPr>
        <w:t>running</w:t>
      </w:r>
      <w:r>
        <w:rPr>
          <w:rFonts w:ascii="Georgia" w:eastAsia="Georgia" w:hAnsi="Georgia" w:cs="Georgia"/>
          <w:b/>
          <w:bCs/>
          <w:spacing w:val="13"/>
          <w:sz w:val="19"/>
          <w:szCs w:val="19"/>
        </w:rPr>
        <w:t xml:space="preserve"> </w:t>
      </w:r>
      <w:r>
        <w:rPr>
          <w:rFonts w:ascii="Georgia" w:eastAsia="Georgia" w:hAnsi="Georgia" w:cs="Georgia"/>
          <w:b/>
          <w:bCs/>
          <w:sz w:val="19"/>
          <w:szCs w:val="19"/>
        </w:rPr>
        <w:t>ITK-Lung</w:t>
      </w:r>
      <w:r>
        <w:rPr>
          <w:rFonts w:ascii="Georgia" w:eastAsia="Georgia" w:hAnsi="Georgia" w:cs="Georgia"/>
          <w:b/>
          <w:bCs/>
          <w:spacing w:val="16"/>
          <w:sz w:val="19"/>
          <w:szCs w:val="19"/>
        </w:rPr>
        <w:t xml:space="preserve"> </w:t>
      </w:r>
      <w:r>
        <w:rPr>
          <w:rFonts w:ascii="Georgia" w:eastAsia="Georgia" w:hAnsi="Georgia" w:cs="Georgia"/>
          <w:b/>
          <w:bCs/>
          <w:sz w:val="19"/>
          <w:szCs w:val="19"/>
        </w:rPr>
        <w:t>on</w:t>
      </w:r>
      <w:r>
        <w:rPr>
          <w:rFonts w:ascii="Georgia" w:eastAsia="Georgia" w:hAnsi="Georgia" w:cs="Georgia"/>
          <w:b/>
          <w:bCs/>
          <w:spacing w:val="2"/>
          <w:sz w:val="19"/>
          <w:szCs w:val="19"/>
        </w:rPr>
        <w:t xml:space="preserve"> </w:t>
      </w:r>
      <w:r>
        <w:rPr>
          <w:rFonts w:ascii="Georgia" w:eastAsia="Georgia" w:hAnsi="Georgia" w:cs="Georgia"/>
          <w:b/>
          <w:bCs/>
          <w:sz w:val="19"/>
          <w:szCs w:val="19"/>
        </w:rPr>
        <w:t>user</w:t>
      </w:r>
      <w:r>
        <w:rPr>
          <w:rFonts w:ascii="Georgia" w:eastAsia="Georgia" w:hAnsi="Georgia" w:cs="Georgia"/>
          <w:b/>
          <w:bCs/>
          <w:spacing w:val="6"/>
          <w:sz w:val="19"/>
          <w:szCs w:val="19"/>
        </w:rPr>
        <w:t xml:space="preserve"> </w:t>
      </w:r>
      <w:r>
        <w:rPr>
          <w:rFonts w:ascii="Georgia" w:eastAsia="Georgia" w:hAnsi="Georgia" w:cs="Georgia"/>
          <w:b/>
          <w:bCs/>
          <w:sz w:val="19"/>
          <w:szCs w:val="19"/>
        </w:rPr>
        <w:t>data</w:t>
      </w:r>
      <w:r>
        <w:rPr>
          <w:rFonts w:ascii="Georgia" w:eastAsia="Georgia" w:hAnsi="Georgia" w:cs="Georgia"/>
          <w:b/>
          <w:bCs/>
          <w:spacing w:val="6"/>
          <w:sz w:val="19"/>
          <w:szCs w:val="19"/>
        </w:rPr>
        <w:t xml:space="preserve"> </w:t>
      </w:r>
      <w:r>
        <w:rPr>
          <w:rFonts w:ascii="Georgia" w:eastAsia="Georgia" w:hAnsi="Georgia" w:cs="Georgia"/>
          <w:b/>
          <w:bCs/>
          <w:sz w:val="19"/>
          <w:szCs w:val="19"/>
        </w:rPr>
        <w:t>and</w:t>
      </w:r>
      <w:r>
        <w:rPr>
          <w:rFonts w:ascii="Georgia" w:eastAsia="Georgia" w:hAnsi="Georgia" w:cs="Georgia"/>
          <w:b/>
          <w:bCs/>
          <w:spacing w:val="4"/>
          <w:sz w:val="19"/>
          <w:szCs w:val="19"/>
        </w:rPr>
        <w:t xml:space="preserve"> </w:t>
      </w:r>
      <w:proofErr w:type="spellStart"/>
      <w:r>
        <w:rPr>
          <w:rFonts w:ascii="Georgia" w:eastAsia="Georgia" w:hAnsi="Georgia" w:cs="Georgia"/>
          <w:b/>
          <w:bCs/>
          <w:w w:val="102"/>
          <w:sz w:val="19"/>
          <w:szCs w:val="19"/>
        </w:rPr>
        <w:t>eval</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uating</w:t>
      </w:r>
      <w:proofErr w:type="spellEnd"/>
      <w:r>
        <w:rPr>
          <w:rFonts w:ascii="Georgia" w:eastAsia="Georgia" w:hAnsi="Georgia" w:cs="Georgia"/>
          <w:b/>
          <w:bCs/>
          <w:spacing w:val="33"/>
          <w:sz w:val="19"/>
          <w:szCs w:val="19"/>
        </w:rPr>
        <w:t xml:space="preserve"> </w:t>
      </w:r>
      <w:r>
        <w:rPr>
          <w:rFonts w:ascii="Georgia" w:eastAsia="Georgia" w:hAnsi="Georgia" w:cs="Georgia"/>
          <w:b/>
          <w:bCs/>
          <w:sz w:val="19"/>
          <w:szCs w:val="19"/>
        </w:rPr>
        <w:t>processed</w:t>
      </w:r>
      <w:r>
        <w:rPr>
          <w:rFonts w:ascii="Georgia" w:eastAsia="Georgia" w:hAnsi="Georgia" w:cs="Georgia"/>
          <w:b/>
          <w:bCs/>
          <w:spacing w:val="41"/>
          <w:sz w:val="19"/>
          <w:szCs w:val="19"/>
        </w:rPr>
        <w:t xml:space="preserve"> </w:t>
      </w:r>
      <w:r>
        <w:rPr>
          <w:rFonts w:ascii="Georgia" w:eastAsia="Georgia" w:hAnsi="Georgia" w:cs="Georgia"/>
          <w:b/>
          <w:bCs/>
          <w:sz w:val="19"/>
          <w:szCs w:val="19"/>
        </w:rPr>
        <w:t xml:space="preserve">results. </w:t>
      </w:r>
      <w:r>
        <w:rPr>
          <w:rFonts w:ascii="Georgia" w:eastAsia="Georgia" w:hAnsi="Georgia" w:cs="Georgia"/>
          <w:b/>
          <w:bCs/>
          <w:spacing w:val="39"/>
          <w:sz w:val="19"/>
          <w:szCs w:val="19"/>
        </w:rPr>
        <w:t xml:space="preserve"> </w:t>
      </w:r>
      <w:r>
        <w:rPr>
          <w:rFonts w:ascii="Georgia" w:eastAsia="Georgia" w:hAnsi="Georgia" w:cs="Georgia"/>
          <w:sz w:val="19"/>
          <w:szCs w:val="19"/>
        </w:rPr>
        <w:t>ANTs</w:t>
      </w:r>
      <w:r>
        <w:rPr>
          <w:rFonts w:ascii="Georgia" w:eastAsia="Georgia" w:hAnsi="Georgia" w:cs="Georgia"/>
          <w:spacing w:val="29"/>
          <w:sz w:val="19"/>
          <w:szCs w:val="19"/>
        </w:rPr>
        <w:t xml:space="preserve"> </w:t>
      </w:r>
      <w:r>
        <w:rPr>
          <w:rFonts w:ascii="Georgia" w:eastAsia="Georgia" w:hAnsi="Georgia" w:cs="Georgia"/>
          <w:sz w:val="19"/>
          <w:szCs w:val="19"/>
        </w:rPr>
        <w:t>will</w:t>
      </w:r>
      <w:r>
        <w:rPr>
          <w:rFonts w:ascii="Georgia" w:eastAsia="Georgia" w:hAnsi="Georgia" w:cs="Georgia"/>
          <w:spacing w:val="26"/>
          <w:sz w:val="19"/>
          <w:szCs w:val="19"/>
        </w:rPr>
        <w:t xml:space="preserve"> </w:t>
      </w:r>
      <w:r>
        <w:rPr>
          <w:rFonts w:ascii="Georgia" w:eastAsia="Georgia" w:hAnsi="Georgia" w:cs="Georgia"/>
          <w:sz w:val="19"/>
          <w:szCs w:val="19"/>
        </w:rPr>
        <w:t>be</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workhorse</w:t>
      </w:r>
      <w:r>
        <w:rPr>
          <w:rFonts w:ascii="Georgia" w:eastAsia="Georgia" w:hAnsi="Georgia" w:cs="Georgia"/>
          <w:spacing w:val="38"/>
          <w:sz w:val="19"/>
          <w:szCs w:val="19"/>
        </w:rPr>
        <w:t xml:space="preserve"> </w:t>
      </w:r>
      <w:r>
        <w:rPr>
          <w:rFonts w:ascii="Georgia" w:eastAsia="Georgia" w:hAnsi="Georgia" w:cs="Georgia"/>
          <w:sz w:val="19"/>
          <w:szCs w:val="19"/>
        </w:rPr>
        <w:t>toolkit</w:t>
      </w:r>
      <w:r>
        <w:rPr>
          <w:rFonts w:ascii="Georgia" w:eastAsia="Georgia" w:hAnsi="Georgia" w:cs="Georgia"/>
          <w:spacing w:val="31"/>
          <w:sz w:val="19"/>
          <w:szCs w:val="19"/>
        </w:rPr>
        <w:t xml:space="preserve"> </w:t>
      </w:r>
      <w:r>
        <w:rPr>
          <w:rFonts w:ascii="Georgia" w:eastAsia="Georgia" w:hAnsi="Georgia" w:cs="Georgia"/>
          <w:sz w:val="19"/>
          <w:szCs w:val="19"/>
        </w:rPr>
        <w:t>for</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registration</w:t>
      </w:r>
      <w:r>
        <w:rPr>
          <w:rFonts w:ascii="Georgia" w:eastAsia="Georgia" w:hAnsi="Georgia" w:cs="Georgia"/>
          <w:spacing w:val="40"/>
          <w:sz w:val="19"/>
          <w:szCs w:val="19"/>
        </w:rPr>
        <w:t xml:space="preserve"> </w:t>
      </w:r>
      <w:r>
        <w:rPr>
          <w:rFonts w:ascii="Georgia" w:eastAsia="Georgia" w:hAnsi="Georgia" w:cs="Georgia"/>
          <w:sz w:val="19"/>
          <w:szCs w:val="19"/>
        </w:rPr>
        <w:t>development</w:t>
      </w:r>
      <w:r>
        <w:rPr>
          <w:rFonts w:ascii="Georgia" w:eastAsia="Georgia" w:hAnsi="Georgia" w:cs="Georgia"/>
          <w:spacing w:val="42"/>
          <w:sz w:val="19"/>
          <w:szCs w:val="19"/>
        </w:rPr>
        <w:t xml:space="preserve"> </w:t>
      </w:r>
      <w:r>
        <w:rPr>
          <w:rFonts w:ascii="Georgia" w:eastAsia="Georgia" w:hAnsi="Georgia" w:cs="Georgia"/>
          <w:sz w:val="19"/>
          <w:szCs w:val="19"/>
        </w:rPr>
        <w:t>effort</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25"/>
          <w:sz w:val="19"/>
          <w:szCs w:val="19"/>
        </w:rPr>
        <w:t xml:space="preserve"> </w:t>
      </w:r>
      <w:r>
        <w:rPr>
          <w:rFonts w:ascii="Georgia" w:eastAsia="Georgia" w:hAnsi="Georgia" w:cs="Georgia"/>
          <w:sz w:val="19"/>
          <w:szCs w:val="19"/>
        </w:rPr>
        <w:t>Aim</w:t>
      </w:r>
      <w:r>
        <w:rPr>
          <w:rFonts w:ascii="Georgia" w:eastAsia="Georgia" w:hAnsi="Georgia" w:cs="Georgia"/>
          <w:spacing w:val="27"/>
          <w:sz w:val="19"/>
          <w:szCs w:val="19"/>
        </w:rPr>
        <w:t xml:space="preserve"> </w:t>
      </w:r>
      <w:r>
        <w:rPr>
          <w:rFonts w:ascii="Georgia" w:eastAsia="Georgia" w:hAnsi="Georgia" w:cs="Georgia"/>
          <w:sz w:val="19"/>
          <w:szCs w:val="19"/>
        </w:rPr>
        <w:t>1,</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creation</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user-friendly</w:t>
      </w:r>
      <w:r>
        <w:rPr>
          <w:rFonts w:ascii="Georgia" w:eastAsia="Georgia" w:hAnsi="Georgia" w:cs="Georgia"/>
          <w:spacing w:val="27"/>
          <w:sz w:val="19"/>
          <w:szCs w:val="19"/>
        </w:rPr>
        <w:t xml:space="preserve"> </w:t>
      </w:r>
      <w:r>
        <w:rPr>
          <w:rFonts w:ascii="Georgia" w:eastAsia="Georgia" w:hAnsi="Georgia" w:cs="Georgia"/>
          <w:sz w:val="19"/>
          <w:szCs w:val="19"/>
        </w:rPr>
        <w:t>GUI</w:t>
      </w:r>
      <w:r>
        <w:rPr>
          <w:rFonts w:ascii="Georgia" w:eastAsia="Georgia" w:hAnsi="Georgia" w:cs="Georgia"/>
          <w:spacing w:val="12"/>
          <w:sz w:val="19"/>
          <w:szCs w:val="19"/>
        </w:rPr>
        <w:t xml:space="preserve"> </w:t>
      </w:r>
      <w:r>
        <w:rPr>
          <w:rFonts w:ascii="Georgia" w:eastAsia="Georgia" w:hAnsi="Georgia" w:cs="Georgia"/>
          <w:sz w:val="19"/>
          <w:szCs w:val="19"/>
        </w:rPr>
        <w:t>enabling</w:t>
      </w:r>
      <w:r>
        <w:rPr>
          <w:rFonts w:ascii="Georgia" w:eastAsia="Georgia" w:hAnsi="Georgia" w:cs="Georgia"/>
          <w:spacing w:val="19"/>
          <w:sz w:val="19"/>
          <w:szCs w:val="19"/>
        </w:rPr>
        <w:t xml:space="preserve"> </w:t>
      </w:r>
      <w:r>
        <w:rPr>
          <w:rFonts w:ascii="Georgia" w:eastAsia="Georgia" w:hAnsi="Georgia" w:cs="Georgia"/>
          <w:sz w:val="19"/>
          <w:szCs w:val="19"/>
        </w:rPr>
        <w:t>interactive</w:t>
      </w:r>
      <w:r>
        <w:rPr>
          <w:rFonts w:ascii="Georgia" w:eastAsia="Georgia" w:hAnsi="Georgia" w:cs="Georgia"/>
          <w:spacing w:val="23"/>
          <w:sz w:val="19"/>
          <w:szCs w:val="19"/>
        </w:rPr>
        <w:t xml:space="preserve"> </w:t>
      </w:r>
      <w:r>
        <w:rPr>
          <w:rFonts w:ascii="Georgia" w:eastAsia="Georgia" w:hAnsi="Georgia" w:cs="Georgia"/>
          <w:sz w:val="19"/>
          <w:szCs w:val="19"/>
        </w:rPr>
        <w:t>access</w:t>
      </w:r>
      <w:r>
        <w:rPr>
          <w:rFonts w:ascii="Georgia" w:eastAsia="Georgia" w:hAnsi="Georgia" w:cs="Georgia"/>
          <w:spacing w:val="15"/>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first</w:t>
      </w:r>
      <w:r>
        <w:rPr>
          <w:rFonts w:ascii="Georgia" w:eastAsia="Georgia" w:hAnsi="Georgia" w:cs="Georgia"/>
          <w:spacing w:val="12"/>
          <w:sz w:val="19"/>
          <w:szCs w:val="19"/>
        </w:rPr>
        <w:t xml:space="preserve"> </w:t>
      </w:r>
      <w:r>
        <w:rPr>
          <w:rFonts w:ascii="Georgia" w:eastAsia="Georgia" w:hAnsi="Georgia" w:cs="Georgia"/>
          <w:sz w:val="19"/>
          <w:szCs w:val="19"/>
        </w:rPr>
        <w:t>time</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ANTs</w:t>
      </w:r>
      <w:r>
        <w:rPr>
          <w:rFonts w:ascii="Georgia" w:eastAsia="Georgia" w:hAnsi="Georgia" w:cs="Georgia"/>
          <w:spacing w:val="14"/>
          <w:sz w:val="19"/>
          <w:szCs w:val="19"/>
        </w:rPr>
        <w:t xml:space="preserve"> </w:t>
      </w:r>
      <w:r>
        <w:rPr>
          <w:rFonts w:ascii="Georgia" w:eastAsia="Georgia" w:hAnsi="Georgia" w:cs="Georgia"/>
          <w:sz w:val="19"/>
          <w:szCs w:val="19"/>
        </w:rPr>
        <w:t>functionality</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11"/>
          <w:sz w:val="19"/>
          <w:szCs w:val="19"/>
        </w:rPr>
        <w:t xml:space="preserve"> </w:t>
      </w:r>
      <w:r>
        <w:rPr>
          <w:rFonts w:ascii="Georgia" w:eastAsia="Georgia" w:hAnsi="Georgia" w:cs="Georgia"/>
          <w:sz w:val="19"/>
          <w:szCs w:val="19"/>
        </w:rPr>
        <w:t>be</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critical</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innovation </w:t>
      </w:r>
      <w:r>
        <w:rPr>
          <w:rFonts w:ascii="Georgia" w:eastAsia="Georgia" w:hAnsi="Georgia" w:cs="Georgia"/>
          <w:sz w:val="19"/>
          <w:szCs w:val="19"/>
        </w:rPr>
        <w:t>toward</w:t>
      </w:r>
      <w:r>
        <w:rPr>
          <w:rFonts w:ascii="Georgia" w:eastAsia="Georgia" w:hAnsi="Georgia" w:cs="Georgia"/>
          <w:spacing w:val="32"/>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r>
        <w:rPr>
          <w:rFonts w:ascii="Georgia" w:eastAsia="Georgia" w:hAnsi="Georgia" w:cs="Georgia"/>
          <w:sz w:val="19"/>
          <w:szCs w:val="19"/>
        </w:rPr>
        <w:t>comprehensive</w:t>
      </w:r>
      <w:r>
        <w:rPr>
          <w:rFonts w:ascii="Georgia" w:eastAsia="Georgia" w:hAnsi="Georgia" w:cs="Georgia"/>
          <w:spacing w:val="45"/>
          <w:sz w:val="19"/>
          <w:szCs w:val="19"/>
        </w:rPr>
        <w:t xml:space="preserve"> </w:t>
      </w:r>
      <w:r>
        <w:rPr>
          <w:rFonts w:ascii="Georgia" w:eastAsia="Georgia" w:hAnsi="Georgia" w:cs="Georgia"/>
          <w:sz w:val="19"/>
          <w:szCs w:val="19"/>
        </w:rPr>
        <w:t>registration</w:t>
      </w:r>
      <w:r>
        <w:rPr>
          <w:rFonts w:ascii="Georgia" w:eastAsia="Georgia" w:hAnsi="Georgia" w:cs="Georgia"/>
          <w:spacing w:val="40"/>
          <w:sz w:val="19"/>
          <w:szCs w:val="19"/>
        </w:rPr>
        <w:t xml:space="preserve"> </w:t>
      </w:r>
      <w:r>
        <w:rPr>
          <w:rFonts w:ascii="Georgia" w:eastAsia="Georgia" w:hAnsi="Georgia" w:cs="Georgia"/>
          <w:sz w:val="19"/>
          <w:szCs w:val="19"/>
        </w:rPr>
        <w:t>solution</w:t>
      </w:r>
      <w:r>
        <w:rPr>
          <w:rFonts w:ascii="Georgia" w:eastAsia="Georgia" w:hAnsi="Georgia" w:cs="Georgia"/>
          <w:spacing w:val="34"/>
          <w:sz w:val="19"/>
          <w:szCs w:val="19"/>
        </w:rPr>
        <w:t xml:space="preserve"> </w:t>
      </w:r>
      <w:r>
        <w:rPr>
          <w:rFonts w:ascii="Georgia" w:eastAsia="Georgia" w:hAnsi="Georgia" w:cs="Georgia"/>
          <w:sz w:val="19"/>
          <w:szCs w:val="19"/>
        </w:rPr>
        <w:t>for</w:t>
      </w:r>
      <w:r>
        <w:rPr>
          <w:rFonts w:ascii="Georgia" w:eastAsia="Georgia" w:hAnsi="Georgia" w:cs="Georgia"/>
          <w:spacing w:val="25"/>
          <w:sz w:val="19"/>
          <w:szCs w:val="19"/>
        </w:rPr>
        <w:t xml:space="preserve"> </w:t>
      </w:r>
      <w:r>
        <w:rPr>
          <w:rFonts w:ascii="Georgia" w:eastAsia="Georgia" w:hAnsi="Georgia" w:cs="Georgia"/>
          <w:sz w:val="19"/>
          <w:szCs w:val="19"/>
        </w:rPr>
        <w:t>imaging</w:t>
      </w:r>
      <w:r>
        <w:rPr>
          <w:rFonts w:ascii="Georgia" w:eastAsia="Georgia" w:hAnsi="Georgia" w:cs="Georgia"/>
          <w:spacing w:val="34"/>
          <w:sz w:val="19"/>
          <w:szCs w:val="19"/>
        </w:rPr>
        <w:t xml:space="preserve"> </w:t>
      </w:r>
      <w:r>
        <w:rPr>
          <w:rFonts w:ascii="Georgia" w:eastAsia="Georgia" w:hAnsi="Georgia" w:cs="Georgia"/>
          <w:sz w:val="19"/>
          <w:szCs w:val="19"/>
        </w:rPr>
        <w:t>studies</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 xml:space="preserve">lung. </w:t>
      </w:r>
      <w:r>
        <w:rPr>
          <w:rFonts w:ascii="Georgia" w:eastAsia="Georgia" w:hAnsi="Georgia" w:cs="Georgia"/>
          <w:spacing w:val="35"/>
          <w:sz w:val="19"/>
          <w:szCs w:val="19"/>
        </w:rPr>
        <w:t xml:space="preserve"> </w:t>
      </w:r>
      <w:r>
        <w:rPr>
          <w:rFonts w:ascii="Georgia" w:eastAsia="Georgia" w:hAnsi="Georgia" w:cs="Georgia"/>
          <w:sz w:val="19"/>
          <w:szCs w:val="19"/>
        </w:rPr>
        <w:t>The</w:t>
      </w:r>
      <w:r>
        <w:rPr>
          <w:rFonts w:ascii="Georgia" w:eastAsia="Georgia" w:hAnsi="Georgia" w:cs="Georgia"/>
          <w:spacing w:val="26"/>
          <w:sz w:val="19"/>
          <w:szCs w:val="19"/>
        </w:rPr>
        <w:t xml:space="preserve"> </w:t>
      </w:r>
      <w:r>
        <w:rPr>
          <w:rFonts w:ascii="Georgia" w:eastAsia="Georgia" w:hAnsi="Georgia" w:cs="Georgia"/>
          <w:sz w:val="19"/>
          <w:szCs w:val="19"/>
        </w:rPr>
        <w:t>existence</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GUI</w:t>
      </w:r>
      <w:r>
        <w:rPr>
          <w:rFonts w:ascii="Georgia" w:eastAsia="Georgia" w:hAnsi="Georgia" w:cs="Georgia"/>
          <w:spacing w:val="27"/>
          <w:sz w:val="19"/>
          <w:szCs w:val="19"/>
        </w:rPr>
        <w:t xml:space="preserve"> </w:t>
      </w:r>
      <w:r>
        <w:rPr>
          <w:rFonts w:ascii="Georgia" w:eastAsia="Georgia" w:hAnsi="Georgia" w:cs="Georgia"/>
          <w:sz w:val="19"/>
          <w:szCs w:val="19"/>
        </w:rPr>
        <w:t>will</w:t>
      </w:r>
      <w:r>
        <w:rPr>
          <w:rFonts w:ascii="Georgia" w:eastAsia="Georgia" w:hAnsi="Georgia" w:cs="Georgia"/>
          <w:spacing w:val="26"/>
          <w:sz w:val="19"/>
          <w:szCs w:val="19"/>
        </w:rPr>
        <w:t xml:space="preserve"> </w:t>
      </w:r>
      <w:r>
        <w:rPr>
          <w:rFonts w:ascii="Georgia" w:eastAsia="Georgia" w:hAnsi="Georgia" w:cs="Georgia"/>
          <w:sz w:val="19"/>
          <w:szCs w:val="19"/>
        </w:rPr>
        <w:t>not</w:t>
      </w:r>
      <w:r>
        <w:rPr>
          <w:rFonts w:ascii="Georgia" w:eastAsia="Georgia" w:hAnsi="Georgia" w:cs="Georgia"/>
          <w:spacing w:val="26"/>
          <w:sz w:val="19"/>
          <w:szCs w:val="19"/>
        </w:rPr>
        <w:t xml:space="preserve"> </w:t>
      </w:r>
      <w:r>
        <w:rPr>
          <w:rFonts w:ascii="Georgia" w:eastAsia="Georgia" w:hAnsi="Georgia" w:cs="Georgia"/>
          <w:sz w:val="19"/>
          <w:szCs w:val="19"/>
        </w:rPr>
        <w:t>only</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open </w:t>
      </w:r>
      <w:r>
        <w:rPr>
          <w:rFonts w:ascii="Georgia" w:eastAsia="Georgia" w:hAnsi="Georgia" w:cs="Georgia"/>
          <w:sz w:val="19"/>
          <w:szCs w:val="19"/>
        </w:rPr>
        <w:t>ANTs</w:t>
      </w:r>
      <w:r>
        <w:rPr>
          <w:rFonts w:ascii="Georgia" w:eastAsia="Georgia" w:hAnsi="Georgia" w:cs="Georgia"/>
          <w:spacing w:val="6"/>
          <w:sz w:val="19"/>
          <w:szCs w:val="19"/>
        </w:rPr>
        <w:t xml:space="preserve"> </w:t>
      </w:r>
      <w:r>
        <w:rPr>
          <w:rFonts w:ascii="Georgia" w:eastAsia="Georgia" w:hAnsi="Georgia" w:cs="Georgia"/>
          <w:sz w:val="19"/>
          <w:szCs w:val="19"/>
        </w:rPr>
        <w:t>to users</w:t>
      </w:r>
      <w:r>
        <w:rPr>
          <w:rFonts w:ascii="Georgia" w:eastAsia="Georgia" w:hAnsi="Georgia" w:cs="Georgia"/>
          <w:spacing w:val="6"/>
          <w:sz w:val="19"/>
          <w:szCs w:val="19"/>
        </w:rPr>
        <w:t xml:space="preserve"> </w:t>
      </w:r>
      <w:r>
        <w:rPr>
          <w:rFonts w:ascii="Georgia" w:eastAsia="Georgia" w:hAnsi="Georgia" w:cs="Georgia"/>
          <w:sz w:val="19"/>
          <w:szCs w:val="19"/>
        </w:rPr>
        <w:t>without</w:t>
      </w:r>
      <w:r>
        <w:rPr>
          <w:rFonts w:ascii="Georgia" w:eastAsia="Georgia" w:hAnsi="Georgia" w:cs="Georgia"/>
          <w:spacing w:val="10"/>
          <w:sz w:val="19"/>
          <w:szCs w:val="19"/>
        </w:rPr>
        <w:t xml:space="preserve"> </w:t>
      </w:r>
      <w:r>
        <w:rPr>
          <w:rFonts w:ascii="Georgia" w:eastAsia="Georgia" w:hAnsi="Georgia" w:cs="Georgia"/>
          <w:sz w:val="19"/>
          <w:szCs w:val="19"/>
        </w:rPr>
        <w:t>programming</w:t>
      </w:r>
      <w:r>
        <w:rPr>
          <w:rFonts w:ascii="Georgia" w:eastAsia="Georgia" w:hAnsi="Georgia" w:cs="Georgia"/>
          <w:spacing w:val="20"/>
          <w:sz w:val="19"/>
          <w:szCs w:val="19"/>
        </w:rPr>
        <w:t xml:space="preserve"> </w:t>
      </w:r>
      <w:r>
        <w:rPr>
          <w:rFonts w:ascii="Georgia" w:eastAsia="Georgia" w:hAnsi="Georgia" w:cs="Georgia"/>
          <w:sz w:val="19"/>
          <w:szCs w:val="19"/>
        </w:rPr>
        <w:t>experience—which</w:t>
      </w:r>
      <w:r>
        <w:rPr>
          <w:rFonts w:ascii="Georgia" w:eastAsia="Georgia" w:hAnsi="Georgia" w:cs="Georgia"/>
          <w:spacing w:val="28"/>
          <w:sz w:val="19"/>
          <w:szCs w:val="19"/>
        </w:rPr>
        <w:t xml:space="preserve"> </w:t>
      </w:r>
      <w:r>
        <w:rPr>
          <w:rFonts w:ascii="Georgia" w:eastAsia="Georgia" w:hAnsi="Georgia" w:cs="Georgia"/>
          <w:sz w:val="19"/>
          <w:szCs w:val="19"/>
        </w:rPr>
        <w:t>is expected</w:t>
      </w:r>
      <w:r>
        <w:rPr>
          <w:rFonts w:ascii="Georgia" w:eastAsia="Georgia" w:hAnsi="Georgia" w:cs="Georgia"/>
          <w:spacing w:val="12"/>
          <w:sz w:val="19"/>
          <w:szCs w:val="19"/>
        </w:rPr>
        <w:t xml:space="preserve"> </w:t>
      </w:r>
      <w:r>
        <w:rPr>
          <w:rFonts w:ascii="Georgia" w:eastAsia="Georgia" w:hAnsi="Georgia" w:cs="Georgia"/>
          <w:sz w:val="19"/>
          <w:szCs w:val="19"/>
        </w:rPr>
        <w:t>to greatly</w:t>
      </w:r>
      <w:r>
        <w:rPr>
          <w:rFonts w:ascii="Georgia" w:eastAsia="Georgia" w:hAnsi="Georgia" w:cs="Georgia"/>
          <w:spacing w:val="8"/>
          <w:sz w:val="19"/>
          <w:szCs w:val="19"/>
        </w:rPr>
        <w:t xml:space="preserve"> </w:t>
      </w:r>
      <w:r>
        <w:rPr>
          <w:rFonts w:ascii="Georgia" w:eastAsia="Georgia" w:hAnsi="Georgia" w:cs="Georgia"/>
          <w:sz w:val="19"/>
          <w:szCs w:val="19"/>
        </w:rPr>
        <w:t>expand</w:t>
      </w:r>
      <w:r>
        <w:rPr>
          <w:rFonts w:ascii="Georgia" w:eastAsia="Georgia" w:hAnsi="Georgia" w:cs="Georgia"/>
          <w:spacing w:val="9"/>
          <w:sz w:val="19"/>
          <w:szCs w:val="19"/>
        </w:rPr>
        <w:t xml:space="preserve"> </w:t>
      </w:r>
      <w:r>
        <w:rPr>
          <w:rFonts w:ascii="Georgia" w:eastAsia="Georgia" w:hAnsi="Georgia" w:cs="Georgia"/>
          <w:sz w:val="19"/>
          <w:szCs w:val="19"/>
        </w:rPr>
        <w:t>its</w:t>
      </w:r>
      <w:r>
        <w:rPr>
          <w:rFonts w:ascii="Georgia" w:eastAsia="Georgia" w:hAnsi="Georgia" w:cs="Georgia"/>
          <w:spacing w:val="1"/>
          <w:sz w:val="19"/>
          <w:szCs w:val="19"/>
        </w:rPr>
        <w:t xml:space="preserve"> </w:t>
      </w:r>
      <w:r>
        <w:rPr>
          <w:rFonts w:ascii="Georgia" w:eastAsia="Georgia" w:hAnsi="Georgia" w:cs="Georgia"/>
          <w:sz w:val="19"/>
          <w:szCs w:val="19"/>
        </w:rPr>
        <w:t>already</w:t>
      </w:r>
      <w:r>
        <w:rPr>
          <w:rFonts w:ascii="Georgia" w:eastAsia="Georgia" w:hAnsi="Georgia" w:cs="Georgia"/>
          <w:spacing w:val="9"/>
          <w:sz w:val="19"/>
          <w:szCs w:val="19"/>
        </w:rPr>
        <w:t xml:space="preserve"> </w:t>
      </w:r>
      <w:r>
        <w:rPr>
          <w:rFonts w:ascii="Georgia" w:eastAsia="Georgia" w:hAnsi="Georgia" w:cs="Georgia"/>
          <w:sz w:val="19"/>
          <w:szCs w:val="19"/>
        </w:rPr>
        <w:t>considerable</w:t>
      </w:r>
      <w:r>
        <w:rPr>
          <w:rFonts w:ascii="Georgia" w:eastAsia="Georgia" w:hAnsi="Georgia" w:cs="Georgia"/>
          <w:spacing w:val="18"/>
          <w:sz w:val="19"/>
          <w:szCs w:val="19"/>
        </w:rPr>
        <w:t xml:space="preserve"> </w:t>
      </w:r>
      <w:r>
        <w:rPr>
          <w:rFonts w:ascii="Georgia" w:eastAsia="Georgia" w:hAnsi="Georgia" w:cs="Georgia"/>
          <w:sz w:val="19"/>
          <w:szCs w:val="19"/>
        </w:rPr>
        <w:t>user</w:t>
      </w:r>
      <w:r>
        <w:rPr>
          <w:rFonts w:ascii="Georgia" w:eastAsia="Georgia" w:hAnsi="Georgia" w:cs="Georgia"/>
          <w:spacing w:val="4"/>
          <w:sz w:val="19"/>
          <w:szCs w:val="19"/>
        </w:rPr>
        <w:t xml:space="preserve"> </w:t>
      </w:r>
      <w:r>
        <w:rPr>
          <w:rFonts w:ascii="Georgia" w:eastAsia="Georgia" w:hAnsi="Georgia" w:cs="Georgia"/>
          <w:sz w:val="19"/>
          <w:szCs w:val="19"/>
        </w:rPr>
        <w:t>base</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turn</w:t>
      </w:r>
      <w:r>
        <w:rPr>
          <w:rFonts w:ascii="Georgia" w:eastAsia="Georgia" w:hAnsi="Georgia" w:cs="Georgia"/>
          <w:spacing w:val="10"/>
          <w:sz w:val="19"/>
          <w:szCs w:val="19"/>
        </w:rPr>
        <w:t xml:space="preserve"> </w:t>
      </w:r>
      <w:r>
        <w:rPr>
          <w:rFonts w:ascii="Georgia" w:eastAsia="Georgia" w:hAnsi="Georgia" w:cs="Georgia"/>
          <w:sz w:val="19"/>
          <w:szCs w:val="19"/>
        </w:rPr>
        <w:t>further</w:t>
      </w:r>
      <w:r>
        <w:rPr>
          <w:rFonts w:ascii="Georgia" w:eastAsia="Georgia" w:hAnsi="Georgia" w:cs="Georgia"/>
          <w:spacing w:val="15"/>
          <w:sz w:val="19"/>
          <w:szCs w:val="19"/>
        </w:rPr>
        <w:t xml:space="preserve"> </w:t>
      </w:r>
      <w:r>
        <w:rPr>
          <w:rFonts w:ascii="Georgia" w:eastAsia="Georgia" w:hAnsi="Georgia" w:cs="Georgia"/>
          <w:sz w:val="19"/>
          <w:szCs w:val="19"/>
        </w:rPr>
        <w:t>increase</w:t>
      </w:r>
      <w:r>
        <w:rPr>
          <w:rFonts w:ascii="Georgia" w:eastAsia="Georgia" w:hAnsi="Georgia" w:cs="Georgia"/>
          <w:spacing w:val="17"/>
          <w:sz w:val="19"/>
          <w:szCs w:val="19"/>
        </w:rPr>
        <w:t xml:space="preserve"> </w:t>
      </w:r>
      <w:r>
        <w:rPr>
          <w:rFonts w:ascii="Georgia" w:eastAsia="Georgia" w:hAnsi="Georgia" w:cs="Georgia"/>
          <w:sz w:val="19"/>
          <w:szCs w:val="19"/>
        </w:rPr>
        <w:t>its</w:t>
      </w:r>
      <w:r>
        <w:rPr>
          <w:rFonts w:ascii="Georgia" w:eastAsia="Georgia" w:hAnsi="Georgia" w:cs="Georgia"/>
          <w:spacing w:val="7"/>
          <w:sz w:val="19"/>
          <w:szCs w:val="19"/>
        </w:rPr>
        <w:t xml:space="preserve"> </w:t>
      </w:r>
      <w:r>
        <w:rPr>
          <w:rFonts w:ascii="Georgia" w:eastAsia="Georgia" w:hAnsi="Georgia" w:cs="Georgia"/>
          <w:sz w:val="19"/>
          <w:szCs w:val="19"/>
        </w:rPr>
        <w:t>impact</w:t>
      </w:r>
      <w:r>
        <w:rPr>
          <w:rFonts w:ascii="Georgia" w:eastAsia="Georgia" w:hAnsi="Georgia" w:cs="Georgia"/>
          <w:spacing w:val="15"/>
          <w:sz w:val="19"/>
          <w:szCs w:val="19"/>
        </w:rPr>
        <w:t xml:space="preserve"> </w:t>
      </w:r>
      <w:r>
        <w:rPr>
          <w:rFonts w:ascii="Georgia" w:eastAsia="Georgia" w:hAnsi="Georgia" w:cs="Georgia"/>
          <w:sz w:val="19"/>
          <w:szCs w:val="19"/>
        </w:rPr>
        <w:t>on</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field—but</w:t>
      </w:r>
      <w:r>
        <w:rPr>
          <w:rFonts w:ascii="Georgia" w:eastAsia="Georgia" w:hAnsi="Georgia" w:cs="Georgia"/>
          <w:spacing w:val="19"/>
          <w:sz w:val="19"/>
          <w:szCs w:val="19"/>
        </w:rPr>
        <w:t xml:space="preserve"> </w:t>
      </w:r>
      <w:r>
        <w:rPr>
          <w:rFonts w:ascii="Georgia" w:eastAsia="Georgia" w:hAnsi="Georgia" w:cs="Georgia"/>
          <w:sz w:val="19"/>
          <w:szCs w:val="19"/>
        </w:rPr>
        <w:t>will</w:t>
      </w:r>
      <w:r>
        <w:rPr>
          <w:rFonts w:ascii="Georgia" w:eastAsia="Georgia" w:hAnsi="Georgia" w:cs="Georgia"/>
          <w:spacing w:val="9"/>
          <w:sz w:val="19"/>
          <w:szCs w:val="19"/>
        </w:rPr>
        <w:t xml:space="preserve"> </w:t>
      </w:r>
      <w:r>
        <w:rPr>
          <w:rFonts w:ascii="Georgia" w:eastAsia="Georgia" w:hAnsi="Georgia" w:cs="Georgia"/>
          <w:sz w:val="19"/>
          <w:szCs w:val="19"/>
        </w:rPr>
        <w:t>also</w:t>
      </w:r>
      <w:r>
        <w:rPr>
          <w:rFonts w:ascii="Georgia" w:eastAsia="Georgia" w:hAnsi="Georgia" w:cs="Georgia"/>
          <w:spacing w:val="10"/>
          <w:sz w:val="19"/>
          <w:szCs w:val="19"/>
        </w:rPr>
        <w:t xml:space="preserve"> </w:t>
      </w:r>
      <w:r>
        <w:rPr>
          <w:rFonts w:ascii="Georgia" w:eastAsia="Georgia" w:hAnsi="Georgia" w:cs="Georgia"/>
          <w:sz w:val="19"/>
          <w:szCs w:val="19"/>
        </w:rPr>
        <w:t>significantly</w:t>
      </w:r>
      <w:r>
        <w:rPr>
          <w:rFonts w:ascii="Georgia" w:eastAsia="Georgia" w:hAnsi="Georgia" w:cs="Georgia"/>
          <w:spacing w:val="24"/>
          <w:sz w:val="19"/>
          <w:szCs w:val="19"/>
        </w:rPr>
        <w:t xml:space="preserve"> </w:t>
      </w:r>
      <w:r>
        <w:rPr>
          <w:rFonts w:ascii="Georgia" w:eastAsia="Georgia" w:hAnsi="Georgia" w:cs="Georgia"/>
          <w:sz w:val="19"/>
          <w:szCs w:val="19"/>
        </w:rPr>
        <w:t>enhance</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power</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ANTs</w:t>
      </w:r>
      <w:r>
        <w:rPr>
          <w:rFonts w:ascii="Georgia" w:eastAsia="Georgia" w:hAnsi="Georgia" w:cs="Georgia"/>
          <w:spacing w:val="12"/>
          <w:sz w:val="19"/>
          <w:szCs w:val="19"/>
        </w:rPr>
        <w:t xml:space="preserve"> </w:t>
      </w:r>
      <w:r>
        <w:rPr>
          <w:rFonts w:ascii="Georgia" w:eastAsia="Georgia" w:hAnsi="Georgia" w:cs="Georgia"/>
          <w:sz w:val="19"/>
          <w:szCs w:val="19"/>
        </w:rPr>
        <w:t>by</w:t>
      </w:r>
      <w:r>
        <w:rPr>
          <w:rFonts w:ascii="Georgia" w:eastAsia="Georgia" w:hAnsi="Georgia" w:cs="Georgia"/>
          <w:spacing w:val="7"/>
          <w:sz w:val="19"/>
          <w:szCs w:val="19"/>
        </w:rPr>
        <w:t xml:space="preserve"> </w:t>
      </w:r>
      <w:r>
        <w:rPr>
          <w:rFonts w:ascii="Georgia" w:eastAsia="Georgia" w:hAnsi="Georgia" w:cs="Georgia"/>
          <w:sz w:val="19"/>
          <w:szCs w:val="19"/>
        </w:rPr>
        <w:t>allowing</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human/expert </w:t>
      </w:r>
      <w:r>
        <w:rPr>
          <w:rFonts w:ascii="Georgia" w:eastAsia="Georgia" w:hAnsi="Georgia" w:cs="Georgia"/>
          <w:sz w:val="19"/>
          <w:szCs w:val="19"/>
        </w:rPr>
        <w:t>input</w:t>
      </w:r>
      <w:r>
        <w:rPr>
          <w:rFonts w:ascii="Georgia" w:eastAsia="Georgia" w:hAnsi="Georgia" w:cs="Georgia"/>
          <w:spacing w:val="14"/>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interactively</w:t>
      </w:r>
      <w:r>
        <w:rPr>
          <w:rFonts w:ascii="Georgia" w:eastAsia="Georgia" w:hAnsi="Georgia" w:cs="Georgia"/>
          <w:spacing w:val="26"/>
          <w:sz w:val="19"/>
          <w:szCs w:val="19"/>
        </w:rPr>
        <w:t xml:space="preserve"> </w:t>
      </w:r>
      <w:r>
        <w:rPr>
          <w:rFonts w:ascii="Georgia" w:eastAsia="Georgia" w:hAnsi="Georgia" w:cs="Georgia"/>
          <w:sz w:val="19"/>
          <w:szCs w:val="19"/>
        </w:rPr>
        <w:t>tune</w:t>
      </w:r>
      <w:r>
        <w:rPr>
          <w:rFonts w:ascii="Georgia" w:eastAsia="Georgia" w:hAnsi="Georgia" w:cs="Georgia"/>
          <w:spacing w:val="13"/>
          <w:sz w:val="19"/>
          <w:szCs w:val="19"/>
        </w:rPr>
        <w:t xml:space="preserve"> </w:t>
      </w:r>
      <w:r>
        <w:rPr>
          <w:rFonts w:ascii="Georgia" w:eastAsia="Georgia" w:hAnsi="Georgia" w:cs="Georgia"/>
          <w:sz w:val="19"/>
          <w:szCs w:val="19"/>
        </w:rPr>
        <w:t>parameters</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intelligently</w:t>
      </w:r>
      <w:r>
        <w:rPr>
          <w:rFonts w:ascii="Georgia" w:eastAsia="Georgia" w:hAnsi="Georgia" w:cs="Georgia"/>
          <w:spacing w:val="25"/>
          <w:sz w:val="19"/>
          <w:szCs w:val="19"/>
        </w:rPr>
        <w:t xml:space="preserve"> </w:t>
      </w:r>
      <w:r>
        <w:rPr>
          <w:rFonts w:ascii="Georgia" w:eastAsia="Georgia" w:hAnsi="Georgia" w:cs="Georgia"/>
          <w:sz w:val="19"/>
          <w:szCs w:val="19"/>
        </w:rPr>
        <w:t>initialize</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well</w:t>
      </w:r>
      <w:r>
        <w:rPr>
          <w:rFonts w:ascii="Georgia" w:eastAsia="Georgia" w:hAnsi="Georgia" w:cs="Georgia"/>
          <w:spacing w:val="12"/>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steer</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registration</w:t>
      </w:r>
      <w:r>
        <w:rPr>
          <w:rFonts w:ascii="Georgia" w:eastAsia="Georgia" w:hAnsi="Georgia" w:cs="Georgia"/>
          <w:spacing w:val="25"/>
          <w:sz w:val="19"/>
          <w:szCs w:val="19"/>
        </w:rPr>
        <w:t xml:space="preserve"> </w:t>
      </w:r>
      <w:r>
        <w:rPr>
          <w:rFonts w:ascii="Georgia" w:eastAsia="Georgia" w:hAnsi="Georgia" w:cs="Georgia"/>
          <w:sz w:val="19"/>
          <w:szCs w:val="19"/>
        </w:rPr>
        <w:t>toward</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solution</w:t>
      </w:r>
      <w:r>
        <w:rPr>
          <w:rFonts w:ascii="Georgia" w:eastAsia="Georgia" w:hAnsi="Georgia" w:cs="Georgia"/>
          <w:spacing w:val="19"/>
          <w:sz w:val="19"/>
          <w:szCs w:val="19"/>
        </w:rPr>
        <w:t xml:space="preserve"> </w:t>
      </w:r>
      <w:r>
        <w:rPr>
          <w:rFonts w:ascii="Georgia" w:eastAsia="Georgia" w:hAnsi="Georgia" w:cs="Georgia"/>
          <w:sz w:val="19"/>
          <w:szCs w:val="19"/>
        </w:rPr>
        <w:t>that</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best </w:t>
      </w:r>
      <w:r>
        <w:rPr>
          <w:rFonts w:ascii="Georgia" w:eastAsia="Georgia" w:hAnsi="Georgia" w:cs="Georgia"/>
          <w:sz w:val="19"/>
          <w:szCs w:val="19"/>
        </w:rPr>
        <w:t>satisfies</w:t>
      </w:r>
      <w:r>
        <w:rPr>
          <w:rFonts w:ascii="Georgia" w:eastAsia="Georgia" w:hAnsi="Georgia" w:cs="Georgia"/>
          <w:spacing w:val="32"/>
          <w:sz w:val="19"/>
          <w:szCs w:val="19"/>
        </w:rPr>
        <w:t xml:space="preserve"> </w:t>
      </w:r>
      <w:r>
        <w:rPr>
          <w:rFonts w:ascii="Georgia" w:eastAsia="Georgia" w:hAnsi="Georgia" w:cs="Georgia"/>
          <w:sz w:val="19"/>
          <w:szCs w:val="19"/>
        </w:rPr>
        <w:t>both</w:t>
      </w:r>
      <w:r>
        <w:rPr>
          <w:rFonts w:ascii="Georgia" w:eastAsia="Georgia" w:hAnsi="Georgia" w:cs="Georgia"/>
          <w:spacing w:val="27"/>
          <w:sz w:val="19"/>
          <w:szCs w:val="19"/>
        </w:rPr>
        <w:t xml:space="preserve"> </w:t>
      </w:r>
      <w:r>
        <w:rPr>
          <w:rFonts w:ascii="Georgia" w:eastAsia="Georgia" w:hAnsi="Georgia" w:cs="Georgia"/>
          <w:sz w:val="19"/>
          <w:szCs w:val="19"/>
        </w:rPr>
        <w:t>user</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sz w:val="19"/>
          <w:szCs w:val="19"/>
        </w:rPr>
        <w:t>algorithmic</w:t>
      </w:r>
      <w:r>
        <w:rPr>
          <w:rFonts w:ascii="Georgia" w:eastAsia="Georgia" w:hAnsi="Georgia" w:cs="Georgia"/>
          <w:spacing w:val="38"/>
          <w:sz w:val="19"/>
          <w:szCs w:val="19"/>
        </w:rPr>
        <w:t xml:space="preserve"> </w:t>
      </w:r>
      <w:r>
        <w:rPr>
          <w:rFonts w:ascii="Georgia" w:eastAsia="Georgia" w:hAnsi="Georgia" w:cs="Georgia"/>
          <w:sz w:val="19"/>
          <w:szCs w:val="19"/>
        </w:rPr>
        <w:t xml:space="preserve">constraints. </w:t>
      </w:r>
      <w:r>
        <w:rPr>
          <w:rFonts w:ascii="Georgia" w:eastAsia="Georgia" w:hAnsi="Georgia" w:cs="Georgia"/>
          <w:spacing w:val="46"/>
          <w:sz w:val="19"/>
          <w:szCs w:val="19"/>
        </w:rPr>
        <w:t xml:space="preserve"> </w:t>
      </w:r>
      <w:r>
        <w:rPr>
          <w:rFonts w:ascii="Georgia" w:eastAsia="Georgia" w:hAnsi="Georgia" w:cs="Georgia"/>
          <w:sz w:val="19"/>
          <w:szCs w:val="19"/>
        </w:rPr>
        <w:t>Equally</w:t>
      </w:r>
      <w:r>
        <w:rPr>
          <w:rFonts w:ascii="Georgia" w:eastAsia="Georgia" w:hAnsi="Georgia" w:cs="Georgia"/>
          <w:spacing w:val="32"/>
          <w:sz w:val="19"/>
          <w:szCs w:val="19"/>
        </w:rPr>
        <w:t xml:space="preserve"> </w:t>
      </w:r>
      <w:r>
        <w:rPr>
          <w:rFonts w:ascii="Georgia" w:eastAsia="Georgia" w:hAnsi="Georgia" w:cs="Georgia"/>
          <w:sz w:val="19"/>
          <w:szCs w:val="19"/>
        </w:rPr>
        <w:t>important,</w:t>
      </w:r>
      <w:r>
        <w:rPr>
          <w:rFonts w:ascii="Georgia" w:eastAsia="Georgia" w:hAnsi="Georgia" w:cs="Georgia"/>
          <w:spacing w:val="42"/>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GUI</w:t>
      </w:r>
      <w:r>
        <w:rPr>
          <w:rFonts w:ascii="Georgia" w:eastAsia="Georgia" w:hAnsi="Georgia" w:cs="Georgia"/>
          <w:spacing w:val="26"/>
          <w:sz w:val="19"/>
          <w:szCs w:val="19"/>
        </w:rPr>
        <w:t xml:space="preserve"> </w:t>
      </w:r>
      <w:r>
        <w:rPr>
          <w:rFonts w:ascii="Georgia" w:eastAsia="Georgia" w:hAnsi="Georgia" w:cs="Georgia"/>
          <w:sz w:val="19"/>
          <w:szCs w:val="19"/>
        </w:rPr>
        <w:t>will</w:t>
      </w:r>
      <w:r>
        <w:rPr>
          <w:rFonts w:ascii="Georgia" w:eastAsia="Georgia" w:hAnsi="Georgia" w:cs="Georgia"/>
          <w:spacing w:val="25"/>
          <w:sz w:val="19"/>
          <w:szCs w:val="19"/>
        </w:rPr>
        <w:t xml:space="preserve"> </w:t>
      </w:r>
      <w:r>
        <w:rPr>
          <w:rFonts w:ascii="Georgia" w:eastAsia="Georgia" w:hAnsi="Georgia" w:cs="Georgia"/>
          <w:sz w:val="19"/>
          <w:szCs w:val="19"/>
        </w:rPr>
        <w:t>permit</w:t>
      </w:r>
      <w:r>
        <w:rPr>
          <w:rFonts w:ascii="Georgia" w:eastAsia="Georgia" w:hAnsi="Georgia" w:cs="Georgia"/>
          <w:spacing w:val="30"/>
          <w:sz w:val="19"/>
          <w:szCs w:val="19"/>
        </w:rPr>
        <w:t xml:space="preserve"> </w:t>
      </w:r>
      <w:r>
        <w:rPr>
          <w:rFonts w:ascii="Georgia" w:eastAsia="Georgia" w:hAnsi="Georgia" w:cs="Georgia"/>
          <w:sz w:val="19"/>
          <w:szCs w:val="19"/>
        </w:rPr>
        <w:t>qualitative</w:t>
      </w:r>
      <w:r>
        <w:rPr>
          <w:rFonts w:ascii="Georgia" w:eastAsia="Georgia" w:hAnsi="Georgia" w:cs="Georgia"/>
          <w:spacing w:val="37"/>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sz w:val="19"/>
          <w:szCs w:val="19"/>
        </w:rPr>
        <w:t>quantitative</w:t>
      </w:r>
      <w:r>
        <w:rPr>
          <w:rFonts w:ascii="Georgia" w:eastAsia="Georgia" w:hAnsi="Georgia" w:cs="Georgia"/>
          <w:spacing w:val="39"/>
          <w:sz w:val="19"/>
          <w:szCs w:val="19"/>
        </w:rPr>
        <w:t xml:space="preserve"> </w:t>
      </w:r>
      <w:r>
        <w:rPr>
          <w:rFonts w:ascii="Georgia" w:eastAsia="Georgia" w:hAnsi="Georgia" w:cs="Georgia"/>
          <w:w w:val="103"/>
          <w:sz w:val="19"/>
          <w:szCs w:val="19"/>
        </w:rPr>
        <w:t>a</w:t>
      </w:r>
      <w:r>
        <w:rPr>
          <w:rFonts w:ascii="Georgia" w:eastAsia="Georgia" w:hAnsi="Georgia" w:cs="Georgia"/>
          <w:w w:val="102"/>
          <w:sz w:val="19"/>
          <w:szCs w:val="19"/>
        </w:rPr>
        <w:t xml:space="preserve">ssess- </w:t>
      </w:r>
      <w:proofErr w:type="spellStart"/>
      <w:r>
        <w:rPr>
          <w:rFonts w:ascii="Georgia" w:eastAsia="Georgia" w:hAnsi="Georgia" w:cs="Georgia"/>
          <w:sz w:val="19"/>
          <w:szCs w:val="19"/>
        </w:rPr>
        <w:t>ment</w:t>
      </w:r>
      <w:proofErr w:type="spellEnd"/>
      <w:r>
        <w:rPr>
          <w:rFonts w:ascii="Georgia" w:eastAsia="Georgia" w:hAnsi="Georgia" w:cs="Georgia"/>
          <w:spacing w:val="5"/>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results</w:t>
      </w:r>
      <w:r>
        <w:rPr>
          <w:rFonts w:ascii="Georgia" w:eastAsia="Georgia" w:hAnsi="Georgia" w:cs="Georgia"/>
          <w:spacing w:val="8"/>
          <w:sz w:val="19"/>
          <w:szCs w:val="19"/>
        </w:rPr>
        <w:t xml:space="preserve"> </w:t>
      </w:r>
      <w:r>
        <w:rPr>
          <w:rFonts w:ascii="Georgia" w:eastAsia="Georgia" w:hAnsi="Georgia" w:cs="Georgia"/>
          <w:sz w:val="19"/>
          <w:szCs w:val="19"/>
        </w:rPr>
        <w:t>produced</w:t>
      </w:r>
      <w:r>
        <w:rPr>
          <w:rFonts w:ascii="Georgia" w:eastAsia="Georgia" w:hAnsi="Georgia" w:cs="Georgia"/>
          <w:spacing w:val="13"/>
          <w:sz w:val="19"/>
          <w:szCs w:val="19"/>
        </w:rPr>
        <w:t xml:space="preserve"> </w:t>
      </w:r>
      <w:r>
        <w:rPr>
          <w:rFonts w:ascii="Georgia" w:eastAsia="Georgia" w:hAnsi="Georgia" w:cs="Georgia"/>
          <w:sz w:val="19"/>
          <w:szCs w:val="19"/>
        </w:rPr>
        <w:t>by</w:t>
      </w:r>
      <w:r>
        <w:rPr>
          <w:rFonts w:ascii="Georgia" w:eastAsia="Georgia" w:hAnsi="Georgia" w:cs="Georgia"/>
          <w:spacing w:val="1"/>
          <w:sz w:val="19"/>
          <w:szCs w:val="19"/>
        </w:rPr>
        <w:t xml:space="preserve"> </w:t>
      </w:r>
      <w:r>
        <w:rPr>
          <w:rFonts w:ascii="Georgia" w:eastAsia="Georgia" w:hAnsi="Georgia" w:cs="Georgia"/>
          <w:sz w:val="19"/>
          <w:szCs w:val="19"/>
        </w:rPr>
        <w:t>ITK-Lung</w:t>
      </w:r>
      <w:r>
        <w:rPr>
          <w:rFonts w:ascii="Georgia" w:eastAsia="Georgia" w:hAnsi="Georgia" w:cs="Georgia"/>
          <w:spacing w:val="13"/>
          <w:sz w:val="19"/>
          <w:szCs w:val="19"/>
        </w:rPr>
        <w:t xml:space="preserve"> </w:t>
      </w:r>
      <w:r>
        <w:rPr>
          <w:rFonts w:ascii="Georgia" w:eastAsia="Georgia" w:hAnsi="Georgia" w:cs="Georgia"/>
          <w:sz w:val="19"/>
          <w:szCs w:val="19"/>
        </w:rPr>
        <w:t>as well</w:t>
      </w:r>
      <w:r>
        <w:rPr>
          <w:rFonts w:ascii="Georgia" w:eastAsia="Georgia" w:hAnsi="Georgia" w:cs="Georgia"/>
          <w:spacing w:val="4"/>
          <w:sz w:val="19"/>
          <w:szCs w:val="19"/>
        </w:rPr>
        <w:t xml:space="preserve"> </w:t>
      </w:r>
      <w:r>
        <w:rPr>
          <w:rFonts w:ascii="Georgia" w:eastAsia="Georgia" w:hAnsi="Georgia" w:cs="Georgia"/>
          <w:sz w:val="19"/>
          <w:szCs w:val="19"/>
        </w:rPr>
        <w:t>as potentially</w:t>
      </w:r>
      <w:r>
        <w:rPr>
          <w:rFonts w:ascii="Georgia" w:eastAsia="Georgia" w:hAnsi="Georgia" w:cs="Georgia"/>
          <w:spacing w:val="15"/>
          <w:sz w:val="19"/>
          <w:szCs w:val="19"/>
        </w:rPr>
        <w:t xml:space="preserve"> </w:t>
      </w:r>
      <w:r>
        <w:rPr>
          <w:rFonts w:ascii="Georgia" w:eastAsia="Georgia" w:hAnsi="Georgia" w:cs="Georgia"/>
          <w:sz w:val="19"/>
          <w:szCs w:val="19"/>
        </w:rPr>
        <w:t>other</w:t>
      </w:r>
      <w:r>
        <w:rPr>
          <w:rFonts w:ascii="Georgia" w:eastAsia="Georgia" w:hAnsi="Georgia" w:cs="Georgia"/>
          <w:spacing w:val="6"/>
          <w:sz w:val="19"/>
          <w:szCs w:val="19"/>
        </w:rPr>
        <w:t xml:space="preserve"> </w:t>
      </w:r>
      <w:r>
        <w:rPr>
          <w:rFonts w:ascii="Georgia" w:eastAsia="Georgia" w:hAnsi="Georgia" w:cs="Georgia"/>
          <w:sz w:val="19"/>
          <w:szCs w:val="19"/>
        </w:rPr>
        <w:t>software,</w:t>
      </w:r>
      <w:r>
        <w:rPr>
          <w:rFonts w:ascii="Georgia" w:eastAsia="Georgia" w:hAnsi="Georgia" w:cs="Georgia"/>
          <w:spacing w:val="12"/>
          <w:sz w:val="19"/>
          <w:szCs w:val="19"/>
        </w:rPr>
        <w:t xml:space="preserve"> </w:t>
      </w:r>
      <w:r>
        <w:rPr>
          <w:rFonts w:ascii="Georgia" w:eastAsia="Georgia" w:hAnsi="Georgia" w:cs="Georgia"/>
          <w:sz w:val="19"/>
          <w:szCs w:val="19"/>
        </w:rPr>
        <w:t>another</w:t>
      </w:r>
      <w:r>
        <w:rPr>
          <w:rFonts w:ascii="Georgia" w:eastAsia="Georgia" w:hAnsi="Georgia" w:cs="Georgia"/>
          <w:spacing w:val="10"/>
          <w:sz w:val="19"/>
          <w:szCs w:val="19"/>
        </w:rPr>
        <w:t xml:space="preserve"> </w:t>
      </w:r>
      <w:r>
        <w:rPr>
          <w:rFonts w:ascii="Georgia" w:eastAsia="Georgia" w:hAnsi="Georgia" w:cs="Georgia"/>
          <w:sz w:val="19"/>
          <w:szCs w:val="19"/>
        </w:rPr>
        <w:t>much</w:t>
      </w:r>
      <w:r>
        <w:rPr>
          <w:rFonts w:ascii="Georgia" w:eastAsia="Georgia" w:hAnsi="Georgia" w:cs="Georgia"/>
          <w:spacing w:val="6"/>
          <w:sz w:val="19"/>
          <w:szCs w:val="19"/>
        </w:rPr>
        <w:t xml:space="preserve"> </w:t>
      </w:r>
      <w:r>
        <w:rPr>
          <w:rFonts w:ascii="Georgia" w:eastAsia="Georgia" w:hAnsi="Georgia" w:cs="Georgia"/>
          <w:sz w:val="19"/>
          <w:szCs w:val="19"/>
        </w:rPr>
        <w:t>needed</w:t>
      </w:r>
      <w:r>
        <w:rPr>
          <w:rFonts w:ascii="Georgia" w:eastAsia="Georgia" w:hAnsi="Georgia" w:cs="Georgia"/>
          <w:spacing w:val="9"/>
          <w:sz w:val="19"/>
          <w:szCs w:val="19"/>
        </w:rPr>
        <w:t xml:space="preserve"> </w:t>
      </w:r>
      <w:r>
        <w:rPr>
          <w:rFonts w:ascii="Georgia" w:eastAsia="Georgia" w:hAnsi="Georgia" w:cs="Georgia"/>
          <w:sz w:val="19"/>
          <w:szCs w:val="19"/>
        </w:rPr>
        <w:t>capability</w:t>
      </w:r>
      <w:r>
        <w:rPr>
          <w:rFonts w:ascii="Georgia" w:eastAsia="Georgia" w:hAnsi="Georgia" w:cs="Georgia"/>
          <w:spacing w:val="13"/>
          <w:sz w:val="19"/>
          <w:szCs w:val="19"/>
        </w:rPr>
        <w:t xml:space="preserve"> </w:t>
      </w:r>
      <w:r>
        <w:rPr>
          <w:rFonts w:ascii="Georgia" w:eastAsia="Georgia" w:hAnsi="Georgia" w:cs="Georgia"/>
          <w:sz w:val="19"/>
          <w:szCs w:val="19"/>
        </w:rPr>
        <w:t>not</w:t>
      </w:r>
      <w:r>
        <w:rPr>
          <w:rFonts w:ascii="Georgia" w:eastAsia="Georgia" w:hAnsi="Georgia" w:cs="Georgia"/>
          <w:spacing w:val="2"/>
          <w:sz w:val="19"/>
          <w:szCs w:val="19"/>
        </w:rPr>
        <w:t xml:space="preserve"> </w:t>
      </w:r>
      <w:r>
        <w:rPr>
          <w:rFonts w:ascii="Georgia" w:eastAsia="Georgia" w:hAnsi="Georgia" w:cs="Georgia"/>
          <w:w w:val="102"/>
          <w:sz w:val="19"/>
          <w:szCs w:val="19"/>
        </w:rPr>
        <w:t xml:space="preserve">currently </w:t>
      </w:r>
      <w:r>
        <w:rPr>
          <w:rFonts w:ascii="Georgia" w:eastAsia="Georgia" w:hAnsi="Georgia" w:cs="Georgia"/>
          <w:sz w:val="19"/>
          <w:szCs w:val="19"/>
        </w:rPr>
        <w:t>available</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general</w:t>
      </w:r>
      <w:r>
        <w:rPr>
          <w:rFonts w:ascii="Georgia" w:eastAsia="Georgia" w:hAnsi="Georgia" w:cs="Georgia"/>
          <w:spacing w:val="14"/>
          <w:sz w:val="19"/>
          <w:szCs w:val="19"/>
        </w:rPr>
        <w:t xml:space="preserve"> </w:t>
      </w:r>
      <w:r>
        <w:rPr>
          <w:rFonts w:ascii="Georgia" w:eastAsia="Georgia" w:hAnsi="Georgia" w:cs="Georgia"/>
          <w:sz w:val="19"/>
          <w:szCs w:val="19"/>
        </w:rPr>
        <w:t>community.</w:t>
      </w:r>
      <w:r>
        <w:rPr>
          <w:rFonts w:ascii="Georgia" w:eastAsia="Georgia" w:hAnsi="Georgia" w:cs="Georgia"/>
          <w:spacing w:val="38"/>
          <w:sz w:val="19"/>
          <w:szCs w:val="19"/>
        </w:rPr>
        <w:t xml:space="preserve"> </w:t>
      </w:r>
      <w:del w:id="390" w:author="James Gee" w:date="2016-07-18T16:08:00Z">
        <w:r w:rsidDel="00E32060">
          <w:rPr>
            <w:rFonts w:ascii="Georgia" w:eastAsia="Georgia" w:hAnsi="Georgia" w:cs="Georgia"/>
            <w:sz w:val="19"/>
            <w:szCs w:val="19"/>
          </w:rPr>
          <w:delText>Based</w:delText>
        </w:r>
        <w:r w:rsidDel="00E32060">
          <w:rPr>
            <w:rFonts w:ascii="Georgia" w:eastAsia="Georgia" w:hAnsi="Georgia" w:cs="Georgia"/>
            <w:spacing w:val="12"/>
            <w:sz w:val="19"/>
            <w:szCs w:val="19"/>
          </w:rPr>
          <w:delText xml:space="preserve"> </w:delText>
        </w:r>
        <w:r w:rsidDel="00E32060">
          <w:rPr>
            <w:rFonts w:ascii="Georgia" w:eastAsia="Georgia" w:hAnsi="Georgia" w:cs="Georgia"/>
            <w:sz w:val="19"/>
            <w:szCs w:val="19"/>
          </w:rPr>
          <w:delText>on</w:delText>
        </w:r>
      </w:del>
      <w:ins w:id="391" w:author="James Gee" w:date="2016-07-18T16:08:00Z">
        <w:r w:rsidR="00E32060">
          <w:rPr>
            <w:rFonts w:ascii="Georgia" w:eastAsia="Georgia" w:hAnsi="Georgia" w:cs="Georgia"/>
            <w:sz w:val="19"/>
            <w:szCs w:val="19"/>
          </w:rPr>
          <w:t>Taking</w:t>
        </w:r>
      </w:ins>
      <w:r>
        <w:rPr>
          <w:rFonts w:ascii="Georgia" w:eastAsia="Georgia" w:hAnsi="Georgia" w:cs="Georgia"/>
          <w:spacing w:val="6"/>
          <w:sz w:val="19"/>
          <w:szCs w:val="19"/>
        </w:rPr>
        <w:t xml:space="preserve"> </w:t>
      </w:r>
      <w:r>
        <w:rPr>
          <w:rFonts w:ascii="Georgia" w:eastAsia="Georgia" w:hAnsi="Georgia" w:cs="Georgia"/>
          <w:sz w:val="19"/>
          <w:szCs w:val="19"/>
        </w:rPr>
        <w:t>these</w:t>
      </w:r>
      <w:r>
        <w:rPr>
          <w:rFonts w:ascii="Georgia" w:eastAsia="Georgia" w:hAnsi="Georgia" w:cs="Georgia"/>
          <w:spacing w:val="11"/>
          <w:sz w:val="19"/>
          <w:szCs w:val="19"/>
        </w:rPr>
        <w:t xml:space="preserve"> </w:t>
      </w:r>
      <w:r>
        <w:rPr>
          <w:rFonts w:ascii="Georgia" w:eastAsia="Georgia" w:hAnsi="Georgia" w:cs="Georgia"/>
          <w:sz w:val="19"/>
          <w:szCs w:val="19"/>
        </w:rPr>
        <w:t>considerations</w:t>
      </w:r>
      <w:ins w:id="392" w:author="James Gee" w:date="2016-07-18T16:08:00Z">
        <w:r w:rsidR="00E32060">
          <w:rPr>
            <w:rFonts w:ascii="Georgia" w:eastAsia="Georgia" w:hAnsi="Georgia" w:cs="Georgia"/>
            <w:sz w:val="19"/>
            <w:szCs w:val="19"/>
          </w:rPr>
          <w:t xml:space="preserve"> into account</w:t>
        </w:r>
      </w:ins>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we</w:t>
      </w:r>
      <w:r>
        <w:rPr>
          <w:rFonts w:ascii="Georgia" w:eastAsia="Georgia" w:hAnsi="Georgia" w:cs="Georgia"/>
          <w:spacing w:val="7"/>
          <w:sz w:val="19"/>
          <w:szCs w:val="19"/>
        </w:rPr>
        <w:t xml:space="preserve"> </w:t>
      </w:r>
      <w:r>
        <w:rPr>
          <w:rFonts w:ascii="Georgia" w:eastAsia="Georgia" w:hAnsi="Georgia" w:cs="Georgia"/>
          <w:sz w:val="19"/>
          <w:szCs w:val="19"/>
        </w:rPr>
        <w:t>propose</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base</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GUI</w:t>
      </w:r>
      <w:r>
        <w:rPr>
          <w:rFonts w:ascii="Georgia" w:eastAsia="Georgia" w:hAnsi="Georgia" w:cs="Georgia"/>
          <w:spacing w:val="9"/>
          <w:sz w:val="19"/>
          <w:szCs w:val="19"/>
        </w:rPr>
        <w:t xml:space="preserve"> </w:t>
      </w:r>
      <w:r>
        <w:rPr>
          <w:rFonts w:ascii="Georgia" w:eastAsia="Georgia" w:hAnsi="Georgia" w:cs="Georgia"/>
          <w:sz w:val="19"/>
          <w:szCs w:val="19"/>
        </w:rPr>
        <w:t>front-end</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ITK-Lung</w:t>
      </w:r>
      <w:r>
        <w:rPr>
          <w:rFonts w:ascii="Georgia" w:eastAsia="Georgia" w:hAnsi="Georgia" w:cs="Georgia"/>
          <w:spacing w:val="19"/>
          <w:sz w:val="19"/>
          <w:szCs w:val="19"/>
        </w:rPr>
        <w:t xml:space="preserve"> </w:t>
      </w:r>
      <w:r>
        <w:rPr>
          <w:rFonts w:ascii="Georgia" w:eastAsia="Georgia" w:hAnsi="Georgia" w:cs="Georgia"/>
          <w:sz w:val="19"/>
          <w:szCs w:val="19"/>
        </w:rPr>
        <w:t>on</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ITK-SNAP</w:t>
      </w:r>
      <w:r>
        <w:rPr>
          <w:rFonts w:ascii="Georgia" w:eastAsia="Georgia" w:hAnsi="Georgia" w:cs="Georgia"/>
          <w:spacing w:val="36"/>
          <w:sz w:val="19"/>
          <w:szCs w:val="19"/>
        </w:rPr>
        <w:t xml:space="preserve"> </w:t>
      </w:r>
      <w:r>
        <w:rPr>
          <w:rFonts w:ascii="Georgia" w:eastAsia="Georgia" w:hAnsi="Georgia" w:cs="Georgia"/>
          <w:sz w:val="19"/>
          <w:szCs w:val="19"/>
        </w:rPr>
        <w:t>multi-platform</w:t>
      </w:r>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open</w:t>
      </w:r>
      <w:proofErr w:type="gramEnd"/>
      <w:r>
        <w:rPr>
          <w:rFonts w:ascii="Georgia" w:eastAsia="Georgia" w:hAnsi="Georgia" w:cs="Georgia"/>
          <w:sz w:val="19"/>
          <w:szCs w:val="19"/>
        </w:rPr>
        <w:t>-source</w:t>
      </w:r>
      <w:r>
        <w:rPr>
          <w:rFonts w:ascii="Georgia" w:eastAsia="Georgia" w:hAnsi="Georgia" w:cs="Georgia"/>
          <w:spacing w:val="39"/>
          <w:sz w:val="19"/>
          <w:szCs w:val="19"/>
        </w:rPr>
        <w:t xml:space="preserve"> </w:t>
      </w:r>
      <w:r>
        <w:rPr>
          <w:rFonts w:ascii="Georgia" w:eastAsia="Georgia" w:hAnsi="Georgia" w:cs="Georgia"/>
          <w:sz w:val="19"/>
          <w:szCs w:val="19"/>
        </w:rPr>
        <w:t>tool</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3"/>
          <w:sz w:val="19"/>
          <w:szCs w:val="19"/>
        </w:rPr>
        <w:t xml:space="preserve"> </w:t>
      </w:r>
      <w:r>
        <w:rPr>
          <w:rFonts w:ascii="Georgia" w:eastAsia="Georgia" w:hAnsi="Georgia" w:cs="Georgia"/>
          <w:sz w:val="19"/>
          <w:szCs w:val="19"/>
        </w:rPr>
        <w:t>interactive</w:t>
      </w:r>
      <w:r>
        <w:rPr>
          <w:rFonts w:ascii="Georgia" w:eastAsia="Georgia" w:hAnsi="Georgia" w:cs="Georgia"/>
          <w:spacing w:val="36"/>
          <w:sz w:val="19"/>
          <w:szCs w:val="19"/>
        </w:rPr>
        <w:t xml:space="preserve"> </w:t>
      </w:r>
      <w:r>
        <w:rPr>
          <w:rFonts w:ascii="Georgia" w:eastAsia="Georgia" w:hAnsi="Georgia" w:cs="Georgia"/>
          <w:sz w:val="19"/>
          <w:szCs w:val="19"/>
        </w:rPr>
        <w:t>user-guided</w:t>
      </w:r>
      <w:r>
        <w:rPr>
          <w:rFonts w:ascii="Georgia" w:eastAsia="Georgia" w:hAnsi="Georgia" w:cs="Georgia"/>
          <w:spacing w:val="38"/>
          <w:sz w:val="19"/>
          <w:szCs w:val="19"/>
        </w:rPr>
        <w:t xml:space="preserve"> </w:t>
      </w:r>
      <w:r>
        <w:rPr>
          <w:rFonts w:ascii="Georgia" w:eastAsia="Georgia" w:hAnsi="Georgia" w:cs="Georgia"/>
          <w:sz w:val="19"/>
          <w:szCs w:val="19"/>
        </w:rPr>
        <w:t>medical</w:t>
      </w:r>
      <w:r>
        <w:rPr>
          <w:rFonts w:ascii="Georgia" w:eastAsia="Georgia" w:hAnsi="Georgia" w:cs="Georgia"/>
          <w:spacing w:val="31"/>
          <w:sz w:val="19"/>
          <w:szCs w:val="19"/>
        </w:rPr>
        <w:t xml:space="preserve"> </w:t>
      </w:r>
      <w:r>
        <w:rPr>
          <w:rFonts w:ascii="Georgia" w:eastAsia="Georgia" w:hAnsi="Georgia" w:cs="Georgia"/>
          <w:sz w:val="19"/>
          <w:szCs w:val="19"/>
        </w:rPr>
        <w:t>image</w:t>
      </w:r>
      <w:r>
        <w:rPr>
          <w:rFonts w:ascii="Georgia" w:eastAsia="Georgia" w:hAnsi="Georgia" w:cs="Georgia"/>
          <w:spacing w:val="28"/>
          <w:sz w:val="19"/>
          <w:szCs w:val="19"/>
        </w:rPr>
        <w:t xml:space="preserve"> </w:t>
      </w:r>
      <w:r>
        <w:rPr>
          <w:rFonts w:ascii="Georgia" w:eastAsia="Georgia" w:hAnsi="Georgia" w:cs="Georgia"/>
          <w:sz w:val="19"/>
          <w:szCs w:val="19"/>
        </w:rPr>
        <w:t>segmentation</w:t>
      </w:r>
      <w:r>
        <w:rPr>
          <w:rFonts w:ascii="Georgia" w:eastAsia="Georgia" w:hAnsi="Georgia" w:cs="Georgia"/>
          <w:spacing w:val="41"/>
          <w:sz w:val="19"/>
          <w:szCs w:val="19"/>
        </w:rPr>
        <w:t xml:space="preserve"> </w:t>
      </w:r>
      <w:r>
        <w:rPr>
          <w:rFonts w:ascii="Georgia" w:eastAsia="Georgia" w:hAnsi="Georgia" w:cs="Georgia"/>
          <w:sz w:val="19"/>
          <w:szCs w:val="19"/>
        </w:rPr>
        <w:t>and</w:t>
      </w:r>
      <w:r>
        <w:rPr>
          <w:rFonts w:ascii="Georgia" w:eastAsia="Georgia" w:hAnsi="Georgia" w:cs="Georgia"/>
          <w:spacing w:val="24"/>
          <w:sz w:val="19"/>
          <w:szCs w:val="19"/>
        </w:rPr>
        <w:t xml:space="preserve"> </w:t>
      </w:r>
      <w:r>
        <w:rPr>
          <w:rFonts w:ascii="Georgia" w:eastAsia="Georgia" w:hAnsi="Georgia" w:cs="Georgia"/>
          <w:sz w:val="19"/>
          <w:szCs w:val="19"/>
        </w:rPr>
        <w:t>data</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visualization </w:t>
      </w:r>
      <w:r>
        <w:rPr>
          <w:rFonts w:ascii="Georgia" w:eastAsia="Georgia" w:hAnsi="Georgia" w:cs="Georgia"/>
          <w:sz w:val="19"/>
          <w:szCs w:val="19"/>
        </w:rPr>
        <w:t>[85],</w:t>
      </w:r>
      <w:r>
        <w:rPr>
          <w:rFonts w:ascii="Georgia" w:eastAsia="Georgia" w:hAnsi="Georgia" w:cs="Georgia"/>
          <w:spacing w:val="17"/>
          <w:sz w:val="19"/>
          <w:szCs w:val="19"/>
        </w:rPr>
        <w:t xml:space="preserve"> </w:t>
      </w:r>
      <w:del w:id="393" w:author="James Gee" w:date="2016-07-18T16:09:00Z">
        <w:r w:rsidDel="00E32060">
          <w:rPr>
            <w:rFonts w:ascii="Georgia" w:eastAsia="Georgia" w:hAnsi="Georgia" w:cs="Georgia"/>
            <w:sz w:val="19"/>
            <w:szCs w:val="19"/>
          </w:rPr>
          <w:delText>and</w:delText>
        </w:r>
        <w:r w:rsidDel="00E32060">
          <w:rPr>
            <w:rFonts w:ascii="Georgia" w:eastAsia="Georgia" w:hAnsi="Georgia" w:cs="Georgia"/>
            <w:spacing w:val="13"/>
            <w:sz w:val="19"/>
            <w:szCs w:val="19"/>
          </w:rPr>
          <w:delText xml:space="preserve"> </w:delText>
        </w:r>
        <w:r w:rsidDel="00E32060">
          <w:rPr>
            <w:rFonts w:ascii="Georgia" w:eastAsia="Georgia" w:hAnsi="Georgia" w:cs="Georgia"/>
            <w:sz w:val="19"/>
            <w:szCs w:val="19"/>
          </w:rPr>
          <w:delText>whose</w:delText>
        </w:r>
        <w:r w:rsidDel="00E32060">
          <w:rPr>
            <w:rFonts w:ascii="Georgia" w:eastAsia="Georgia" w:hAnsi="Georgia" w:cs="Georgia"/>
            <w:spacing w:val="18"/>
            <w:sz w:val="19"/>
            <w:szCs w:val="19"/>
          </w:rPr>
          <w:delText xml:space="preserve"> </w:delText>
        </w:r>
        <w:r w:rsidDel="00E32060">
          <w:rPr>
            <w:rFonts w:ascii="Georgia" w:eastAsia="Georgia" w:hAnsi="Georgia" w:cs="Georgia"/>
            <w:sz w:val="19"/>
            <w:szCs w:val="19"/>
          </w:rPr>
          <w:delText>development</w:delText>
        </w:r>
      </w:del>
      <w:ins w:id="394" w:author="James Gee" w:date="2016-07-18T16:09:00Z">
        <w:r w:rsidR="00E32060">
          <w:rPr>
            <w:rFonts w:ascii="Georgia" w:eastAsia="Georgia" w:hAnsi="Georgia" w:cs="Georgia"/>
            <w:sz w:val="19"/>
            <w:szCs w:val="19"/>
          </w:rPr>
          <w:t>the development of which</w:t>
        </w:r>
      </w:ins>
      <w:r>
        <w:rPr>
          <w:rFonts w:ascii="Georgia" w:eastAsia="Georgia" w:hAnsi="Georgia" w:cs="Georgia"/>
          <w:spacing w:val="29"/>
          <w:sz w:val="19"/>
          <w:szCs w:val="19"/>
        </w:rPr>
        <w:t xml:space="preserve"> </w:t>
      </w:r>
      <w:r>
        <w:rPr>
          <w:rFonts w:ascii="Georgia" w:eastAsia="Georgia" w:hAnsi="Georgia" w:cs="Georgia"/>
          <w:sz w:val="19"/>
          <w:szCs w:val="19"/>
        </w:rPr>
        <w:t>is</w:t>
      </w:r>
      <w:r>
        <w:rPr>
          <w:rFonts w:ascii="Georgia" w:eastAsia="Georgia" w:hAnsi="Georgia" w:cs="Georgia"/>
          <w:spacing w:val="10"/>
          <w:sz w:val="19"/>
          <w:szCs w:val="19"/>
        </w:rPr>
        <w:t xml:space="preserve"> </w:t>
      </w:r>
      <w:r>
        <w:rPr>
          <w:rFonts w:ascii="Georgia" w:eastAsia="Georgia" w:hAnsi="Georgia" w:cs="Georgia"/>
          <w:sz w:val="19"/>
          <w:szCs w:val="19"/>
        </w:rPr>
        <w:t>led</w:t>
      </w:r>
      <w:r>
        <w:rPr>
          <w:rFonts w:ascii="Georgia" w:eastAsia="Georgia" w:hAnsi="Georgia" w:cs="Georgia"/>
          <w:spacing w:val="12"/>
          <w:sz w:val="19"/>
          <w:szCs w:val="19"/>
        </w:rPr>
        <w:t xml:space="preserve"> </w:t>
      </w:r>
      <w:r>
        <w:rPr>
          <w:rFonts w:ascii="Georgia" w:eastAsia="Georgia" w:hAnsi="Georgia" w:cs="Georgia"/>
          <w:sz w:val="19"/>
          <w:szCs w:val="19"/>
        </w:rPr>
        <w:t>by</w:t>
      </w:r>
      <w:r>
        <w:rPr>
          <w:rFonts w:ascii="Georgia" w:eastAsia="Georgia" w:hAnsi="Georgia" w:cs="Georgia"/>
          <w:spacing w:val="11"/>
          <w:sz w:val="19"/>
          <w:szCs w:val="19"/>
        </w:rPr>
        <w:t xml:space="preserve"> </w:t>
      </w:r>
      <w:r>
        <w:rPr>
          <w:rFonts w:ascii="Georgia" w:eastAsia="Georgia" w:hAnsi="Georgia" w:cs="Georgia"/>
          <w:sz w:val="19"/>
          <w:szCs w:val="19"/>
        </w:rPr>
        <w:t>project</w:t>
      </w:r>
      <w:r>
        <w:rPr>
          <w:rFonts w:ascii="Georgia" w:eastAsia="Georgia" w:hAnsi="Georgia" w:cs="Georgia"/>
          <w:spacing w:val="19"/>
          <w:sz w:val="19"/>
          <w:szCs w:val="19"/>
        </w:rPr>
        <w:t xml:space="preserve"> </w:t>
      </w:r>
      <w:r>
        <w:rPr>
          <w:rFonts w:ascii="Georgia" w:eastAsia="Georgia" w:hAnsi="Georgia" w:cs="Georgia"/>
          <w:sz w:val="19"/>
          <w:szCs w:val="19"/>
        </w:rPr>
        <w:t>investigator</w:t>
      </w:r>
      <w:r>
        <w:rPr>
          <w:rFonts w:ascii="Georgia" w:eastAsia="Georgia" w:hAnsi="Georgia" w:cs="Georgia"/>
          <w:spacing w:val="27"/>
          <w:sz w:val="19"/>
          <w:szCs w:val="19"/>
        </w:rPr>
        <w:t xml:space="preserve"> </w:t>
      </w:r>
      <w:r>
        <w:rPr>
          <w:rFonts w:ascii="Georgia" w:eastAsia="Georgia" w:hAnsi="Georgia" w:cs="Georgia"/>
          <w:sz w:val="19"/>
          <w:szCs w:val="19"/>
        </w:rPr>
        <w:t>Paul</w:t>
      </w:r>
      <w:r>
        <w:rPr>
          <w:rFonts w:ascii="Georgia" w:eastAsia="Georgia" w:hAnsi="Georgia" w:cs="Georgia"/>
          <w:spacing w:val="14"/>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 xml:space="preserve">. </w:t>
      </w:r>
      <w:r>
        <w:rPr>
          <w:rFonts w:ascii="Georgia" w:eastAsia="Georgia" w:hAnsi="Georgia" w:cs="Georgia"/>
          <w:spacing w:val="9"/>
          <w:sz w:val="19"/>
          <w:szCs w:val="19"/>
        </w:rPr>
        <w:t xml:space="preserve"> </w:t>
      </w:r>
      <w:r>
        <w:rPr>
          <w:rFonts w:ascii="Georgia" w:eastAsia="Georgia" w:hAnsi="Georgia" w:cs="Georgia"/>
          <w:sz w:val="19"/>
          <w:szCs w:val="19"/>
        </w:rPr>
        <w:t>ITK-SNAP</w:t>
      </w:r>
      <w:r>
        <w:rPr>
          <w:rFonts w:ascii="Georgia" w:eastAsia="Georgia" w:hAnsi="Georgia" w:cs="Georgia"/>
          <w:spacing w:val="25"/>
          <w:sz w:val="19"/>
          <w:szCs w:val="19"/>
        </w:rPr>
        <w:t xml:space="preserve"> </w:t>
      </w:r>
      <w:r>
        <w:rPr>
          <w:rFonts w:ascii="Georgia" w:eastAsia="Georgia" w:hAnsi="Georgia" w:cs="Georgia"/>
          <w:sz w:val="19"/>
          <w:szCs w:val="19"/>
        </w:rPr>
        <w:t>provides</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11"/>
          <w:sz w:val="19"/>
          <w:szCs w:val="19"/>
        </w:rPr>
        <w:t xml:space="preserve"> </w:t>
      </w:r>
      <w:r>
        <w:rPr>
          <w:rFonts w:ascii="Georgia" w:eastAsia="Georgia" w:hAnsi="Georgia" w:cs="Georgia"/>
          <w:sz w:val="19"/>
          <w:szCs w:val="19"/>
        </w:rPr>
        <w:t>effective</w:t>
      </w:r>
      <w:r>
        <w:rPr>
          <w:rFonts w:ascii="Georgia" w:eastAsia="Georgia" w:hAnsi="Georgia" w:cs="Georgia"/>
          <w:spacing w:val="21"/>
          <w:sz w:val="19"/>
          <w:szCs w:val="19"/>
        </w:rPr>
        <w:t xml:space="preserve"> </w:t>
      </w:r>
      <w:r>
        <w:rPr>
          <w:rFonts w:ascii="Georgia" w:eastAsia="Georgia" w:hAnsi="Georgia" w:cs="Georgia"/>
          <w:sz w:val="19"/>
          <w:szCs w:val="19"/>
        </w:rPr>
        <w:t>combination</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semi-automatic</w:t>
      </w:r>
      <w:r>
        <w:rPr>
          <w:rFonts w:ascii="Georgia" w:eastAsia="Georgia" w:hAnsi="Georgia" w:cs="Georgia"/>
          <w:spacing w:val="35"/>
          <w:sz w:val="19"/>
          <w:szCs w:val="19"/>
        </w:rPr>
        <w:t xml:space="preserve"> </w:t>
      </w:r>
      <w:r>
        <w:rPr>
          <w:rFonts w:ascii="Georgia" w:eastAsia="Georgia" w:hAnsi="Georgia" w:cs="Georgia"/>
          <w:sz w:val="19"/>
          <w:szCs w:val="19"/>
        </w:rPr>
        <w:t>segmentation</w:t>
      </w:r>
      <w:r>
        <w:rPr>
          <w:rFonts w:ascii="Georgia" w:eastAsia="Georgia" w:hAnsi="Georgia" w:cs="Georgia"/>
          <w:spacing w:val="32"/>
          <w:sz w:val="19"/>
          <w:szCs w:val="19"/>
        </w:rPr>
        <w:t xml:space="preserve"> </w:t>
      </w:r>
      <w:r>
        <w:rPr>
          <w:rFonts w:ascii="Georgia" w:eastAsia="Georgia" w:hAnsi="Georgia" w:cs="Georgia"/>
          <w:sz w:val="19"/>
          <w:szCs w:val="19"/>
        </w:rPr>
        <w:t>functionality</w:t>
      </w:r>
      <w:r>
        <w:rPr>
          <w:rFonts w:ascii="Georgia" w:eastAsia="Georgia" w:hAnsi="Georgia" w:cs="Georgia"/>
          <w:spacing w:val="30"/>
          <w:sz w:val="19"/>
          <w:szCs w:val="19"/>
        </w:rPr>
        <w:t xml:space="preserve"> </w:t>
      </w:r>
      <w:r>
        <w:rPr>
          <w:rFonts w:ascii="Georgia" w:eastAsia="Georgia" w:hAnsi="Georgia" w:cs="Georgia"/>
          <w:sz w:val="19"/>
          <w:szCs w:val="19"/>
        </w:rPr>
        <w:t>based</w:t>
      </w:r>
      <w:r>
        <w:rPr>
          <w:rFonts w:ascii="Georgia" w:eastAsia="Georgia" w:hAnsi="Georgia" w:cs="Georgia"/>
          <w:spacing w:val="19"/>
          <w:sz w:val="19"/>
          <w:szCs w:val="19"/>
        </w:rPr>
        <w:t xml:space="preserve"> </w:t>
      </w:r>
      <w:r>
        <w:rPr>
          <w:rFonts w:ascii="Georgia" w:eastAsia="Georgia" w:hAnsi="Georgia" w:cs="Georgia"/>
          <w:sz w:val="19"/>
          <w:szCs w:val="19"/>
        </w:rPr>
        <w:t>on</w:t>
      </w:r>
      <w:r>
        <w:rPr>
          <w:rFonts w:ascii="Georgia" w:eastAsia="Georgia" w:hAnsi="Georgia" w:cs="Georgia"/>
          <w:spacing w:val="13"/>
          <w:sz w:val="19"/>
          <w:szCs w:val="19"/>
        </w:rPr>
        <w:t xml:space="preserve"> </w:t>
      </w:r>
      <w:r>
        <w:rPr>
          <w:rFonts w:ascii="Georgia" w:eastAsia="Georgia" w:hAnsi="Georgia" w:cs="Georgia"/>
          <w:sz w:val="19"/>
          <w:szCs w:val="19"/>
        </w:rPr>
        <w:t>active</w:t>
      </w:r>
      <w:r>
        <w:rPr>
          <w:rFonts w:ascii="Georgia" w:eastAsia="Georgia" w:hAnsi="Georgia" w:cs="Georgia"/>
          <w:spacing w:val="19"/>
          <w:sz w:val="19"/>
          <w:szCs w:val="19"/>
        </w:rPr>
        <w:t xml:space="preserve"> </w:t>
      </w:r>
      <w:r>
        <w:rPr>
          <w:rFonts w:ascii="Georgia" w:eastAsia="Georgia" w:hAnsi="Georgia" w:cs="Georgia"/>
          <w:sz w:val="19"/>
          <w:szCs w:val="19"/>
        </w:rPr>
        <w:t>contours</w:t>
      </w:r>
      <w:r>
        <w:rPr>
          <w:rFonts w:ascii="Georgia" w:eastAsia="Georgia" w:hAnsi="Georgia" w:cs="Georgia"/>
          <w:spacing w:val="24"/>
          <w:sz w:val="19"/>
          <w:szCs w:val="19"/>
        </w:rPr>
        <w:t xml:space="preserve"> </w:t>
      </w:r>
      <w:r>
        <w:rPr>
          <w:rFonts w:ascii="Georgia" w:eastAsia="Georgia" w:hAnsi="Georgia" w:cs="Georgia"/>
          <w:sz w:val="19"/>
          <w:szCs w:val="19"/>
        </w:rPr>
        <w:t>[86]</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manual</w:t>
      </w:r>
      <w:r>
        <w:rPr>
          <w:rFonts w:ascii="Georgia" w:eastAsia="Georgia" w:hAnsi="Georgia" w:cs="Georgia"/>
          <w:spacing w:val="22"/>
          <w:sz w:val="19"/>
          <w:szCs w:val="19"/>
        </w:rPr>
        <w:t xml:space="preserve"> </w:t>
      </w:r>
      <w:r>
        <w:rPr>
          <w:rFonts w:ascii="Georgia" w:eastAsia="Georgia" w:hAnsi="Georgia" w:cs="Georgia"/>
          <w:sz w:val="19"/>
          <w:szCs w:val="19"/>
        </w:rPr>
        <w:t>delineation</w:t>
      </w:r>
      <w:r>
        <w:rPr>
          <w:rFonts w:ascii="Georgia" w:eastAsia="Georgia" w:hAnsi="Georgia" w:cs="Georgia"/>
          <w:spacing w:val="28"/>
          <w:sz w:val="19"/>
          <w:szCs w:val="19"/>
        </w:rPr>
        <w:t xml:space="preserve"> </w:t>
      </w:r>
      <w:r>
        <w:rPr>
          <w:rFonts w:ascii="Georgia" w:eastAsia="Georgia" w:hAnsi="Georgia" w:cs="Georgia"/>
          <w:sz w:val="19"/>
          <w:szCs w:val="19"/>
        </w:rPr>
        <w:t>functionality,</w:t>
      </w:r>
      <w:r>
        <w:rPr>
          <w:rFonts w:ascii="Georgia" w:eastAsia="Georgia" w:hAnsi="Georgia" w:cs="Georgia"/>
          <w:spacing w:val="33"/>
          <w:sz w:val="19"/>
          <w:szCs w:val="19"/>
        </w:rPr>
        <w:t xml:space="preserve"> </w:t>
      </w:r>
      <w:r>
        <w:rPr>
          <w:rFonts w:ascii="Georgia" w:eastAsia="Georgia" w:hAnsi="Georgia" w:cs="Georgia"/>
          <w:sz w:val="19"/>
          <w:szCs w:val="19"/>
        </w:rPr>
        <w:t>put</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together </w:t>
      </w:r>
      <w:r>
        <w:rPr>
          <w:rFonts w:ascii="Georgia" w:eastAsia="Georgia" w:hAnsi="Georgia" w:cs="Georgia"/>
          <w:sz w:val="19"/>
          <w:szCs w:val="19"/>
        </w:rPr>
        <w:t>into</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r>
        <w:rPr>
          <w:rFonts w:ascii="Georgia" w:eastAsia="Georgia" w:hAnsi="Georgia" w:cs="Georgia"/>
          <w:sz w:val="19"/>
          <w:szCs w:val="19"/>
        </w:rPr>
        <w:t>compact</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easy-to-learn</w:t>
      </w:r>
      <w:r>
        <w:rPr>
          <w:rFonts w:ascii="Georgia" w:eastAsia="Georgia" w:hAnsi="Georgia" w:cs="Georgia"/>
          <w:spacing w:val="24"/>
          <w:sz w:val="19"/>
          <w:szCs w:val="19"/>
        </w:rPr>
        <w:t xml:space="preserve"> </w:t>
      </w:r>
      <w:r>
        <w:rPr>
          <w:rFonts w:ascii="Georgia" w:eastAsia="Georgia" w:hAnsi="Georgia" w:cs="Georgia"/>
          <w:sz w:val="19"/>
          <w:szCs w:val="19"/>
        </w:rPr>
        <w:t>GUI,</w:t>
      </w:r>
      <w:r>
        <w:rPr>
          <w:rFonts w:ascii="Georgia" w:eastAsia="Georgia" w:hAnsi="Georgia" w:cs="Georgia"/>
          <w:spacing w:val="10"/>
          <w:sz w:val="19"/>
          <w:szCs w:val="19"/>
        </w:rPr>
        <w:t xml:space="preserve"> </w:t>
      </w:r>
      <w:r>
        <w:rPr>
          <w:rFonts w:ascii="Georgia" w:eastAsia="Georgia" w:hAnsi="Georgia" w:cs="Georgia"/>
          <w:sz w:val="19"/>
          <w:szCs w:val="19"/>
        </w:rPr>
        <w:t>that</w:t>
      </w:r>
      <w:r>
        <w:rPr>
          <w:rFonts w:ascii="Georgia" w:eastAsia="Georgia" w:hAnsi="Georgia" w:cs="Georgia"/>
          <w:spacing w:val="8"/>
          <w:sz w:val="19"/>
          <w:szCs w:val="19"/>
        </w:rPr>
        <w:t xml:space="preserve"> </w:t>
      </w:r>
      <w:r>
        <w:rPr>
          <w:rFonts w:ascii="Georgia" w:eastAsia="Georgia" w:hAnsi="Georgia" w:cs="Georgia"/>
          <w:sz w:val="19"/>
          <w:szCs w:val="19"/>
        </w:rPr>
        <w:t>perfectly</w:t>
      </w:r>
      <w:r>
        <w:rPr>
          <w:rFonts w:ascii="Georgia" w:eastAsia="Georgia" w:hAnsi="Georgia" w:cs="Georgia"/>
          <w:spacing w:val="17"/>
          <w:sz w:val="19"/>
          <w:szCs w:val="19"/>
        </w:rPr>
        <w:t xml:space="preserve"> </w:t>
      </w:r>
      <w:r>
        <w:rPr>
          <w:rFonts w:ascii="Georgia" w:eastAsia="Georgia" w:hAnsi="Georgia" w:cs="Georgia"/>
          <w:sz w:val="19"/>
          <w:szCs w:val="19"/>
        </w:rPr>
        <w:t>complements</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automated</w:t>
      </w:r>
      <w:r>
        <w:rPr>
          <w:rFonts w:ascii="Georgia" w:eastAsia="Georgia" w:hAnsi="Georgia" w:cs="Georgia"/>
          <w:spacing w:val="19"/>
          <w:sz w:val="19"/>
          <w:szCs w:val="19"/>
        </w:rPr>
        <w:t xml:space="preserve"> </w:t>
      </w:r>
      <w:r>
        <w:rPr>
          <w:rFonts w:ascii="Georgia" w:eastAsia="Georgia" w:hAnsi="Georgia" w:cs="Georgia"/>
          <w:sz w:val="19"/>
          <w:szCs w:val="19"/>
        </w:rPr>
        <w:t>segmentation</w:t>
      </w:r>
      <w:r>
        <w:rPr>
          <w:rFonts w:ascii="Georgia" w:eastAsia="Georgia" w:hAnsi="Georgia" w:cs="Georgia"/>
          <w:spacing w:val="25"/>
          <w:sz w:val="19"/>
          <w:szCs w:val="19"/>
        </w:rPr>
        <w:t xml:space="preserve"> </w:t>
      </w:r>
      <w:r>
        <w:rPr>
          <w:rFonts w:ascii="Georgia" w:eastAsia="Georgia" w:hAnsi="Georgia" w:cs="Georgia"/>
          <w:sz w:val="19"/>
          <w:szCs w:val="19"/>
        </w:rPr>
        <w:t>functionality</w:t>
      </w:r>
      <w:r>
        <w:rPr>
          <w:rFonts w:ascii="Georgia" w:eastAsia="Georgia" w:hAnsi="Georgia" w:cs="Georgia"/>
          <w:spacing w:val="23"/>
          <w:sz w:val="19"/>
          <w:szCs w:val="19"/>
        </w:rPr>
        <w:t xml:space="preserve"> </w:t>
      </w:r>
      <w:r>
        <w:rPr>
          <w:rFonts w:ascii="Georgia" w:eastAsia="Georgia" w:hAnsi="Georgia" w:cs="Georgia"/>
          <w:sz w:val="19"/>
          <w:szCs w:val="19"/>
        </w:rPr>
        <w:t>proposed</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w w:val="102"/>
          <w:sz w:val="19"/>
          <w:szCs w:val="19"/>
        </w:rPr>
        <w:t xml:space="preserve">de- </w:t>
      </w:r>
      <w:proofErr w:type="spellStart"/>
      <w:r>
        <w:rPr>
          <w:rFonts w:ascii="Georgia" w:eastAsia="Georgia" w:hAnsi="Georgia" w:cs="Georgia"/>
          <w:sz w:val="19"/>
          <w:szCs w:val="19"/>
        </w:rPr>
        <w:t>velopment</w:t>
      </w:r>
      <w:proofErr w:type="spellEnd"/>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this</w:t>
      </w:r>
      <w:r>
        <w:rPr>
          <w:rFonts w:ascii="Georgia" w:eastAsia="Georgia" w:hAnsi="Georgia" w:cs="Georgia"/>
          <w:spacing w:val="15"/>
          <w:sz w:val="19"/>
          <w:szCs w:val="19"/>
        </w:rPr>
        <w:t xml:space="preserve"> </w:t>
      </w:r>
      <w:r>
        <w:rPr>
          <w:rFonts w:ascii="Georgia" w:eastAsia="Georgia" w:hAnsi="Georgia" w:cs="Georgia"/>
          <w:sz w:val="19"/>
          <w:szCs w:val="19"/>
        </w:rPr>
        <w:t xml:space="preserve">project. </w:t>
      </w:r>
      <w:r>
        <w:rPr>
          <w:rFonts w:ascii="Georgia" w:eastAsia="Georgia" w:hAnsi="Georgia" w:cs="Georgia"/>
          <w:spacing w:val="9"/>
          <w:sz w:val="19"/>
          <w:szCs w:val="19"/>
        </w:rPr>
        <w:t xml:space="preserve"> </w:t>
      </w:r>
      <w:r>
        <w:rPr>
          <w:rFonts w:ascii="Georgia" w:eastAsia="Georgia" w:hAnsi="Georgia" w:cs="Georgia"/>
          <w:sz w:val="19"/>
          <w:szCs w:val="19"/>
        </w:rPr>
        <w:t>ITK-SNAP</w:t>
      </w:r>
      <w:r>
        <w:rPr>
          <w:rFonts w:ascii="Georgia" w:eastAsia="Georgia" w:hAnsi="Georgia" w:cs="Georgia"/>
          <w:spacing w:val="27"/>
          <w:sz w:val="19"/>
          <w:szCs w:val="19"/>
        </w:rPr>
        <w:t xml:space="preserve"> </w:t>
      </w:r>
      <w:r>
        <w:rPr>
          <w:rFonts w:ascii="Georgia" w:eastAsia="Georgia" w:hAnsi="Georgia" w:cs="Georgia"/>
          <w:sz w:val="19"/>
          <w:szCs w:val="19"/>
        </w:rPr>
        <w:t>design</w:t>
      </w:r>
      <w:r>
        <w:rPr>
          <w:rFonts w:ascii="Georgia" w:eastAsia="Georgia" w:hAnsi="Georgia" w:cs="Georgia"/>
          <w:spacing w:val="20"/>
          <w:sz w:val="19"/>
          <w:szCs w:val="19"/>
        </w:rPr>
        <w:t xml:space="preserve"> </w:t>
      </w:r>
      <w:r>
        <w:rPr>
          <w:rFonts w:ascii="Georgia" w:eastAsia="Georgia" w:hAnsi="Georgia" w:cs="Georgia"/>
          <w:sz w:val="19"/>
          <w:szCs w:val="19"/>
        </w:rPr>
        <w:t>emphasizes</w:t>
      </w:r>
      <w:r>
        <w:rPr>
          <w:rFonts w:ascii="Georgia" w:eastAsia="Georgia" w:hAnsi="Georgia" w:cs="Georgia"/>
          <w:spacing w:val="28"/>
          <w:sz w:val="19"/>
          <w:szCs w:val="19"/>
        </w:rPr>
        <w:t xml:space="preserve"> </w:t>
      </w:r>
      <w:r>
        <w:rPr>
          <w:rFonts w:ascii="Georgia" w:eastAsia="Georgia" w:hAnsi="Georgia" w:cs="Georgia"/>
          <w:sz w:val="19"/>
          <w:szCs w:val="19"/>
        </w:rPr>
        <w:t>interaction</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ease</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use,</w:t>
      </w:r>
      <w:r>
        <w:rPr>
          <w:rFonts w:ascii="Georgia" w:eastAsia="Georgia" w:hAnsi="Georgia" w:cs="Georgia"/>
          <w:spacing w:val="18"/>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bulk</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development</w:t>
      </w:r>
      <w:r>
        <w:rPr>
          <w:rFonts w:ascii="Georgia" w:eastAsia="Georgia" w:hAnsi="Georgia" w:cs="Georgia"/>
          <w:spacing w:val="31"/>
          <w:sz w:val="19"/>
          <w:szCs w:val="19"/>
        </w:rPr>
        <w:t xml:space="preserve"> </w:t>
      </w:r>
      <w:r>
        <w:rPr>
          <w:rFonts w:ascii="Georgia" w:eastAsia="Georgia" w:hAnsi="Georgia" w:cs="Georgia"/>
          <w:w w:val="102"/>
          <w:sz w:val="19"/>
          <w:szCs w:val="19"/>
        </w:rPr>
        <w:t xml:space="preserve">effort </w:t>
      </w:r>
      <w:r>
        <w:rPr>
          <w:rFonts w:ascii="Georgia" w:eastAsia="Georgia" w:hAnsi="Georgia" w:cs="Georgia"/>
          <w:sz w:val="19"/>
          <w:szCs w:val="19"/>
        </w:rPr>
        <w:t>dedicated</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user</w:t>
      </w:r>
      <w:r>
        <w:rPr>
          <w:rFonts w:ascii="Georgia" w:eastAsia="Georgia" w:hAnsi="Georgia" w:cs="Georgia"/>
          <w:spacing w:val="18"/>
          <w:sz w:val="19"/>
          <w:szCs w:val="19"/>
        </w:rPr>
        <w:t xml:space="preserve"> </w:t>
      </w:r>
      <w:r>
        <w:rPr>
          <w:rFonts w:ascii="Georgia" w:eastAsia="Georgia" w:hAnsi="Georgia" w:cs="Georgia"/>
          <w:sz w:val="19"/>
          <w:szCs w:val="19"/>
        </w:rPr>
        <w:t xml:space="preserve">interface. </w:t>
      </w:r>
      <w:r>
        <w:rPr>
          <w:rFonts w:ascii="Georgia" w:eastAsia="Georgia" w:hAnsi="Georgia" w:cs="Georgia"/>
          <w:spacing w:val="17"/>
          <w:sz w:val="19"/>
          <w:szCs w:val="19"/>
        </w:rPr>
        <w:t xml:space="preserve"> </w:t>
      </w:r>
      <w:r>
        <w:rPr>
          <w:rFonts w:ascii="Georgia" w:eastAsia="Georgia" w:hAnsi="Georgia" w:cs="Georgia"/>
          <w:sz w:val="19"/>
          <w:szCs w:val="19"/>
        </w:rPr>
        <w:t>ITK-</w:t>
      </w:r>
      <w:r>
        <w:rPr>
          <w:rFonts w:ascii="Georgia" w:eastAsia="Georgia" w:hAnsi="Georgia" w:cs="Georgia"/>
          <w:spacing w:val="19"/>
          <w:sz w:val="19"/>
          <w:szCs w:val="19"/>
        </w:rPr>
        <w:t xml:space="preserve"> </w:t>
      </w:r>
      <w:r>
        <w:rPr>
          <w:rFonts w:ascii="Georgia" w:eastAsia="Georgia" w:hAnsi="Georgia" w:cs="Georgia"/>
          <w:sz w:val="19"/>
          <w:szCs w:val="19"/>
        </w:rPr>
        <w:t>SNAP</w:t>
      </w:r>
      <w:r>
        <w:rPr>
          <w:rFonts w:ascii="Georgia" w:eastAsia="Georgia" w:hAnsi="Georgia" w:cs="Georgia"/>
          <w:spacing w:val="21"/>
          <w:sz w:val="19"/>
          <w:szCs w:val="19"/>
        </w:rPr>
        <w:t xml:space="preserve"> </w:t>
      </w:r>
      <w:r>
        <w:rPr>
          <w:rFonts w:ascii="Georgia" w:eastAsia="Georgia" w:hAnsi="Georgia" w:cs="Georgia"/>
          <w:sz w:val="19"/>
          <w:szCs w:val="19"/>
        </w:rPr>
        <w:t>has</w:t>
      </w:r>
      <w:r>
        <w:rPr>
          <w:rFonts w:ascii="Georgia" w:eastAsia="Georgia" w:hAnsi="Georgia" w:cs="Georgia"/>
          <w:spacing w:val="17"/>
          <w:sz w:val="19"/>
          <w:szCs w:val="19"/>
        </w:rPr>
        <w:t xml:space="preserve"> </w:t>
      </w:r>
      <w:r>
        <w:rPr>
          <w:rFonts w:ascii="Georgia" w:eastAsia="Georgia" w:hAnsi="Georgia" w:cs="Georgia"/>
          <w:sz w:val="19"/>
          <w:szCs w:val="19"/>
        </w:rPr>
        <w:t>thousands</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users</w:t>
      </w:r>
      <w:r>
        <w:rPr>
          <w:rFonts w:ascii="Georgia" w:eastAsia="Georgia" w:hAnsi="Georgia" w:cs="Georgia"/>
          <w:spacing w:val="20"/>
          <w:sz w:val="19"/>
          <w:szCs w:val="19"/>
        </w:rPr>
        <w:t xml:space="preserve"> </w:t>
      </w:r>
      <w:r>
        <w:rPr>
          <w:rFonts w:ascii="Georgia" w:eastAsia="Georgia" w:hAnsi="Georgia" w:cs="Georgia"/>
          <w:sz w:val="19"/>
          <w:szCs w:val="19"/>
        </w:rPr>
        <w:t>(there</w:t>
      </w:r>
      <w:r>
        <w:rPr>
          <w:rFonts w:ascii="Georgia" w:eastAsia="Georgia" w:hAnsi="Georgia" w:cs="Georgia"/>
          <w:spacing w:val="21"/>
          <w:sz w:val="19"/>
          <w:szCs w:val="19"/>
        </w:rPr>
        <w:t xml:space="preserve"> </w:t>
      </w:r>
      <w:r>
        <w:rPr>
          <w:rFonts w:ascii="Georgia" w:eastAsia="Georgia" w:hAnsi="Georgia" w:cs="Georgia"/>
          <w:sz w:val="19"/>
          <w:szCs w:val="19"/>
        </w:rPr>
        <w:t>have</w:t>
      </w:r>
      <w:r>
        <w:rPr>
          <w:rFonts w:ascii="Georgia" w:eastAsia="Georgia" w:hAnsi="Georgia" w:cs="Georgia"/>
          <w:spacing w:val="19"/>
          <w:sz w:val="19"/>
          <w:szCs w:val="19"/>
        </w:rPr>
        <w:t xml:space="preserve"> </w:t>
      </w:r>
      <w:r>
        <w:rPr>
          <w:rFonts w:ascii="Georgia" w:eastAsia="Georgia" w:hAnsi="Georgia" w:cs="Georgia"/>
          <w:sz w:val="19"/>
          <w:szCs w:val="19"/>
        </w:rPr>
        <w:t>been</w:t>
      </w:r>
      <w:r>
        <w:rPr>
          <w:rFonts w:ascii="Georgia" w:eastAsia="Georgia" w:hAnsi="Georgia" w:cs="Georgia"/>
          <w:spacing w:val="19"/>
          <w:sz w:val="19"/>
          <w:szCs w:val="19"/>
        </w:rPr>
        <w:t xml:space="preserve"> </w:t>
      </w:r>
      <w:r>
        <w:rPr>
          <w:rFonts w:ascii="Georgia" w:eastAsia="Georgia" w:hAnsi="Georgia" w:cs="Georgia"/>
          <w:sz w:val="19"/>
          <w:szCs w:val="19"/>
        </w:rPr>
        <w:t>over</w:t>
      </w:r>
      <w:r>
        <w:rPr>
          <w:rFonts w:ascii="Georgia" w:eastAsia="Georgia" w:hAnsi="Georgia" w:cs="Georgia"/>
          <w:spacing w:val="18"/>
          <w:sz w:val="19"/>
          <w:szCs w:val="19"/>
        </w:rPr>
        <w:t xml:space="preserve"> </w:t>
      </w:r>
      <w:r>
        <w:rPr>
          <w:rFonts w:ascii="Georgia" w:eastAsia="Georgia" w:hAnsi="Georgia" w:cs="Georgia"/>
          <w:sz w:val="19"/>
          <w:szCs w:val="19"/>
        </w:rPr>
        <w:t>2000</w:t>
      </w:r>
      <w:r>
        <w:rPr>
          <w:rFonts w:ascii="Georgia" w:eastAsia="Georgia" w:hAnsi="Georgia" w:cs="Georgia"/>
          <w:spacing w:val="20"/>
          <w:sz w:val="19"/>
          <w:szCs w:val="19"/>
        </w:rPr>
        <w:t xml:space="preserve"> </w:t>
      </w:r>
      <w:r>
        <w:rPr>
          <w:rFonts w:ascii="Georgia" w:eastAsia="Georgia" w:hAnsi="Georgia" w:cs="Georgia"/>
          <w:sz w:val="19"/>
          <w:szCs w:val="19"/>
        </w:rPr>
        <w:t>downloads</w:t>
      </w:r>
      <w:r>
        <w:rPr>
          <w:rFonts w:ascii="Georgia" w:eastAsia="Georgia" w:hAnsi="Georgia" w:cs="Georgia"/>
          <w:spacing w:val="29"/>
          <w:sz w:val="19"/>
          <w:szCs w:val="19"/>
        </w:rPr>
        <w:t xml:space="preserve"> </w:t>
      </w:r>
      <w:r>
        <w:rPr>
          <w:rFonts w:ascii="Georgia" w:eastAsia="Georgia" w:hAnsi="Georgia" w:cs="Georgia"/>
          <w:sz w:val="19"/>
          <w:szCs w:val="19"/>
        </w:rPr>
        <w:t>per</w:t>
      </w:r>
      <w:r>
        <w:rPr>
          <w:rFonts w:ascii="Georgia" w:eastAsia="Georgia" w:hAnsi="Georgia" w:cs="Georgia"/>
          <w:spacing w:val="17"/>
          <w:sz w:val="19"/>
          <w:szCs w:val="19"/>
        </w:rPr>
        <w:t xml:space="preserve"> </w:t>
      </w:r>
      <w:r>
        <w:rPr>
          <w:rFonts w:ascii="Georgia" w:eastAsia="Georgia" w:hAnsi="Georgia" w:cs="Georgia"/>
          <w:sz w:val="19"/>
          <w:szCs w:val="19"/>
        </w:rPr>
        <w:t>month</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last</w:t>
      </w:r>
      <w:r>
        <w:rPr>
          <w:rFonts w:ascii="Georgia" w:eastAsia="Georgia" w:hAnsi="Georgia" w:cs="Georgia"/>
          <w:spacing w:val="18"/>
          <w:sz w:val="19"/>
          <w:szCs w:val="19"/>
        </w:rPr>
        <w:t xml:space="preserve"> </w:t>
      </w:r>
      <w:r>
        <w:rPr>
          <w:rFonts w:ascii="Georgia" w:eastAsia="Georgia" w:hAnsi="Georgia" w:cs="Georgia"/>
          <w:sz w:val="19"/>
          <w:szCs w:val="19"/>
        </w:rPr>
        <w:t>year),</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our</w:t>
      </w:r>
      <w:r>
        <w:rPr>
          <w:rFonts w:ascii="Georgia" w:eastAsia="Georgia" w:hAnsi="Georgia" w:cs="Georgia"/>
          <w:spacing w:val="18"/>
          <w:sz w:val="19"/>
          <w:szCs w:val="19"/>
        </w:rPr>
        <w:t xml:space="preserve"> </w:t>
      </w:r>
      <w:r>
        <w:rPr>
          <w:rFonts w:ascii="Georgia" w:eastAsia="Georgia" w:hAnsi="Georgia" w:cs="Georgia"/>
          <w:sz w:val="19"/>
          <w:szCs w:val="19"/>
        </w:rPr>
        <w:t>2006</w:t>
      </w:r>
      <w:r>
        <w:rPr>
          <w:rFonts w:ascii="Georgia" w:eastAsia="Georgia" w:hAnsi="Georgia" w:cs="Georgia"/>
          <w:spacing w:val="21"/>
          <w:sz w:val="19"/>
          <w:szCs w:val="19"/>
        </w:rPr>
        <w:t xml:space="preserve"> </w:t>
      </w:r>
      <w:r>
        <w:rPr>
          <w:rFonts w:ascii="Georgia" w:eastAsia="Georgia" w:hAnsi="Georgia" w:cs="Georgia"/>
          <w:sz w:val="19"/>
          <w:szCs w:val="19"/>
        </w:rPr>
        <w:t>paper</w:t>
      </w:r>
      <w:r>
        <w:rPr>
          <w:rFonts w:ascii="Georgia" w:eastAsia="Georgia" w:hAnsi="Georgia" w:cs="Georgia"/>
          <w:spacing w:val="22"/>
          <w:sz w:val="19"/>
          <w:szCs w:val="19"/>
        </w:rPr>
        <w:t xml:space="preserve"> </w:t>
      </w:r>
      <w:r>
        <w:rPr>
          <w:rFonts w:ascii="Georgia" w:eastAsia="Georgia" w:hAnsi="Georgia" w:cs="Georgia"/>
          <w:sz w:val="19"/>
          <w:szCs w:val="19"/>
        </w:rPr>
        <w:t>on</w:t>
      </w:r>
      <w:r>
        <w:rPr>
          <w:rFonts w:ascii="Georgia" w:eastAsia="Georgia" w:hAnsi="Georgia" w:cs="Georgia"/>
          <w:spacing w:val="16"/>
          <w:sz w:val="19"/>
          <w:szCs w:val="19"/>
        </w:rPr>
        <w:t xml:space="preserve"> </w:t>
      </w:r>
      <w:r>
        <w:rPr>
          <w:rFonts w:ascii="Georgia" w:eastAsia="Georgia" w:hAnsi="Georgia" w:cs="Georgia"/>
          <w:sz w:val="19"/>
          <w:szCs w:val="19"/>
        </w:rPr>
        <w:t>ITK-SNAP</w:t>
      </w:r>
      <w:r>
        <w:rPr>
          <w:rFonts w:ascii="Georgia" w:eastAsia="Georgia" w:hAnsi="Georgia" w:cs="Georgia"/>
          <w:spacing w:val="30"/>
          <w:sz w:val="19"/>
          <w:szCs w:val="19"/>
        </w:rPr>
        <w:t xml:space="preserve"> </w:t>
      </w:r>
      <w:r>
        <w:rPr>
          <w:rFonts w:ascii="Georgia" w:eastAsia="Georgia" w:hAnsi="Georgia" w:cs="Georgia"/>
          <w:sz w:val="19"/>
          <w:szCs w:val="19"/>
        </w:rPr>
        <w:t>[85]</w:t>
      </w:r>
      <w:r>
        <w:rPr>
          <w:rFonts w:ascii="Georgia" w:eastAsia="Georgia" w:hAnsi="Georgia" w:cs="Georgia"/>
          <w:spacing w:val="19"/>
          <w:sz w:val="19"/>
          <w:szCs w:val="19"/>
        </w:rPr>
        <w:t xml:space="preserve"> </w:t>
      </w:r>
      <w:r>
        <w:rPr>
          <w:rFonts w:ascii="Georgia" w:eastAsia="Georgia" w:hAnsi="Georgia" w:cs="Georgia"/>
          <w:sz w:val="19"/>
          <w:szCs w:val="19"/>
        </w:rPr>
        <w:t>has</w:t>
      </w:r>
      <w:r>
        <w:rPr>
          <w:rFonts w:ascii="Georgia" w:eastAsia="Georgia" w:hAnsi="Georgia" w:cs="Georgia"/>
          <w:spacing w:val="18"/>
          <w:sz w:val="19"/>
          <w:szCs w:val="19"/>
        </w:rPr>
        <w:t xml:space="preserve"> </w:t>
      </w:r>
      <w:r>
        <w:rPr>
          <w:rFonts w:ascii="Georgia" w:eastAsia="Georgia" w:hAnsi="Georgia" w:cs="Georgia"/>
          <w:sz w:val="19"/>
          <w:szCs w:val="19"/>
        </w:rPr>
        <w:t>been</w:t>
      </w:r>
      <w:r>
        <w:rPr>
          <w:rFonts w:ascii="Georgia" w:eastAsia="Georgia" w:hAnsi="Georgia" w:cs="Georgia"/>
          <w:spacing w:val="20"/>
          <w:sz w:val="19"/>
          <w:szCs w:val="19"/>
        </w:rPr>
        <w:t xml:space="preserve"> </w:t>
      </w:r>
      <w:r>
        <w:rPr>
          <w:rFonts w:ascii="Georgia" w:eastAsia="Georgia" w:hAnsi="Georgia" w:cs="Georgia"/>
          <w:sz w:val="19"/>
          <w:szCs w:val="19"/>
        </w:rPr>
        <w:t>cited</w:t>
      </w:r>
      <w:r>
        <w:rPr>
          <w:rFonts w:ascii="Georgia" w:eastAsia="Georgia" w:hAnsi="Georgia" w:cs="Georgia"/>
          <w:spacing w:val="20"/>
          <w:sz w:val="19"/>
          <w:szCs w:val="19"/>
        </w:rPr>
        <w:t xml:space="preserve"> </w:t>
      </w:r>
      <w:r>
        <w:rPr>
          <w:rFonts w:ascii="Georgia" w:eastAsia="Georgia" w:hAnsi="Georgia" w:cs="Georgia"/>
          <w:sz w:val="19"/>
          <w:szCs w:val="19"/>
        </w:rPr>
        <w:t>over</w:t>
      </w:r>
      <w:r>
        <w:rPr>
          <w:rFonts w:ascii="Georgia" w:eastAsia="Georgia" w:hAnsi="Georgia" w:cs="Georgia"/>
          <w:spacing w:val="19"/>
          <w:sz w:val="19"/>
          <w:szCs w:val="19"/>
        </w:rPr>
        <w:t xml:space="preserve"> </w:t>
      </w:r>
      <w:r>
        <w:rPr>
          <w:rFonts w:ascii="Georgia" w:eastAsia="Georgia" w:hAnsi="Georgia" w:cs="Georgia"/>
          <w:sz w:val="19"/>
          <w:szCs w:val="19"/>
        </w:rPr>
        <w:t>1400</w:t>
      </w:r>
      <w:r>
        <w:rPr>
          <w:rFonts w:ascii="Georgia" w:eastAsia="Georgia" w:hAnsi="Georgia" w:cs="Georgia"/>
          <w:spacing w:val="20"/>
          <w:sz w:val="19"/>
          <w:szCs w:val="19"/>
        </w:rPr>
        <w:t xml:space="preserve"> </w:t>
      </w:r>
      <w:r>
        <w:rPr>
          <w:rFonts w:ascii="Georgia" w:eastAsia="Georgia" w:hAnsi="Georgia" w:cs="Georgia"/>
          <w:sz w:val="19"/>
          <w:szCs w:val="19"/>
        </w:rPr>
        <w:t>times</w:t>
      </w:r>
      <w:r>
        <w:rPr>
          <w:rFonts w:ascii="Georgia" w:eastAsia="Georgia" w:hAnsi="Georgia" w:cs="Georgia"/>
          <w:spacing w:val="21"/>
          <w:sz w:val="19"/>
          <w:szCs w:val="19"/>
        </w:rPr>
        <w:t xml:space="preserve"> </w:t>
      </w:r>
      <w:r>
        <w:rPr>
          <w:rFonts w:ascii="Georgia" w:eastAsia="Georgia" w:hAnsi="Georgia" w:cs="Georgia"/>
          <w:sz w:val="19"/>
          <w:szCs w:val="19"/>
        </w:rPr>
        <w:t>(Google</w:t>
      </w:r>
      <w:r>
        <w:rPr>
          <w:rFonts w:ascii="Georgia" w:eastAsia="Georgia" w:hAnsi="Georgia" w:cs="Georgia"/>
          <w:spacing w:val="25"/>
          <w:sz w:val="19"/>
          <w:szCs w:val="19"/>
        </w:rPr>
        <w:t xml:space="preserve"> </w:t>
      </w:r>
      <w:r>
        <w:rPr>
          <w:rFonts w:ascii="Georgia" w:eastAsia="Georgia" w:hAnsi="Georgia" w:cs="Georgia"/>
          <w:sz w:val="19"/>
          <w:szCs w:val="19"/>
        </w:rPr>
        <w:t>Scholar)</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context</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various </w:t>
      </w:r>
      <w:r>
        <w:rPr>
          <w:rFonts w:ascii="Georgia" w:eastAsia="Georgia" w:hAnsi="Georgia" w:cs="Georgia"/>
          <w:sz w:val="19"/>
          <w:szCs w:val="19"/>
        </w:rPr>
        <w:t>biomedical</w:t>
      </w:r>
      <w:r>
        <w:rPr>
          <w:rFonts w:ascii="Georgia" w:eastAsia="Georgia" w:hAnsi="Georgia" w:cs="Georgia"/>
          <w:spacing w:val="22"/>
          <w:sz w:val="19"/>
          <w:szCs w:val="19"/>
        </w:rPr>
        <w:t xml:space="preserve"> </w:t>
      </w:r>
      <w:r>
        <w:rPr>
          <w:rFonts w:ascii="Georgia" w:eastAsia="Georgia" w:hAnsi="Georgia" w:cs="Georgia"/>
          <w:sz w:val="19"/>
          <w:szCs w:val="19"/>
        </w:rPr>
        <w:t>domains.</w:t>
      </w:r>
      <w:r>
        <w:rPr>
          <w:rFonts w:ascii="Georgia" w:eastAsia="Georgia" w:hAnsi="Georgia" w:cs="Georgia"/>
          <w:spacing w:val="39"/>
          <w:sz w:val="19"/>
          <w:szCs w:val="19"/>
        </w:rPr>
        <w:t xml:space="preserve"> </w:t>
      </w:r>
      <w:r>
        <w:rPr>
          <w:rFonts w:ascii="Georgia" w:eastAsia="Georgia" w:hAnsi="Georgia" w:cs="Georgia"/>
          <w:sz w:val="19"/>
          <w:szCs w:val="19"/>
        </w:rPr>
        <w:t>ITK-SNAP</w:t>
      </w:r>
      <w:r>
        <w:rPr>
          <w:rFonts w:ascii="Georgia" w:eastAsia="Georgia" w:hAnsi="Georgia" w:cs="Georgia"/>
          <w:spacing w:val="22"/>
          <w:sz w:val="19"/>
          <w:szCs w:val="19"/>
        </w:rPr>
        <w:t xml:space="preserve"> </w:t>
      </w:r>
      <w:r>
        <w:rPr>
          <w:rFonts w:ascii="Georgia" w:eastAsia="Georgia" w:hAnsi="Georgia" w:cs="Georgia"/>
          <w:sz w:val="19"/>
          <w:szCs w:val="19"/>
        </w:rPr>
        <w:t>will</w:t>
      </w:r>
      <w:r>
        <w:rPr>
          <w:rFonts w:ascii="Georgia" w:eastAsia="Georgia" w:hAnsi="Georgia" w:cs="Georgia"/>
          <w:spacing w:val="10"/>
          <w:sz w:val="19"/>
          <w:szCs w:val="19"/>
        </w:rPr>
        <w:t xml:space="preserve"> </w:t>
      </w:r>
      <w:r>
        <w:rPr>
          <w:rFonts w:ascii="Georgia" w:eastAsia="Georgia" w:hAnsi="Georgia" w:cs="Georgia"/>
          <w:sz w:val="19"/>
          <w:szCs w:val="19"/>
        </w:rPr>
        <w:t>also</w:t>
      </w:r>
      <w:r>
        <w:rPr>
          <w:rFonts w:ascii="Georgia" w:eastAsia="Georgia" w:hAnsi="Georgia" w:cs="Georgia"/>
          <w:spacing w:val="11"/>
          <w:sz w:val="19"/>
          <w:szCs w:val="19"/>
        </w:rPr>
        <w:t xml:space="preserve"> </w:t>
      </w:r>
      <w:r>
        <w:rPr>
          <w:rFonts w:ascii="Georgia" w:eastAsia="Georgia" w:hAnsi="Georgia" w:cs="Georgia"/>
          <w:sz w:val="19"/>
          <w:szCs w:val="19"/>
        </w:rPr>
        <w:t>be</w:t>
      </w:r>
      <w:r>
        <w:rPr>
          <w:rFonts w:ascii="Georgia" w:eastAsia="Georgia" w:hAnsi="Georgia" w:cs="Georgia"/>
          <w:spacing w:val="8"/>
          <w:sz w:val="19"/>
          <w:szCs w:val="19"/>
        </w:rPr>
        <w:t xml:space="preserve"> </w:t>
      </w:r>
      <w:r>
        <w:rPr>
          <w:rFonts w:ascii="Georgia" w:eastAsia="Georgia" w:hAnsi="Georgia" w:cs="Georgia"/>
          <w:sz w:val="19"/>
          <w:szCs w:val="19"/>
        </w:rPr>
        <w:t>used</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sz w:val="19"/>
          <w:szCs w:val="19"/>
        </w:rPr>
        <w:t>this</w:t>
      </w:r>
      <w:r>
        <w:rPr>
          <w:rFonts w:ascii="Georgia" w:eastAsia="Georgia" w:hAnsi="Georgia" w:cs="Georgia"/>
          <w:spacing w:val="10"/>
          <w:sz w:val="19"/>
          <w:szCs w:val="19"/>
        </w:rPr>
        <w:t xml:space="preserve"> </w:t>
      </w:r>
      <w:r>
        <w:rPr>
          <w:rFonts w:ascii="Georgia" w:eastAsia="Georgia" w:hAnsi="Georgia" w:cs="Georgia"/>
          <w:sz w:val="19"/>
          <w:szCs w:val="19"/>
        </w:rPr>
        <w:t>project</w:t>
      </w:r>
      <w:r>
        <w:rPr>
          <w:rFonts w:ascii="Georgia" w:eastAsia="Georgia" w:hAnsi="Georgia" w:cs="Georgia"/>
          <w:spacing w:val="16"/>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manual</w:t>
      </w:r>
      <w:r>
        <w:rPr>
          <w:rFonts w:ascii="Georgia" w:eastAsia="Georgia" w:hAnsi="Georgia" w:cs="Georgia"/>
          <w:spacing w:val="17"/>
          <w:sz w:val="19"/>
          <w:szCs w:val="19"/>
        </w:rPr>
        <w:t xml:space="preserve"> </w:t>
      </w:r>
      <w:r>
        <w:rPr>
          <w:rFonts w:ascii="Georgia" w:eastAsia="Georgia" w:hAnsi="Georgia" w:cs="Georgia"/>
          <w:sz w:val="19"/>
          <w:szCs w:val="19"/>
        </w:rPr>
        <w:t>labeling</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proposed</w:t>
      </w:r>
      <w:r>
        <w:rPr>
          <w:rFonts w:ascii="Georgia" w:eastAsia="Georgia" w:hAnsi="Georgia" w:cs="Georgia"/>
          <w:spacing w:val="20"/>
          <w:sz w:val="19"/>
          <w:szCs w:val="19"/>
        </w:rPr>
        <w:t xml:space="preserve"> </w:t>
      </w:r>
      <w:r>
        <w:rPr>
          <w:rFonts w:ascii="Georgia" w:eastAsia="Georgia" w:hAnsi="Georgia" w:cs="Georgia"/>
          <w:sz w:val="19"/>
          <w:szCs w:val="19"/>
        </w:rPr>
        <w:t>lung</w:t>
      </w:r>
      <w:r>
        <w:rPr>
          <w:rFonts w:ascii="Georgia" w:eastAsia="Georgia" w:hAnsi="Georgia" w:cs="Georgia"/>
          <w:spacing w:val="11"/>
          <w:sz w:val="19"/>
          <w:szCs w:val="19"/>
        </w:rPr>
        <w:t xml:space="preserve"> </w:t>
      </w:r>
      <w:r>
        <w:rPr>
          <w:rFonts w:ascii="Georgia" w:eastAsia="Georgia" w:hAnsi="Georgia" w:cs="Georgia"/>
          <w:sz w:val="19"/>
          <w:szCs w:val="19"/>
        </w:rPr>
        <w:t>atlases;</w:t>
      </w:r>
      <w:r>
        <w:rPr>
          <w:rFonts w:ascii="Georgia" w:eastAsia="Georgia" w:hAnsi="Georgia" w:cs="Georgia"/>
          <w:spacing w:val="18"/>
          <w:sz w:val="19"/>
          <w:szCs w:val="19"/>
        </w:rPr>
        <w:t xml:space="preserve"> </w:t>
      </w:r>
      <w:r>
        <w:rPr>
          <w:rFonts w:ascii="Georgia" w:eastAsia="Georgia" w:hAnsi="Georgia" w:cs="Georgia"/>
          <w:sz w:val="19"/>
          <w:szCs w:val="19"/>
        </w:rPr>
        <w:t>it</w:t>
      </w:r>
      <w:r>
        <w:rPr>
          <w:rFonts w:ascii="Georgia" w:eastAsia="Georgia" w:hAnsi="Georgia" w:cs="Georgia"/>
          <w:spacing w:val="6"/>
          <w:sz w:val="19"/>
          <w:szCs w:val="19"/>
        </w:rPr>
        <w:t xml:space="preserve"> </w:t>
      </w:r>
      <w:r>
        <w:rPr>
          <w:rFonts w:ascii="Georgia" w:eastAsia="Georgia" w:hAnsi="Georgia" w:cs="Georgia"/>
          <w:sz w:val="19"/>
          <w:szCs w:val="19"/>
        </w:rPr>
        <w:t>is</w:t>
      </w:r>
      <w:r>
        <w:rPr>
          <w:rFonts w:ascii="Georgia" w:eastAsia="Georgia" w:hAnsi="Georgia" w:cs="Georgia"/>
          <w:spacing w:val="7"/>
          <w:sz w:val="19"/>
          <w:szCs w:val="19"/>
        </w:rPr>
        <w:t xml:space="preserve"> </w:t>
      </w:r>
      <w:r>
        <w:rPr>
          <w:rFonts w:ascii="Georgia" w:eastAsia="Georgia" w:hAnsi="Georgia" w:cs="Georgia"/>
          <w:w w:val="102"/>
          <w:sz w:val="19"/>
          <w:szCs w:val="19"/>
        </w:rPr>
        <w:t xml:space="preserve">already </w:t>
      </w:r>
      <w:r>
        <w:rPr>
          <w:rFonts w:ascii="Georgia" w:eastAsia="Georgia" w:hAnsi="Georgia" w:cs="Georgia"/>
          <w:sz w:val="19"/>
          <w:szCs w:val="19"/>
        </w:rPr>
        <w:t>used</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purpose</w:t>
      </w:r>
      <w:r>
        <w:rPr>
          <w:rFonts w:ascii="Georgia" w:eastAsia="Georgia" w:hAnsi="Georgia" w:cs="Georgia"/>
          <w:spacing w:val="15"/>
          <w:sz w:val="19"/>
          <w:szCs w:val="19"/>
        </w:rPr>
        <w:t xml:space="preserve"> </w:t>
      </w:r>
      <w:r>
        <w:rPr>
          <w:rFonts w:ascii="Georgia" w:eastAsia="Georgia" w:hAnsi="Georgia" w:cs="Georgia"/>
          <w:sz w:val="19"/>
          <w:szCs w:val="19"/>
        </w:rPr>
        <w:t>by</w:t>
      </w:r>
      <w:r>
        <w:rPr>
          <w:rFonts w:ascii="Georgia" w:eastAsia="Georgia" w:hAnsi="Georgia" w:cs="Georgia"/>
          <w:spacing w:val="5"/>
          <w:sz w:val="19"/>
          <w:szCs w:val="19"/>
        </w:rPr>
        <w:t xml:space="preserve"> </w:t>
      </w:r>
      <w:r>
        <w:rPr>
          <w:rFonts w:ascii="Georgia" w:eastAsia="Georgia" w:hAnsi="Georgia" w:cs="Georgia"/>
          <w:sz w:val="19"/>
          <w:szCs w:val="19"/>
        </w:rPr>
        <w:t>many</w:t>
      </w:r>
      <w:r>
        <w:rPr>
          <w:rFonts w:ascii="Georgia" w:eastAsia="Georgia" w:hAnsi="Georgia" w:cs="Georgia"/>
          <w:spacing w:val="10"/>
          <w:sz w:val="19"/>
          <w:szCs w:val="19"/>
        </w:rPr>
        <w:t xml:space="preserve"> </w:t>
      </w:r>
      <w:r>
        <w:rPr>
          <w:rFonts w:ascii="Georgia" w:eastAsia="Georgia" w:hAnsi="Georgia" w:cs="Georgia"/>
          <w:sz w:val="19"/>
          <w:szCs w:val="19"/>
        </w:rPr>
        <w:t xml:space="preserve">investigators. </w:t>
      </w:r>
      <w:r>
        <w:rPr>
          <w:rFonts w:ascii="Georgia" w:eastAsia="Georgia" w:hAnsi="Georgia" w:cs="Georgia"/>
          <w:spacing w:val="4"/>
          <w:sz w:val="19"/>
          <w:szCs w:val="19"/>
        </w:rPr>
        <w:t xml:space="preserve"> </w:t>
      </w:r>
      <w:r>
        <w:rPr>
          <w:rFonts w:ascii="Georgia" w:eastAsia="Georgia" w:hAnsi="Georgia" w:cs="Georgia"/>
          <w:i/>
          <w:sz w:val="19"/>
          <w:szCs w:val="19"/>
        </w:rPr>
        <w:t>Most crucially,</w:t>
      </w:r>
      <w:r>
        <w:rPr>
          <w:rFonts w:ascii="Georgia" w:eastAsia="Georgia" w:hAnsi="Georgia" w:cs="Georgia"/>
          <w:i/>
          <w:spacing w:val="1"/>
          <w:sz w:val="19"/>
          <w:szCs w:val="19"/>
        </w:rPr>
        <w:t xml:space="preserve"> </w:t>
      </w:r>
      <w:r>
        <w:rPr>
          <w:rFonts w:ascii="Georgia" w:eastAsia="Georgia" w:hAnsi="Georgia" w:cs="Georgia"/>
          <w:i/>
          <w:sz w:val="19"/>
          <w:szCs w:val="19"/>
        </w:rPr>
        <w:t>we believe that our track record with ITK-SNAP as well as ANTs demonstrates our team’s commitment to producing high-quality research software and making it accessible to the wider re- search</w:t>
      </w:r>
      <w:r>
        <w:rPr>
          <w:rFonts w:ascii="Georgia" w:eastAsia="Georgia" w:hAnsi="Georgia" w:cs="Georgia"/>
          <w:i/>
          <w:spacing w:val="9"/>
          <w:sz w:val="19"/>
          <w:szCs w:val="19"/>
        </w:rPr>
        <w:t xml:space="preserve"> </w:t>
      </w:r>
      <w:r>
        <w:rPr>
          <w:rFonts w:ascii="Georgia" w:eastAsia="Georgia" w:hAnsi="Georgia" w:cs="Georgia"/>
          <w:i/>
          <w:sz w:val="19"/>
          <w:szCs w:val="19"/>
        </w:rPr>
        <w:t>community</w:t>
      </w:r>
      <w:r>
        <w:rPr>
          <w:rFonts w:ascii="Georgia" w:eastAsia="Georgia" w:hAnsi="Georgia" w:cs="Georgia"/>
          <w:i/>
          <w:spacing w:val="9"/>
          <w:sz w:val="19"/>
          <w:szCs w:val="19"/>
        </w:rPr>
        <w:t xml:space="preserve"> </w:t>
      </w:r>
      <w:r>
        <w:rPr>
          <w:rFonts w:ascii="Georgia" w:eastAsia="Georgia" w:hAnsi="Georgia" w:cs="Georgia"/>
          <w:i/>
          <w:sz w:val="19"/>
          <w:szCs w:val="19"/>
        </w:rPr>
        <w:t>through</w:t>
      </w:r>
      <w:r>
        <w:rPr>
          <w:rFonts w:ascii="Georgia" w:eastAsia="Georgia" w:hAnsi="Georgia" w:cs="Georgia"/>
          <w:i/>
          <w:spacing w:val="9"/>
          <w:sz w:val="19"/>
          <w:szCs w:val="19"/>
        </w:rPr>
        <w:t xml:space="preserve"> </w:t>
      </w:r>
      <w:r>
        <w:rPr>
          <w:rFonts w:ascii="Georgia" w:eastAsia="Georgia" w:hAnsi="Georgia" w:cs="Georgia"/>
          <w:i/>
          <w:sz w:val="19"/>
          <w:szCs w:val="19"/>
        </w:rPr>
        <w:t>open-source</w:t>
      </w:r>
      <w:r>
        <w:rPr>
          <w:rFonts w:ascii="Georgia" w:eastAsia="Georgia" w:hAnsi="Georgia" w:cs="Georgia"/>
          <w:i/>
          <w:spacing w:val="9"/>
          <w:sz w:val="19"/>
          <w:szCs w:val="19"/>
        </w:rPr>
        <w:t xml:space="preserve"> </w:t>
      </w:r>
      <w:r>
        <w:rPr>
          <w:rFonts w:ascii="Georgia" w:eastAsia="Georgia" w:hAnsi="Georgia" w:cs="Georgia"/>
          <w:i/>
          <w:sz w:val="19"/>
          <w:szCs w:val="19"/>
        </w:rPr>
        <w:t>practices,</w:t>
      </w:r>
      <w:r>
        <w:rPr>
          <w:rFonts w:ascii="Georgia" w:eastAsia="Georgia" w:hAnsi="Georgia" w:cs="Georgia"/>
          <w:i/>
          <w:spacing w:val="11"/>
          <w:sz w:val="19"/>
          <w:szCs w:val="19"/>
        </w:rPr>
        <w:t xml:space="preserve"> </w:t>
      </w:r>
      <w:r>
        <w:rPr>
          <w:rFonts w:ascii="Georgia" w:eastAsia="Georgia" w:hAnsi="Georgia" w:cs="Georgia"/>
          <w:i/>
          <w:sz w:val="19"/>
          <w:szCs w:val="19"/>
        </w:rPr>
        <w:t>intuitive</w:t>
      </w:r>
      <w:r>
        <w:rPr>
          <w:rFonts w:ascii="Georgia" w:eastAsia="Georgia" w:hAnsi="Georgia" w:cs="Georgia"/>
          <w:i/>
          <w:spacing w:val="9"/>
          <w:sz w:val="19"/>
          <w:szCs w:val="19"/>
        </w:rPr>
        <w:t xml:space="preserve"> </w:t>
      </w:r>
      <w:r>
        <w:rPr>
          <w:rFonts w:ascii="Georgia" w:eastAsia="Georgia" w:hAnsi="Georgia" w:cs="Georgia"/>
          <w:i/>
          <w:sz w:val="19"/>
          <w:szCs w:val="19"/>
        </w:rPr>
        <w:t>user</w:t>
      </w:r>
      <w:r>
        <w:rPr>
          <w:rFonts w:ascii="Georgia" w:eastAsia="Georgia" w:hAnsi="Georgia" w:cs="Georgia"/>
          <w:i/>
          <w:spacing w:val="9"/>
          <w:sz w:val="19"/>
          <w:szCs w:val="19"/>
        </w:rPr>
        <w:t xml:space="preserve"> </w:t>
      </w:r>
      <w:r>
        <w:rPr>
          <w:rFonts w:ascii="Georgia" w:eastAsia="Georgia" w:hAnsi="Georgia" w:cs="Georgia"/>
          <w:i/>
          <w:sz w:val="19"/>
          <w:szCs w:val="19"/>
        </w:rPr>
        <w:t>interfaces,</w:t>
      </w:r>
      <w:r>
        <w:rPr>
          <w:rFonts w:ascii="Georgia" w:eastAsia="Georgia" w:hAnsi="Georgia" w:cs="Georgia"/>
          <w:i/>
          <w:spacing w:val="11"/>
          <w:sz w:val="19"/>
          <w:szCs w:val="19"/>
        </w:rPr>
        <w:t xml:space="preserve"> </w:t>
      </w:r>
      <w:r>
        <w:rPr>
          <w:rFonts w:ascii="Georgia" w:eastAsia="Georgia" w:hAnsi="Georgia" w:cs="Georgia"/>
          <w:i/>
          <w:sz w:val="19"/>
          <w:szCs w:val="19"/>
        </w:rPr>
        <w:t>and</w:t>
      </w:r>
      <w:r>
        <w:rPr>
          <w:rFonts w:ascii="Georgia" w:eastAsia="Georgia" w:hAnsi="Georgia" w:cs="Georgia"/>
          <w:i/>
          <w:spacing w:val="9"/>
          <w:sz w:val="19"/>
          <w:szCs w:val="19"/>
        </w:rPr>
        <w:t xml:space="preserve"> </w:t>
      </w:r>
      <w:r>
        <w:rPr>
          <w:rFonts w:ascii="Georgia" w:eastAsia="Georgia" w:hAnsi="Georgia" w:cs="Georgia"/>
          <w:i/>
          <w:sz w:val="19"/>
          <w:szCs w:val="19"/>
        </w:rPr>
        <w:t>outreach</w:t>
      </w:r>
      <w:r>
        <w:rPr>
          <w:rFonts w:ascii="Georgia" w:eastAsia="Georgia" w:hAnsi="Georgia" w:cs="Georgia"/>
          <w:i/>
          <w:spacing w:val="9"/>
          <w:sz w:val="19"/>
          <w:szCs w:val="19"/>
        </w:rPr>
        <w:t xml:space="preserve"> </w:t>
      </w:r>
      <w:r>
        <w:rPr>
          <w:rFonts w:ascii="Georgia" w:eastAsia="Georgia" w:hAnsi="Georgia" w:cs="Georgia"/>
          <w:i/>
          <w:sz w:val="19"/>
          <w:szCs w:val="19"/>
        </w:rPr>
        <w:t>efforts.</w:t>
      </w:r>
      <w:r>
        <w:rPr>
          <w:rFonts w:ascii="Georgia" w:eastAsia="Georgia" w:hAnsi="Georgia" w:cs="Georgia"/>
          <w:i/>
          <w:spacing w:val="42"/>
          <w:sz w:val="19"/>
          <w:szCs w:val="19"/>
        </w:rPr>
        <w:t xml:space="preserve"> </w:t>
      </w:r>
      <w:r>
        <w:rPr>
          <w:rFonts w:ascii="Georgia" w:eastAsia="Georgia" w:hAnsi="Georgia" w:cs="Georgia"/>
          <w:i/>
          <w:sz w:val="19"/>
          <w:szCs w:val="19"/>
        </w:rPr>
        <w:t>These</w:t>
      </w:r>
      <w:r>
        <w:rPr>
          <w:rFonts w:ascii="Georgia" w:eastAsia="Georgia" w:hAnsi="Georgia" w:cs="Georgia"/>
          <w:i/>
          <w:spacing w:val="9"/>
          <w:sz w:val="19"/>
          <w:szCs w:val="19"/>
        </w:rPr>
        <w:t xml:space="preserve"> </w:t>
      </w:r>
      <w:r>
        <w:rPr>
          <w:rFonts w:ascii="Georgia" w:eastAsia="Georgia" w:hAnsi="Georgia" w:cs="Georgia"/>
          <w:i/>
          <w:sz w:val="19"/>
          <w:szCs w:val="19"/>
        </w:rPr>
        <w:t>strengths</w:t>
      </w:r>
      <w:r>
        <w:rPr>
          <w:rFonts w:ascii="Georgia" w:eastAsia="Georgia" w:hAnsi="Georgia" w:cs="Georgia"/>
          <w:i/>
          <w:spacing w:val="9"/>
          <w:sz w:val="19"/>
          <w:szCs w:val="19"/>
        </w:rPr>
        <w:t xml:space="preserve"> </w:t>
      </w:r>
      <w:r>
        <w:rPr>
          <w:rFonts w:ascii="Georgia" w:eastAsia="Georgia" w:hAnsi="Georgia" w:cs="Georgia"/>
          <w:i/>
          <w:sz w:val="19"/>
          <w:szCs w:val="19"/>
        </w:rPr>
        <w:t>of</w:t>
      </w:r>
      <w:r>
        <w:rPr>
          <w:rFonts w:ascii="Georgia" w:eastAsia="Georgia" w:hAnsi="Georgia" w:cs="Georgia"/>
          <w:i/>
          <w:spacing w:val="9"/>
          <w:sz w:val="19"/>
          <w:szCs w:val="19"/>
        </w:rPr>
        <w:t xml:space="preserve"> </w:t>
      </w:r>
      <w:r>
        <w:rPr>
          <w:rFonts w:ascii="Georgia" w:eastAsia="Georgia" w:hAnsi="Georgia" w:cs="Georgia"/>
          <w:i/>
          <w:sz w:val="19"/>
          <w:szCs w:val="19"/>
        </w:rPr>
        <w:t>the</w:t>
      </w:r>
      <w:r>
        <w:rPr>
          <w:rFonts w:ascii="Georgia" w:eastAsia="Georgia" w:hAnsi="Georgia" w:cs="Georgia"/>
          <w:i/>
          <w:spacing w:val="9"/>
          <w:sz w:val="19"/>
          <w:szCs w:val="19"/>
        </w:rPr>
        <w:t xml:space="preserve"> </w:t>
      </w:r>
      <w:r>
        <w:rPr>
          <w:rFonts w:ascii="Georgia" w:eastAsia="Georgia" w:hAnsi="Georgia" w:cs="Georgia"/>
          <w:i/>
          <w:sz w:val="19"/>
          <w:szCs w:val="19"/>
        </w:rPr>
        <w:t>team will be applied to the software and data developed in the course of this project.</w:t>
      </w:r>
    </w:p>
    <w:p w14:paraId="5A18C678" w14:textId="7E0A0A0E" w:rsidR="00E61F9D" w:rsidRDefault="005C64D6">
      <w:pPr>
        <w:spacing w:before="59" w:after="0" w:line="277" w:lineRule="auto"/>
        <w:ind w:left="120" w:right="51"/>
        <w:jc w:val="both"/>
        <w:rPr>
          <w:rFonts w:ascii="Georgia" w:eastAsia="Georgia" w:hAnsi="Georgia" w:cs="Georgia"/>
          <w:sz w:val="19"/>
          <w:szCs w:val="19"/>
        </w:rPr>
      </w:pPr>
      <w:r>
        <w:rPr>
          <w:rFonts w:ascii="Georgia" w:eastAsia="Georgia" w:hAnsi="Georgia" w:cs="Georgia"/>
          <w:sz w:val="19"/>
          <w:szCs w:val="19"/>
        </w:rPr>
        <w:t>Several</w:t>
      </w:r>
      <w:r>
        <w:rPr>
          <w:rFonts w:ascii="Georgia" w:eastAsia="Georgia" w:hAnsi="Georgia" w:cs="Georgia"/>
          <w:spacing w:val="24"/>
          <w:sz w:val="19"/>
          <w:szCs w:val="19"/>
        </w:rPr>
        <w:t xml:space="preserve"> </w:t>
      </w:r>
      <w:r>
        <w:rPr>
          <w:rFonts w:ascii="Georgia" w:eastAsia="Georgia" w:hAnsi="Georgia" w:cs="Georgia"/>
          <w:sz w:val="19"/>
          <w:szCs w:val="19"/>
        </w:rPr>
        <w:t>features</w:t>
      </w:r>
      <w:r>
        <w:rPr>
          <w:rFonts w:ascii="Georgia" w:eastAsia="Georgia" w:hAnsi="Georgia" w:cs="Georgia"/>
          <w:spacing w:val="25"/>
          <w:sz w:val="19"/>
          <w:szCs w:val="19"/>
        </w:rPr>
        <w:t xml:space="preserve"> </w:t>
      </w:r>
      <w:r>
        <w:rPr>
          <w:rFonts w:ascii="Georgia" w:eastAsia="Georgia" w:hAnsi="Georgia" w:cs="Georgia"/>
          <w:sz w:val="19"/>
          <w:szCs w:val="19"/>
        </w:rPr>
        <w:t>will</w:t>
      </w:r>
      <w:r>
        <w:rPr>
          <w:rFonts w:ascii="Georgia" w:eastAsia="Georgia" w:hAnsi="Georgia" w:cs="Georgia"/>
          <w:spacing w:val="18"/>
          <w:sz w:val="19"/>
          <w:szCs w:val="19"/>
        </w:rPr>
        <w:t xml:space="preserve"> </w:t>
      </w:r>
      <w:r>
        <w:rPr>
          <w:rFonts w:ascii="Georgia" w:eastAsia="Georgia" w:hAnsi="Georgia" w:cs="Georgia"/>
          <w:sz w:val="19"/>
          <w:szCs w:val="19"/>
        </w:rPr>
        <w:t>be</w:t>
      </w:r>
      <w:r>
        <w:rPr>
          <w:rFonts w:ascii="Georgia" w:eastAsia="Georgia" w:hAnsi="Georgia" w:cs="Georgia"/>
          <w:spacing w:val="16"/>
          <w:sz w:val="19"/>
          <w:szCs w:val="19"/>
        </w:rPr>
        <w:t xml:space="preserve"> </w:t>
      </w:r>
      <w:r>
        <w:rPr>
          <w:rFonts w:ascii="Georgia" w:eastAsia="Georgia" w:hAnsi="Georgia" w:cs="Georgia"/>
          <w:sz w:val="19"/>
          <w:szCs w:val="19"/>
        </w:rPr>
        <w:t>added</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ITK-SNAP</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enhance</w:t>
      </w:r>
      <w:r>
        <w:rPr>
          <w:rFonts w:ascii="Georgia" w:eastAsia="Georgia" w:hAnsi="Georgia" w:cs="Georgia"/>
          <w:spacing w:val="26"/>
          <w:sz w:val="19"/>
          <w:szCs w:val="19"/>
        </w:rPr>
        <w:t xml:space="preserve"> </w:t>
      </w:r>
      <w:r>
        <w:rPr>
          <w:rFonts w:ascii="Georgia" w:eastAsia="Georgia" w:hAnsi="Georgia" w:cs="Georgia"/>
          <w:sz w:val="19"/>
          <w:szCs w:val="19"/>
        </w:rPr>
        <w:t>visualization</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quantitation</w:t>
      </w:r>
      <w:r>
        <w:rPr>
          <w:rFonts w:ascii="Georgia" w:eastAsia="Georgia" w:hAnsi="Georgia" w:cs="Georgia"/>
          <w:spacing w:val="33"/>
          <w:sz w:val="19"/>
          <w:szCs w:val="19"/>
        </w:rPr>
        <w:t xml:space="preserve"> </w:t>
      </w:r>
      <w:r>
        <w:rPr>
          <w:rFonts w:ascii="Georgia" w:eastAsia="Georgia" w:hAnsi="Georgia" w:cs="Georgia"/>
          <w:sz w:val="19"/>
          <w:szCs w:val="19"/>
        </w:rPr>
        <w:t>for</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registration</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segmentation </w:t>
      </w:r>
      <w:r>
        <w:rPr>
          <w:rFonts w:ascii="Georgia" w:eastAsia="Georgia" w:hAnsi="Georgia" w:cs="Georgia"/>
          <w:sz w:val="19"/>
          <w:szCs w:val="19"/>
        </w:rPr>
        <w:t>results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lung-specific</w:t>
      </w:r>
      <w:r>
        <w:rPr>
          <w:rFonts w:ascii="Georgia" w:eastAsia="Georgia" w:hAnsi="Georgia" w:cs="Georgia"/>
          <w:spacing w:val="32"/>
          <w:sz w:val="19"/>
          <w:szCs w:val="19"/>
        </w:rPr>
        <w:t xml:space="preserve"> </w:t>
      </w:r>
      <w:r>
        <w:rPr>
          <w:rFonts w:ascii="Georgia" w:eastAsia="Georgia" w:hAnsi="Georgia" w:cs="Georgia"/>
          <w:sz w:val="19"/>
          <w:szCs w:val="19"/>
        </w:rPr>
        <w:t>algorithms</w:t>
      </w:r>
      <w:r>
        <w:rPr>
          <w:rFonts w:ascii="Georgia" w:eastAsia="Georgia" w:hAnsi="Georgia" w:cs="Georgia"/>
          <w:spacing w:val="29"/>
          <w:sz w:val="19"/>
          <w:szCs w:val="19"/>
        </w:rPr>
        <w:t xml:space="preserve"> </w:t>
      </w:r>
      <w:r>
        <w:rPr>
          <w:rFonts w:ascii="Georgia" w:eastAsia="Georgia" w:hAnsi="Georgia" w:cs="Georgia"/>
          <w:sz w:val="19"/>
          <w:szCs w:val="19"/>
        </w:rPr>
        <w:t>developed</w:t>
      </w:r>
      <w:r>
        <w:rPr>
          <w:rFonts w:ascii="Georgia" w:eastAsia="Georgia" w:hAnsi="Georgia" w:cs="Georgia"/>
          <w:spacing w:val="28"/>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 xml:space="preserve">project. </w:t>
      </w:r>
      <w:r>
        <w:rPr>
          <w:rFonts w:ascii="Georgia" w:eastAsia="Georgia" w:hAnsi="Georgia" w:cs="Georgia"/>
          <w:spacing w:val="14"/>
          <w:sz w:val="19"/>
          <w:szCs w:val="19"/>
        </w:rPr>
        <w:t xml:space="preserve"> </w:t>
      </w:r>
      <w:r>
        <w:rPr>
          <w:rFonts w:ascii="Georgia" w:eastAsia="Georgia" w:hAnsi="Georgia" w:cs="Georgia"/>
          <w:sz w:val="19"/>
          <w:szCs w:val="19"/>
        </w:rPr>
        <w:t>Users</w:t>
      </w:r>
      <w:r>
        <w:rPr>
          <w:rFonts w:ascii="Georgia" w:eastAsia="Georgia" w:hAnsi="Georgia" w:cs="Georgia"/>
          <w:spacing w:val="21"/>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be</w:t>
      </w:r>
      <w:r>
        <w:rPr>
          <w:rFonts w:ascii="Georgia" w:eastAsia="Georgia" w:hAnsi="Georgia" w:cs="Georgia"/>
          <w:spacing w:val="15"/>
          <w:sz w:val="19"/>
          <w:szCs w:val="19"/>
        </w:rPr>
        <w:t xml:space="preserve"> </w:t>
      </w:r>
      <w:r>
        <w:rPr>
          <w:rFonts w:ascii="Georgia" w:eastAsia="Georgia" w:hAnsi="Georgia" w:cs="Georgia"/>
          <w:sz w:val="19"/>
          <w:szCs w:val="19"/>
        </w:rPr>
        <w:t>able</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edit</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annotate</w:t>
      </w:r>
      <w:r>
        <w:rPr>
          <w:rFonts w:ascii="Georgia" w:eastAsia="Georgia" w:hAnsi="Georgia" w:cs="Georgia"/>
          <w:spacing w:val="26"/>
          <w:sz w:val="19"/>
          <w:szCs w:val="19"/>
        </w:rPr>
        <w:t xml:space="preserve"> </w:t>
      </w:r>
      <w:r>
        <w:rPr>
          <w:rFonts w:ascii="Georgia" w:eastAsia="Georgia" w:hAnsi="Georgia" w:cs="Georgia"/>
          <w:sz w:val="19"/>
          <w:szCs w:val="19"/>
        </w:rPr>
        <w:t>these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segmentations, </w:t>
      </w:r>
      <w:r>
        <w:rPr>
          <w:rFonts w:ascii="Georgia" w:eastAsia="Georgia" w:hAnsi="Georgia" w:cs="Georgia"/>
          <w:sz w:val="19"/>
          <w:szCs w:val="19"/>
        </w:rPr>
        <w:t>modify</w:t>
      </w:r>
      <w:r>
        <w:rPr>
          <w:rFonts w:ascii="Georgia" w:eastAsia="Georgia" w:hAnsi="Georgia" w:cs="Georgia"/>
          <w:spacing w:val="14"/>
          <w:sz w:val="19"/>
          <w:szCs w:val="19"/>
        </w:rPr>
        <w:t xml:space="preserve"> </w:t>
      </w:r>
      <w:r>
        <w:rPr>
          <w:rFonts w:ascii="Georgia" w:eastAsia="Georgia" w:hAnsi="Georgia" w:cs="Georgia"/>
          <w:sz w:val="19"/>
          <w:szCs w:val="19"/>
        </w:rPr>
        <w:t>registration</w:t>
      </w:r>
      <w:r>
        <w:rPr>
          <w:rFonts w:ascii="Georgia" w:eastAsia="Georgia" w:hAnsi="Georgia" w:cs="Georgia"/>
          <w:spacing w:val="22"/>
          <w:sz w:val="19"/>
          <w:szCs w:val="19"/>
        </w:rPr>
        <w:t xml:space="preserve"> </w:t>
      </w:r>
      <w:r>
        <w:rPr>
          <w:rFonts w:ascii="Georgia" w:eastAsia="Georgia" w:hAnsi="Georgia" w:cs="Georgia"/>
          <w:sz w:val="19"/>
          <w:szCs w:val="19"/>
        </w:rPr>
        <w:t>transforms,</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extract</w:t>
      </w:r>
      <w:r>
        <w:rPr>
          <w:rFonts w:ascii="Georgia" w:eastAsia="Georgia" w:hAnsi="Georgia" w:cs="Georgia"/>
          <w:spacing w:val="14"/>
          <w:sz w:val="19"/>
          <w:szCs w:val="19"/>
        </w:rPr>
        <w:t xml:space="preserve"> </w:t>
      </w:r>
      <w:r>
        <w:rPr>
          <w:rFonts w:ascii="Georgia" w:eastAsia="Georgia" w:hAnsi="Georgia" w:cs="Georgia"/>
          <w:sz w:val="19"/>
          <w:szCs w:val="19"/>
        </w:rPr>
        <w:t>quantities</w:t>
      </w:r>
      <w:r>
        <w:rPr>
          <w:rFonts w:ascii="Georgia" w:eastAsia="Georgia" w:hAnsi="Georgia" w:cs="Georgia"/>
          <w:spacing w:val="19"/>
          <w:sz w:val="19"/>
          <w:szCs w:val="19"/>
        </w:rPr>
        <w:t xml:space="preserve"> </w:t>
      </w:r>
      <w:r>
        <w:rPr>
          <w:rFonts w:ascii="Georgia" w:eastAsia="Georgia" w:hAnsi="Georgia" w:cs="Georgia"/>
          <w:sz w:val="19"/>
          <w:szCs w:val="19"/>
        </w:rPr>
        <w:t>both</w:t>
      </w:r>
      <w:r>
        <w:rPr>
          <w:rFonts w:ascii="Georgia" w:eastAsia="Georgia" w:hAnsi="Georgia" w:cs="Georgia"/>
          <w:spacing w:val="10"/>
          <w:sz w:val="19"/>
          <w:szCs w:val="19"/>
        </w:rPr>
        <w:t xml:space="preserve"> </w:t>
      </w:r>
      <w:r>
        <w:rPr>
          <w:rFonts w:ascii="Georgia" w:eastAsia="Georgia" w:hAnsi="Georgia" w:cs="Georgia"/>
          <w:sz w:val="19"/>
          <w:szCs w:val="19"/>
        </w:rPr>
        <w:t>globally</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regionally.</w:t>
      </w:r>
      <w:r>
        <w:rPr>
          <w:rFonts w:ascii="Georgia" w:eastAsia="Georgia" w:hAnsi="Georgia" w:cs="Georgia"/>
          <w:spacing w:val="38"/>
          <w:sz w:val="19"/>
          <w:szCs w:val="19"/>
        </w:rPr>
        <w:t xml:space="preserve"> </w:t>
      </w:r>
      <w:r>
        <w:rPr>
          <w:rFonts w:ascii="Georgia" w:eastAsia="Georgia" w:hAnsi="Georgia" w:cs="Georgia"/>
          <w:sz w:val="19"/>
          <w:szCs w:val="19"/>
        </w:rPr>
        <w:t>Transforms</w:t>
      </w:r>
      <w:r>
        <w:rPr>
          <w:rFonts w:ascii="Georgia" w:eastAsia="Georgia" w:hAnsi="Georgia" w:cs="Georgia"/>
          <w:spacing w:val="22"/>
          <w:sz w:val="19"/>
          <w:szCs w:val="19"/>
        </w:rPr>
        <w:t xml:space="preserve"> </w:t>
      </w:r>
      <w:r>
        <w:rPr>
          <w:rFonts w:ascii="Georgia" w:eastAsia="Georgia" w:hAnsi="Georgia" w:cs="Georgia"/>
          <w:sz w:val="19"/>
          <w:szCs w:val="19"/>
        </w:rPr>
        <w:t>will</w:t>
      </w:r>
      <w:r>
        <w:rPr>
          <w:rFonts w:ascii="Georgia" w:eastAsia="Georgia" w:hAnsi="Georgia" w:cs="Georgia"/>
          <w:spacing w:val="8"/>
          <w:sz w:val="19"/>
          <w:szCs w:val="19"/>
        </w:rPr>
        <w:t xml:space="preserve"> </w:t>
      </w:r>
      <w:r>
        <w:rPr>
          <w:rFonts w:ascii="Georgia" w:eastAsia="Georgia" w:hAnsi="Georgia" w:cs="Georgia"/>
          <w:sz w:val="19"/>
          <w:szCs w:val="19"/>
        </w:rPr>
        <w:t>be</w:t>
      </w:r>
      <w:r>
        <w:rPr>
          <w:rFonts w:ascii="Georgia" w:eastAsia="Georgia" w:hAnsi="Georgia" w:cs="Georgia"/>
          <w:spacing w:val="6"/>
          <w:sz w:val="19"/>
          <w:szCs w:val="19"/>
        </w:rPr>
        <w:t xml:space="preserve"> </w:t>
      </w:r>
      <w:r>
        <w:rPr>
          <w:rFonts w:ascii="Georgia" w:eastAsia="Georgia" w:hAnsi="Georgia" w:cs="Georgia"/>
          <w:sz w:val="19"/>
          <w:szCs w:val="19"/>
        </w:rPr>
        <w:t>modifiable</w:t>
      </w:r>
      <w:r>
        <w:rPr>
          <w:rFonts w:ascii="Georgia" w:eastAsia="Georgia" w:hAnsi="Georgia" w:cs="Georgia"/>
          <w:spacing w:val="20"/>
          <w:sz w:val="19"/>
          <w:szCs w:val="19"/>
        </w:rPr>
        <w:t xml:space="preserve"> </w:t>
      </w:r>
      <w:r>
        <w:rPr>
          <w:rFonts w:ascii="Georgia" w:eastAsia="Georgia" w:hAnsi="Georgia" w:cs="Georgia"/>
          <w:sz w:val="19"/>
          <w:szCs w:val="19"/>
        </w:rPr>
        <w:t>via</w:t>
      </w:r>
      <w:r>
        <w:rPr>
          <w:rFonts w:ascii="Georgia" w:eastAsia="Georgia" w:hAnsi="Georgia" w:cs="Georgia"/>
          <w:spacing w:val="9"/>
          <w:sz w:val="19"/>
          <w:szCs w:val="19"/>
        </w:rPr>
        <w:t xml:space="preserve"> </w:t>
      </w:r>
      <w:r>
        <w:rPr>
          <w:rFonts w:ascii="Georgia" w:eastAsia="Georgia" w:hAnsi="Georgia" w:cs="Georgia"/>
          <w:w w:val="102"/>
          <w:sz w:val="19"/>
          <w:szCs w:val="19"/>
        </w:rPr>
        <w:t xml:space="preserve">manual </w:t>
      </w:r>
      <w:r>
        <w:rPr>
          <w:rFonts w:ascii="Georgia" w:eastAsia="Georgia" w:hAnsi="Georgia" w:cs="Georgia"/>
          <w:sz w:val="19"/>
          <w:szCs w:val="19"/>
        </w:rPr>
        <w:t>annotations</w:t>
      </w:r>
      <w:r>
        <w:rPr>
          <w:rFonts w:ascii="Georgia" w:eastAsia="Georgia" w:hAnsi="Georgia" w:cs="Georgia"/>
          <w:spacing w:val="33"/>
          <w:sz w:val="19"/>
          <w:szCs w:val="19"/>
        </w:rPr>
        <w:t xml:space="preserve"> </w:t>
      </w:r>
      <w:r>
        <w:rPr>
          <w:rFonts w:ascii="Georgia" w:eastAsia="Georgia" w:hAnsi="Georgia" w:cs="Georgia"/>
          <w:sz w:val="19"/>
          <w:szCs w:val="19"/>
        </w:rPr>
        <w:t>(clicking</w:t>
      </w:r>
      <w:r>
        <w:rPr>
          <w:rFonts w:ascii="Georgia" w:eastAsia="Georgia" w:hAnsi="Georgia" w:cs="Georgia"/>
          <w:spacing w:val="27"/>
          <w:sz w:val="19"/>
          <w:szCs w:val="19"/>
        </w:rPr>
        <w:t xml:space="preserve"> </w:t>
      </w:r>
      <w:r>
        <w:rPr>
          <w:rFonts w:ascii="Georgia" w:eastAsia="Georgia" w:hAnsi="Georgia" w:cs="Georgia"/>
          <w:sz w:val="19"/>
          <w:szCs w:val="19"/>
        </w:rPr>
        <w:t>corresponding</w:t>
      </w:r>
      <w:r>
        <w:rPr>
          <w:rFonts w:ascii="Georgia" w:eastAsia="Georgia" w:hAnsi="Georgia" w:cs="Georgia"/>
          <w:spacing w:val="37"/>
          <w:sz w:val="19"/>
          <w:szCs w:val="19"/>
        </w:rPr>
        <w:t xml:space="preserve"> </w:t>
      </w:r>
      <w:r>
        <w:rPr>
          <w:rFonts w:ascii="Georgia" w:eastAsia="Georgia" w:hAnsi="Georgia" w:cs="Georgia"/>
          <w:sz w:val="19"/>
          <w:szCs w:val="19"/>
        </w:rPr>
        <w:t>landmarks,</w:t>
      </w:r>
      <w:r>
        <w:rPr>
          <w:rFonts w:ascii="Georgia" w:eastAsia="Georgia" w:hAnsi="Georgia" w:cs="Georgia"/>
          <w:spacing w:val="35"/>
          <w:sz w:val="19"/>
          <w:szCs w:val="19"/>
        </w:rPr>
        <w:t xml:space="preserve"> </w:t>
      </w:r>
      <w:r>
        <w:rPr>
          <w:rFonts w:ascii="Georgia" w:eastAsia="Georgia" w:hAnsi="Georgia" w:cs="Georgia"/>
          <w:sz w:val="19"/>
          <w:szCs w:val="19"/>
        </w:rPr>
        <w:t>tracing</w:t>
      </w:r>
      <w:r>
        <w:rPr>
          <w:rFonts w:ascii="Georgia" w:eastAsia="Georgia" w:hAnsi="Georgia" w:cs="Georgia"/>
          <w:spacing w:val="25"/>
          <w:sz w:val="19"/>
          <w:szCs w:val="19"/>
        </w:rPr>
        <w:t xml:space="preserve"> </w:t>
      </w:r>
      <w:r>
        <w:rPr>
          <w:rFonts w:ascii="Georgia" w:eastAsia="Georgia" w:hAnsi="Georgia" w:cs="Georgia"/>
          <w:sz w:val="19"/>
          <w:szCs w:val="19"/>
        </w:rPr>
        <w:t>curves,</w:t>
      </w:r>
      <w:r>
        <w:rPr>
          <w:rFonts w:ascii="Georgia" w:eastAsia="Georgia" w:hAnsi="Georgia" w:cs="Georgia"/>
          <w:spacing w:val="28"/>
          <w:sz w:val="19"/>
          <w:szCs w:val="19"/>
        </w:rPr>
        <w:t xml:space="preserve"> </w:t>
      </w:r>
      <w:r>
        <w:rPr>
          <w:rFonts w:ascii="Georgia" w:eastAsia="Georgia" w:hAnsi="Georgia" w:cs="Georgia"/>
          <w:sz w:val="19"/>
          <w:szCs w:val="19"/>
        </w:rPr>
        <w:t>and/or</w:t>
      </w:r>
      <w:r>
        <w:rPr>
          <w:rFonts w:ascii="Georgia" w:eastAsia="Georgia" w:hAnsi="Georgia" w:cs="Georgia"/>
          <w:spacing w:val="25"/>
          <w:sz w:val="19"/>
          <w:szCs w:val="19"/>
        </w:rPr>
        <w:t xml:space="preserve"> </w:t>
      </w:r>
      <w:r>
        <w:rPr>
          <w:rFonts w:ascii="Georgia" w:eastAsia="Georgia" w:hAnsi="Georgia" w:cs="Georgia"/>
          <w:sz w:val="19"/>
          <w:szCs w:val="19"/>
        </w:rPr>
        <w:t>painting</w:t>
      </w:r>
      <w:r>
        <w:rPr>
          <w:rFonts w:ascii="Georgia" w:eastAsia="Georgia" w:hAnsi="Georgia" w:cs="Georgia"/>
          <w:spacing w:val="27"/>
          <w:sz w:val="19"/>
          <w:szCs w:val="19"/>
        </w:rPr>
        <w:t xml:space="preserve"> </w:t>
      </w:r>
      <w:r>
        <w:rPr>
          <w:rFonts w:ascii="Georgia" w:eastAsia="Georgia" w:hAnsi="Georgia" w:cs="Georgia"/>
          <w:sz w:val="19"/>
          <w:szCs w:val="19"/>
        </w:rPr>
        <w:t>regions)</w:t>
      </w:r>
      <w:r>
        <w:rPr>
          <w:rFonts w:ascii="Georgia" w:eastAsia="Georgia" w:hAnsi="Georgia" w:cs="Georgia"/>
          <w:spacing w:val="27"/>
          <w:sz w:val="19"/>
          <w:szCs w:val="19"/>
        </w:rPr>
        <w:t xml:space="preserve"> </w:t>
      </w:r>
      <w:r>
        <w:rPr>
          <w:rFonts w:ascii="Georgia" w:eastAsia="Georgia" w:hAnsi="Georgia" w:cs="Georgia"/>
          <w:sz w:val="19"/>
          <w:szCs w:val="19"/>
        </w:rPr>
        <w:t>or</w:t>
      </w:r>
      <w:r>
        <w:rPr>
          <w:rFonts w:ascii="Georgia" w:eastAsia="Georgia" w:hAnsi="Georgia" w:cs="Georgia"/>
          <w:spacing w:val="17"/>
          <w:sz w:val="19"/>
          <w:szCs w:val="19"/>
        </w:rPr>
        <w:t xml:space="preserve"> </w:t>
      </w:r>
      <w:r>
        <w:rPr>
          <w:rFonts w:ascii="Georgia" w:eastAsia="Georgia" w:hAnsi="Georgia" w:cs="Georgia"/>
          <w:sz w:val="19"/>
          <w:szCs w:val="19"/>
        </w:rPr>
        <w:t>by</w:t>
      </w:r>
      <w:r>
        <w:rPr>
          <w:rFonts w:ascii="Georgia" w:eastAsia="Georgia" w:hAnsi="Georgia" w:cs="Georgia"/>
          <w:spacing w:val="17"/>
          <w:sz w:val="19"/>
          <w:szCs w:val="19"/>
        </w:rPr>
        <w:t xml:space="preserve"> </w:t>
      </w:r>
      <w:r>
        <w:rPr>
          <w:rFonts w:ascii="Georgia" w:eastAsia="Georgia" w:hAnsi="Georgia" w:cs="Georgia"/>
          <w:sz w:val="19"/>
          <w:szCs w:val="19"/>
        </w:rPr>
        <w:t>directly</w:t>
      </w:r>
      <w:r>
        <w:rPr>
          <w:rFonts w:ascii="Georgia" w:eastAsia="Georgia" w:hAnsi="Georgia" w:cs="Georgia"/>
          <w:spacing w:val="26"/>
          <w:sz w:val="19"/>
          <w:szCs w:val="19"/>
        </w:rPr>
        <w:t xml:space="preserve"> </w:t>
      </w:r>
      <w:r>
        <w:rPr>
          <w:rFonts w:ascii="Georgia" w:eastAsia="Georgia" w:hAnsi="Georgia" w:cs="Georgia"/>
          <w:sz w:val="19"/>
          <w:szCs w:val="19"/>
        </w:rPr>
        <w:t>modifying</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transform </w:t>
      </w:r>
      <w:r>
        <w:rPr>
          <w:rFonts w:ascii="Georgia" w:eastAsia="Georgia" w:hAnsi="Georgia" w:cs="Georgia"/>
          <w:sz w:val="19"/>
          <w:szCs w:val="19"/>
        </w:rPr>
        <w:t xml:space="preserve">parameters. </w:t>
      </w:r>
      <w:r>
        <w:rPr>
          <w:rFonts w:ascii="Georgia" w:eastAsia="Georgia" w:hAnsi="Georgia" w:cs="Georgia"/>
          <w:spacing w:val="21"/>
          <w:sz w:val="19"/>
          <w:szCs w:val="19"/>
        </w:rPr>
        <w:t xml:space="preserve"> </w:t>
      </w:r>
      <w:r>
        <w:rPr>
          <w:rFonts w:ascii="Georgia" w:eastAsia="Georgia" w:hAnsi="Georgia" w:cs="Georgia"/>
          <w:sz w:val="19"/>
          <w:szCs w:val="19"/>
        </w:rPr>
        <w:t>Quantitative</w:t>
      </w:r>
      <w:r>
        <w:rPr>
          <w:rFonts w:ascii="Georgia" w:eastAsia="Georgia" w:hAnsi="Georgia" w:cs="Georgia"/>
          <w:spacing w:val="32"/>
          <w:sz w:val="19"/>
          <w:szCs w:val="19"/>
        </w:rPr>
        <w:t xml:space="preserve"> </w:t>
      </w:r>
      <w:r>
        <w:rPr>
          <w:rFonts w:ascii="Georgia" w:eastAsia="Georgia" w:hAnsi="Georgia" w:cs="Georgia"/>
          <w:sz w:val="19"/>
          <w:szCs w:val="19"/>
        </w:rPr>
        <w:t>parameters,</w:t>
      </w:r>
      <w:r>
        <w:rPr>
          <w:rFonts w:ascii="Georgia" w:eastAsia="Georgia" w:hAnsi="Georgia" w:cs="Georgia"/>
          <w:spacing w:val="34"/>
          <w:sz w:val="19"/>
          <w:szCs w:val="19"/>
        </w:rPr>
        <w:t xml:space="preserve"> </w:t>
      </w:r>
      <w:r>
        <w:rPr>
          <w:rFonts w:ascii="Georgia" w:eastAsia="Georgia" w:hAnsi="Georgia" w:cs="Georgia"/>
          <w:sz w:val="19"/>
          <w:szCs w:val="19"/>
        </w:rPr>
        <w:t>such</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volumes</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strain</w:t>
      </w:r>
      <w:r>
        <w:rPr>
          <w:rFonts w:ascii="Georgia" w:eastAsia="Georgia" w:hAnsi="Georgia" w:cs="Georgia"/>
          <w:spacing w:val="21"/>
          <w:sz w:val="19"/>
          <w:szCs w:val="19"/>
        </w:rPr>
        <w:t xml:space="preserve"> </w:t>
      </w:r>
      <w:r>
        <w:rPr>
          <w:rFonts w:ascii="Georgia" w:eastAsia="Georgia" w:hAnsi="Georgia" w:cs="Georgia"/>
          <w:sz w:val="19"/>
          <w:szCs w:val="19"/>
        </w:rPr>
        <w:t>tensors,</w:t>
      </w:r>
      <w:r>
        <w:rPr>
          <w:rFonts w:ascii="Georgia" w:eastAsia="Georgia" w:hAnsi="Georgia" w:cs="Georgia"/>
          <w:spacing w:val="27"/>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be</w:t>
      </w:r>
      <w:r>
        <w:rPr>
          <w:rFonts w:ascii="Georgia" w:eastAsia="Georgia" w:hAnsi="Georgia" w:cs="Georgia"/>
          <w:spacing w:val="15"/>
          <w:sz w:val="19"/>
          <w:szCs w:val="19"/>
        </w:rPr>
        <w:t xml:space="preserve"> </w:t>
      </w:r>
      <w:r>
        <w:rPr>
          <w:rFonts w:ascii="Georgia" w:eastAsia="Georgia" w:hAnsi="Georgia" w:cs="Georgia"/>
          <w:sz w:val="19"/>
          <w:szCs w:val="19"/>
        </w:rPr>
        <w:t>available</w:t>
      </w:r>
      <w:r>
        <w:rPr>
          <w:rFonts w:ascii="Georgia" w:eastAsia="Georgia" w:hAnsi="Georgia" w:cs="Georgia"/>
          <w:spacing w:val="26"/>
          <w:sz w:val="19"/>
          <w:szCs w:val="19"/>
        </w:rPr>
        <w:t xml:space="preserve"> </w:t>
      </w:r>
      <w:r>
        <w:rPr>
          <w:rFonts w:ascii="Georgia" w:eastAsia="Georgia" w:hAnsi="Georgia" w:cs="Georgia"/>
          <w:sz w:val="19"/>
          <w:szCs w:val="19"/>
        </w:rPr>
        <w:t>through</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ITK-SNAP</w:t>
      </w:r>
      <w:r>
        <w:rPr>
          <w:rFonts w:ascii="Georgia" w:eastAsia="Georgia" w:hAnsi="Georgia" w:cs="Georgia"/>
          <w:spacing w:val="29"/>
          <w:sz w:val="19"/>
          <w:szCs w:val="19"/>
        </w:rPr>
        <w:t xml:space="preserve"> </w:t>
      </w:r>
      <w:r>
        <w:rPr>
          <w:rFonts w:ascii="Georgia" w:eastAsia="Georgia" w:hAnsi="Georgia" w:cs="Georgia"/>
          <w:w w:val="102"/>
          <w:sz w:val="19"/>
          <w:szCs w:val="19"/>
        </w:rPr>
        <w:t xml:space="preserve">interface. </w:t>
      </w:r>
      <w:r>
        <w:rPr>
          <w:rFonts w:ascii="Georgia" w:eastAsia="Georgia" w:hAnsi="Georgia" w:cs="Georgia"/>
          <w:sz w:val="19"/>
          <w:szCs w:val="19"/>
        </w:rPr>
        <w:t>Finally,</w:t>
      </w:r>
      <w:r>
        <w:rPr>
          <w:rFonts w:ascii="Georgia" w:eastAsia="Georgia" w:hAnsi="Georgia" w:cs="Georgia"/>
          <w:spacing w:val="20"/>
          <w:sz w:val="19"/>
          <w:szCs w:val="19"/>
        </w:rPr>
        <w:t xml:space="preserve"> </w:t>
      </w:r>
      <w:r>
        <w:rPr>
          <w:rFonts w:ascii="Georgia" w:eastAsia="Georgia" w:hAnsi="Georgia" w:cs="Georgia"/>
          <w:sz w:val="19"/>
          <w:szCs w:val="19"/>
        </w:rPr>
        <w:t>existing</w:t>
      </w:r>
      <w:r>
        <w:rPr>
          <w:rFonts w:ascii="Georgia" w:eastAsia="Georgia" w:hAnsi="Georgia" w:cs="Georgia"/>
          <w:spacing w:val="19"/>
          <w:sz w:val="19"/>
          <w:szCs w:val="19"/>
        </w:rPr>
        <w:t xml:space="preserve"> </w:t>
      </w:r>
      <w:r>
        <w:rPr>
          <w:rFonts w:ascii="Georgia" w:eastAsia="Georgia" w:hAnsi="Georgia" w:cs="Georgia"/>
          <w:sz w:val="19"/>
          <w:szCs w:val="19"/>
        </w:rPr>
        <w:t>ITK-SNAP</w:t>
      </w:r>
      <w:r>
        <w:rPr>
          <w:rFonts w:ascii="Georgia" w:eastAsia="Georgia" w:hAnsi="Georgia" w:cs="Georgia"/>
          <w:spacing w:val="24"/>
          <w:sz w:val="19"/>
          <w:szCs w:val="19"/>
        </w:rPr>
        <w:t xml:space="preserve"> </w:t>
      </w:r>
      <w:r>
        <w:rPr>
          <w:rFonts w:ascii="Georgia" w:eastAsia="Georgia" w:hAnsi="Georgia" w:cs="Georgia"/>
          <w:sz w:val="19"/>
          <w:szCs w:val="19"/>
        </w:rPr>
        <w:t>functionality</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segmentation</w:t>
      </w:r>
      <w:r>
        <w:rPr>
          <w:rFonts w:ascii="Georgia" w:eastAsia="Georgia" w:hAnsi="Georgia" w:cs="Georgia"/>
          <w:spacing w:val="29"/>
          <w:sz w:val="19"/>
          <w:szCs w:val="19"/>
        </w:rPr>
        <w:t xml:space="preserve"> </w:t>
      </w:r>
      <w:r>
        <w:rPr>
          <w:rFonts w:ascii="Georgia" w:eastAsia="Georgia" w:hAnsi="Georgia" w:cs="Georgia"/>
          <w:sz w:val="19"/>
          <w:szCs w:val="19"/>
        </w:rPr>
        <w:t>visualization</w:t>
      </w:r>
      <w:r>
        <w:rPr>
          <w:rFonts w:ascii="Georgia" w:eastAsia="Georgia" w:hAnsi="Georgia" w:cs="Georgia"/>
          <w:spacing w:val="27"/>
          <w:sz w:val="19"/>
          <w:szCs w:val="19"/>
        </w:rPr>
        <w:t xml:space="preserve"> </w:t>
      </w:r>
      <w:r>
        <w:rPr>
          <w:rFonts w:ascii="Georgia" w:eastAsia="Georgia" w:hAnsi="Georgia" w:cs="Georgia"/>
          <w:sz w:val="19"/>
          <w:szCs w:val="19"/>
        </w:rPr>
        <w:t>will</w:t>
      </w:r>
      <w:r>
        <w:rPr>
          <w:rFonts w:ascii="Georgia" w:eastAsia="Georgia" w:hAnsi="Georgia" w:cs="Georgia"/>
          <w:spacing w:val="12"/>
          <w:sz w:val="19"/>
          <w:szCs w:val="19"/>
        </w:rPr>
        <w:t xml:space="preserve"> </w:t>
      </w:r>
      <w:r>
        <w:rPr>
          <w:rFonts w:ascii="Georgia" w:eastAsia="Georgia" w:hAnsi="Georgia" w:cs="Georgia"/>
          <w:sz w:val="19"/>
          <w:szCs w:val="19"/>
        </w:rPr>
        <w:t>be</w:t>
      </w:r>
      <w:r>
        <w:rPr>
          <w:rFonts w:ascii="Georgia" w:eastAsia="Georgia" w:hAnsi="Georgia" w:cs="Georgia"/>
          <w:spacing w:val="10"/>
          <w:sz w:val="19"/>
          <w:szCs w:val="19"/>
        </w:rPr>
        <w:t xml:space="preserve"> </w:t>
      </w:r>
      <w:del w:id="395" w:author="James Gee" w:date="2016-07-18T16:10:00Z">
        <w:r w:rsidDel="00E32060">
          <w:rPr>
            <w:rFonts w:ascii="Georgia" w:eastAsia="Georgia" w:hAnsi="Georgia" w:cs="Georgia"/>
            <w:sz w:val="19"/>
            <w:szCs w:val="19"/>
          </w:rPr>
          <w:delText>extended</w:delText>
        </w:r>
        <w:r w:rsidDel="00E32060">
          <w:rPr>
            <w:rFonts w:ascii="Georgia" w:eastAsia="Georgia" w:hAnsi="Georgia" w:cs="Georgia"/>
            <w:spacing w:val="21"/>
            <w:sz w:val="19"/>
            <w:szCs w:val="19"/>
          </w:rPr>
          <w:delText xml:space="preserve"> </w:delText>
        </w:r>
      </w:del>
      <w:ins w:id="396" w:author="James Gee" w:date="2016-07-18T16:10:00Z">
        <w:r w:rsidR="00E32060">
          <w:rPr>
            <w:rFonts w:ascii="Georgia" w:eastAsia="Georgia" w:hAnsi="Georgia" w:cs="Georgia"/>
            <w:sz w:val="19"/>
            <w:szCs w:val="19"/>
          </w:rPr>
          <w:t>expanded</w:t>
        </w:r>
        <w:r w:rsidR="00E32060">
          <w:rPr>
            <w:rFonts w:ascii="Georgia" w:eastAsia="Georgia" w:hAnsi="Georgia" w:cs="Georgia"/>
            <w:spacing w:val="21"/>
            <w:sz w:val="19"/>
            <w:szCs w:val="19"/>
          </w:rPr>
          <w:t xml:space="preserve"> </w:t>
        </w:r>
      </w:ins>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support</w:t>
      </w:r>
      <w:r>
        <w:rPr>
          <w:rFonts w:ascii="Georgia" w:eastAsia="Georgia" w:hAnsi="Georgia" w:cs="Georgia"/>
          <w:spacing w:val="19"/>
          <w:sz w:val="19"/>
          <w:szCs w:val="19"/>
        </w:rPr>
        <w:t xml:space="preserve"> </w:t>
      </w:r>
      <w:r>
        <w:rPr>
          <w:rFonts w:ascii="Georgia" w:eastAsia="Georgia" w:hAnsi="Georgia" w:cs="Georgia"/>
          <w:sz w:val="19"/>
          <w:szCs w:val="19"/>
        </w:rPr>
        <w:t>evaluation</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w w:val="102"/>
          <w:sz w:val="19"/>
          <w:szCs w:val="19"/>
        </w:rPr>
        <w:t xml:space="preserve">registration </w:t>
      </w:r>
      <w:r>
        <w:rPr>
          <w:rFonts w:ascii="Georgia" w:eastAsia="Georgia" w:hAnsi="Georgia" w:cs="Georgia"/>
          <w:sz w:val="19"/>
          <w:szCs w:val="19"/>
        </w:rPr>
        <w:t>quality,</w:t>
      </w:r>
      <w:r>
        <w:rPr>
          <w:rFonts w:ascii="Georgia" w:eastAsia="Georgia" w:hAnsi="Georgia" w:cs="Georgia"/>
          <w:spacing w:val="34"/>
          <w:sz w:val="19"/>
          <w:szCs w:val="19"/>
        </w:rPr>
        <w:t xml:space="preserve"> </w:t>
      </w:r>
      <w:r>
        <w:rPr>
          <w:rFonts w:ascii="Georgia" w:eastAsia="Georgia" w:hAnsi="Georgia" w:cs="Georgia"/>
          <w:sz w:val="19"/>
          <w:szCs w:val="19"/>
        </w:rPr>
        <w:t>including</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r>
        <w:rPr>
          <w:rFonts w:ascii="Georgia" w:eastAsia="Georgia" w:hAnsi="Georgia" w:cs="Georgia"/>
          <w:sz w:val="19"/>
          <w:szCs w:val="19"/>
        </w:rPr>
        <w:t>dashboard</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performance</w:t>
      </w:r>
      <w:r>
        <w:rPr>
          <w:rFonts w:ascii="Georgia" w:eastAsia="Georgia" w:hAnsi="Georgia" w:cs="Georgia"/>
          <w:spacing w:val="38"/>
          <w:sz w:val="19"/>
          <w:szCs w:val="19"/>
        </w:rPr>
        <w:t xml:space="preserve"> </w:t>
      </w:r>
      <w:r>
        <w:rPr>
          <w:rFonts w:ascii="Georgia" w:eastAsia="Georgia" w:hAnsi="Georgia" w:cs="Georgia"/>
          <w:sz w:val="19"/>
          <w:szCs w:val="19"/>
        </w:rPr>
        <w:t>metrics,</w:t>
      </w:r>
      <w:r>
        <w:rPr>
          <w:rFonts w:ascii="Georgia" w:eastAsia="Georgia" w:hAnsi="Georgia" w:cs="Georgia"/>
          <w:spacing w:val="35"/>
          <w:sz w:val="19"/>
          <w:szCs w:val="19"/>
        </w:rPr>
        <w:t xml:space="preserve"> </w:t>
      </w:r>
      <w:r>
        <w:rPr>
          <w:rFonts w:ascii="Georgia" w:eastAsia="Georgia" w:hAnsi="Georgia" w:cs="Georgia"/>
          <w:sz w:val="19"/>
          <w:szCs w:val="19"/>
        </w:rPr>
        <w:t>linked</w:t>
      </w:r>
      <w:r>
        <w:rPr>
          <w:rFonts w:ascii="Georgia" w:eastAsia="Georgia" w:hAnsi="Georgia" w:cs="Georgia"/>
          <w:spacing w:val="27"/>
          <w:sz w:val="19"/>
          <w:szCs w:val="19"/>
        </w:rPr>
        <w:t xml:space="preserve"> </w:t>
      </w:r>
      <w:r>
        <w:rPr>
          <w:rFonts w:ascii="Georgia" w:eastAsia="Georgia" w:hAnsi="Georgia" w:cs="Georgia"/>
          <w:sz w:val="19"/>
          <w:szCs w:val="19"/>
        </w:rPr>
        <w:t>cursors</w:t>
      </w:r>
      <w:r>
        <w:rPr>
          <w:rFonts w:ascii="Georgia" w:eastAsia="Georgia" w:hAnsi="Georgia" w:cs="Georgia"/>
          <w:spacing w:val="29"/>
          <w:sz w:val="19"/>
          <w:szCs w:val="19"/>
        </w:rPr>
        <w:t xml:space="preserve"> </w:t>
      </w:r>
      <w:r>
        <w:rPr>
          <w:rFonts w:ascii="Georgia" w:eastAsia="Georgia" w:hAnsi="Georgia" w:cs="Georgia"/>
          <w:sz w:val="19"/>
          <w:szCs w:val="19"/>
        </w:rPr>
        <w:t>identifying</w:t>
      </w:r>
      <w:r>
        <w:rPr>
          <w:rFonts w:ascii="Georgia" w:eastAsia="Georgia" w:hAnsi="Georgia" w:cs="Georgia"/>
          <w:spacing w:val="35"/>
          <w:sz w:val="19"/>
          <w:szCs w:val="19"/>
        </w:rPr>
        <w:t xml:space="preserve"> </w:t>
      </w:r>
      <w:r>
        <w:rPr>
          <w:rFonts w:ascii="Georgia" w:eastAsia="Georgia" w:hAnsi="Georgia" w:cs="Georgia"/>
          <w:sz w:val="19"/>
          <w:szCs w:val="19"/>
        </w:rPr>
        <w:t>corresponding</w:t>
      </w:r>
      <w:r>
        <w:rPr>
          <w:rFonts w:ascii="Georgia" w:eastAsia="Georgia" w:hAnsi="Georgia" w:cs="Georgia"/>
          <w:spacing w:val="41"/>
          <w:sz w:val="19"/>
          <w:szCs w:val="19"/>
        </w:rPr>
        <w:t xml:space="preserve"> </w:t>
      </w:r>
      <w:r>
        <w:rPr>
          <w:rFonts w:ascii="Georgia" w:eastAsia="Georgia" w:hAnsi="Georgia" w:cs="Georgia"/>
          <w:sz w:val="19"/>
          <w:szCs w:val="19"/>
        </w:rPr>
        <w:t>positions</w:t>
      </w:r>
      <w:r>
        <w:rPr>
          <w:rFonts w:ascii="Georgia" w:eastAsia="Georgia" w:hAnsi="Georgia" w:cs="Georgia"/>
          <w:spacing w:val="32"/>
          <w:sz w:val="19"/>
          <w:szCs w:val="19"/>
        </w:rPr>
        <w:t xml:space="preserve"> </w:t>
      </w:r>
      <w:r>
        <w:rPr>
          <w:rFonts w:ascii="Georgia" w:eastAsia="Georgia" w:hAnsi="Georgia" w:cs="Georgia"/>
          <w:sz w:val="19"/>
          <w:szCs w:val="19"/>
        </w:rPr>
        <w:t>in</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multi-window </w:t>
      </w:r>
      <w:r>
        <w:rPr>
          <w:rFonts w:ascii="Georgia" w:eastAsia="Georgia" w:hAnsi="Georgia" w:cs="Georgia"/>
          <w:sz w:val="19"/>
          <w:szCs w:val="19"/>
        </w:rPr>
        <w:t>configurations</w:t>
      </w:r>
      <w:proofErr w:type="gramStart"/>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and</w:t>
      </w:r>
      <w:proofErr w:type="gramEnd"/>
      <w:r>
        <w:rPr>
          <w:rFonts w:ascii="Georgia" w:eastAsia="Georgia" w:hAnsi="Georgia" w:cs="Georgia"/>
          <w:spacing w:val="26"/>
          <w:sz w:val="19"/>
          <w:szCs w:val="19"/>
        </w:rPr>
        <w:t xml:space="preserve"> </w:t>
      </w:r>
      <w:r>
        <w:rPr>
          <w:rFonts w:ascii="Georgia" w:eastAsia="Georgia" w:hAnsi="Georgia" w:cs="Georgia"/>
          <w:sz w:val="19"/>
          <w:szCs w:val="19"/>
        </w:rPr>
        <w:t>fused</w:t>
      </w:r>
      <w:r>
        <w:rPr>
          <w:rFonts w:ascii="Georgia" w:eastAsia="Georgia" w:hAnsi="Georgia" w:cs="Georgia"/>
          <w:spacing w:val="29"/>
          <w:sz w:val="19"/>
          <w:szCs w:val="19"/>
        </w:rPr>
        <w:t xml:space="preserve"> </w:t>
      </w:r>
      <w:r>
        <w:rPr>
          <w:rFonts w:ascii="Georgia" w:eastAsia="Georgia" w:hAnsi="Georgia" w:cs="Georgia"/>
          <w:sz w:val="19"/>
          <w:szCs w:val="19"/>
        </w:rPr>
        <w:t>data</w:t>
      </w:r>
      <w:r>
        <w:rPr>
          <w:rFonts w:ascii="Georgia" w:eastAsia="Georgia" w:hAnsi="Georgia" w:cs="Georgia"/>
          <w:spacing w:val="27"/>
          <w:sz w:val="19"/>
          <w:szCs w:val="19"/>
        </w:rPr>
        <w:t xml:space="preserve"> </w:t>
      </w:r>
      <w:r>
        <w:rPr>
          <w:rFonts w:ascii="Georgia" w:eastAsia="Georgia" w:hAnsi="Georgia" w:cs="Georgia"/>
          <w:sz w:val="19"/>
          <w:szCs w:val="19"/>
        </w:rPr>
        <w:t>displays</w:t>
      </w:r>
      <w:r>
        <w:rPr>
          <w:rFonts w:ascii="Georgia" w:eastAsia="Georgia" w:hAnsi="Georgia" w:cs="Georgia"/>
          <w:spacing w:val="34"/>
          <w:sz w:val="19"/>
          <w:szCs w:val="19"/>
        </w:rPr>
        <w:t xml:space="preserve"> </w:t>
      </w:r>
      <w:r>
        <w:rPr>
          <w:rFonts w:ascii="Georgia" w:eastAsia="Georgia" w:hAnsi="Georgia" w:cs="Georgia"/>
          <w:sz w:val="19"/>
          <w:szCs w:val="19"/>
        </w:rPr>
        <w:t>with</w:t>
      </w:r>
      <w:r>
        <w:rPr>
          <w:rFonts w:ascii="Georgia" w:eastAsia="Georgia" w:hAnsi="Georgia" w:cs="Georgia"/>
          <w:spacing w:val="27"/>
          <w:sz w:val="19"/>
          <w:szCs w:val="19"/>
        </w:rPr>
        <w:t xml:space="preserve"> </w:t>
      </w:r>
      <w:r>
        <w:rPr>
          <w:rFonts w:ascii="Georgia" w:eastAsia="Georgia" w:hAnsi="Georgia" w:cs="Georgia"/>
          <w:sz w:val="19"/>
          <w:szCs w:val="19"/>
        </w:rPr>
        <w:t>adjustable</w:t>
      </w:r>
      <w:r>
        <w:rPr>
          <w:rFonts w:ascii="Georgia" w:eastAsia="Georgia" w:hAnsi="Georgia" w:cs="Georgia"/>
          <w:spacing w:val="37"/>
          <w:sz w:val="19"/>
          <w:szCs w:val="19"/>
        </w:rPr>
        <w:t xml:space="preserve"> </w:t>
      </w:r>
      <w:r>
        <w:rPr>
          <w:rFonts w:ascii="Georgia" w:eastAsia="Georgia" w:hAnsi="Georgia" w:cs="Georgia"/>
          <w:sz w:val="19"/>
          <w:szCs w:val="19"/>
        </w:rPr>
        <w:t xml:space="preserve">blending. </w:t>
      </w:r>
      <w:r>
        <w:rPr>
          <w:rFonts w:ascii="Georgia" w:eastAsia="Georgia" w:hAnsi="Georgia" w:cs="Georgia"/>
          <w:spacing w:val="45"/>
          <w:sz w:val="19"/>
          <w:szCs w:val="19"/>
        </w:rPr>
        <w:t xml:space="preserve"> </w:t>
      </w:r>
      <w:r>
        <w:rPr>
          <w:rFonts w:ascii="Georgia" w:eastAsia="Georgia" w:hAnsi="Georgia" w:cs="Georgia"/>
          <w:i/>
          <w:sz w:val="19"/>
          <w:szCs w:val="19"/>
        </w:rPr>
        <w:t>These</w:t>
      </w:r>
      <w:r>
        <w:rPr>
          <w:rFonts w:ascii="Georgia" w:eastAsia="Georgia" w:hAnsi="Georgia" w:cs="Georgia"/>
          <w:i/>
          <w:spacing w:val="19"/>
          <w:sz w:val="19"/>
          <w:szCs w:val="19"/>
        </w:rPr>
        <w:t xml:space="preserve"> </w:t>
      </w:r>
      <w:r>
        <w:rPr>
          <w:rFonts w:ascii="Georgia" w:eastAsia="Georgia" w:hAnsi="Georgia" w:cs="Georgia"/>
          <w:i/>
          <w:sz w:val="19"/>
          <w:szCs w:val="19"/>
        </w:rPr>
        <w:t>proposed</w:t>
      </w:r>
      <w:r>
        <w:rPr>
          <w:rFonts w:ascii="Georgia" w:eastAsia="Georgia" w:hAnsi="Georgia" w:cs="Georgia"/>
          <w:i/>
          <w:spacing w:val="19"/>
          <w:sz w:val="19"/>
          <w:szCs w:val="19"/>
        </w:rPr>
        <w:t xml:space="preserve"> </w:t>
      </w:r>
      <w:r>
        <w:rPr>
          <w:rFonts w:ascii="Georgia" w:eastAsia="Georgia" w:hAnsi="Georgia" w:cs="Georgia"/>
          <w:i/>
          <w:sz w:val="19"/>
          <w:szCs w:val="19"/>
        </w:rPr>
        <w:t>enhancements</w:t>
      </w:r>
      <w:r>
        <w:rPr>
          <w:rFonts w:ascii="Georgia" w:eastAsia="Georgia" w:hAnsi="Georgia" w:cs="Georgia"/>
          <w:i/>
          <w:spacing w:val="19"/>
          <w:sz w:val="19"/>
          <w:szCs w:val="19"/>
        </w:rPr>
        <w:t xml:space="preserve"> </w:t>
      </w:r>
      <w:r>
        <w:rPr>
          <w:rFonts w:ascii="Georgia" w:eastAsia="Georgia" w:hAnsi="Georgia" w:cs="Georgia"/>
          <w:i/>
          <w:sz w:val="19"/>
          <w:szCs w:val="19"/>
        </w:rPr>
        <w:t>to</w:t>
      </w:r>
      <w:r>
        <w:rPr>
          <w:rFonts w:ascii="Georgia" w:eastAsia="Georgia" w:hAnsi="Georgia" w:cs="Georgia"/>
          <w:i/>
          <w:spacing w:val="19"/>
          <w:sz w:val="19"/>
          <w:szCs w:val="19"/>
        </w:rPr>
        <w:t xml:space="preserve"> </w:t>
      </w:r>
      <w:r>
        <w:rPr>
          <w:rFonts w:ascii="Georgia" w:eastAsia="Georgia" w:hAnsi="Georgia" w:cs="Georgia"/>
          <w:i/>
          <w:sz w:val="19"/>
          <w:szCs w:val="19"/>
        </w:rPr>
        <w:t>the</w:t>
      </w:r>
      <w:r>
        <w:rPr>
          <w:rFonts w:ascii="Georgia" w:eastAsia="Georgia" w:hAnsi="Georgia" w:cs="Georgia"/>
          <w:i/>
          <w:spacing w:val="19"/>
          <w:sz w:val="19"/>
          <w:szCs w:val="19"/>
        </w:rPr>
        <w:t xml:space="preserve"> </w:t>
      </w:r>
      <w:r>
        <w:rPr>
          <w:rFonts w:ascii="Georgia" w:eastAsia="Georgia" w:hAnsi="Georgia" w:cs="Georgia"/>
          <w:i/>
          <w:sz w:val="19"/>
          <w:szCs w:val="19"/>
        </w:rPr>
        <w:t>software</w:t>
      </w:r>
      <w:r>
        <w:rPr>
          <w:rFonts w:ascii="Georgia" w:eastAsia="Georgia" w:hAnsi="Georgia" w:cs="Georgia"/>
          <w:i/>
          <w:spacing w:val="19"/>
          <w:sz w:val="19"/>
          <w:szCs w:val="19"/>
        </w:rPr>
        <w:t xml:space="preserve"> </w:t>
      </w:r>
      <w:r>
        <w:rPr>
          <w:rFonts w:ascii="Georgia" w:eastAsia="Georgia" w:hAnsi="Georgia" w:cs="Georgia"/>
          <w:i/>
          <w:sz w:val="19"/>
          <w:szCs w:val="19"/>
        </w:rPr>
        <w:t>will</w:t>
      </w:r>
      <w:r>
        <w:rPr>
          <w:rFonts w:ascii="Georgia" w:eastAsia="Georgia" w:hAnsi="Georgia" w:cs="Georgia"/>
          <w:i/>
          <w:spacing w:val="19"/>
          <w:sz w:val="19"/>
          <w:szCs w:val="19"/>
        </w:rPr>
        <w:t xml:space="preserve"> </w:t>
      </w:r>
      <w:r>
        <w:rPr>
          <w:rFonts w:ascii="Georgia" w:eastAsia="Georgia" w:hAnsi="Georgia" w:cs="Georgia"/>
          <w:i/>
          <w:sz w:val="19"/>
          <w:szCs w:val="19"/>
        </w:rPr>
        <w:t>be</w:t>
      </w:r>
      <w:r>
        <w:rPr>
          <w:rFonts w:ascii="Georgia" w:eastAsia="Georgia" w:hAnsi="Georgia" w:cs="Georgia"/>
          <w:i/>
          <w:spacing w:val="19"/>
          <w:sz w:val="19"/>
          <w:szCs w:val="19"/>
        </w:rPr>
        <w:t xml:space="preserve"> </w:t>
      </w:r>
      <w:r>
        <w:rPr>
          <w:rFonts w:ascii="Georgia" w:eastAsia="Georgia" w:hAnsi="Georgia" w:cs="Georgia"/>
          <w:i/>
          <w:sz w:val="19"/>
          <w:szCs w:val="19"/>
        </w:rPr>
        <w:t xml:space="preserve">ex- </w:t>
      </w:r>
      <w:proofErr w:type="spellStart"/>
      <w:r>
        <w:rPr>
          <w:rFonts w:ascii="Georgia" w:eastAsia="Georgia" w:hAnsi="Georgia" w:cs="Georgia"/>
          <w:i/>
          <w:sz w:val="19"/>
          <w:szCs w:val="19"/>
        </w:rPr>
        <w:t>tremely</w:t>
      </w:r>
      <w:proofErr w:type="spellEnd"/>
      <w:r>
        <w:rPr>
          <w:rFonts w:ascii="Georgia" w:eastAsia="Georgia" w:hAnsi="Georgia" w:cs="Georgia"/>
          <w:i/>
          <w:spacing w:val="8"/>
          <w:sz w:val="19"/>
          <w:szCs w:val="19"/>
        </w:rPr>
        <w:t xml:space="preserve"> </w:t>
      </w:r>
      <w:r>
        <w:rPr>
          <w:rFonts w:ascii="Georgia" w:eastAsia="Georgia" w:hAnsi="Georgia" w:cs="Georgia"/>
          <w:i/>
          <w:sz w:val="19"/>
          <w:szCs w:val="19"/>
        </w:rPr>
        <w:t>useful</w:t>
      </w:r>
      <w:r>
        <w:rPr>
          <w:rFonts w:ascii="Georgia" w:eastAsia="Georgia" w:hAnsi="Georgia" w:cs="Georgia"/>
          <w:i/>
          <w:spacing w:val="8"/>
          <w:sz w:val="19"/>
          <w:szCs w:val="19"/>
        </w:rPr>
        <w:t xml:space="preserve"> </w:t>
      </w:r>
      <w:r>
        <w:rPr>
          <w:rFonts w:ascii="Georgia" w:eastAsia="Georgia" w:hAnsi="Georgia" w:cs="Georgia"/>
          <w:i/>
          <w:sz w:val="19"/>
          <w:szCs w:val="19"/>
        </w:rPr>
        <w:t>to</w:t>
      </w:r>
      <w:r>
        <w:rPr>
          <w:rFonts w:ascii="Georgia" w:eastAsia="Georgia" w:hAnsi="Georgia" w:cs="Georgia"/>
          <w:i/>
          <w:spacing w:val="8"/>
          <w:sz w:val="19"/>
          <w:szCs w:val="19"/>
        </w:rPr>
        <w:t xml:space="preserve"> </w:t>
      </w:r>
      <w:r>
        <w:rPr>
          <w:rFonts w:ascii="Georgia" w:eastAsia="Georgia" w:hAnsi="Georgia" w:cs="Georgia"/>
          <w:i/>
          <w:sz w:val="19"/>
          <w:szCs w:val="19"/>
        </w:rPr>
        <w:t>the</w:t>
      </w:r>
      <w:r>
        <w:rPr>
          <w:rFonts w:ascii="Georgia" w:eastAsia="Georgia" w:hAnsi="Georgia" w:cs="Georgia"/>
          <w:i/>
          <w:spacing w:val="8"/>
          <w:sz w:val="19"/>
          <w:szCs w:val="19"/>
        </w:rPr>
        <w:t xml:space="preserve"> </w:t>
      </w:r>
      <w:r>
        <w:rPr>
          <w:rFonts w:ascii="Georgia" w:eastAsia="Georgia" w:hAnsi="Georgia" w:cs="Georgia"/>
          <w:i/>
          <w:sz w:val="19"/>
          <w:szCs w:val="19"/>
        </w:rPr>
        <w:t>general</w:t>
      </w:r>
      <w:r>
        <w:rPr>
          <w:rFonts w:ascii="Georgia" w:eastAsia="Georgia" w:hAnsi="Georgia" w:cs="Georgia"/>
          <w:i/>
          <w:spacing w:val="8"/>
          <w:sz w:val="19"/>
          <w:szCs w:val="19"/>
        </w:rPr>
        <w:t xml:space="preserve"> </w:t>
      </w:r>
      <w:r>
        <w:rPr>
          <w:rFonts w:ascii="Georgia" w:eastAsia="Georgia" w:hAnsi="Georgia" w:cs="Georgia"/>
          <w:i/>
          <w:sz w:val="19"/>
          <w:szCs w:val="19"/>
        </w:rPr>
        <w:t>imaging</w:t>
      </w:r>
      <w:r>
        <w:rPr>
          <w:rFonts w:ascii="Georgia" w:eastAsia="Georgia" w:hAnsi="Georgia" w:cs="Georgia"/>
          <w:i/>
          <w:spacing w:val="8"/>
          <w:sz w:val="19"/>
          <w:szCs w:val="19"/>
        </w:rPr>
        <w:t xml:space="preserve"> </w:t>
      </w:r>
      <w:r>
        <w:rPr>
          <w:rFonts w:ascii="Georgia" w:eastAsia="Georgia" w:hAnsi="Georgia" w:cs="Georgia"/>
          <w:i/>
          <w:sz w:val="19"/>
          <w:szCs w:val="19"/>
        </w:rPr>
        <w:t>research</w:t>
      </w:r>
      <w:r>
        <w:rPr>
          <w:rFonts w:ascii="Georgia" w:eastAsia="Georgia" w:hAnsi="Georgia" w:cs="Georgia"/>
          <w:i/>
          <w:spacing w:val="8"/>
          <w:sz w:val="19"/>
          <w:szCs w:val="19"/>
        </w:rPr>
        <w:t xml:space="preserve"> </w:t>
      </w:r>
      <w:r>
        <w:rPr>
          <w:rFonts w:ascii="Georgia" w:eastAsia="Georgia" w:hAnsi="Georgia" w:cs="Georgia"/>
          <w:i/>
          <w:sz w:val="19"/>
          <w:szCs w:val="19"/>
        </w:rPr>
        <w:t>community</w:t>
      </w:r>
      <w:r>
        <w:rPr>
          <w:rFonts w:ascii="Georgia" w:eastAsia="Georgia" w:hAnsi="Georgia" w:cs="Georgia"/>
          <w:i/>
          <w:spacing w:val="8"/>
          <w:sz w:val="19"/>
          <w:szCs w:val="19"/>
        </w:rPr>
        <w:t xml:space="preserve"> </w:t>
      </w:r>
      <w:r>
        <w:rPr>
          <w:rFonts w:ascii="Georgia" w:eastAsia="Georgia" w:hAnsi="Georgia" w:cs="Georgia"/>
          <w:i/>
          <w:sz w:val="19"/>
          <w:szCs w:val="19"/>
        </w:rPr>
        <w:t>and</w:t>
      </w:r>
      <w:r>
        <w:rPr>
          <w:rFonts w:ascii="Georgia" w:eastAsia="Georgia" w:hAnsi="Georgia" w:cs="Georgia"/>
          <w:i/>
          <w:spacing w:val="8"/>
          <w:sz w:val="19"/>
          <w:szCs w:val="19"/>
        </w:rPr>
        <w:t xml:space="preserve"> </w:t>
      </w:r>
      <w:r>
        <w:rPr>
          <w:rFonts w:ascii="Georgia" w:eastAsia="Georgia" w:hAnsi="Georgia" w:cs="Georgia"/>
          <w:i/>
          <w:sz w:val="19"/>
          <w:szCs w:val="19"/>
        </w:rPr>
        <w:t>not</w:t>
      </w:r>
      <w:r>
        <w:rPr>
          <w:rFonts w:ascii="Georgia" w:eastAsia="Georgia" w:hAnsi="Georgia" w:cs="Georgia"/>
          <w:i/>
          <w:spacing w:val="8"/>
          <w:sz w:val="19"/>
          <w:szCs w:val="19"/>
        </w:rPr>
        <w:t xml:space="preserve"> </w:t>
      </w:r>
      <w:r>
        <w:rPr>
          <w:rFonts w:ascii="Georgia" w:eastAsia="Georgia" w:hAnsi="Georgia" w:cs="Georgia"/>
          <w:i/>
          <w:sz w:val="19"/>
          <w:szCs w:val="19"/>
        </w:rPr>
        <w:t>just</w:t>
      </w:r>
      <w:r>
        <w:rPr>
          <w:rFonts w:ascii="Georgia" w:eastAsia="Georgia" w:hAnsi="Georgia" w:cs="Georgia"/>
          <w:i/>
          <w:spacing w:val="8"/>
          <w:sz w:val="19"/>
          <w:szCs w:val="19"/>
        </w:rPr>
        <w:t xml:space="preserve"> </w:t>
      </w:r>
      <w:r>
        <w:rPr>
          <w:rFonts w:ascii="Georgia" w:eastAsia="Georgia" w:hAnsi="Georgia" w:cs="Georgia"/>
          <w:i/>
          <w:sz w:val="19"/>
          <w:szCs w:val="19"/>
        </w:rPr>
        <w:t>those</w:t>
      </w:r>
      <w:r>
        <w:rPr>
          <w:rFonts w:ascii="Georgia" w:eastAsia="Georgia" w:hAnsi="Georgia" w:cs="Georgia"/>
          <w:i/>
          <w:spacing w:val="8"/>
          <w:sz w:val="19"/>
          <w:szCs w:val="19"/>
        </w:rPr>
        <w:t xml:space="preserve"> </w:t>
      </w:r>
      <w:r>
        <w:rPr>
          <w:rFonts w:ascii="Georgia" w:eastAsia="Georgia" w:hAnsi="Georgia" w:cs="Georgia"/>
          <w:i/>
          <w:sz w:val="19"/>
          <w:szCs w:val="19"/>
        </w:rPr>
        <w:t>investigators</w:t>
      </w:r>
      <w:r>
        <w:rPr>
          <w:rFonts w:ascii="Georgia" w:eastAsia="Georgia" w:hAnsi="Georgia" w:cs="Georgia"/>
          <w:i/>
          <w:spacing w:val="8"/>
          <w:sz w:val="19"/>
          <w:szCs w:val="19"/>
        </w:rPr>
        <w:t xml:space="preserve"> </w:t>
      </w:r>
      <w:r>
        <w:rPr>
          <w:rFonts w:ascii="Georgia" w:eastAsia="Georgia" w:hAnsi="Georgia" w:cs="Georgia"/>
          <w:i/>
          <w:sz w:val="19"/>
          <w:szCs w:val="19"/>
        </w:rPr>
        <w:t>targeted</w:t>
      </w:r>
      <w:r>
        <w:rPr>
          <w:rFonts w:ascii="Georgia" w:eastAsia="Georgia" w:hAnsi="Georgia" w:cs="Georgia"/>
          <w:i/>
          <w:spacing w:val="8"/>
          <w:sz w:val="19"/>
          <w:szCs w:val="19"/>
        </w:rPr>
        <w:t xml:space="preserve"> </w:t>
      </w:r>
      <w:r>
        <w:rPr>
          <w:rFonts w:ascii="Georgia" w:eastAsia="Georgia" w:hAnsi="Georgia" w:cs="Georgia"/>
          <w:i/>
          <w:sz w:val="19"/>
          <w:szCs w:val="19"/>
        </w:rPr>
        <w:t>in</w:t>
      </w:r>
      <w:r>
        <w:rPr>
          <w:rFonts w:ascii="Georgia" w:eastAsia="Georgia" w:hAnsi="Georgia" w:cs="Georgia"/>
          <w:i/>
          <w:spacing w:val="8"/>
          <w:sz w:val="19"/>
          <w:szCs w:val="19"/>
        </w:rPr>
        <w:t xml:space="preserve"> </w:t>
      </w:r>
      <w:r>
        <w:rPr>
          <w:rFonts w:ascii="Georgia" w:eastAsia="Georgia" w:hAnsi="Georgia" w:cs="Georgia"/>
          <w:i/>
          <w:sz w:val="19"/>
          <w:szCs w:val="19"/>
        </w:rPr>
        <w:t>this</w:t>
      </w:r>
      <w:r>
        <w:rPr>
          <w:rFonts w:ascii="Georgia" w:eastAsia="Georgia" w:hAnsi="Georgia" w:cs="Georgia"/>
          <w:i/>
          <w:spacing w:val="8"/>
          <w:sz w:val="19"/>
          <w:szCs w:val="19"/>
        </w:rPr>
        <w:t xml:space="preserve"> </w:t>
      </w:r>
      <w:r>
        <w:rPr>
          <w:rFonts w:ascii="Georgia" w:eastAsia="Georgia" w:hAnsi="Georgia" w:cs="Georgia"/>
          <w:i/>
          <w:sz w:val="19"/>
          <w:szCs w:val="19"/>
        </w:rPr>
        <w:t>project.</w:t>
      </w:r>
      <w:r>
        <w:rPr>
          <w:rFonts w:ascii="Georgia" w:eastAsia="Georgia" w:hAnsi="Georgia" w:cs="Georgia"/>
          <w:i/>
          <w:spacing w:val="40"/>
          <w:sz w:val="19"/>
          <w:szCs w:val="19"/>
        </w:rPr>
        <w:t xml:space="preserve"> </w:t>
      </w:r>
      <w:r>
        <w:rPr>
          <w:rFonts w:ascii="Georgia" w:eastAsia="Georgia" w:hAnsi="Georgia" w:cs="Georgia"/>
          <w:i/>
          <w:sz w:val="19"/>
          <w:szCs w:val="19"/>
        </w:rPr>
        <w:t>Thus,</w:t>
      </w:r>
      <w:r>
        <w:rPr>
          <w:rFonts w:ascii="Georgia" w:eastAsia="Georgia" w:hAnsi="Georgia" w:cs="Georgia"/>
          <w:i/>
          <w:spacing w:val="10"/>
          <w:sz w:val="19"/>
          <w:szCs w:val="19"/>
        </w:rPr>
        <w:t xml:space="preserve"> </w:t>
      </w:r>
      <w:r>
        <w:rPr>
          <w:rFonts w:ascii="Georgia" w:eastAsia="Georgia" w:hAnsi="Georgia" w:cs="Georgia"/>
          <w:i/>
          <w:sz w:val="19"/>
          <w:szCs w:val="19"/>
        </w:rPr>
        <w:t>the impact of this work will be both immediate and broad on pulmonary-driven science and research.</w:t>
      </w:r>
    </w:p>
    <w:p w14:paraId="0382CF6D" w14:textId="77777777" w:rsidR="00E61F9D" w:rsidRDefault="00E61F9D">
      <w:pPr>
        <w:spacing w:after="0"/>
        <w:jc w:val="both"/>
        <w:sectPr w:rsidR="00E61F9D">
          <w:pgSz w:w="12240" w:h="15840"/>
          <w:pgMar w:top="680" w:right="580" w:bottom="280" w:left="600" w:header="720" w:footer="720" w:gutter="0"/>
          <w:cols w:space="720"/>
        </w:sectPr>
      </w:pPr>
    </w:p>
    <w:p w14:paraId="4C5C364E" w14:textId="77777777" w:rsidR="00E61F9D" w:rsidRDefault="005C64D6">
      <w:pPr>
        <w:spacing w:before="85" w:after="0" w:line="277" w:lineRule="auto"/>
        <w:ind w:left="114" w:right="52" w:firstLine="6"/>
        <w:jc w:val="both"/>
        <w:rPr>
          <w:rFonts w:ascii="Georgia" w:eastAsia="Georgia" w:hAnsi="Georgia" w:cs="Georgia"/>
          <w:sz w:val="19"/>
          <w:szCs w:val="19"/>
        </w:rPr>
      </w:pPr>
      <w:proofErr w:type="gramStart"/>
      <w:r>
        <w:rPr>
          <w:rFonts w:ascii="Georgia" w:eastAsia="Georgia" w:hAnsi="Georgia" w:cs="Georgia"/>
          <w:b/>
          <w:bCs/>
          <w:sz w:val="19"/>
          <w:szCs w:val="19"/>
        </w:rPr>
        <w:lastRenderedPageBreak/>
        <w:t>3(c.2.4)</w:t>
      </w:r>
      <w:r>
        <w:rPr>
          <w:rFonts w:ascii="Georgia" w:eastAsia="Georgia" w:hAnsi="Georgia" w:cs="Georgia"/>
          <w:b/>
          <w:bCs/>
          <w:spacing w:val="40"/>
          <w:sz w:val="19"/>
          <w:szCs w:val="19"/>
        </w:rPr>
        <w:t xml:space="preserve"> </w:t>
      </w:r>
      <w:r>
        <w:rPr>
          <w:rFonts w:ascii="Georgia" w:eastAsia="Georgia" w:hAnsi="Georgia" w:cs="Georgia"/>
          <w:b/>
          <w:bCs/>
          <w:sz w:val="19"/>
          <w:szCs w:val="19"/>
        </w:rPr>
        <w:t>Software</w:t>
      </w:r>
      <w:r>
        <w:rPr>
          <w:rFonts w:ascii="Georgia" w:eastAsia="Georgia" w:hAnsi="Georgia" w:cs="Georgia"/>
          <w:b/>
          <w:bCs/>
          <w:spacing w:val="43"/>
          <w:sz w:val="19"/>
          <w:szCs w:val="19"/>
        </w:rPr>
        <w:t xml:space="preserve"> </w:t>
      </w:r>
      <w:r>
        <w:rPr>
          <w:rFonts w:ascii="Georgia" w:eastAsia="Georgia" w:hAnsi="Georgia" w:cs="Georgia"/>
          <w:b/>
          <w:bCs/>
          <w:sz w:val="19"/>
          <w:szCs w:val="19"/>
        </w:rPr>
        <w:t>engineering.</w:t>
      </w:r>
      <w:proofErr w:type="gramEnd"/>
      <w:r>
        <w:rPr>
          <w:rFonts w:ascii="Georgia" w:eastAsia="Georgia" w:hAnsi="Georgia" w:cs="Georgia"/>
          <w:b/>
          <w:bCs/>
          <w:sz w:val="19"/>
          <w:szCs w:val="19"/>
        </w:rPr>
        <w:t xml:space="preserve">  </w:t>
      </w:r>
      <w:r>
        <w:rPr>
          <w:rFonts w:ascii="Georgia" w:eastAsia="Georgia" w:hAnsi="Georgia" w:cs="Georgia"/>
          <w:b/>
          <w:bCs/>
          <w:spacing w:val="11"/>
          <w:sz w:val="19"/>
          <w:szCs w:val="19"/>
        </w:rPr>
        <w:t xml:space="preserve"> </w:t>
      </w:r>
      <w:r>
        <w:rPr>
          <w:rFonts w:ascii="Georgia" w:eastAsia="Georgia" w:hAnsi="Georgia" w:cs="Georgia"/>
          <w:sz w:val="19"/>
          <w:szCs w:val="19"/>
        </w:rPr>
        <w:t>Both</w:t>
      </w:r>
      <w:r>
        <w:rPr>
          <w:rFonts w:ascii="Georgia" w:eastAsia="Georgia" w:hAnsi="Georgia" w:cs="Georgia"/>
          <w:spacing w:val="32"/>
          <w:sz w:val="19"/>
          <w:szCs w:val="19"/>
        </w:rPr>
        <w:t xml:space="preserve"> </w:t>
      </w:r>
      <w:r>
        <w:rPr>
          <w:rFonts w:ascii="Georgia" w:eastAsia="Georgia" w:hAnsi="Georgia" w:cs="Georgia"/>
          <w:sz w:val="19"/>
          <w:szCs w:val="19"/>
        </w:rPr>
        <w:t>ANTs</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30"/>
          <w:sz w:val="19"/>
          <w:szCs w:val="19"/>
        </w:rPr>
        <w:t xml:space="preserve"> </w:t>
      </w:r>
      <w:r>
        <w:rPr>
          <w:rFonts w:ascii="Georgia" w:eastAsia="Georgia" w:hAnsi="Georgia" w:cs="Georgia"/>
          <w:sz w:val="19"/>
          <w:szCs w:val="19"/>
        </w:rPr>
        <w:t>ITK-SNAP</w:t>
      </w:r>
      <w:r>
        <w:rPr>
          <w:rFonts w:ascii="Georgia" w:eastAsia="Georgia" w:hAnsi="Georgia" w:cs="Georgia"/>
          <w:spacing w:val="42"/>
          <w:sz w:val="19"/>
          <w:szCs w:val="19"/>
        </w:rPr>
        <w:t xml:space="preserve"> </w:t>
      </w:r>
      <w:r>
        <w:rPr>
          <w:rFonts w:ascii="Georgia" w:eastAsia="Georgia" w:hAnsi="Georgia" w:cs="Georgia"/>
          <w:sz w:val="19"/>
          <w:szCs w:val="19"/>
        </w:rPr>
        <w:t>development</w:t>
      </w:r>
      <w:proofErr w:type="gramStart"/>
      <w:r>
        <w:rPr>
          <w:rFonts w:ascii="Georgia" w:eastAsia="Georgia" w:hAnsi="Georgia" w:cs="Georgia"/>
          <w:sz w:val="19"/>
          <w:szCs w:val="19"/>
        </w:rPr>
        <w:t xml:space="preserve">, </w:t>
      </w:r>
      <w:r>
        <w:rPr>
          <w:rFonts w:ascii="Georgia" w:eastAsia="Georgia" w:hAnsi="Georgia" w:cs="Georgia"/>
          <w:spacing w:val="7"/>
          <w:sz w:val="19"/>
          <w:szCs w:val="19"/>
        </w:rPr>
        <w:t xml:space="preserve"> </w:t>
      </w:r>
      <w:r>
        <w:rPr>
          <w:rFonts w:ascii="Georgia" w:eastAsia="Georgia" w:hAnsi="Georgia" w:cs="Georgia"/>
          <w:sz w:val="19"/>
          <w:szCs w:val="19"/>
        </w:rPr>
        <w:t>based</w:t>
      </w:r>
      <w:proofErr w:type="gramEnd"/>
      <w:r>
        <w:rPr>
          <w:rFonts w:ascii="Georgia" w:eastAsia="Georgia" w:hAnsi="Georgia" w:cs="Georgia"/>
          <w:spacing w:val="33"/>
          <w:sz w:val="19"/>
          <w:szCs w:val="19"/>
        </w:rPr>
        <w:t xml:space="preserve"> </w:t>
      </w:r>
      <w:r>
        <w:rPr>
          <w:rFonts w:ascii="Georgia" w:eastAsia="Georgia" w:hAnsi="Georgia" w:cs="Georgia"/>
          <w:sz w:val="19"/>
          <w:szCs w:val="19"/>
        </w:rPr>
        <w:t>on</w:t>
      </w:r>
      <w:r>
        <w:rPr>
          <w:rFonts w:ascii="Georgia" w:eastAsia="Georgia" w:hAnsi="Georgia" w:cs="Georgia"/>
          <w:spacing w:val="28"/>
          <w:sz w:val="19"/>
          <w:szCs w:val="19"/>
        </w:rPr>
        <w:t xml:space="preserve"> </w:t>
      </w:r>
      <w:r>
        <w:rPr>
          <w:rFonts w:ascii="Georgia" w:eastAsia="Georgia" w:hAnsi="Georgia" w:cs="Georgia"/>
          <w:sz w:val="19"/>
          <w:szCs w:val="19"/>
        </w:rPr>
        <w:t>a</w:t>
      </w:r>
      <w:r>
        <w:rPr>
          <w:rFonts w:ascii="Georgia" w:eastAsia="Georgia" w:hAnsi="Georgia" w:cs="Georgia"/>
          <w:spacing w:val="27"/>
          <w:sz w:val="19"/>
          <w:szCs w:val="19"/>
        </w:rPr>
        <w:t xml:space="preserve"> </w:t>
      </w:r>
      <w:r>
        <w:rPr>
          <w:rFonts w:ascii="Georgia" w:eastAsia="Georgia" w:hAnsi="Georgia" w:cs="Georgia"/>
          <w:sz w:val="19"/>
          <w:szCs w:val="19"/>
        </w:rPr>
        <w:t>solid</w:t>
      </w:r>
      <w:r>
        <w:rPr>
          <w:rFonts w:ascii="Georgia" w:eastAsia="Georgia" w:hAnsi="Georgia" w:cs="Georgia"/>
          <w:spacing w:val="32"/>
          <w:sz w:val="19"/>
          <w:szCs w:val="19"/>
        </w:rPr>
        <w:t xml:space="preserve"> </w:t>
      </w:r>
      <w:r>
        <w:rPr>
          <w:rFonts w:ascii="Georgia" w:eastAsia="Georgia" w:hAnsi="Georgia" w:cs="Georgia"/>
          <w:sz w:val="19"/>
          <w:szCs w:val="19"/>
        </w:rPr>
        <w:t>foundation</w:t>
      </w:r>
      <w:r>
        <w:rPr>
          <w:rFonts w:ascii="Georgia" w:eastAsia="Georgia" w:hAnsi="Georgia" w:cs="Georgia"/>
          <w:spacing w:val="42"/>
          <w:sz w:val="19"/>
          <w:szCs w:val="19"/>
        </w:rPr>
        <w:t xml:space="preserve"> </w:t>
      </w:r>
      <w:r>
        <w:rPr>
          <w:rFonts w:ascii="Georgia" w:eastAsia="Georgia" w:hAnsi="Georgia" w:cs="Georgia"/>
          <w:sz w:val="19"/>
          <w:szCs w:val="19"/>
        </w:rPr>
        <w:t>provided</w:t>
      </w:r>
      <w:r>
        <w:rPr>
          <w:rFonts w:ascii="Georgia" w:eastAsia="Georgia" w:hAnsi="Georgia" w:cs="Georgia"/>
          <w:spacing w:val="39"/>
          <w:sz w:val="19"/>
          <w:szCs w:val="19"/>
        </w:rPr>
        <w:t xml:space="preserve"> </w:t>
      </w:r>
      <w:r>
        <w:rPr>
          <w:rFonts w:ascii="Georgia" w:eastAsia="Georgia" w:hAnsi="Georgia" w:cs="Georgia"/>
          <w:sz w:val="19"/>
          <w:szCs w:val="19"/>
        </w:rPr>
        <w:t>by</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Insight</w:t>
      </w:r>
      <w:r>
        <w:rPr>
          <w:rFonts w:ascii="Georgia" w:eastAsia="Georgia" w:hAnsi="Georgia" w:cs="Georgia"/>
          <w:spacing w:val="-1"/>
          <w:sz w:val="19"/>
          <w:szCs w:val="19"/>
        </w:rPr>
        <w:t xml:space="preserve"> </w:t>
      </w:r>
      <w:r>
        <w:rPr>
          <w:rFonts w:ascii="Georgia" w:eastAsia="Georgia" w:hAnsi="Georgia" w:cs="Georgia"/>
          <w:sz w:val="19"/>
          <w:szCs w:val="19"/>
        </w:rPr>
        <w:t>Toolkit,</w:t>
      </w:r>
      <w:r>
        <w:rPr>
          <w:rFonts w:ascii="Georgia" w:eastAsia="Georgia" w:hAnsi="Georgia" w:cs="Georgia"/>
          <w:spacing w:val="3"/>
          <w:sz w:val="19"/>
          <w:szCs w:val="19"/>
        </w:rPr>
        <w:t xml:space="preserve"> </w:t>
      </w:r>
      <w:r>
        <w:rPr>
          <w:rFonts w:ascii="Georgia" w:eastAsia="Georgia" w:hAnsi="Georgia" w:cs="Georgia"/>
          <w:sz w:val="19"/>
          <w:szCs w:val="19"/>
        </w:rPr>
        <w:t>utilizes</w:t>
      </w:r>
      <w:r>
        <w:rPr>
          <w:rFonts w:ascii="Georgia" w:eastAsia="Georgia" w:hAnsi="Georgia" w:cs="Georgia"/>
          <w:spacing w:val="-1"/>
          <w:sz w:val="19"/>
          <w:szCs w:val="19"/>
        </w:rPr>
        <w:t xml:space="preserve"> </w:t>
      </w:r>
      <w:r>
        <w:rPr>
          <w:rFonts w:ascii="Georgia" w:eastAsia="Georgia" w:hAnsi="Georgia" w:cs="Georgia"/>
          <w:sz w:val="19"/>
          <w:szCs w:val="19"/>
        </w:rPr>
        <w:t>open-source</w:t>
      </w:r>
      <w:r>
        <w:rPr>
          <w:rFonts w:ascii="Georgia" w:eastAsia="Georgia" w:hAnsi="Georgia" w:cs="Georgia"/>
          <w:spacing w:val="8"/>
          <w:sz w:val="19"/>
          <w:szCs w:val="19"/>
        </w:rPr>
        <w:t xml:space="preserve"> </w:t>
      </w:r>
      <w:r>
        <w:rPr>
          <w:rFonts w:ascii="Georgia" w:eastAsia="Georgia" w:hAnsi="Georgia" w:cs="Georgia"/>
          <w:sz w:val="19"/>
          <w:szCs w:val="19"/>
        </w:rPr>
        <w:t>software</w:t>
      </w:r>
      <w:r>
        <w:rPr>
          <w:rFonts w:ascii="Georgia" w:eastAsia="Georgia" w:hAnsi="Georgia" w:cs="Georgia"/>
          <w:spacing w:val="1"/>
          <w:sz w:val="19"/>
          <w:szCs w:val="19"/>
        </w:rPr>
        <w:t xml:space="preserve"> </w:t>
      </w:r>
      <w:r>
        <w:rPr>
          <w:rFonts w:ascii="Georgia" w:eastAsia="Georgia" w:hAnsi="Georgia" w:cs="Georgia"/>
          <w:sz w:val="19"/>
          <w:szCs w:val="19"/>
        </w:rPr>
        <w:t>engineering</w:t>
      </w:r>
      <w:r>
        <w:rPr>
          <w:rFonts w:ascii="Georgia" w:eastAsia="Georgia" w:hAnsi="Georgia" w:cs="Georgia"/>
          <w:spacing w:val="7"/>
          <w:sz w:val="19"/>
          <w:szCs w:val="19"/>
        </w:rPr>
        <w:t xml:space="preserve"> </w:t>
      </w:r>
      <w:r>
        <w:rPr>
          <w:rFonts w:ascii="Georgia" w:eastAsia="Georgia" w:hAnsi="Georgia" w:cs="Georgia"/>
          <w:sz w:val="19"/>
          <w:szCs w:val="19"/>
        </w:rPr>
        <w:t>best</w:t>
      </w:r>
      <w:r>
        <w:rPr>
          <w:rFonts w:ascii="Georgia" w:eastAsia="Georgia" w:hAnsi="Georgia" w:cs="Georgia"/>
          <w:spacing w:val="-6"/>
          <w:sz w:val="19"/>
          <w:szCs w:val="19"/>
        </w:rPr>
        <w:t xml:space="preserve"> </w:t>
      </w:r>
      <w:r>
        <w:rPr>
          <w:rFonts w:ascii="Georgia" w:eastAsia="Georgia" w:hAnsi="Georgia" w:cs="Georgia"/>
          <w:sz w:val="19"/>
          <w:szCs w:val="19"/>
        </w:rPr>
        <w:t>practices,</w:t>
      </w:r>
      <w:r>
        <w:rPr>
          <w:rFonts w:ascii="Georgia" w:eastAsia="Georgia" w:hAnsi="Georgia" w:cs="Georgia"/>
          <w:spacing w:val="6"/>
          <w:sz w:val="19"/>
          <w:szCs w:val="19"/>
        </w:rPr>
        <w:t xml:space="preserve"> </w:t>
      </w:r>
      <w:r>
        <w:rPr>
          <w:rFonts w:ascii="Georgia" w:eastAsia="Georgia" w:hAnsi="Georgia" w:cs="Georgia"/>
          <w:sz w:val="19"/>
          <w:szCs w:val="19"/>
        </w:rPr>
        <w:t>such</w:t>
      </w:r>
      <w:r>
        <w:rPr>
          <w:rFonts w:ascii="Georgia" w:eastAsia="Georgia" w:hAnsi="Georgia" w:cs="Georgia"/>
          <w:spacing w:val="-5"/>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use</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proofErr w:type="spellStart"/>
      <w:r>
        <w:rPr>
          <w:rFonts w:ascii="Georgia" w:eastAsia="Georgia" w:hAnsi="Georgia" w:cs="Georgia"/>
          <w:sz w:val="19"/>
          <w:szCs w:val="19"/>
        </w:rPr>
        <w:t>Git</w:t>
      </w:r>
      <w:proofErr w:type="spellEnd"/>
      <w:r>
        <w:rPr>
          <w:rFonts w:ascii="Georgia" w:eastAsia="Georgia" w:hAnsi="Georgia" w:cs="Georgia"/>
          <w:spacing w:val="-8"/>
          <w:sz w:val="19"/>
          <w:szCs w:val="19"/>
        </w:rPr>
        <w:t xml:space="preserve"> </w:t>
      </w:r>
      <w:r>
        <w:rPr>
          <w:rFonts w:ascii="Georgia" w:eastAsia="Georgia" w:hAnsi="Georgia" w:cs="Georgia"/>
          <w:sz w:val="19"/>
          <w:szCs w:val="19"/>
        </w:rPr>
        <w:t>version</w:t>
      </w:r>
      <w:r>
        <w:rPr>
          <w:rFonts w:ascii="Georgia" w:eastAsia="Georgia" w:hAnsi="Georgia" w:cs="Georgia"/>
          <w:spacing w:val="-1"/>
          <w:sz w:val="19"/>
          <w:szCs w:val="19"/>
        </w:rPr>
        <w:t xml:space="preserve"> </w:t>
      </w:r>
      <w:r>
        <w:rPr>
          <w:rFonts w:ascii="Georgia" w:eastAsia="Georgia" w:hAnsi="Georgia" w:cs="Georgia"/>
          <w:sz w:val="19"/>
          <w:szCs w:val="19"/>
        </w:rPr>
        <w:t>management</w:t>
      </w:r>
      <w:r>
        <w:rPr>
          <w:rFonts w:ascii="Georgia" w:eastAsia="Georgia" w:hAnsi="Georgia" w:cs="Georgia"/>
          <w:spacing w:val="9"/>
          <w:sz w:val="19"/>
          <w:szCs w:val="19"/>
        </w:rPr>
        <w:t xml:space="preserve"> </w:t>
      </w:r>
      <w:r>
        <w:rPr>
          <w:rFonts w:ascii="Georgia" w:eastAsia="Georgia" w:hAnsi="Georgia" w:cs="Georgia"/>
          <w:sz w:val="19"/>
          <w:szCs w:val="19"/>
        </w:rPr>
        <w:t>software</w:t>
      </w:r>
      <w:r>
        <w:rPr>
          <w:rFonts w:ascii="Georgia" w:eastAsia="Georgia" w:hAnsi="Georgia" w:cs="Georgia"/>
          <w:spacing w:val="1"/>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collaborative</w:t>
      </w:r>
      <w:r>
        <w:rPr>
          <w:rFonts w:ascii="Georgia" w:eastAsia="Georgia" w:hAnsi="Georgia" w:cs="Georgia"/>
          <w:spacing w:val="19"/>
          <w:sz w:val="19"/>
          <w:szCs w:val="19"/>
        </w:rPr>
        <w:t xml:space="preserve"> </w:t>
      </w:r>
      <w:r>
        <w:rPr>
          <w:rFonts w:ascii="Georgia" w:eastAsia="Georgia" w:hAnsi="Georgia" w:cs="Georgia"/>
          <w:sz w:val="19"/>
          <w:szCs w:val="19"/>
        </w:rPr>
        <w:t>development</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easy</w:t>
      </w:r>
      <w:r>
        <w:rPr>
          <w:rFonts w:ascii="Georgia" w:eastAsia="Georgia" w:hAnsi="Georgia" w:cs="Georgia"/>
          <w:spacing w:val="4"/>
          <w:sz w:val="19"/>
          <w:szCs w:val="19"/>
        </w:rPr>
        <w:t xml:space="preserve"> </w:t>
      </w:r>
      <w:r>
        <w:rPr>
          <w:rFonts w:ascii="Georgia" w:eastAsia="Georgia" w:hAnsi="Georgia" w:cs="Georgia"/>
          <w:sz w:val="19"/>
          <w:szCs w:val="19"/>
        </w:rPr>
        <w:t>branching</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merging;</w:t>
      </w:r>
      <w:r>
        <w:rPr>
          <w:rFonts w:ascii="Georgia" w:eastAsia="Georgia" w:hAnsi="Georgia" w:cs="Georgia"/>
          <w:spacing w:val="13"/>
          <w:sz w:val="19"/>
          <w:szCs w:val="19"/>
        </w:rPr>
        <w:t xml:space="preserve"> </w:t>
      </w:r>
      <w:r>
        <w:rPr>
          <w:rFonts w:ascii="Georgia" w:eastAsia="Georgia" w:hAnsi="Georgia" w:cs="Georgia"/>
          <w:sz w:val="19"/>
          <w:szCs w:val="19"/>
        </w:rPr>
        <w:t>use</w:t>
      </w:r>
      <w:r>
        <w:rPr>
          <w:rFonts w:ascii="Georgia" w:eastAsia="Georgia" w:hAnsi="Georgia" w:cs="Georgia"/>
          <w:spacing w:val="3"/>
          <w:sz w:val="19"/>
          <w:szCs w:val="19"/>
        </w:rPr>
        <w:t xml:space="preserve"> </w:t>
      </w:r>
      <w:r>
        <w:rPr>
          <w:rFonts w:ascii="Georgia" w:eastAsia="Georgia" w:hAnsi="Georgia" w:cs="Georgia"/>
          <w:sz w:val="19"/>
          <w:szCs w:val="19"/>
        </w:rPr>
        <w:t>of a centralized</w:t>
      </w:r>
      <w:r>
        <w:rPr>
          <w:rFonts w:ascii="Georgia" w:eastAsia="Georgia" w:hAnsi="Georgia" w:cs="Georgia"/>
          <w:spacing w:val="15"/>
          <w:sz w:val="19"/>
          <w:szCs w:val="19"/>
        </w:rPr>
        <w:t xml:space="preserve"> </w:t>
      </w:r>
      <w:r>
        <w:rPr>
          <w:rFonts w:ascii="Georgia" w:eastAsia="Georgia" w:hAnsi="Georgia" w:cs="Georgia"/>
          <w:sz w:val="19"/>
          <w:szCs w:val="19"/>
        </w:rPr>
        <w:t>repository</w:t>
      </w:r>
      <w:r>
        <w:rPr>
          <w:rFonts w:ascii="Georgia" w:eastAsia="Georgia" w:hAnsi="Georgia" w:cs="Georgia"/>
          <w:spacing w:val="14"/>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SourceForge</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code,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executable </w:t>
      </w:r>
      <w:r>
        <w:rPr>
          <w:rFonts w:ascii="Georgia" w:eastAsia="Georgia" w:hAnsi="Georgia" w:cs="Georgia"/>
          <w:sz w:val="19"/>
          <w:szCs w:val="19"/>
        </w:rPr>
        <w:t>and</w:t>
      </w:r>
      <w:r>
        <w:rPr>
          <w:rFonts w:ascii="Georgia" w:eastAsia="Georgia" w:hAnsi="Georgia" w:cs="Georgia"/>
          <w:spacing w:val="29"/>
          <w:sz w:val="19"/>
          <w:szCs w:val="19"/>
        </w:rPr>
        <w:t xml:space="preserve"> </w:t>
      </w:r>
      <w:r>
        <w:rPr>
          <w:rFonts w:ascii="Georgia" w:eastAsia="Georgia" w:hAnsi="Georgia" w:cs="Georgia"/>
          <w:sz w:val="19"/>
          <w:szCs w:val="19"/>
        </w:rPr>
        <w:t>data</w:t>
      </w:r>
      <w:r>
        <w:rPr>
          <w:rFonts w:ascii="Georgia" w:eastAsia="Georgia" w:hAnsi="Georgia" w:cs="Georgia"/>
          <w:spacing w:val="30"/>
          <w:sz w:val="19"/>
          <w:szCs w:val="19"/>
        </w:rPr>
        <w:t xml:space="preserve"> </w:t>
      </w:r>
      <w:r>
        <w:rPr>
          <w:rFonts w:ascii="Georgia" w:eastAsia="Georgia" w:hAnsi="Georgia" w:cs="Georgia"/>
          <w:sz w:val="19"/>
          <w:szCs w:val="19"/>
        </w:rPr>
        <w:t xml:space="preserve">sharing; </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29"/>
          <w:sz w:val="19"/>
          <w:szCs w:val="19"/>
        </w:rPr>
        <w:t xml:space="preserve"> </w:t>
      </w:r>
      <w:r>
        <w:rPr>
          <w:rFonts w:ascii="Georgia" w:eastAsia="Georgia" w:hAnsi="Georgia" w:cs="Georgia"/>
          <w:sz w:val="19"/>
          <w:szCs w:val="19"/>
        </w:rPr>
        <w:t>use</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28"/>
          <w:sz w:val="19"/>
          <w:szCs w:val="19"/>
        </w:rPr>
        <w:t xml:space="preserve"> </w:t>
      </w:r>
      <w:proofErr w:type="spellStart"/>
      <w:r>
        <w:rPr>
          <w:rFonts w:ascii="Georgia" w:eastAsia="Georgia" w:hAnsi="Georgia" w:cs="Georgia"/>
          <w:sz w:val="19"/>
          <w:szCs w:val="19"/>
        </w:rPr>
        <w:t>CMake</w:t>
      </w:r>
      <w:proofErr w:type="spellEnd"/>
      <w:r>
        <w:rPr>
          <w:rFonts w:ascii="Georgia" w:eastAsia="Georgia" w:hAnsi="Georgia" w:cs="Georgia"/>
          <w:sz w:val="19"/>
          <w:szCs w:val="19"/>
        </w:rPr>
        <w:t>/</w:t>
      </w:r>
      <w:proofErr w:type="spellStart"/>
      <w:r>
        <w:rPr>
          <w:rFonts w:ascii="Georgia" w:eastAsia="Georgia" w:hAnsi="Georgia" w:cs="Georgia"/>
          <w:sz w:val="19"/>
          <w:szCs w:val="19"/>
        </w:rPr>
        <w:t>CTest</w:t>
      </w:r>
      <w:proofErr w:type="spellEnd"/>
      <w:r>
        <w:rPr>
          <w:rFonts w:ascii="Georgia" w:eastAsia="Georgia" w:hAnsi="Georgia" w:cs="Georgia"/>
          <w:sz w:val="19"/>
          <w:szCs w:val="19"/>
        </w:rPr>
        <w:t>/</w:t>
      </w:r>
      <w:proofErr w:type="spellStart"/>
      <w:r>
        <w:rPr>
          <w:rFonts w:ascii="Georgia" w:eastAsia="Georgia" w:hAnsi="Georgia" w:cs="Georgia"/>
          <w:sz w:val="19"/>
          <w:szCs w:val="19"/>
        </w:rPr>
        <w:t>CDash</w:t>
      </w:r>
      <w:proofErr w:type="spellEnd"/>
      <w:r>
        <w:rPr>
          <w:rFonts w:ascii="Georgia" w:eastAsia="Georgia" w:hAnsi="Georgia" w:cs="Georgia"/>
          <w:sz w:val="19"/>
          <w:szCs w:val="19"/>
        </w:rPr>
        <w:t xml:space="preserve"> </w:t>
      </w:r>
      <w:r>
        <w:rPr>
          <w:rFonts w:ascii="Georgia" w:eastAsia="Georgia" w:hAnsi="Georgia" w:cs="Georgia"/>
          <w:spacing w:val="13"/>
          <w:sz w:val="19"/>
          <w:szCs w:val="19"/>
        </w:rPr>
        <w:t xml:space="preserve"> </w:t>
      </w:r>
      <w:r>
        <w:rPr>
          <w:rFonts w:ascii="Georgia" w:eastAsia="Georgia" w:hAnsi="Georgia" w:cs="Georgia"/>
          <w:sz w:val="19"/>
          <w:szCs w:val="19"/>
        </w:rPr>
        <w:t>suite</w:t>
      </w:r>
      <w:r>
        <w:rPr>
          <w:rFonts w:ascii="Georgia" w:eastAsia="Georgia" w:hAnsi="Georgia" w:cs="Georgia"/>
          <w:spacing w:val="31"/>
          <w:sz w:val="19"/>
          <w:szCs w:val="19"/>
        </w:rPr>
        <w:t xml:space="preserve"> </w:t>
      </w:r>
      <w:r>
        <w:rPr>
          <w:rFonts w:ascii="Georgia" w:eastAsia="Georgia" w:hAnsi="Georgia" w:cs="Georgia"/>
          <w:sz w:val="19"/>
          <w:szCs w:val="19"/>
        </w:rPr>
        <w:t>for</w:t>
      </w:r>
      <w:r>
        <w:rPr>
          <w:rFonts w:ascii="Georgia" w:eastAsia="Georgia" w:hAnsi="Georgia" w:cs="Georgia"/>
          <w:spacing w:val="28"/>
          <w:sz w:val="19"/>
          <w:szCs w:val="19"/>
        </w:rPr>
        <w:t xml:space="preserve"> </w:t>
      </w:r>
      <w:r>
        <w:rPr>
          <w:rFonts w:ascii="Georgia" w:eastAsia="Georgia" w:hAnsi="Georgia" w:cs="Georgia"/>
          <w:sz w:val="19"/>
          <w:szCs w:val="19"/>
        </w:rPr>
        <w:t xml:space="preserve">cross-platform </w:t>
      </w:r>
      <w:r>
        <w:rPr>
          <w:rFonts w:ascii="Georgia" w:eastAsia="Georgia" w:hAnsi="Georgia" w:cs="Georgia"/>
          <w:spacing w:val="2"/>
          <w:sz w:val="19"/>
          <w:szCs w:val="19"/>
        </w:rPr>
        <w:t xml:space="preserve"> </w:t>
      </w:r>
      <w:r>
        <w:rPr>
          <w:rFonts w:ascii="Georgia" w:eastAsia="Georgia" w:hAnsi="Georgia" w:cs="Georgia"/>
          <w:sz w:val="19"/>
          <w:szCs w:val="19"/>
        </w:rPr>
        <w:t xml:space="preserve">development, </w:t>
      </w:r>
      <w:r>
        <w:rPr>
          <w:rFonts w:ascii="Georgia" w:eastAsia="Georgia" w:hAnsi="Georgia" w:cs="Georgia"/>
          <w:spacing w:val="5"/>
          <w:sz w:val="19"/>
          <w:szCs w:val="19"/>
        </w:rPr>
        <w:t xml:space="preserve"> </w:t>
      </w:r>
      <w:r>
        <w:rPr>
          <w:rFonts w:ascii="Georgia" w:eastAsia="Georgia" w:hAnsi="Georgia" w:cs="Georgia"/>
          <w:sz w:val="19"/>
          <w:szCs w:val="19"/>
        </w:rPr>
        <w:t>testing</w:t>
      </w:r>
      <w:ins w:id="397" w:author="James Gee" w:date="2016-07-18T16:00:00Z">
        <w:r>
          <w:rPr>
            <w:rFonts w:ascii="Georgia" w:eastAsia="Georgia" w:hAnsi="Georgia" w:cs="Georgia"/>
            <w:sz w:val="19"/>
            <w:szCs w:val="19"/>
          </w:rPr>
          <w:t>,</w:t>
        </w:r>
      </w:ins>
      <w:r>
        <w:rPr>
          <w:rFonts w:ascii="Georgia" w:eastAsia="Georgia" w:hAnsi="Georgia" w:cs="Georgia"/>
          <w:spacing w:val="34"/>
          <w:sz w:val="19"/>
          <w:szCs w:val="19"/>
        </w:rPr>
        <w:t xml:space="preserve"> </w:t>
      </w:r>
      <w:r>
        <w:rPr>
          <w:rFonts w:ascii="Georgia" w:eastAsia="Georgia" w:hAnsi="Georgia" w:cs="Georgia"/>
          <w:sz w:val="19"/>
          <w:szCs w:val="19"/>
        </w:rPr>
        <w:t>and</w:t>
      </w:r>
      <w:r>
        <w:rPr>
          <w:rFonts w:ascii="Georgia" w:eastAsia="Georgia" w:hAnsi="Georgia" w:cs="Georgia"/>
          <w:spacing w:val="29"/>
          <w:sz w:val="19"/>
          <w:szCs w:val="19"/>
        </w:rPr>
        <w:t xml:space="preserve"> </w:t>
      </w:r>
      <w:r>
        <w:rPr>
          <w:rFonts w:ascii="Georgia" w:eastAsia="Georgia" w:hAnsi="Georgia" w:cs="Georgia"/>
          <w:sz w:val="19"/>
          <w:szCs w:val="19"/>
        </w:rPr>
        <w:t>automatic</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builds. </w:t>
      </w:r>
      <w:r>
        <w:rPr>
          <w:rFonts w:ascii="Georgia" w:eastAsia="Georgia" w:hAnsi="Georgia" w:cs="Georgia"/>
          <w:sz w:val="19"/>
          <w:szCs w:val="19"/>
        </w:rPr>
        <w:t>Virtual</w:t>
      </w:r>
      <w:r>
        <w:rPr>
          <w:rFonts w:ascii="Georgia" w:eastAsia="Georgia" w:hAnsi="Georgia" w:cs="Georgia"/>
          <w:spacing w:val="8"/>
          <w:sz w:val="19"/>
          <w:szCs w:val="19"/>
        </w:rPr>
        <w:t xml:space="preserve"> </w:t>
      </w:r>
      <w:r>
        <w:rPr>
          <w:rFonts w:ascii="Georgia" w:eastAsia="Georgia" w:hAnsi="Georgia" w:cs="Georgia"/>
          <w:sz w:val="19"/>
          <w:szCs w:val="19"/>
        </w:rPr>
        <w:t>machines</w:t>
      </w:r>
      <w:r>
        <w:rPr>
          <w:rFonts w:ascii="Georgia" w:eastAsia="Georgia" w:hAnsi="Georgia" w:cs="Georgia"/>
          <w:spacing w:val="13"/>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different</w:t>
      </w:r>
      <w:r>
        <w:rPr>
          <w:rFonts w:ascii="Georgia" w:eastAsia="Georgia" w:hAnsi="Georgia" w:cs="Georgia"/>
          <w:spacing w:val="11"/>
          <w:sz w:val="19"/>
          <w:szCs w:val="19"/>
        </w:rPr>
        <w:t xml:space="preserve"> </w:t>
      </w:r>
      <w:r>
        <w:rPr>
          <w:rFonts w:ascii="Georgia" w:eastAsia="Georgia" w:hAnsi="Georgia" w:cs="Georgia"/>
          <w:sz w:val="19"/>
          <w:szCs w:val="19"/>
        </w:rPr>
        <w:t>versions</w:t>
      </w:r>
      <w:r>
        <w:rPr>
          <w:rFonts w:ascii="Georgia" w:eastAsia="Georgia" w:hAnsi="Georgia" w:cs="Georgia"/>
          <w:spacing w:val="11"/>
          <w:sz w:val="19"/>
          <w:szCs w:val="19"/>
        </w:rPr>
        <w:t xml:space="preserve"> </w:t>
      </w:r>
      <w:r>
        <w:rPr>
          <w:rFonts w:ascii="Georgia" w:eastAsia="Georgia" w:hAnsi="Georgia" w:cs="Georgia"/>
          <w:sz w:val="19"/>
          <w:szCs w:val="19"/>
        </w:rPr>
        <w:t>of Windows,</w:t>
      </w:r>
      <w:r>
        <w:rPr>
          <w:rFonts w:ascii="Georgia" w:eastAsia="Georgia" w:hAnsi="Georgia" w:cs="Georgia"/>
          <w:spacing w:val="14"/>
          <w:sz w:val="19"/>
          <w:szCs w:val="19"/>
        </w:rPr>
        <w:t xml:space="preserve"> </w:t>
      </w:r>
      <w:proofErr w:type="spellStart"/>
      <w:r>
        <w:rPr>
          <w:rFonts w:ascii="Georgia" w:eastAsia="Georgia" w:hAnsi="Georgia" w:cs="Georgia"/>
          <w:sz w:val="19"/>
          <w:szCs w:val="19"/>
        </w:rPr>
        <w:t>MacOS</w:t>
      </w:r>
      <w:proofErr w:type="spellEnd"/>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Linux</w:t>
      </w:r>
      <w:r>
        <w:rPr>
          <w:rFonts w:ascii="Georgia" w:eastAsia="Georgia" w:hAnsi="Georgia" w:cs="Georgia"/>
          <w:spacing w:val="6"/>
          <w:sz w:val="19"/>
          <w:szCs w:val="19"/>
        </w:rPr>
        <w:t xml:space="preserve"> </w:t>
      </w:r>
      <w:r>
        <w:rPr>
          <w:rFonts w:ascii="Georgia" w:eastAsia="Georgia" w:hAnsi="Georgia" w:cs="Georgia"/>
          <w:sz w:val="19"/>
          <w:szCs w:val="19"/>
        </w:rPr>
        <w:t>operating</w:t>
      </w:r>
      <w:r>
        <w:rPr>
          <w:rFonts w:ascii="Georgia" w:eastAsia="Georgia" w:hAnsi="Georgia" w:cs="Georgia"/>
          <w:spacing w:val="13"/>
          <w:sz w:val="19"/>
          <w:szCs w:val="19"/>
        </w:rPr>
        <w:t xml:space="preserve"> </w:t>
      </w:r>
      <w:r>
        <w:rPr>
          <w:rFonts w:ascii="Georgia" w:eastAsia="Georgia" w:hAnsi="Georgia" w:cs="Georgia"/>
          <w:sz w:val="19"/>
          <w:szCs w:val="19"/>
        </w:rPr>
        <w:t>systems</w:t>
      </w:r>
      <w:r>
        <w:rPr>
          <w:rFonts w:ascii="Georgia" w:eastAsia="Georgia" w:hAnsi="Georgia" w:cs="Georgia"/>
          <w:spacing w:val="10"/>
          <w:sz w:val="19"/>
          <w:szCs w:val="19"/>
        </w:rPr>
        <w:t xml:space="preserve"> </w:t>
      </w:r>
      <w:r>
        <w:rPr>
          <w:rFonts w:ascii="Georgia" w:eastAsia="Georgia" w:hAnsi="Georgia" w:cs="Georgia"/>
          <w:sz w:val="19"/>
          <w:szCs w:val="19"/>
        </w:rPr>
        <w:t>generate</w:t>
      </w:r>
      <w:r>
        <w:rPr>
          <w:rFonts w:ascii="Georgia" w:eastAsia="Georgia" w:hAnsi="Georgia" w:cs="Georgia"/>
          <w:spacing w:val="11"/>
          <w:sz w:val="19"/>
          <w:szCs w:val="19"/>
        </w:rPr>
        <w:t xml:space="preserve"> </w:t>
      </w:r>
      <w:r>
        <w:rPr>
          <w:rFonts w:ascii="Georgia" w:eastAsia="Georgia" w:hAnsi="Georgia" w:cs="Georgia"/>
          <w:sz w:val="19"/>
          <w:szCs w:val="19"/>
        </w:rPr>
        <w:t>nightly</w:t>
      </w:r>
      <w:r>
        <w:rPr>
          <w:rFonts w:ascii="Georgia" w:eastAsia="Georgia" w:hAnsi="Georgia" w:cs="Georgia"/>
          <w:spacing w:val="8"/>
          <w:sz w:val="19"/>
          <w:szCs w:val="19"/>
        </w:rPr>
        <w:t xml:space="preserve"> </w:t>
      </w:r>
      <w:r>
        <w:rPr>
          <w:rFonts w:ascii="Georgia" w:eastAsia="Georgia" w:hAnsi="Georgia" w:cs="Georgia"/>
          <w:sz w:val="19"/>
          <w:szCs w:val="19"/>
        </w:rPr>
        <w:t>builds</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w w:val="102"/>
          <w:sz w:val="19"/>
          <w:szCs w:val="19"/>
        </w:rPr>
        <w:t xml:space="preserve">execute </w:t>
      </w:r>
      <w:r>
        <w:rPr>
          <w:rFonts w:ascii="Georgia" w:eastAsia="Georgia" w:hAnsi="Georgia" w:cs="Georgia"/>
          <w:sz w:val="19"/>
          <w:szCs w:val="19"/>
        </w:rPr>
        <w:t>test</w:t>
      </w:r>
      <w:r>
        <w:rPr>
          <w:rFonts w:ascii="Georgia" w:eastAsia="Georgia" w:hAnsi="Georgia" w:cs="Georgia"/>
          <w:spacing w:val="11"/>
          <w:sz w:val="19"/>
          <w:szCs w:val="19"/>
        </w:rPr>
        <w:t xml:space="preserve"> </w:t>
      </w:r>
      <w:r>
        <w:rPr>
          <w:rFonts w:ascii="Georgia" w:eastAsia="Georgia" w:hAnsi="Georgia" w:cs="Georgia"/>
          <w:sz w:val="19"/>
          <w:szCs w:val="19"/>
        </w:rPr>
        <w:t>code,</w:t>
      </w:r>
      <w:r>
        <w:rPr>
          <w:rFonts w:ascii="Georgia" w:eastAsia="Georgia" w:hAnsi="Georgia" w:cs="Georgia"/>
          <w:spacing w:val="15"/>
          <w:sz w:val="19"/>
          <w:szCs w:val="19"/>
        </w:rPr>
        <w:t xml:space="preserve"> </w:t>
      </w:r>
      <w:r>
        <w:rPr>
          <w:rFonts w:ascii="Georgia" w:eastAsia="Georgia" w:hAnsi="Georgia" w:cs="Georgia"/>
          <w:sz w:val="19"/>
          <w:szCs w:val="19"/>
        </w:rPr>
        <w:t>uploading</w:t>
      </w:r>
      <w:r>
        <w:rPr>
          <w:rFonts w:ascii="Georgia" w:eastAsia="Georgia" w:hAnsi="Georgia" w:cs="Georgia"/>
          <w:spacing w:val="22"/>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binary</w:t>
      </w:r>
      <w:r>
        <w:rPr>
          <w:rFonts w:ascii="Georgia" w:eastAsia="Georgia" w:hAnsi="Georgia" w:cs="Georgia"/>
          <w:spacing w:val="16"/>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central</w:t>
      </w:r>
      <w:r>
        <w:rPr>
          <w:rFonts w:ascii="Georgia" w:eastAsia="Georgia" w:hAnsi="Georgia" w:cs="Georgia"/>
          <w:spacing w:val="17"/>
          <w:sz w:val="19"/>
          <w:szCs w:val="19"/>
        </w:rPr>
        <w:t xml:space="preserve"> </w:t>
      </w:r>
      <w:proofErr w:type="spellStart"/>
      <w:r>
        <w:rPr>
          <w:rFonts w:ascii="Georgia" w:eastAsia="Georgia" w:hAnsi="Georgia" w:cs="Georgia"/>
          <w:sz w:val="19"/>
          <w:szCs w:val="19"/>
        </w:rPr>
        <w:t>SourceForge</w:t>
      </w:r>
      <w:proofErr w:type="spellEnd"/>
      <w:r>
        <w:rPr>
          <w:rFonts w:ascii="Georgia" w:eastAsia="Georgia" w:hAnsi="Georgia" w:cs="Georgia"/>
          <w:spacing w:val="26"/>
          <w:sz w:val="19"/>
          <w:szCs w:val="19"/>
        </w:rPr>
        <w:t xml:space="preserve"> </w:t>
      </w:r>
      <w:r>
        <w:rPr>
          <w:rFonts w:ascii="Georgia" w:eastAsia="Georgia" w:hAnsi="Georgia" w:cs="Georgia"/>
          <w:sz w:val="19"/>
          <w:szCs w:val="19"/>
        </w:rPr>
        <w:t>repository.</w:t>
      </w:r>
      <w:r>
        <w:rPr>
          <w:rFonts w:ascii="Georgia" w:eastAsia="Georgia" w:hAnsi="Georgia" w:cs="Georgia"/>
          <w:spacing w:val="45"/>
          <w:sz w:val="19"/>
          <w:szCs w:val="19"/>
        </w:rPr>
        <w:t xml:space="preserve"> </w:t>
      </w:r>
      <w:r>
        <w:rPr>
          <w:rFonts w:ascii="Georgia" w:eastAsia="Georgia" w:hAnsi="Georgia" w:cs="Georgia"/>
          <w:sz w:val="19"/>
          <w:szCs w:val="19"/>
        </w:rPr>
        <w:t>ANTs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ITK-SNAP</w:t>
      </w:r>
      <w:r>
        <w:rPr>
          <w:rFonts w:ascii="Georgia" w:eastAsia="Georgia" w:hAnsi="Georgia" w:cs="Georgia"/>
          <w:spacing w:val="23"/>
          <w:sz w:val="19"/>
          <w:szCs w:val="19"/>
        </w:rPr>
        <w:t xml:space="preserve"> </w:t>
      </w:r>
      <w:r>
        <w:rPr>
          <w:rFonts w:ascii="Georgia" w:eastAsia="Georgia" w:hAnsi="Georgia" w:cs="Georgia"/>
          <w:sz w:val="19"/>
          <w:szCs w:val="19"/>
        </w:rPr>
        <w:t>are</w:t>
      </w:r>
      <w:r>
        <w:rPr>
          <w:rFonts w:ascii="Georgia" w:eastAsia="Georgia" w:hAnsi="Georgia" w:cs="Georgia"/>
          <w:spacing w:val="10"/>
          <w:sz w:val="19"/>
          <w:szCs w:val="19"/>
        </w:rPr>
        <w:t xml:space="preserve"> </w:t>
      </w:r>
      <w:r>
        <w:rPr>
          <w:rFonts w:ascii="Georgia" w:eastAsia="Georgia" w:hAnsi="Georgia" w:cs="Georgia"/>
          <w:sz w:val="19"/>
          <w:szCs w:val="19"/>
        </w:rPr>
        <w:t>documented</w:t>
      </w:r>
      <w:r>
        <w:rPr>
          <w:rFonts w:ascii="Georgia" w:eastAsia="Georgia" w:hAnsi="Georgia" w:cs="Georgia"/>
          <w:spacing w:val="26"/>
          <w:sz w:val="19"/>
          <w:szCs w:val="19"/>
        </w:rPr>
        <w:t xml:space="preserve"> </w:t>
      </w:r>
      <w:r>
        <w:rPr>
          <w:rFonts w:ascii="Georgia" w:eastAsia="Georgia" w:hAnsi="Georgia" w:cs="Georgia"/>
          <w:sz w:val="19"/>
          <w:szCs w:val="19"/>
        </w:rPr>
        <w:t>through</w:t>
      </w:r>
      <w:r>
        <w:rPr>
          <w:rFonts w:ascii="Georgia" w:eastAsia="Georgia" w:hAnsi="Georgia" w:cs="Georgia"/>
          <w:spacing w:val="18"/>
          <w:sz w:val="19"/>
          <w:szCs w:val="19"/>
        </w:rPr>
        <w:t xml:space="preserve"> </w:t>
      </w:r>
      <w:r>
        <w:rPr>
          <w:rFonts w:ascii="Georgia" w:eastAsia="Georgia" w:hAnsi="Georgia" w:cs="Georgia"/>
          <w:sz w:val="19"/>
          <w:szCs w:val="19"/>
        </w:rPr>
        <w:t>video</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text</w:t>
      </w:r>
      <w:r>
        <w:rPr>
          <w:rFonts w:ascii="Georgia" w:eastAsia="Georgia" w:hAnsi="Georgia" w:cs="Georgia"/>
          <w:spacing w:val="-5"/>
          <w:sz w:val="19"/>
          <w:szCs w:val="19"/>
        </w:rPr>
        <w:t xml:space="preserve"> </w:t>
      </w:r>
      <w:r>
        <w:rPr>
          <w:rFonts w:ascii="Georgia" w:eastAsia="Georgia" w:hAnsi="Georgia" w:cs="Georgia"/>
          <w:sz w:val="19"/>
          <w:szCs w:val="19"/>
        </w:rPr>
        <w:t>tutorials,</w:t>
      </w:r>
      <w:r>
        <w:rPr>
          <w:rFonts w:ascii="Georgia" w:eastAsia="Georgia" w:hAnsi="Georgia" w:cs="Georgia"/>
          <w:spacing w:val="7"/>
          <w:sz w:val="19"/>
          <w:szCs w:val="19"/>
        </w:rPr>
        <w:t xml:space="preserve"> </w:t>
      </w:r>
      <w:r>
        <w:rPr>
          <w:rFonts w:ascii="Georgia" w:eastAsia="Georgia" w:hAnsi="Georgia" w:cs="Georgia"/>
          <w:sz w:val="19"/>
          <w:szCs w:val="19"/>
        </w:rPr>
        <w:t>housed</w:t>
      </w:r>
      <w:r>
        <w:rPr>
          <w:rFonts w:ascii="Georgia" w:eastAsia="Georgia" w:hAnsi="Georgia" w:cs="Georgia"/>
          <w:spacing w:val="1"/>
          <w:sz w:val="19"/>
          <w:szCs w:val="19"/>
        </w:rPr>
        <w:t xml:space="preserve"> </w:t>
      </w:r>
      <w:r>
        <w:rPr>
          <w:rFonts w:ascii="Georgia" w:eastAsia="Georgia" w:hAnsi="Georgia" w:cs="Georgia"/>
          <w:sz w:val="19"/>
          <w:szCs w:val="19"/>
        </w:rPr>
        <w:t>online on</w:t>
      </w:r>
      <w:r>
        <w:rPr>
          <w:rFonts w:ascii="Georgia" w:eastAsia="Georgia" w:hAnsi="Georgia" w:cs="Georgia"/>
          <w:spacing w:val="-7"/>
          <w:sz w:val="19"/>
          <w:szCs w:val="19"/>
        </w:rPr>
        <w:t xml:space="preserve"> </w:t>
      </w:r>
      <w:r>
        <w:rPr>
          <w:rFonts w:ascii="Georgia" w:eastAsia="Georgia" w:hAnsi="Georgia" w:cs="Georgia"/>
          <w:sz w:val="19"/>
          <w:szCs w:val="19"/>
        </w:rPr>
        <w:t>dedicated</w:t>
      </w:r>
      <w:r>
        <w:rPr>
          <w:rFonts w:ascii="Georgia" w:eastAsia="Georgia" w:hAnsi="Georgia" w:cs="Georgia"/>
          <w:spacing w:val="5"/>
          <w:sz w:val="19"/>
          <w:szCs w:val="19"/>
        </w:rPr>
        <w:t xml:space="preserve"> </w:t>
      </w:r>
      <w:r>
        <w:rPr>
          <w:rFonts w:ascii="Georgia" w:eastAsia="Georgia" w:hAnsi="Georgia" w:cs="Georgia"/>
          <w:sz w:val="19"/>
          <w:szCs w:val="19"/>
        </w:rPr>
        <w:t>websites</w:t>
      </w:r>
      <w:r>
        <w:rPr>
          <w:rFonts w:ascii="Georgia" w:eastAsia="Georgia" w:hAnsi="Georgia" w:cs="Georgia"/>
          <w:spacing w:val="3"/>
          <w:sz w:val="19"/>
          <w:szCs w:val="19"/>
        </w:rPr>
        <w:t xml:space="preserve"> </w:t>
      </w:r>
      <w:r>
        <w:rPr>
          <w:rFonts w:ascii="Georgia" w:eastAsia="Georgia" w:hAnsi="Georgia" w:cs="Georgia"/>
          <w:sz w:val="19"/>
          <w:szCs w:val="19"/>
        </w:rPr>
        <w:t>[11,</w:t>
      </w:r>
      <w:r>
        <w:rPr>
          <w:rFonts w:ascii="Georgia" w:eastAsia="Georgia" w:hAnsi="Georgia" w:cs="Georgia"/>
          <w:spacing w:val="1"/>
          <w:sz w:val="19"/>
          <w:szCs w:val="19"/>
        </w:rPr>
        <w:t xml:space="preserve"> </w:t>
      </w:r>
      <w:r>
        <w:rPr>
          <w:rFonts w:ascii="Georgia" w:eastAsia="Georgia" w:hAnsi="Georgia" w:cs="Georgia"/>
          <w:sz w:val="19"/>
          <w:szCs w:val="19"/>
        </w:rPr>
        <w:t>88].</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similar</w:t>
      </w:r>
      <w:r>
        <w:rPr>
          <w:rFonts w:ascii="Georgia" w:eastAsia="Georgia" w:hAnsi="Georgia" w:cs="Georgia"/>
          <w:spacing w:val="1"/>
          <w:sz w:val="19"/>
          <w:szCs w:val="19"/>
        </w:rPr>
        <w:t xml:space="preserve"> </w:t>
      </w:r>
      <w:r>
        <w:rPr>
          <w:rFonts w:ascii="Georgia" w:eastAsia="Georgia" w:hAnsi="Georgia" w:cs="Georgia"/>
          <w:sz w:val="19"/>
          <w:szCs w:val="19"/>
        </w:rPr>
        <w:t>infrastructure</w:t>
      </w:r>
      <w:r>
        <w:rPr>
          <w:rFonts w:ascii="Georgia" w:eastAsia="Georgia" w:hAnsi="Georgia" w:cs="Georgia"/>
          <w:spacing w:val="12"/>
          <w:sz w:val="19"/>
          <w:szCs w:val="19"/>
        </w:rPr>
        <w:t xml:space="preserve"> </w:t>
      </w:r>
      <w:r>
        <w:rPr>
          <w:rFonts w:ascii="Georgia" w:eastAsia="Georgia" w:hAnsi="Georgia" w:cs="Georgia"/>
          <w:sz w:val="19"/>
          <w:szCs w:val="19"/>
        </w:rPr>
        <w:t>will</w:t>
      </w:r>
      <w:r>
        <w:rPr>
          <w:rFonts w:ascii="Georgia" w:eastAsia="Georgia" w:hAnsi="Georgia" w:cs="Georgia"/>
          <w:spacing w:val="-5"/>
          <w:sz w:val="19"/>
          <w:szCs w:val="19"/>
        </w:rPr>
        <w:t xml:space="preserve"> </w:t>
      </w:r>
      <w:r>
        <w:rPr>
          <w:rFonts w:ascii="Georgia" w:eastAsia="Georgia" w:hAnsi="Georgia" w:cs="Georgia"/>
          <w:sz w:val="19"/>
          <w:szCs w:val="19"/>
        </w:rPr>
        <w:t>be</w:t>
      </w:r>
      <w:r>
        <w:rPr>
          <w:rFonts w:ascii="Georgia" w:eastAsia="Georgia" w:hAnsi="Georgia" w:cs="Georgia"/>
          <w:spacing w:val="-7"/>
          <w:sz w:val="19"/>
          <w:szCs w:val="19"/>
        </w:rPr>
        <w:t xml:space="preserve"> </w:t>
      </w:r>
      <w:r>
        <w:rPr>
          <w:rFonts w:ascii="Georgia" w:eastAsia="Georgia" w:hAnsi="Georgia" w:cs="Georgia"/>
          <w:sz w:val="19"/>
          <w:szCs w:val="19"/>
        </w:rPr>
        <w:t>developed</w:t>
      </w:r>
      <w:r>
        <w:rPr>
          <w:rFonts w:ascii="Georgia" w:eastAsia="Georgia" w:hAnsi="Georgia" w:cs="Georgia"/>
          <w:spacing w:val="6"/>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software</w:t>
      </w:r>
      <w:r>
        <w:rPr>
          <w:rFonts w:ascii="Georgia" w:eastAsia="Georgia" w:hAnsi="Georgia" w:cs="Georgia"/>
          <w:spacing w:val="3"/>
          <w:sz w:val="19"/>
          <w:szCs w:val="19"/>
        </w:rPr>
        <w:t xml:space="preserve"> </w:t>
      </w:r>
      <w:r>
        <w:rPr>
          <w:rFonts w:ascii="Georgia" w:eastAsia="Georgia" w:hAnsi="Georgia" w:cs="Georgia"/>
          <w:w w:val="102"/>
          <w:sz w:val="19"/>
          <w:szCs w:val="19"/>
        </w:rPr>
        <w:t xml:space="preserve">resources </w:t>
      </w:r>
      <w:r>
        <w:rPr>
          <w:rFonts w:ascii="Georgia" w:eastAsia="Georgia" w:hAnsi="Georgia" w:cs="Georgia"/>
          <w:sz w:val="19"/>
          <w:szCs w:val="19"/>
        </w:rPr>
        <w:t>proposed</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Aim</w:t>
      </w:r>
      <w:r>
        <w:rPr>
          <w:rFonts w:ascii="Georgia" w:eastAsia="Georgia" w:hAnsi="Georgia" w:cs="Georgia"/>
          <w:spacing w:val="8"/>
          <w:sz w:val="19"/>
          <w:szCs w:val="19"/>
        </w:rPr>
        <w:t xml:space="preserve"> </w:t>
      </w:r>
      <w:r>
        <w:rPr>
          <w:rFonts w:ascii="Georgia" w:eastAsia="Georgia" w:hAnsi="Georgia" w:cs="Georgia"/>
          <w:w w:val="103"/>
          <w:sz w:val="19"/>
          <w:szCs w:val="19"/>
        </w:rPr>
        <w:t>1.</w:t>
      </w:r>
    </w:p>
    <w:p w14:paraId="089C2089" w14:textId="77777777" w:rsidR="00E61F9D" w:rsidRDefault="005C64D6">
      <w:pPr>
        <w:spacing w:before="59" w:after="0"/>
        <w:ind w:left="160" w:right="85"/>
        <w:jc w:val="both"/>
        <w:rPr>
          <w:rFonts w:ascii="Georgia" w:eastAsia="Georgia" w:hAnsi="Georgia" w:cs="Georgia"/>
          <w:sz w:val="19"/>
          <w:szCs w:val="19"/>
        </w:rPr>
      </w:pPr>
      <w:proofErr w:type="gramStart"/>
      <w:r>
        <w:rPr>
          <w:rFonts w:ascii="Georgia" w:eastAsia="Georgia" w:hAnsi="Georgia" w:cs="Georgia"/>
          <w:b/>
          <w:bCs/>
          <w:sz w:val="19"/>
          <w:szCs w:val="19"/>
        </w:rPr>
        <w:t>3(c.3)</w:t>
      </w:r>
      <w:r>
        <w:rPr>
          <w:rFonts w:ascii="Georgia" w:eastAsia="Georgia" w:hAnsi="Georgia" w:cs="Georgia"/>
          <w:b/>
          <w:bCs/>
          <w:spacing w:val="27"/>
          <w:sz w:val="19"/>
          <w:szCs w:val="19"/>
        </w:rPr>
        <w:t xml:space="preserve"> </w:t>
      </w:r>
      <w:r>
        <w:rPr>
          <w:rFonts w:ascii="Georgia" w:eastAsia="Georgia" w:hAnsi="Georgia" w:cs="Georgia"/>
          <w:b/>
          <w:bCs/>
          <w:sz w:val="19"/>
          <w:szCs w:val="19"/>
        </w:rPr>
        <w:t>Specific</w:t>
      </w:r>
      <w:r>
        <w:rPr>
          <w:rFonts w:ascii="Georgia" w:eastAsia="Georgia" w:hAnsi="Georgia" w:cs="Georgia"/>
          <w:b/>
          <w:bCs/>
          <w:spacing w:val="31"/>
          <w:sz w:val="19"/>
          <w:szCs w:val="19"/>
        </w:rPr>
        <w:t xml:space="preserve"> </w:t>
      </w:r>
      <w:r>
        <w:rPr>
          <w:rFonts w:ascii="Georgia" w:eastAsia="Georgia" w:hAnsi="Georgia" w:cs="Georgia"/>
          <w:b/>
          <w:bCs/>
          <w:sz w:val="19"/>
          <w:szCs w:val="19"/>
        </w:rPr>
        <w:t>Aim</w:t>
      </w:r>
      <w:r>
        <w:rPr>
          <w:rFonts w:ascii="Georgia" w:eastAsia="Georgia" w:hAnsi="Georgia" w:cs="Georgia"/>
          <w:b/>
          <w:bCs/>
          <w:spacing w:val="24"/>
          <w:sz w:val="19"/>
          <w:szCs w:val="19"/>
        </w:rPr>
        <w:t xml:space="preserve"> </w:t>
      </w:r>
      <w:r>
        <w:rPr>
          <w:rFonts w:ascii="Georgia" w:eastAsia="Georgia" w:hAnsi="Georgia" w:cs="Georgia"/>
          <w:b/>
          <w:bCs/>
          <w:sz w:val="19"/>
          <w:szCs w:val="19"/>
        </w:rPr>
        <w:t>2.</w:t>
      </w:r>
      <w:proofErr w:type="gramEnd"/>
      <w:r>
        <w:rPr>
          <w:rFonts w:ascii="Georgia" w:eastAsia="Georgia" w:hAnsi="Georgia" w:cs="Georgia"/>
          <w:b/>
          <w:bCs/>
          <w:sz w:val="19"/>
          <w:szCs w:val="19"/>
        </w:rPr>
        <w:t xml:space="preserve"> </w:t>
      </w:r>
      <w:r>
        <w:rPr>
          <w:rFonts w:ascii="Georgia" w:eastAsia="Georgia" w:hAnsi="Georgia" w:cs="Georgia"/>
          <w:b/>
          <w:bCs/>
          <w:spacing w:val="18"/>
          <w:sz w:val="19"/>
          <w:szCs w:val="19"/>
        </w:rPr>
        <w:t xml:space="preserve"> </w:t>
      </w:r>
      <w:r>
        <w:rPr>
          <w:rFonts w:ascii="Georgia" w:eastAsia="Georgia" w:hAnsi="Georgia" w:cs="Georgia"/>
          <w:b/>
          <w:bCs/>
          <w:sz w:val="19"/>
          <w:szCs w:val="19"/>
        </w:rPr>
        <w:t>Validate</w:t>
      </w:r>
      <w:r>
        <w:rPr>
          <w:rFonts w:ascii="Georgia" w:eastAsia="Georgia" w:hAnsi="Georgia" w:cs="Georgia"/>
          <w:b/>
          <w:bCs/>
          <w:spacing w:val="32"/>
          <w:sz w:val="19"/>
          <w:szCs w:val="19"/>
        </w:rPr>
        <w:t xml:space="preserve"> </w:t>
      </w:r>
      <w:r>
        <w:rPr>
          <w:rFonts w:ascii="Georgia" w:eastAsia="Georgia" w:hAnsi="Georgia" w:cs="Georgia"/>
          <w:b/>
          <w:bCs/>
          <w:sz w:val="19"/>
          <w:szCs w:val="19"/>
        </w:rPr>
        <w:t>and</w:t>
      </w:r>
      <w:r>
        <w:rPr>
          <w:rFonts w:ascii="Georgia" w:eastAsia="Georgia" w:hAnsi="Georgia" w:cs="Georgia"/>
          <w:b/>
          <w:bCs/>
          <w:spacing w:val="23"/>
          <w:sz w:val="19"/>
          <w:szCs w:val="19"/>
        </w:rPr>
        <w:t xml:space="preserve"> </w:t>
      </w:r>
      <w:r>
        <w:rPr>
          <w:rFonts w:ascii="Georgia" w:eastAsia="Georgia" w:hAnsi="Georgia" w:cs="Georgia"/>
          <w:b/>
          <w:bCs/>
          <w:sz w:val="19"/>
          <w:szCs w:val="19"/>
        </w:rPr>
        <w:t>disseminate</w:t>
      </w:r>
      <w:r>
        <w:rPr>
          <w:rFonts w:ascii="Georgia" w:eastAsia="Georgia" w:hAnsi="Georgia" w:cs="Georgia"/>
          <w:b/>
          <w:bCs/>
          <w:spacing w:val="40"/>
          <w:sz w:val="19"/>
          <w:szCs w:val="19"/>
        </w:rPr>
        <w:t xml:space="preserve"> </w:t>
      </w:r>
      <w:r>
        <w:rPr>
          <w:rFonts w:ascii="Georgia" w:eastAsia="Georgia" w:hAnsi="Georgia" w:cs="Georgia"/>
          <w:b/>
          <w:bCs/>
          <w:sz w:val="19"/>
          <w:szCs w:val="19"/>
        </w:rPr>
        <w:t>the</w:t>
      </w:r>
      <w:r>
        <w:rPr>
          <w:rFonts w:ascii="Georgia" w:eastAsia="Georgia" w:hAnsi="Georgia" w:cs="Georgia"/>
          <w:b/>
          <w:bCs/>
          <w:spacing w:val="22"/>
          <w:sz w:val="19"/>
          <w:szCs w:val="19"/>
        </w:rPr>
        <w:t xml:space="preserve"> </w:t>
      </w:r>
      <w:r>
        <w:rPr>
          <w:rFonts w:ascii="Georgia" w:eastAsia="Georgia" w:hAnsi="Georgia" w:cs="Georgia"/>
          <w:b/>
          <w:bCs/>
          <w:sz w:val="19"/>
          <w:szCs w:val="19"/>
        </w:rPr>
        <w:t>developed</w:t>
      </w:r>
      <w:r>
        <w:rPr>
          <w:rFonts w:ascii="Georgia" w:eastAsia="Georgia" w:hAnsi="Georgia" w:cs="Georgia"/>
          <w:b/>
          <w:bCs/>
          <w:spacing w:val="36"/>
          <w:sz w:val="19"/>
          <w:szCs w:val="19"/>
        </w:rPr>
        <w:t xml:space="preserve"> </w:t>
      </w:r>
      <w:r>
        <w:rPr>
          <w:rFonts w:ascii="Georgia" w:eastAsia="Georgia" w:hAnsi="Georgia" w:cs="Georgia"/>
          <w:b/>
          <w:bCs/>
          <w:sz w:val="19"/>
          <w:szCs w:val="19"/>
        </w:rPr>
        <w:t>ITK-Lung</w:t>
      </w:r>
      <w:r>
        <w:rPr>
          <w:rFonts w:ascii="Georgia" w:eastAsia="Georgia" w:hAnsi="Georgia" w:cs="Georgia"/>
          <w:b/>
          <w:bCs/>
          <w:spacing w:val="35"/>
          <w:sz w:val="19"/>
          <w:szCs w:val="19"/>
        </w:rPr>
        <w:t xml:space="preserve"> </w:t>
      </w:r>
      <w:r>
        <w:rPr>
          <w:rFonts w:ascii="Georgia" w:eastAsia="Georgia" w:hAnsi="Georgia" w:cs="Georgia"/>
          <w:b/>
          <w:bCs/>
          <w:sz w:val="19"/>
          <w:szCs w:val="19"/>
        </w:rPr>
        <w:t>resources</w:t>
      </w:r>
      <w:r>
        <w:rPr>
          <w:rFonts w:ascii="Georgia" w:eastAsia="Georgia" w:hAnsi="Georgia" w:cs="Georgia"/>
          <w:b/>
          <w:bCs/>
          <w:spacing w:val="35"/>
          <w:sz w:val="19"/>
          <w:szCs w:val="19"/>
        </w:rPr>
        <w:t xml:space="preserve"> </w:t>
      </w:r>
      <w:r>
        <w:rPr>
          <w:rFonts w:ascii="Georgia" w:eastAsia="Georgia" w:hAnsi="Georgia" w:cs="Georgia"/>
          <w:b/>
          <w:bCs/>
          <w:sz w:val="19"/>
          <w:szCs w:val="19"/>
        </w:rPr>
        <w:t>by</w:t>
      </w:r>
      <w:r>
        <w:rPr>
          <w:rFonts w:ascii="Georgia" w:eastAsia="Georgia" w:hAnsi="Georgia" w:cs="Georgia"/>
          <w:b/>
          <w:bCs/>
          <w:spacing w:val="21"/>
          <w:sz w:val="19"/>
          <w:szCs w:val="19"/>
        </w:rPr>
        <w:t xml:space="preserve"> </w:t>
      </w:r>
      <w:r>
        <w:rPr>
          <w:rFonts w:ascii="Georgia" w:eastAsia="Georgia" w:hAnsi="Georgia" w:cs="Georgia"/>
          <w:b/>
          <w:bCs/>
          <w:sz w:val="19"/>
          <w:szCs w:val="19"/>
        </w:rPr>
        <w:t>leveraging</w:t>
      </w:r>
      <w:r>
        <w:rPr>
          <w:rFonts w:ascii="Georgia" w:eastAsia="Georgia" w:hAnsi="Georgia" w:cs="Georgia"/>
          <w:b/>
          <w:bCs/>
          <w:spacing w:val="36"/>
          <w:sz w:val="19"/>
          <w:szCs w:val="19"/>
        </w:rPr>
        <w:t xml:space="preserve"> </w:t>
      </w:r>
      <w:r>
        <w:rPr>
          <w:rFonts w:ascii="Georgia" w:eastAsia="Georgia" w:hAnsi="Georgia" w:cs="Georgia"/>
          <w:b/>
          <w:bCs/>
          <w:sz w:val="19"/>
          <w:szCs w:val="19"/>
        </w:rPr>
        <w:t>use</w:t>
      </w:r>
      <w:r>
        <w:rPr>
          <w:rFonts w:ascii="Georgia" w:eastAsia="Georgia" w:hAnsi="Georgia" w:cs="Georgia"/>
          <w:b/>
          <w:bCs/>
          <w:spacing w:val="23"/>
          <w:sz w:val="19"/>
          <w:szCs w:val="19"/>
        </w:rPr>
        <w:t xml:space="preserve"> </w:t>
      </w:r>
      <w:r>
        <w:rPr>
          <w:rFonts w:ascii="Georgia" w:eastAsia="Georgia" w:hAnsi="Georgia" w:cs="Georgia"/>
          <w:b/>
          <w:bCs/>
          <w:w w:val="102"/>
          <w:sz w:val="19"/>
          <w:szCs w:val="19"/>
        </w:rPr>
        <w:t xml:space="preserve">cases </w:t>
      </w:r>
      <w:r>
        <w:rPr>
          <w:rFonts w:ascii="Georgia" w:eastAsia="Georgia" w:hAnsi="Georgia" w:cs="Georgia"/>
          <w:b/>
          <w:bCs/>
          <w:sz w:val="19"/>
          <w:szCs w:val="19"/>
        </w:rPr>
        <w:t>from</w:t>
      </w:r>
      <w:r>
        <w:rPr>
          <w:rFonts w:ascii="Georgia" w:eastAsia="Georgia" w:hAnsi="Georgia" w:cs="Georgia"/>
          <w:b/>
          <w:bCs/>
          <w:spacing w:val="5"/>
          <w:sz w:val="19"/>
          <w:szCs w:val="19"/>
        </w:rPr>
        <w:t xml:space="preserve"> </w:t>
      </w:r>
      <w:r>
        <w:rPr>
          <w:rFonts w:ascii="Georgia" w:eastAsia="Georgia" w:hAnsi="Georgia" w:cs="Georgia"/>
          <w:b/>
          <w:bCs/>
          <w:sz w:val="19"/>
          <w:szCs w:val="19"/>
        </w:rPr>
        <w:t>a</w:t>
      </w:r>
      <w:r>
        <w:rPr>
          <w:rFonts w:ascii="Georgia" w:eastAsia="Georgia" w:hAnsi="Georgia" w:cs="Georgia"/>
          <w:b/>
          <w:bCs/>
          <w:spacing w:val="-3"/>
          <w:sz w:val="19"/>
          <w:szCs w:val="19"/>
        </w:rPr>
        <w:t xml:space="preserve"> </w:t>
      </w:r>
      <w:r>
        <w:rPr>
          <w:rFonts w:ascii="Georgia" w:eastAsia="Georgia" w:hAnsi="Georgia" w:cs="Georgia"/>
          <w:b/>
          <w:bCs/>
          <w:sz w:val="19"/>
          <w:szCs w:val="19"/>
        </w:rPr>
        <w:t>broad</w:t>
      </w:r>
      <w:r>
        <w:rPr>
          <w:rFonts w:ascii="Georgia" w:eastAsia="Georgia" w:hAnsi="Georgia" w:cs="Georgia"/>
          <w:b/>
          <w:bCs/>
          <w:spacing w:val="7"/>
          <w:sz w:val="19"/>
          <w:szCs w:val="19"/>
        </w:rPr>
        <w:t xml:space="preserve"> </w:t>
      </w:r>
      <w:r>
        <w:rPr>
          <w:rFonts w:ascii="Georgia" w:eastAsia="Georgia" w:hAnsi="Georgia" w:cs="Georgia"/>
          <w:b/>
          <w:bCs/>
          <w:sz w:val="19"/>
          <w:szCs w:val="19"/>
        </w:rPr>
        <w:t>network</w:t>
      </w:r>
      <w:r>
        <w:rPr>
          <w:rFonts w:ascii="Georgia" w:eastAsia="Georgia" w:hAnsi="Georgia" w:cs="Georgia"/>
          <w:b/>
          <w:bCs/>
          <w:spacing w:val="11"/>
          <w:sz w:val="19"/>
          <w:szCs w:val="19"/>
        </w:rPr>
        <w:t xml:space="preserve"> </w:t>
      </w:r>
      <w:r>
        <w:rPr>
          <w:rFonts w:ascii="Georgia" w:eastAsia="Georgia" w:hAnsi="Georgia" w:cs="Georgia"/>
          <w:b/>
          <w:bCs/>
          <w:sz w:val="19"/>
          <w:szCs w:val="19"/>
        </w:rPr>
        <w:t>of</w:t>
      </w:r>
      <w:r>
        <w:rPr>
          <w:rFonts w:ascii="Georgia" w:eastAsia="Georgia" w:hAnsi="Georgia" w:cs="Georgia"/>
          <w:b/>
          <w:bCs/>
          <w:spacing w:val="-1"/>
          <w:sz w:val="19"/>
          <w:szCs w:val="19"/>
        </w:rPr>
        <w:t xml:space="preserve"> </w:t>
      </w:r>
      <w:r>
        <w:rPr>
          <w:rFonts w:ascii="Georgia" w:eastAsia="Georgia" w:hAnsi="Georgia" w:cs="Georgia"/>
          <w:b/>
          <w:bCs/>
          <w:sz w:val="19"/>
          <w:szCs w:val="19"/>
        </w:rPr>
        <w:t>partner</w:t>
      </w:r>
      <w:r>
        <w:rPr>
          <w:rFonts w:ascii="Georgia" w:eastAsia="Georgia" w:hAnsi="Georgia" w:cs="Georgia"/>
          <w:b/>
          <w:bCs/>
          <w:spacing w:val="10"/>
          <w:sz w:val="19"/>
          <w:szCs w:val="19"/>
        </w:rPr>
        <w:t xml:space="preserve"> </w:t>
      </w:r>
      <w:r>
        <w:rPr>
          <w:rFonts w:ascii="Georgia" w:eastAsia="Georgia" w:hAnsi="Georgia" w:cs="Georgia"/>
          <w:b/>
          <w:bCs/>
          <w:sz w:val="19"/>
          <w:szCs w:val="19"/>
        </w:rPr>
        <w:t>investigators</w:t>
      </w:r>
      <w:r>
        <w:rPr>
          <w:rFonts w:ascii="Georgia" w:eastAsia="Georgia" w:hAnsi="Georgia" w:cs="Georgia"/>
          <w:b/>
          <w:bCs/>
          <w:spacing w:val="20"/>
          <w:sz w:val="19"/>
          <w:szCs w:val="19"/>
        </w:rPr>
        <w:t xml:space="preserve"> </w:t>
      </w:r>
      <w:r>
        <w:rPr>
          <w:rFonts w:ascii="Georgia" w:eastAsia="Georgia" w:hAnsi="Georgia" w:cs="Georgia"/>
          <w:b/>
          <w:bCs/>
          <w:sz w:val="19"/>
          <w:szCs w:val="19"/>
        </w:rPr>
        <w:t>representing</w:t>
      </w:r>
      <w:r>
        <w:rPr>
          <w:rFonts w:ascii="Georgia" w:eastAsia="Georgia" w:hAnsi="Georgia" w:cs="Georgia"/>
          <w:b/>
          <w:bCs/>
          <w:spacing w:val="20"/>
          <w:sz w:val="19"/>
          <w:szCs w:val="19"/>
        </w:rPr>
        <w:t xml:space="preserve"> </w:t>
      </w:r>
      <w:r>
        <w:rPr>
          <w:rFonts w:ascii="Georgia" w:eastAsia="Georgia" w:hAnsi="Georgia" w:cs="Georgia"/>
          <w:b/>
          <w:bCs/>
          <w:sz w:val="19"/>
          <w:szCs w:val="19"/>
        </w:rPr>
        <w:t>the</w:t>
      </w:r>
      <w:r>
        <w:rPr>
          <w:rFonts w:ascii="Georgia" w:eastAsia="Georgia" w:hAnsi="Georgia" w:cs="Georgia"/>
          <w:b/>
          <w:bCs/>
          <w:spacing w:val="1"/>
          <w:sz w:val="19"/>
          <w:szCs w:val="19"/>
        </w:rPr>
        <w:t xml:space="preserve"> </w:t>
      </w:r>
      <w:r>
        <w:rPr>
          <w:rFonts w:ascii="Georgia" w:eastAsia="Georgia" w:hAnsi="Georgia" w:cs="Georgia"/>
          <w:b/>
          <w:bCs/>
          <w:sz w:val="19"/>
          <w:szCs w:val="19"/>
        </w:rPr>
        <w:t>state-of-the-science</w:t>
      </w:r>
      <w:r>
        <w:rPr>
          <w:rFonts w:ascii="Georgia" w:eastAsia="Georgia" w:hAnsi="Georgia" w:cs="Georgia"/>
          <w:b/>
          <w:bCs/>
          <w:spacing w:val="33"/>
          <w:sz w:val="19"/>
          <w:szCs w:val="19"/>
        </w:rPr>
        <w:t xml:space="preserve"> </w:t>
      </w:r>
      <w:r>
        <w:rPr>
          <w:rFonts w:ascii="Georgia" w:eastAsia="Georgia" w:hAnsi="Georgia" w:cs="Georgia"/>
          <w:b/>
          <w:bCs/>
          <w:sz w:val="19"/>
          <w:szCs w:val="19"/>
        </w:rPr>
        <w:t>in</w:t>
      </w:r>
      <w:r>
        <w:rPr>
          <w:rFonts w:ascii="Georgia" w:eastAsia="Georgia" w:hAnsi="Georgia" w:cs="Georgia"/>
          <w:b/>
          <w:bCs/>
          <w:spacing w:val="-1"/>
          <w:sz w:val="19"/>
          <w:szCs w:val="19"/>
        </w:rPr>
        <w:t xml:space="preserve"> </w:t>
      </w:r>
      <w:r>
        <w:rPr>
          <w:rFonts w:ascii="Georgia" w:eastAsia="Georgia" w:hAnsi="Georgia" w:cs="Georgia"/>
          <w:b/>
          <w:bCs/>
          <w:sz w:val="19"/>
          <w:szCs w:val="19"/>
        </w:rPr>
        <w:t>lung</w:t>
      </w:r>
      <w:r>
        <w:rPr>
          <w:rFonts w:ascii="Georgia" w:eastAsia="Georgia" w:hAnsi="Georgia" w:cs="Georgia"/>
          <w:b/>
          <w:bCs/>
          <w:spacing w:val="4"/>
          <w:sz w:val="19"/>
          <w:szCs w:val="19"/>
        </w:rPr>
        <w:t xml:space="preserve"> </w:t>
      </w:r>
      <w:r>
        <w:rPr>
          <w:rFonts w:ascii="Georgia" w:eastAsia="Georgia" w:hAnsi="Georgia" w:cs="Georgia"/>
          <w:b/>
          <w:bCs/>
          <w:sz w:val="19"/>
          <w:szCs w:val="19"/>
        </w:rPr>
        <w:t>imaging</w:t>
      </w:r>
      <w:r>
        <w:rPr>
          <w:rFonts w:ascii="Georgia" w:eastAsia="Georgia" w:hAnsi="Georgia" w:cs="Georgia"/>
          <w:b/>
          <w:bCs/>
          <w:spacing w:val="11"/>
          <w:sz w:val="19"/>
          <w:szCs w:val="19"/>
        </w:rPr>
        <w:t xml:space="preserve"> </w:t>
      </w:r>
      <w:r>
        <w:rPr>
          <w:rFonts w:ascii="Georgia" w:eastAsia="Georgia" w:hAnsi="Georgia" w:cs="Georgia"/>
          <w:b/>
          <w:bCs/>
          <w:w w:val="102"/>
          <w:sz w:val="19"/>
          <w:szCs w:val="19"/>
        </w:rPr>
        <w:t>research</w:t>
      </w:r>
    </w:p>
    <w:p w14:paraId="6898E535" w14:textId="77777777" w:rsidR="00E61F9D" w:rsidRDefault="005C64D6">
      <w:pPr>
        <w:spacing w:before="60" w:after="0" w:line="277" w:lineRule="auto"/>
        <w:ind w:left="120" w:right="52" w:hanging="6"/>
        <w:jc w:val="both"/>
        <w:rPr>
          <w:rFonts w:ascii="Georgia" w:eastAsia="Georgia" w:hAnsi="Georgia" w:cs="Georgia"/>
          <w:sz w:val="19"/>
          <w:szCs w:val="19"/>
        </w:rPr>
      </w:pPr>
      <w:r>
        <w:rPr>
          <w:rFonts w:ascii="Georgia" w:eastAsia="Georgia" w:hAnsi="Georgia" w:cs="Georgia"/>
          <w:sz w:val="19"/>
          <w:szCs w:val="19"/>
        </w:rPr>
        <w:t>This</w:t>
      </w:r>
      <w:r>
        <w:rPr>
          <w:rFonts w:ascii="Georgia" w:eastAsia="Georgia" w:hAnsi="Georgia" w:cs="Georgia"/>
          <w:spacing w:val="19"/>
          <w:sz w:val="19"/>
          <w:szCs w:val="19"/>
        </w:rPr>
        <w:t xml:space="preserve"> </w:t>
      </w:r>
      <w:r>
        <w:rPr>
          <w:rFonts w:ascii="Georgia" w:eastAsia="Georgia" w:hAnsi="Georgia" w:cs="Georgia"/>
          <w:sz w:val="19"/>
          <w:szCs w:val="19"/>
        </w:rPr>
        <w:t>aim</w:t>
      </w:r>
      <w:r>
        <w:rPr>
          <w:rFonts w:ascii="Georgia" w:eastAsia="Georgia" w:hAnsi="Georgia" w:cs="Georgia"/>
          <w:spacing w:val="18"/>
          <w:sz w:val="19"/>
          <w:szCs w:val="19"/>
        </w:rPr>
        <w:t xml:space="preserve"> </w:t>
      </w:r>
      <w:r>
        <w:rPr>
          <w:rFonts w:ascii="Georgia" w:eastAsia="Georgia" w:hAnsi="Georgia" w:cs="Georgia"/>
          <w:sz w:val="19"/>
          <w:szCs w:val="19"/>
        </w:rPr>
        <w:t>builds</w:t>
      </w:r>
      <w:r>
        <w:rPr>
          <w:rFonts w:ascii="Georgia" w:eastAsia="Georgia" w:hAnsi="Georgia" w:cs="Georgia"/>
          <w:spacing w:val="22"/>
          <w:sz w:val="19"/>
          <w:szCs w:val="19"/>
        </w:rPr>
        <w:t xml:space="preserve"> </w:t>
      </w:r>
      <w:r>
        <w:rPr>
          <w:rFonts w:ascii="Georgia" w:eastAsia="Georgia" w:hAnsi="Georgia" w:cs="Georgia"/>
          <w:sz w:val="19"/>
          <w:szCs w:val="19"/>
        </w:rPr>
        <w:t>on</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project</w:t>
      </w:r>
      <w:r>
        <w:rPr>
          <w:rFonts w:ascii="Georgia" w:eastAsia="Georgia" w:hAnsi="Georgia" w:cs="Georgia"/>
          <w:spacing w:val="24"/>
          <w:sz w:val="19"/>
          <w:szCs w:val="19"/>
        </w:rPr>
        <w:t xml:space="preserve"> </w:t>
      </w:r>
      <w:r>
        <w:rPr>
          <w:rFonts w:ascii="Georgia" w:eastAsia="Georgia" w:hAnsi="Georgia" w:cs="Georgia"/>
          <w:sz w:val="19"/>
          <w:szCs w:val="19"/>
        </w:rPr>
        <w:t>team’s</w:t>
      </w:r>
      <w:r>
        <w:rPr>
          <w:rFonts w:ascii="Georgia" w:eastAsia="Georgia" w:hAnsi="Georgia" w:cs="Georgia"/>
          <w:spacing w:val="23"/>
          <w:sz w:val="19"/>
          <w:szCs w:val="19"/>
        </w:rPr>
        <w:t xml:space="preserve"> </w:t>
      </w:r>
      <w:r>
        <w:rPr>
          <w:rFonts w:ascii="Georgia" w:eastAsia="Georgia" w:hAnsi="Georgia" w:cs="Georgia"/>
          <w:sz w:val="19"/>
          <w:szCs w:val="19"/>
        </w:rPr>
        <w:t>long</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successful</w:t>
      </w:r>
      <w:r>
        <w:rPr>
          <w:rFonts w:ascii="Georgia" w:eastAsia="Georgia" w:hAnsi="Georgia" w:cs="Georgia"/>
          <w:spacing w:val="29"/>
          <w:sz w:val="19"/>
          <w:szCs w:val="19"/>
        </w:rPr>
        <w:t xml:space="preserve"> </w:t>
      </w:r>
      <w:r>
        <w:rPr>
          <w:rFonts w:ascii="Georgia" w:eastAsia="Georgia" w:hAnsi="Georgia" w:cs="Georgia"/>
          <w:sz w:val="19"/>
          <w:szCs w:val="19"/>
        </w:rPr>
        <w:t>track</w:t>
      </w:r>
      <w:r>
        <w:rPr>
          <w:rFonts w:ascii="Georgia" w:eastAsia="Georgia" w:hAnsi="Georgia" w:cs="Georgia"/>
          <w:spacing w:val="21"/>
          <w:sz w:val="19"/>
          <w:szCs w:val="19"/>
        </w:rPr>
        <w:t xml:space="preserve"> </w:t>
      </w:r>
      <w:r>
        <w:rPr>
          <w:rFonts w:ascii="Georgia" w:eastAsia="Georgia" w:hAnsi="Georgia" w:cs="Georgia"/>
          <w:sz w:val="19"/>
          <w:szCs w:val="19"/>
        </w:rPr>
        <w:t>record</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collaboration</w:t>
      </w:r>
      <w:r>
        <w:rPr>
          <w:rFonts w:ascii="Georgia" w:eastAsia="Georgia" w:hAnsi="Georgia" w:cs="Georgia"/>
          <w:spacing w:val="34"/>
          <w:sz w:val="19"/>
          <w:szCs w:val="19"/>
        </w:rPr>
        <w:t xml:space="preserve"> </w:t>
      </w:r>
      <w:r>
        <w:rPr>
          <w:rFonts w:ascii="Georgia" w:eastAsia="Georgia" w:hAnsi="Georgia" w:cs="Georgia"/>
          <w:sz w:val="19"/>
          <w:szCs w:val="19"/>
        </w:rPr>
        <w:t>with</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17"/>
          <w:sz w:val="19"/>
          <w:szCs w:val="19"/>
        </w:rPr>
        <w:t xml:space="preserve"> </w:t>
      </w:r>
      <w:r>
        <w:rPr>
          <w:rFonts w:ascii="Georgia" w:eastAsia="Georgia" w:hAnsi="Georgia" w:cs="Georgia"/>
          <w:sz w:val="19"/>
          <w:szCs w:val="19"/>
        </w:rPr>
        <w:t>general</w:t>
      </w:r>
      <w:r>
        <w:rPr>
          <w:rFonts w:ascii="Georgia" w:eastAsia="Georgia" w:hAnsi="Georgia" w:cs="Georgia"/>
          <w:spacing w:val="24"/>
          <w:sz w:val="19"/>
          <w:szCs w:val="19"/>
        </w:rPr>
        <w:t xml:space="preserve"> </w:t>
      </w:r>
      <w:r>
        <w:rPr>
          <w:rFonts w:ascii="Georgia" w:eastAsia="Georgia" w:hAnsi="Georgia" w:cs="Georgia"/>
          <w:sz w:val="19"/>
          <w:szCs w:val="19"/>
        </w:rPr>
        <w:t>user</w:t>
      </w:r>
      <w:r>
        <w:rPr>
          <w:rFonts w:ascii="Georgia" w:eastAsia="Georgia" w:hAnsi="Georgia" w:cs="Georgia"/>
          <w:spacing w:val="19"/>
          <w:sz w:val="19"/>
          <w:szCs w:val="19"/>
        </w:rPr>
        <w:t xml:space="preserve"> </w:t>
      </w:r>
      <w:r>
        <w:rPr>
          <w:rFonts w:ascii="Georgia" w:eastAsia="Georgia" w:hAnsi="Georgia" w:cs="Georgia"/>
          <w:sz w:val="19"/>
          <w:szCs w:val="19"/>
        </w:rPr>
        <w:t xml:space="preserve">community. </w:t>
      </w:r>
      <w:r>
        <w:rPr>
          <w:rFonts w:ascii="Georgia" w:eastAsia="Georgia" w:hAnsi="Georgia" w:cs="Georgia"/>
          <w:spacing w:val="22"/>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particular,</w:t>
      </w:r>
      <w:r>
        <w:rPr>
          <w:rFonts w:ascii="Georgia" w:eastAsia="Georgia" w:hAnsi="Georgia" w:cs="Georgia"/>
          <w:spacing w:val="38"/>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investigator-</w:t>
      </w:r>
      <w:proofErr w:type="gramStart"/>
      <w:r>
        <w:rPr>
          <w:rFonts w:ascii="Georgia" w:eastAsia="Georgia" w:hAnsi="Georgia" w:cs="Georgia"/>
          <w:sz w:val="19"/>
          <w:szCs w:val="19"/>
        </w:rPr>
        <w:t xml:space="preserve">driven </w:t>
      </w:r>
      <w:r>
        <w:rPr>
          <w:rFonts w:ascii="Georgia" w:eastAsia="Georgia" w:hAnsi="Georgia" w:cs="Georgia"/>
          <w:spacing w:val="2"/>
          <w:sz w:val="19"/>
          <w:szCs w:val="19"/>
        </w:rPr>
        <w:t xml:space="preserve"> </w:t>
      </w:r>
      <w:r>
        <w:rPr>
          <w:rFonts w:ascii="Georgia" w:eastAsia="Georgia" w:hAnsi="Georgia" w:cs="Georgia"/>
          <w:sz w:val="19"/>
          <w:szCs w:val="19"/>
        </w:rPr>
        <w:t>studies</w:t>
      </w:r>
      <w:proofErr w:type="gramEnd"/>
      <w:r>
        <w:rPr>
          <w:rFonts w:ascii="Georgia" w:eastAsia="Georgia" w:hAnsi="Georgia" w:cs="Georgia"/>
          <w:spacing w:val="28"/>
          <w:sz w:val="19"/>
          <w:szCs w:val="19"/>
        </w:rPr>
        <w:t xml:space="preserve"> </w:t>
      </w:r>
      <w:r>
        <w:rPr>
          <w:rFonts w:ascii="Georgia" w:eastAsia="Georgia" w:hAnsi="Georgia" w:cs="Georgia"/>
          <w:sz w:val="19"/>
          <w:szCs w:val="19"/>
        </w:rPr>
        <w:t>presented</w:t>
      </w:r>
      <w:r>
        <w:rPr>
          <w:rFonts w:ascii="Georgia" w:eastAsia="Georgia" w:hAnsi="Georgia" w:cs="Georgia"/>
          <w:spacing w:val="33"/>
          <w:sz w:val="19"/>
          <w:szCs w:val="19"/>
        </w:rPr>
        <w:t xml:space="preserve"> </w:t>
      </w:r>
      <w:r>
        <w:rPr>
          <w:rFonts w:ascii="Georgia" w:eastAsia="Georgia" w:hAnsi="Georgia" w:cs="Georgia"/>
          <w:sz w:val="19"/>
          <w:szCs w:val="19"/>
        </w:rPr>
        <w:t>below</w:t>
      </w:r>
      <w:r>
        <w:rPr>
          <w:rFonts w:ascii="Georgia" w:eastAsia="Georgia" w:hAnsi="Georgia" w:cs="Georgia"/>
          <w:spacing w:val="26"/>
          <w:sz w:val="19"/>
          <w:szCs w:val="19"/>
        </w:rPr>
        <w:t xml:space="preserve"> </w:t>
      </w:r>
      <w:r>
        <w:rPr>
          <w:rFonts w:ascii="Georgia" w:eastAsia="Georgia" w:hAnsi="Georgia" w:cs="Georgia"/>
          <w:sz w:val="19"/>
          <w:szCs w:val="19"/>
        </w:rPr>
        <w:t>are</w:t>
      </w:r>
      <w:r>
        <w:rPr>
          <w:rFonts w:ascii="Georgia" w:eastAsia="Georgia" w:hAnsi="Georgia" w:cs="Georgia"/>
          <w:spacing w:val="21"/>
          <w:sz w:val="19"/>
          <w:szCs w:val="19"/>
        </w:rPr>
        <w:t xml:space="preserve"> </w:t>
      </w:r>
      <w:r>
        <w:rPr>
          <w:rFonts w:ascii="Georgia" w:eastAsia="Georgia" w:hAnsi="Georgia" w:cs="Georgia"/>
          <w:sz w:val="19"/>
          <w:szCs w:val="19"/>
        </w:rPr>
        <w:t>carefully</w:t>
      </w:r>
      <w:r>
        <w:rPr>
          <w:rFonts w:ascii="Georgia" w:eastAsia="Georgia" w:hAnsi="Georgia" w:cs="Georgia"/>
          <w:spacing w:val="30"/>
          <w:sz w:val="19"/>
          <w:szCs w:val="19"/>
        </w:rPr>
        <w:t xml:space="preserve"> </w:t>
      </w:r>
      <w:r>
        <w:rPr>
          <w:rFonts w:ascii="Georgia" w:eastAsia="Georgia" w:hAnsi="Georgia" w:cs="Georgia"/>
          <w:sz w:val="19"/>
          <w:szCs w:val="19"/>
        </w:rPr>
        <w:t>selected</w:t>
      </w:r>
      <w:r>
        <w:rPr>
          <w:rFonts w:ascii="Georgia" w:eastAsia="Georgia" w:hAnsi="Georgia" w:cs="Georgia"/>
          <w:spacing w:val="29"/>
          <w:sz w:val="19"/>
          <w:szCs w:val="19"/>
        </w:rPr>
        <w:t xml:space="preserve"> </w:t>
      </w:r>
      <w:r>
        <w:rPr>
          <w:rFonts w:ascii="Georgia" w:eastAsia="Georgia" w:hAnsi="Georgia" w:cs="Georgia"/>
          <w:sz w:val="19"/>
          <w:szCs w:val="19"/>
        </w:rPr>
        <w:t>both</w:t>
      </w:r>
      <w:r>
        <w:rPr>
          <w:rFonts w:ascii="Georgia" w:eastAsia="Georgia" w:hAnsi="Georgia" w:cs="Georgia"/>
          <w:spacing w:val="24"/>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their</w:t>
      </w:r>
      <w:r>
        <w:rPr>
          <w:rFonts w:ascii="Georgia" w:eastAsia="Georgia" w:hAnsi="Georgia" w:cs="Georgia"/>
          <w:spacing w:val="24"/>
          <w:sz w:val="19"/>
          <w:szCs w:val="19"/>
        </w:rPr>
        <w:t xml:space="preserve"> </w:t>
      </w:r>
      <w:r>
        <w:rPr>
          <w:rFonts w:ascii="Georgia" w:eastAsia="Georgia" w:hAnsi="Georgia" w:cs="Georgia"/>
          <w:sz w:val="19"/>
          <w:szCs w:val="19"/>
        </w:rPr>
        <w:t>capacity</w:t>
      </w:r>
      <w:r>
        <w:rPr>
          <w:rFonts w:ascii="Georgia" w:eastAsia="Georgia" w:hAnsi="Georgia" w:cs="Georgia"/>
          <w:spacing w:val="30"/>
          <w:sz w:val="19"/>
          <w:szCs w:val="19"/>
        </w:rPr>
        <w:t xml:space="preserve"> </w:t>
      </w:r>
      <w:r>
        <w:rPr>
          <w:rFonts w:ascii="Georgia" w:eastAsia="Georgia" w:hAnsi="Georgia" w:cs="Georgia"/>
          <w:sz w:val="19"/>
          <w:szCs w:val="19"/>
        </w:rPr>
        <w:t>to</w:t>
      </w:r>
      <w:r>
        <w:rPr>
          <w:rFonts w:ascii="Georgia" w:eastAsia="Georgia" w:hAnsi="Georgia" w:cs="Georgia"/>
          <w:spacing w:val="19"/>
          <w:sz w:val="19"/>
          <w:szCs w:val="19"/>
        </w:rPr>
        <w:t xml:space="preserve"> </w:t>
      </w:r>
      <w:r>
        <w:rPr>
          <w:rFonts w:ascii="Georgia" w:eastAsia="Georgia" w:hAnsi="Georgia" w:cs="Georgia"/>
          <w:sz w:val="19"/>
          <w:szCs w:val="19"/>
        </w:rPr>
        <w:t>fully</w:t>
      </w:r>
      <w:r>
        <w:rPr>
          <w:rFonts w:ascii="Georgia" w:eastAsia="Georgia" w:hAnsi="Georgia" w:cs="Georgia"/>
          <w:spacing w:val="23"/>
          <w:sz w:val="19"/>
          <w:szCs w:val="19"/>
        </w:rPr>
        <w:t xml:space="preserve"> </w:t>
      </w:r>
      <w:r>
        <w:rPr>
          <w:rFonts w:ascii="Georgia" w:eastAsia="Georgia" w:hAnsi="Georgia" w:cs="Georgia"/>
          <w:sz w:val="19"/>
          <w:szCs w:val="19"/>
        </w:rPr>
        <w:t>exercise</w:t>
      </w:r>
      <w:r>
        <w:rPr>
          <w:rFonts w:ascii="Georgia" w:eastAsia="Georgia" w:hAnsi="Georgia" w:cs="Georgia"/>
          <w:spacing w:val="29"/>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developed</w:t>
      </w:r>
      <w:r>
        <w:rPr>
          <w:rFonts w:ascii="Georgia" w:eastAsia="Georgia" w:hAnsi="Georgia" w:cs="Georgia"/>
          <w:spacing w:val="23"/>
          <w:sz w:val="19"/>
          <w:szCs w:val="19"/>
        </w:rPr>
        <w:t xml:space="preserve"> </w:t>
      </w:r>
      <w:r>
        <w:rPr>
          <w:rFonts w:ascii="Georgia" w:eastAsia="Georgia" w:hAnsi="Georgia" w:cs="Georgia"/>
          <w:sz w:val="19"/>
          <w:szCs w:val="19"/>
        </w:rPr>
        <w:t>tools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provide</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comprehensive</w:t>
      </w:r>
      <w:r>
        <w:rPr>
          <w:rFonts w:ascii="Georgia" w:eastAsia="Georgia" w:hAnsi="Georgia" w:cs="Georgia"/>
          <w:spacing w:val="32"/>
          <w:sz w:val="19"/>
          <w:szCs w:val="19"/>
        </w:rPr>
        <w:t xml:space="preserve"> </w:t>
      </w:r>
      <w:r>
        <w:rPr>
          <w:rFonts w:ascii="Georgia" w:eastAsia="Georgia" w:hAnsi="Georgia" w:cs="Georgia"/>
          <w:sz w:val="19"/>
          <w:szCs w:val="19"/>
        </w:rPr>
        <w:t>representation</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2"/>
          <w:sz w:val="19"/>
          <w:szCs w:val="19"/>
        </w:rPr>
        <w:t xml:space="preserve"> </w:t>
      </w:r>
      <w:r>
        <w:rPr>
          <w:rFonts w:ascii="Georgia" w:eastAsia="Georgia" w:hAnsi="Georgia" w:cs="Georgia"/>
          <w:sz w:val="19"/>
          <w:szCs w:val="19"/>
        </w:rPr>
        <w:t>various</w:t>
      </w:r>
      <w:r>
        <w:rPr>
          <w:rFonts w:ascii="Georgia" w:eastAsia="Georgia" w:hAnsi="Georgia" w:cs="Georgia"/>
          <w:spacing w:val="18"/>
          <w:sz w:val="19"/>
          <w:szCs w:val="19"/>
        </w:rPr>
        <w:t xml:space="preserve"> </w:t>
      </w:r>
      <w:r>
        <w:rPr>
          <w:rFonts w:ascii="Georgia" w:eastAsia="Georgia" w:hAnsi="Georgia" w:cs="Georgia"/>
          <w:sz w:val="19"/>
          <w:szCs w:val="19"/>
        </w:rPr>
        <w:t>processing</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analysis</w:t>
      </w:r>
      <w:r>
        <w:rPr>
          <w:rFonts w:ascii="Georgia" w:eastAsia="Georgia" w:hAnsi="Georgia" w:cs="Georgia"/>
          <w:spacing w:val="20"/>
          <w:sz w:val="19"/>
          <w:szCs w:val="19"/>
        </w:rPr>
        <w:t xml:space="preserve"> </w:t>
      </w:r>
      <w:r>
        <w:rPr>
          <w:rFonts w:ascii="Georgia" w:eastAsia="Georgia" w:hAnsi="Georgia" w:cs="Georgia"/>
          <w:sz w:val="19"/>
          <w:szCs w:val="19"/>
        </w:rPr>
        <w:t>tasks</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interest</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community.</w:t>
      </w:r>
      <w:r>
        <w:rPr>
          <w:rFonts w:ascii="Georgia" w:eastAsia="Georgia" w:hAnsi="Georgia" w:cs="Georgia"/>
          <w:spacing w:val="34"/>
          <w:sz w:val="19"/>
          <w:szCs w:val="19"/>
        </w:rPr>
        <w:t xml:space="preserve"> </w:t>
      </w:r>
      <w:ins w:id="398" w:author="James Gee" w:date="2016-07-18T16:01:00Z">
        <w:r w:rsidRPr="005C64D6">
          <w:rPr>
            <w:rFonts w:ascii="Georgia" w:eastAsia="Georgia" w:hAnsi="Georgia" w:cs="Georgia"/>
            <w:color w:val="FF0000"/>
            <w:sz w:val="19"/>
            <w:szCs w:val="19"/>
          </w:rPr>
          <w:t>Two evaluation groups will serve as primary and secondary beta testers, respectively: institutional and external collaborators.  For the former, the development team will be embedded in the labs of project co-investigators, providing training to lab personnel and assisting with the creation of customized analysis pipelines.  These experiences will be used to develop tutorial materials and processing examples that our external collaborators will independently test by processing their own data in-house with beta versions of the proposed software and data resources.  Similarly, the dissemination and user support mechanisms outlined in the Resource Sharing Plan will be refined by employing these as much as possible to communicate and interact with the external collaborator group.</w:t>
        </w:r>
      </w:ins>
      <w:del w:id="399" w:author="James Gee" w:date="2016-07-18T16:01:00Z">
        <w:r w:rsidDel="005C64D6">
          <w:rPr>
            <w:rFonts w:ascii="Georgia" w:eastAsia="Georgia" w:hAnsi="Georgia" w:cs="Georgia"/>
            <w:color w:val="FF0000"/>
            <w:sz w:val="19"/>
            <w:szCs w:val="19"/>
          </w:rPr>
          <w:delText>Two groups</w:delText>
        </w:r>
        <w:r w:rsidDel="005C64D6">
          <w:rPr>
            <w:rFonts w:ascii="Georgia" w:eastAsia="Georgia" w:hAnsi="Georgia" w:cs="Georgia"/>
            <w:color w:val="FF0000"/>
            <w:spacing w:val="5"/>
            <w:sz w:val="19"/>
            <w:szCs w:val="19"/>
          </w:rPr>
          <w:delText xml:space="preserve"> </w:delText>
        </w:r>
        <w:r w:rsidDel="005C64D6">
          <w:rPr>
            <w:rFonts w:ascii="Georgia" w:eastAsia="Georgia" w:hAnsi="Georgia" w:cs="Georgia"/>
            <w:color w:val="FF0000"/>
            <w:sz w:val="19"/>
            <w:szCs w:val="19"/>
          </w:rPr>
          <w:delText>are</w:delText>
        </w:r>
        <w:r w:rsidDel="005C64D6">
          <w:rPr>
            <w:rFonts w:ascii="Georgia" w:eastAsia="Georgia" w:hAnsi="Georgia" w:cs="Georgia"/>
            <w:color w:val="FF0000"/>
            <w:spacing w:val="-2"/>
            <w:sz w:val="19"/>
            <w:szCs w:val="19"/>
          </w:rPr>
          <w:delText xml:space="preserve"> </w:delText>
        </w:r>
        <w:r w:rsidDel="005C64D6">
          <w:rPr>
            <w:rFonts w:ascii="Georgia" w:eastAsia="Georgia" w:hAnsi="Georgia" w:cs="Georgia"/>
            <w:color w:val="FF0000"/>
            <w:sz w:val="19"/>
            <w:szCs w:val="19"/>
          </w:rPr>
          <w:delText>considered</w:delText>
        </w:r>
        <w:r w:rsidDel="005C64D6">
          <w:rPr>
            <w:rFonts w:ascii="Georgia" w:eastAsia="Georgia" w:hAnsi="Georgia" w:cs="Georgia"/>
            <w:color w:val="FF0000"/>
            <w:spacing w:val="11"/>
            <w:sz w:val="19"/>
            <w:szCs w:val="19"/>
          </w:rPr>
          <w:delText xml:space="preserve"> </w:delText>
        </w:r>
        <w:r w:rsidDel="005C64D6">
          <w:rPr>
            <w:rFonts w:ascii="Georgia" w:eastAsia="Georgia" w:hAnsi="Georgia" w:cs="Georgia"/>
            <w:color w:val="FF0000"/>
            <w:sz w:val="19"/>
            <w:szCs w:val="19"/>
          </w:rPr>
          <w:delText>below</w:delText>
        </w:r>
        <w:r w:rsidDel="005C64D6">
          <w:rPr>
            <w:rFonts w:ascii="Georgia" w:eastAsia="Georgia" w:hAnsi="Georgia" w:cs="Georgia"/>
            <w:color w:val="FF0000"/>
            <w:spacing w:val="3"/>
            <w:sz w:val="19"/>
            <w:szCs w:val="19"/>
          </w:rPr>
          <w:delText xml:space="preserve"> </w:delText>
        </w:r>
        <w:r w:rsidDel="005C64D6">
          <w:rPr>
            <w:rFonts w:ascii="Georgia" w:eastAsia="Georgia" w:hAnsi="Georgia" w:cs="Georgia"/>
            <w:color w:val="FF0000"/>
            <w:sz w:val="19"/>
            <w:szCs w:val="19"/>
          </w:rPr>
          <w:delText>as</w:delText>
        </w:r>
        <w:r w:rsidDel="005C64D6">
          <w:rPr>
            <w:rFonts w:ascii="Georgia" w:eastAsia="Georgia" w:hAnsi="Georgia" w:cs="Georgia"/>
            <w:color w:val="FF0000"/>
            <w:spacing w:val="-3"/>
            <w:sz w:val="19"/>
            <w:szCs w:val="19"/>
          </w:rPr>
          <w:delText xml:space="preserve"> </w:delText>
        </w:r>
        <w:r w:rsidDel="005C64D6">
          <w:rPr>
            <w:rFonts w:ascii="Georgia" w:eastAsia="Georgia" w:hAnsi="Georgia" w:cs="Georgia"/>
            <w:color w:val="FF0000"/>
            <w:sz w:val="19"/>
            <w:szCs w:val="19"/>
          </w:rPr>
          <w:delText>“users”</w:delText>
        </w:r>
        <w:r w:rsidDel="005C64D6">
          <w:rPr>
            <w:rFonts w:ascii="Georgia" w:eastAsia="Georgia" w:hAnsi="Georgia" w:cs="Georgia"/>
            <w:color w:val="FF0000"/>
            <w:spacing w:val="5"/>
            <w:sz w:val="19"/>
            <w:szCs w:val="19"/>
          </w:rPr>
          <w:delText xml:space="preserve"> </w:delText>
        </w:r>
        <w:r w:rsidDel="005C64D6">
          <w:rPr>
            <w:rFonts w:ascii="Georgia" w:eastAsia="Georgia" w:hAnsi="Georgia" w:cs="Georgia"/>
            <w:color w:val="FF0000"/>
            <w:sz w:val="19"/>
            <w:szCs w:val="19"/>
          </w:rPr>
          <w:delText>of</w:delText>
        </w:r>
        <w:r w:rsidDel="005C64D6">
          <w:rPr>
            <w:rFonts w:ascii="Georgia" w:eastAsia="Georgia" w:hAnsi="Georgia" w:cs="Georgia"/>
            <w:color w:val="FF0000"/>
            <w:spacing w:val="-4"/>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2"/>
            <w:sz w:val="19"/>
            <w:szCs w:val="19"/>
          </w:rPr>
          <w:delText xml:space="preserve"> </w:delText>
        </w:r>
        <w:r w:rsidDel="005C64D6">
          <w:rPr>
            <w:rFonts w:ascii="Georgia" w:eastAsia="Georgia" w:hAnsi="Georgia" w:cs="Georgia"/>
            <w:color w:val="FF0000"/>
            <w:sz w:val="19"/>
            <w:szCs w:val="19"/>
          </w:rPr>
          <w:delText>software:</w:delText>
        </w:r>
        <w:r w:rsidDel="005C64D6">
          <w:rPr>
            <w:rFonts w:ascii="Georgia" w:eastAsia="Georgia" w:hAnsi="Georgia" w:cs="Georgia"/>
            <w:color w:val="FF0000"/>
            <w:spacing w:val="28"/>
            <w:sz w:val="19"/>
            <w:szCs w:val="19"/>
          </w:rPr>
          <w:delText xml:space="preserve"> </w:delText>
        </w:r>
        <w:r w:rsidDel="005C64D6">
          <w:rPr>
            <w:rFonts w:ascii="Georgia" w:eastAsia="Georgia" w:hAnsi="Georgia" w:cs="Georgia"/>
            <w:color w:val="FF0000"/>
            <w:sz w:val="19"/>
            <w:szCs w:val="19"/>
          </w:rPr>
          <w:delText>institutional</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sz w:val="19"/>
            <w:szCs w:val="19"/>
          </w:rPr>
          <w:delText>(i.e.,</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beta testers)</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and</w:delText>
        </w:r>
        <w:r w:rsidDel="005C64D6">
          <w:rPr>
            <w:rFonts w:ascii="Georgia" w:eastAsia="Georgia" w:hAnsi="Georgia" w:cs="Georgia"/>
            <w:color w:val="FF0000"/>
            <w:spacing w:val="-1"/>
            <w:sz w:val="19"/>
            <w:szCs w:val="19"/>
          </w:rPr>
          <w:delText xml:space="preserve"> </w:delText>
        </w:r>
        <w:r w:rsidDel="005C64D6">
          <w:rPr>
            <w:rFonts w:ascii="Georgia" w:eastAsia="Georgia" w:hAnsi="Georgia" w:cs="Georgia"/>
            <w:color w:val="FF0000"/>
            <w:sz w:val="19"/>
            <w:szCs w:val="19"/>
          </w:rPr>
          <w:delText>external</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w w:val="102"/>
            <w:sz w:val="19"/>
            <w:szCs w:val="19"/>
          </w:rPr>
          <w:delText xml:space="preserve">collabora- </w:delText>
        </w:r>
        <w:r w:rsidDel="005C64D6">
          <w:rPr>
            <w:rFonts w:ascii="Georgia" w:eastAsia="Georgia" w:hAnsi="Georgia" w:cs="Georgia"/>
            <w:color w:val="FF0000"/>
            <w:sz w:val="19"/>
            <w:szCs w:val="19"/>
          </w:rPr>
          <w:delText>tors.</w:delText>
        </w:r>
        <w:r w:rsidDel="005C64D6">
          <w:rPr>
            <w:rFonts w:ascii="Georgia" w:eastAsia="Georgia" w:hAnsi="Georgia" w:cs="Georgia"/>
            <w:color w:val="FF0000"/>
            <w:spacing w:val="30"/>
            <w:sz w:val="19"/>
            <w:szCs w:val="19"/>
          </w:rPr>
          <w:delText xml:space="preserve"> </w:delText>
        </w:r>
        <w:r w:rsidDel="005C64D6">
          <w:rPr>
            <w:rFonts w:ascii="Georgia" w:eastAsia="Georgia" w:hAnsi="Georgia" w:cs="Georgia"/>
            <w:color w:val="FF0000"/>
            <w:sz w:val="19"/>
            <w:szCs w:val="19"/>
          </w:rPr>
          <w:delText>For</w:delText>
        </w:r>
        <w:r w:rsidDel="005C64D6">
          <w:rPr>
            <w:rFonts w:ascii="Georgia" w:eastAsia="Georgia" w:hAnsi="Georgia" w:cs="Georgia"/>
            <w:color w:val="FF0000"/>
            <w:spacing w:val="9"/>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former,</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developers</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of</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proposed</w:delText>
        </w:r>
        <w:r w:rsidDel="005C64D6">
          <w:rPr>
            <w:rFonts w:ascii="Georgia" w:eastAsia="Georgia" w:hAnsi="Georgia" w:cs="Georgia"/>
            <w:color w:val="FF0000"/>
            <w:spacing w:val="19"/>
            <w:sz w:val="19"/>
            <w:szCs w:val="19"/>
          </w:rPr>
          <w:delText xml:space="preserve"> </w:delText>
        </w:r>
        <w:r w:rsidDel="005C64D6">
          <w:rPr>
            <w:rFonts w:ascii="Georgia" w:eastAsia="Georgia" w:hAnsi="Georgia" w:cs="Georgia"/>
            <w:color w:val="FF0000"/>
            <w:sz w:val="19"/>
            <w:szCs w:val="19"/>
          </w:rPr>
          <w:delText>platform</w:delText>
        </w:r>
        <w:r w:rsidDel="005C64D6">
          <w:rPr>
            <w:rFonts w:ascii="Georgia" w:eastAsia="Georgia" w:hAnsi="Georgia" w:cs="Georgia"/>
            <w:color w:val="FF0000"/>
            <w:spacing w:val="18"/>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9"/>
            <w:sz w:val="19"/>
            <w:szCs w:val="19"/>
          </w:rPr>
          <w:delText xml:space="preserve"> </w:delText>
        </w:r>
        <w:r w:rsidDel="005C64D6">
          <w:rPr>
            <w:rFonts w:ascii="Georgia" w:eastAsia="Georgia" w:hAnsi="Georgia" w:cs="Georgia"/>
            <w:color w:val="FF0000"/>
            <w:sz w:val="19"/>
            <w:szCs w:val="19"/>
          </w:rPr>
          <w:delText>provide</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one-on-one</w:delText>
        </w:r>
        <w:r w:rsidDel="005C64D6">
          <w:rPr>
            <w:rFonts w:ascii="Georgia" w:eastAsia="Georgia" w:hAnsi="Georgia" w:cs="Georgia"/>
            <w:color w:val="FF0000"/>
            <w:spacing w:val="22"/>
            <w:sz w:val="19"/>
            <w:szCs w:val="19"/>
          </w:rPr>
          <w:delText xml:space="preserve"> </w:delText>
        </w:r>
        <w:r w:rsidDel="005C64D6">
          <w:rPr>
            <w:rFonts w:ascii="Georgia" w:eastAsia="Georgia" w:hAnsi="Georgia" w:cs="Georgia"/>
            <w:color w:val="FF0000"/>
            <w:sz w:val="19"/>
            <w:szCs w:val="19"/>
          </w:rPr>
          <w:delText>training</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sessions</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to</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ensure</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sz w:val="19"/>
            <w:szCs w:val="19"/>
          </w:rPr>
          <w:delText>proper</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w w:val="102"/>
            <w:sz w:val="19"/>
            <w:szCs w:val="19"/>
          </w:rPr>
          <w:delText xml:space="preserve">data </w:delText>
        </w:r>
        <w:r w:rsidDel="005C64D6">
          <w:rPr>
            <w:rFonts w:ascii="Georgia" w:eastAsia="Georgia" w:hAnsi="Georgia" w:cs="Georgia"/>
            <w:color w:val="FF0000"/>
            <w:sz w:val="19"/>
            <w:szCs w:val="19"/>
          </w:rPr>
          <w:delText>processing</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by</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the</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sz w:val="19"/>
            <w:szCs w:val="19"/>
          </w:rPr>
          <w:delText>beta</w:delText>
        </w:r>
        <w:r w:rsidDel="005C64D6">
          <w:rPr>
            <w:rFonts w:ascii="Georgia" w:eastAsia="Georgia" w:hAnsi="Georgia" w:cs="Georgia"/>
            <w:color w:val="FF0000"/>
            <w:spacing w:val="9"/>
            <w:sz w:val="19"/>
            <w:szCs w:val="19"/>
          </w:rPr>
          <w:delText xml:space="preserve"> </w:delText>
        </w:r>
        <w:r w:rsidDel="005C64D6">
          <w:rPr>
            <w:rFonts w:ascii="Georgia" w:eastAsia="Georgia" w:hAnsi="Georgia" w:cs="Georgia"/>
            <w:color w:val="FF0000"/>
            <w:sz w:val="19"/>
            <w:szCs w:val="19"/>
          </w:rPr>
          <w:delText>testers.</w:delText>
        </w:r>
        <w:r w:rsidDel="005C64D6">
          <w:rPr>
            <w:rFonts w:ascii="Georgia" w:eastAsia="Georgia" w:hAnsi="Georgia" w:cs="Georgia"/>
            <w:color w:val="FF0000"/>
            <w:spacing w:val="31"/>
            <w:sz w:val="19"/>
            <w:szCs w:val="19"/>
          </w:rPr>
          <w:delText xml:space="preserve"> </w:delText>
        </w:r>
        <w:r w:rsidDel="005C64D6">
          <w:rPr>
            <w:rFonts w:ascii="Georgia" w:eastAsia="Georgia" w:hAnsi="Georgia" w:cs="Georgia"/>
            <w:color w:val="FF0000"/>
            <w:sz w:val="19"/>
            <w:szCs w:val="19"/>
          </w:rPr>
          <w:delText>We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use</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these</w:delText>
        </w:r>
        <w:r w:rsidDel="005C64D6">
          <w:rPr>
            <w:rFonts w:ascii="Georgia" w:eastAsia="Georgia" w:hAnsi="Georgia" w:cs="Georgia"/>
            <w:color w:val="FF0000"/>
            <w:spacing w:val="11"/>
            <w:sz w:val="19"/>
            <w:szCs w:val="19"/>
          </w:rPr>
          <w:delText xml:space="preserve"> </w:delText>
        </w:r>
        <w:r w:rsidDel="005C64D6">
          <w:rPr>
            <w:rFonts w:ascii="Georgia" w:eastAsia="Georgia" w:hAnsi="Georgia" w:cs="Georgia"/>
            <w:color w:val="FF0000"/>
            <w:sz w:val="19"/>
            <w:szCs w:val="19"/>
          </w:rPr>
          <w:delText>sessions</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to</w:delText>
        </w:r>
        <w:r w:rsidDel="005C64D6">
          <w:rPr>
            <w:rFonts w:ascii="Georgia" w:eastAsia="Georgia" w:hAnsi="Georgia" w:cs="Georgia"/>
            <w:color w:val="FF0000"/>
            <w:spacing w:val="5"/>
            <w:sz w:val="19"/>
            <w:szCs w:val="19"/>
          </w:rPr>
          <w:delText xml:space="preserve"> </w:delText>
        </w:r>
        <w:r w:rsidDel="005C64D6">
          <w:rPr>
            <w:rFonts w:ascii="Georgia" w:eastAsia="Georgia" w:hAnsi="Georgia" w:cs="Georgia"/>
            <w:color w:val="FF0000"/>
            <w:sz w:val="19"/>
            <w:szCs w:val="19"/>
          </w:rPr>
          <w:delText>develop</w:delText>
        </w:r>
        <w:r w:rsidDel="005C64D6">
          <w:rPr>
            <w:rFonts w:ascii="Georgia" w:eastAsia="Georgia" w:hAnsi="Georgia" w:cs="Georgia"/>
            <w:color w:val="FF0000"/>
            <w:spacing w:val="15"/>
            <w:sz w:val="19"/>
            <w:szCs w:val="19"/>
          </w:rPr>
          <w:delText xml:space="preserve"> </w:delText>
        </w:r>
        <w:r w:rsidDel="005C64D6">
          <w:rPr>
            <w:rFonts w:ascii="Georgia" w:eastAsia="Georgia" w:hAnsi="Georgia" w:cs="Georgia"/>
            <w:color w:val="FF0000"/>
            <w:sz w:val="19"/>
            <w:szCs w:val="19"/>
          </w:rPr>
          <w:delText>online</w:delText>
        </w:r>
        <w:r w:rsidDel="005C64D6">
          <w:rPr>
            <w:rFonts w:ascii="Georgia" w:eastAsia="Georgia" w:hAnsi="Georgia" w:cs="Georgia"/>
            <w:color w:val="FF0000"/>
            <w:spacing w:val="13"/>
            <w:sz w:val="19"/>
            <w:szCs w:val="19"/>
          </w:rPr>
          <w:delText xml:space="preserve"> </w:delText>
        </w:r>
        <w:r w:rsidDel="005C64D6">
          <w:rPr>
            <w:rFonts w:ascii="Georgia" w:eastAsia="Georgia" w:hAnsi="Georgia" w:cs="Georgia"/>
            <w:color w:val="FF0000"/>
            <w:sz w:val="19"/>
            <w:szCs w:val="19"/>
          </w:rPr>
          <w:delText>tutorials</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and</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sz w:val="19"/>
            <w:szCs w:val="19"/>
          </w:rPr>
          <w:delText>processing</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examples</w:delText>
        </w:r>
        <w:r w:rsidDel="005C64D6">
          <w:rPr>
            <w:rFonts w:ascii="Georgia" w:eastAsia="Georgia" w:hAnsi="Georgia" w:cs="Georgia"/>
            <w:color w:val="FF0000"/>
            <w:spacing w:val="18"/>
            <w:sz w:val="19"/>
            <w:szCs w:val="19"/>
          </w:rPr>
          <w:delText xml:space="preserve"> </w:delText>
        </w:r>
        <w:r w:rsidDel="005C64D6">
          <w:rPr>
            <w:rFonts w:ascii="Georgia" w:eastAsia="Georgia" w:hAnsi="Georgia" w:cs="Georgia"/>
            <w:color w:val="FF0000"/>
            <w:sz w:val="19"/>
            <w:szCs w:val="19"/>
          </w:rPr>
          <w:delText>for</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sz w:val="19"/>
            <w:szCs w:val="19"/>
          </w:rPr>
          <w:delText>our</w:delText>
        </w:r>
        <w:r w:rsidDel="005C64D6">
          <w:rPr>
            <w:rFonts w:ascii="Georgia" w:eastAsia="Georgia" w:hAnsi="Georgia" w:cs="Georgia"/>
            <w:color w:val="FF0000"/>
            <w:spacing w:val="8"/>
            <w:sz w:val="19"/>
            <w:szCs w:val="19"/>
          </w:rPr>
          <w:delText xml:space="preserve"> </w:delText>
        </w:r>
        <w:r w:rsidDel="005C64D6">
          <w:rPr>
            <w:rFonts w:ascii="Georgia" w:eastAsia="Georgia" w:hAnsi="Georgia" w:cs="Georgia"/>
            <w:color w:val="FF0000"/>
            <w:w w:val="102"/>
            <w:sz w:val="19"/>
            <w:szCs w:val="19"/>
          </w:rPr>
          <w:delText xml:space="preserve">external </w:delText>
        </w:r>
        <w:r w:rsidDel="005C64D6">
          <w:rPr>
            <w:rFonts w:ascii="Georgia" w:eastAsia="Georgia" w:hAnsi="Georgia" w:cs="Georgia"/>
            <w:color w:val="FF0000"/>
            <w:sz w:val="19"/>
            <w:szCs w:val="19"/>
          </w:rPr>
          <w:delText>collaborators</w:delText>
        </w:r>
        <w:r w:rsidDel="005C64D6">
          <w:rPr>
            <w:rFonts w:ascii="Georgia" w:eastAsia="Georgia" w:hAnsi="Georgia" w:cs="Georgia"/>
            <w:color w:val="FF0000"/>
            <w:spacing w:val="36"/>
            <w:sz w:val="19"/>
            <w:szCs w:val="19"/>
          </w:rPr>
          <w:delText xml:space="preserve"> </w:delText>
        </w:r>
        <w:r w:rsidDel="005C64D6">
          <w:rPr>
            <w:rFonts w:ascii="Georgia" w:eastAsia="Georgia" w:hAnsi="Georgia" w:cs="Georgia"/>
            <w:color w:val="FF0000"/>
            <w:sz w:val="19"/>
            <w:szCs w:val="19"/>
          </w:rPr>
          <w:delText>such</w:delText>
        </w:r>
        <w:r w:rsidDel="005C64D6">
          <w:rPr>
            <w:rFonts w:ascii="Georgia" w:eastAsia="Georgia" w:hAnsi="Georgia" w:cs="Georgia"/>
            <w:color w:val="FF0000"/>
            <w:spacing w:val="22"/>
            <w:sz w:val="19"/>
            <w:szCs w:val="19"/>
          </w:rPr>
          <w:delText xml:space="preserve"> </w:delText>
        </w:r>
        <w:r w:rsidDel="005C64D6">
          <w:rPr>
            <w:rFonts w:ascii="Georgia" w:eastAsia="Georgia" w:hAnsi="Georgia" w:cs="Georgia"/>
            <w:color w:val="FF0000"/>
            <w:sz w:val="19"/>
            <w:szCs w:val="19"/>
          </w:rPr>
          <w:delText>that</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they</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be</w:delText>
        </w:r>
        <w:r w:rsidDel="005C64D6">
          <w:rPr>
            <w:rFonts w:ascii="Georgia" w:eastAsia="Georgia" w:hAnsi="Georgia" w:cs="Georgia"/>
            <w:color w:val="FF0000"/>
            <w:spacing w:val="18"/>
            <w:sz w:val="19"/>
            <w:szCs w:val="19"/>
          </w:rPr>
          <w:delText xml:space="preserve"> </w:delText>
        </w:r>
        <w:r w:rsidDel="005C64D6">
          <w:rPr>
            <w:rFonts w:ascii="Georgia" w:eastAsia="Georgia" w:hAnsi="Georgia" w:cs="Georgia"/>
            <w:color w:val="FF0000"/>
            <w:sz w:val="19"/>
            <w:szCs w:val="19"/>
          </w:rPr>
          <w:delText>able</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to</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process</w:delText>
        </w:r>
        <w:r w:rsidDel="005C64D6">
          <w:rPr>
            <w:rFonts w:ascii="Georgia" w:eastAsia="Georgia" w:hAnsi="Georgia" w:cs="Georgia"/>
            <w:color w:val="FF0000"/>
            <w:spacing w:val="27"/>
            <w:sz w:val="19"/>
            <w:szCs w:val="19"/>
          </w:rPr>
          <w:delText xml:space="preserve"> </w:delText>
        </w:r>
        <w:r w:rsidDel="005C64D6">
          <w:rPr>
            <w:rFonts w:ascii="Georgia" w:eastAsia="Georgia" w:hAnsi="Georgia" w:cs="Georgia"/>
            <w:color w:val="FF0000"/>
            <w:sz w:val="19"/>
            <w:szCs w:val="19"/>
          </w:rPr>
          <w:delText>their</w:delText>
        </w:r>
        <w:r w:rsidDel="005C64D6">
          <w:rPr>
            <w:rFonts w:ascii="Georgia" w:eastAsia="Georgia" w:hAnsi="Georgia" w:cs="Georgia"/>
            <w:color w:val="FF0000"/>
            <w:spacing w:val="22"/>
            <w:sz w:val="19"/>
            <w:szCs w:val="19"/>
          </w:rPr>
          <w:delText xml:space="preserve"> </w:delText>
        </w:r>
        <w:r w:rsidDel="005C64D6">
          <w:rPr>
            <w:rFonts w:ascii="Georgia" w:eastAsia="Georgia" w:hAnsi="Georgia" w:cs="Georgia"/>
            <w:color w:val="FF0000"/>
            <w:sz w:val="19"/>
            <w:szCs w:val="19"/>
          </w:rPr>
          <w:delText>data</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 xml:space="preserve">in-house. </w:delText>
        </w:r>
        <w:r w:rsidDel="005C64D6">
          <w:rPr>
            <w:rFonts w:ascii="Georgia" w:eastAsia="Georgia" w:hAnsi="Georgia" w:cs="Georgia"/>
            <w:color w:val="FF0000"/>
            <w:spacing w:val="25"/>
            <w:sz w:val="19"/>
            <w:szCs w:val="19"/>
          </w:rPr>
          <w:delText xml:space="preserve"> </w:delText>
        </w:r>
        <w:r w:rsidDel="005C64D6">
          <w:rPr>
            <w:rFonts w:ascii="Georgia" w:eastAsia="Georgia" w:hAnsi="Georgia" w:cs="Georgia"/>
            <w:color w:val="FF0000"/>
            <w:sz w:val="19"/>
            <w:szCs w:val="19"/>
          </w:rPr>
          <w:delText>We</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will</w:delText>
        </w:r>
        <w:r w:rsidDel="005C64D6">
          <w:rPr>
            <w:rFonts w:ascii="Georgia" w:eastAsia="Georgia" w:hAnsi="Georgia" w:cs="Georgia"/>
            <w:color w:val="FF0000"/>
            <w:spacing w:val="20"/>
            <w:sz w:val="19"/>
            <w:szCs w:val="19"/>
          </w:rPr>
          <w:delText xml:space="preserve"> </w:delText>
        </w:r>
        <w:r w:rsidDel="005C64D6">
          <w:rPr>
            <w:rFonts w:ascii="Georgia" w:eastAsia="Georgia" w:hAnsi="Georgia" w:cs="Georgia"/>
            <w:color w:val="FF0000"/>
            <w:sz w:val="19"/>
            <w:szCs w:val="19"/>
          </w:rPr>
          <w:delText>also</w:delText>
        </w:r>
        <w:r w:rsidDel="005C64D6">
          <w:rPr>
            <w:rFonts w:ascii="Georgia" w:eastAsia="Georgia" w:hAnsi="Georgia" w:cs="Georgia"/>
            <w:color w:val="FF0000"/>
            <w:spacing w:val="21"/>
            <w:sz w:val="19"/>
            <w:szCs w:val="19"/>
          </w:rPr>
          <w:delText xml:space="preserve"> </w:delText>
        </w:r>
        <w:r w:rsidDel="005C64D6">
          <w:rPr>
            <w:rFonts w:ascii="Georgia" w:eastAsia="Georgia" w:hAnsi="Georgia" w:cs="Georgia"/>
            <w:color w:val="FF0000"/>
            <w:sz w:val="19"/>
            <w:szCs w:val="19"/>
          </w:rPr>
          <w:delText>provide</w:delText>
        </w:r>
        <w:r w:rsidDel="005C64D6">
          <w:rPr>
            <w:rFonts w:ascii="Georgia" w:eastAsia="Georgia" w:hAnsi="Georgia" w:cs="Georgia"/>
            <w:color w:val="FF0000"/>
            <w:spacing w:val="27"/>
            <w:sz w:val="19"/>
            <w:szCs w:val="19"/>
          </w:rPr>
          <w:delText xml:space="preserve"> </w:delText>
        </w:r>
        <w:r w:rsidDel="005C64D6">
          <w:rPr>
            <w:rFonts w:ascii="Georgia" w:eastAsia="Georgia" w:hAnsi="Georgia" w:cs="Georgia"/>
            <w:color w:val="FF0000"/>
            <w:sz w:val="19"/>
            <w:szCs w:val="19"/>
          </w:rPr>
          <w:delText>a</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targeted</w:delText>
        </w:r>
        <w:r w:rsidDel="005C64D6">
          <w:rPr>
            <w:rFonts w:ascii="Georgia" w:eastAsia="Georgia" w:hAnsi="Georgia" w:cs="Georgia"/>
            <w:color w:val="FF0000"/>
            <w:spacing w:val="28"/>
            <w:sz w:val="19"/>
            <w:szCs w:val="19"/>
          </w:rPr>
          <w:delText xml:space="preserve"> </w:delText>
        </w:r>
        <w:r w:rsidDel="005C64D6">
          <w:rPr>
            <w:rFonts w:ascii="Georgia" w:eastAsia="Georgia" w:hAnsi="Georgia" w:cs="Georgia"/>
            <w:color w:val="FF0000"/>
            <w:sz w:val="19"/>
            <w:szCs w:val="19"/>
          </w:rPr>
          <w:delText>discussion</w:delText>
        </w:r>
        <w:r w:rsidDel="005C64D6">
          <w:rPr>
            <w:rFonts w:ascii="Georgia" w:eastAsia="Georgia" w:hAnsi="Georgia" w:cs="Georgia"/>
            <w:color w:val="FF0000"/>
            <w:spacing w:val="32"/>
            <w:sz w:val="19"/>
            <w:szCs w:val="19"/>
          </w:rPr>
          <w:delText xml:space="preserve"> </w:delText>
        </w:r>
        <w:r w:rsidDel="005C64D6">
          <w:rPr>
            <w:rFonts w:ascii="Georgia" w:eastAsia="Georgia" w:hAnsi="Georgia" w:cs="Georgia"/>
            <w:color w:val="FF0000"/>
            <w:sz w:val="19"/>
            <w:szCs w:val="19"/>
          </w:rPr>
          <w:delText>forum</w:delText>
        </w:r>
        <w:r w:rsidDel="005C64D6">
          <w:rPr>
            <w:rFonts w:ascii="Georgia" w:eastAsia="Georgia" w:hAnsi="Georgia" w:cs="Georgia"/>
            <w:color w:val="FF0000"/>
            <w:spacing w:val="24"/>
            <w:sz w:val="19"/>
            <w:szCs w:val="19"/>
          </w:rPr>
          <w:delText xml:space="preserve"> </w:delText>
        </w:r>
        <w:r w:rsidDel="005C64D6">
          <w:rPr>
            <w:rFonts w:ascii="Georgia" w:eastAsia="Georgia" w:hAnsi="Georgia" w:cs="Georgia"/>
            <w:color w:val="FF0000"/>
            <w:w w:val="102"/>
            <w:sz w:val="19"/>
            <w:szCs w:val="19"/>
          </w:rPr>
          <w:delText xml:space="preserve">to </w:delText>
        </w:r>
        <w:r w:rsidDel="005C64D6">
          <w:rPr>
            <w:rFonts w:ascii="Georgia" w:eastAsia="Georgia" w:hAnsi="Georgia" w:cs="Georgia"/>
            <w:color w:val="FF0000"/>
            <w:sz w:val="19"/>
            <w:szCs w:val="19"/>
          </w:rPr>
          <w:delText>answer</w:delText>
        </w:r>
        <w:r w:rsidDel="005C64D6">
          <w:rPr>
            <w:rFonts w:ascii="Georgia" w:eastAsia="Georgia" w:hAnsi="Georgia" w:cs="Georgia"/>
            <w:color w:val="FF0000"/>
            <w:spacing w:val="13"/>
            <w:sz w:val="19"/>
            <w:szCs w:val="19"/>
          </w:rPr>
          <w:delText xml:space="preserve"> </w:delText>
        </w:r>
        <w:r w:rsidDel="005C64D6">
          <w:rPr>
            <w:rFonts w:ascii="Georgia" w:eastAsia="Georgia" w:hAnsi="Georgia" w:cs="Georgia"/>
            <w:color w:val="FF0000"/>
            <w:sz w:val="19"/>
            <w:szCs w:val="19"/>
          </w:rPr>
          <w:delText>questions</w:delText>
        </w:r>
        <w:r w:rsidDel="005C64D6">
          <w:rPr>
            <w:rFonts w:ascii="Georgia" w:eastAsia="Georgia" w:hAnsi="Georgia" w:cs="Georgia"/>
            <w:color w:val="FF0000"/>
            <w:spacing w:val="17"/>
            <w:sz w:val="19"/>
            <w:szCs w:val="19"/>
          </w:rPr>
          <w:delText xml:space="preserve"> </w:delText>
        </w:r>
        <w:r w:rsidDel="005C64D6">
          <w:rPr>
            <w:rFonts w:ascii="Georgia" w:eastAsia="Georgia" w:hAnsi="Georgia" w:cs="Georgia"/>
            <w:color w:val="FF0000"/>
            <w:sz w:val="19"/>
            <w:szCs w:val="19"/>
          </w:rPr>
          <w:delText>and</w:delText>
        </w:r>
        <w:r w:rsidDel="005C64D6">
          <w:rPr>
            <w:rFonts w:ascii="Georgia" w:eastAsia="Georgia" w:hAnsi="Georgia" w:cs="Georgia"/>
            <w:color w:val="FF0000"/>
            <w:spacing w:val="7"/>
            <w:sz w:val="19"/>
            <w:szCs w:val="19"/>
          </w:rPr>
          <w:delText xml:space="preserve"> </w:delText>
        </w:r>
        <w:r w:rsidDel="005C64D6">
          <w:rPr>
            <w:rFonts w:ascii="Georgia" w:eastAsia="Georgia" w:hAnsi="Georgia" w:cs="Georgia"/>
            <w:color w:val="FF0000"/>
            <w:sz w:val="19"/>
            <w:szCs w:val="19"/>
          </w:rPr>
          <w:delText>address</w:delText>
        </w:r>
        <w:r w:rsidDel="005C64D6">
          <w:rPr>
            <w:rFonts w:ascii="Georgia" w:eastAsia="Georgia" w:hAnsi="Georgia" w:cs="Georgia"/>
            <w:color w:val="FF0000"/>
            <w:spacing w:val="14"/>
            <w:sz w:val="19"/>
            <w:szCs w:val="19"/>
          </w:rPr>
          <w:delText xml:space="preserve"> </w:delText>
        </w:r>
        <w:r w:rsidDel="005C64D6">
          <w:rPr>
            <w:rFonts w:ascii="Georgia" w:eastAsia="Georgia" w:hAnsi="Georgia" w:cs="Georgia"/>
            <w:color w:val="FF0000"/>
            <w:sz w:val="19"/>
            <w:szCs w:val="19"/>
          </w:rPr>
          <w:delText>concerns</w:delText>
        </w:r>
        <w:r w:rsidDel="005C64D6">
          <w:rPr>
            <w:rFonts w:ascii="Georgia" w:eastAsia="Georgia" w:hAnsi="Georgia" w:cs="Georgia"/>
            <w:color w:val="FF0000"/>
            <w:spacing w:val="16"/>
            <w:sz w:val="19"/>
            <w:szCs w:val="19"/>
          </w:rPr>
          <w:delText xml:space="preserve"> </w:delText>
        </w:r>
        <w:r w:rsidDel="005C64D6">
          <w:rPr>
            <w:rFonts w:ascii="Georgia" w:eastAsia="Georgia" w:hAnsi="Georgia" w:cs="Georgia"/>
            <w:color w:val="FF0000"/>
            <w:sz w:val="19"/>
            <w:szCs w:val="19"/>
          </w:rPr>
          <w:delText>for</w:delText>
        </w:r>
        <w:r w:rsidDel="005C64D6">
          <w:rPr>
            <w:rFonts w:ascii="Georgia" w:eastAsia="Georgia" w:hAnsi="Georgia" w:cs="Georgia"/>
            <w:color w:val="FF0000"/>
            <w:spacing w:val="6"/>
            <w:sz w:val="19"/>
            <w:szCs w:val="19"/>
          </w:rPr>
          <w:delText xml:space="preserve"> </w:delText>
        </w:r>
        <w:r w:rsidDel="005C64D6">
          <w:rPr>
            <w:rFonts w:ascii="Georgia" w:eastAsia="Georgia" w:hAnsi="Georgia" w:cs="Georgia"/>
            <w:color w:val="FF0000"/>
            <w:sz w:val="19"/>
            <w:szCs w:val="19"/>
          </w:rPr>
          <w:delText>processing</w:delText>
        </w:r>
        <w:r w:rsidDel="005C64D6">
          <w:rPr>
            <w:rFonts w:ascii="Georgia" w:eastAsia="Georgia" w:hAnsi="Georgia" w:cs="Georgia"/>
            <w:color w:val="FF0000"/>
            <w:spacing w:val="19"/>
            <w:sz w:val="19"/>
            <w:szCs w:val="19"/>
          </w:rPr>
          <w:delText xml:space="preserve"> </w:delText>
        </w:r>
        <w:r w:rsidDel="005C64D6">
          <w:rPr>
            <w:rFonts w:ascii="Georgia" w:eastAsia="Georgia" w:hAnsi="Georgia" w:cs="Georgia"/>
            <w:color w:val="FF0000"/>
            <w:sz w:val="19"/>
            <w:szCs w:val="19"/>
          </w:rPr>
          <w:delText>using</w:delText>
        </w:r>
        <w:r w:rsidDel="005C64D6">
          <w:rPr>
            <w:rFonts w:ascii="Georgia" w:eastAsia="Georgia" w:hAnsi="Georgia" w:cs="Georgia"/>
            <w:color w:val="FF0000"/>
            <w:spacing w:val="10"/>
            <w:sz w:val="19"/>
            <w:szCs w:val="19"/>
          </w:rPr>
          <w:delText xml:space="preserve"> </w:delText>
        </w:r>
        <w:r w:rsidDel="005C64D6">
          <w:rPr>
            <w:rFonts w:ascii="Georgia" w:eastAsia="Georgia" w:hAnsi="Georgia" w:cs="Georgia"/>
            <w:color w:val="FF0000"/>
            <w:w w:val="102"/>
            <w:sz w:val="19"/>
            <w:szCs w:val="19"/>
          </w:rPr>
          <w:delText>ITK-Lung.</w:delText>
        </w:r>
      </w:del>
    </w:p>
    <w:p w14:paraId="4C9E205C" w14:textId="77777777" w:rsidR="00E61F9D" w:rsidRDefault="005C64D6">
      <w:pPr>
        <w:spacing w:before="48" w:after="0" w:line="240" w:lineRule="auto"/>
        <w:ind w:left="160" w:right="7942"/>
        <w:jc w:val="both"/>
        <w:rPr>
          <w:rFonts w:ascii="Georgia" w:eastAsia="Georgia" w:hAnsi="Georgia" w:cs="Georgia"/>
          <w:sz w:val="21"/>
          <w:szCs w:val="21"/>
        </w:rPr>
      </w:pPr>
      <w:commentRangeStart w:id="400"/>
      <w:r>
        <w:rPr>
          <w:rFonts w:ascii="Georgia" w:eastAsia="Georgia" w:hAnsi="Georgia" w:cs="Georgia"/>
          <w:b/>
          <w:bCs/>
          <w:sz w:val="21"/>
          <w:szCs w:val="21"/>
        </w:rPr>
        <w:t>Institutional</w:t>
      </w:r>
      <w:r>
        <w:rPr>
          <w:rFonts w:ascii="Georgia" w:eastAsia="Georgia" w:hAnsi="Georgia" w:cs="Georgia"/>
          <w:b/>
          <w:bCs/>
          <w:spacing w:val="15"/>
          <w:sz w:val="21"/>
          <w:szCs w:val="21"/>
        </w:rPr>
        <w:t xml:space="preserve"> </w:t>
      </w:r>
      <w:r>
        <w:rPr>
          <w:rFonts w:ascii="Georgia" w:eastAsia="Georgia" w:hAnsi="Georgia" w:cs="Georgia"/>
          <w:b/>
          <w:bCs/>
          <w:w w:val="101"/>
          <w:sz w:val="21"/>
          <w:szCs w:val="21"/>
        </w:rPr>
        <w:t>collaborators</w:t>
      </w:r>
      <w:commentRangeEnd w:id="400"/>
      <w:r>
        <w:rPr>
          <w:rStyle w:val="CommentReference"/>
        </w:rPr>
        <w:commentReference w:id="400"/>
      </w:r>
    </w:p>
    <w:p w14:paraId="694C37CB" w14:textId="77777777" w:rsidR="00F71839" w:rsidRDefault="005C64D6">
      <w:pPr>
        <w:spacing w:before="88" w:after="0" w:line="277" w:lineRule="auto"/>
        <w:ind w:left="115" w:right="52" w:firstLine="5"/>
        <w:jc w:val="both"/>
        <w:rPr>
          <w:ins w:id="401" w:author="James Gee" w:date="2016-07-18T16:03:00Z"/>
          <w:rFonts w:ascii="Georgia" w:eastAsia="Georgia" w:hAnsi="Georgia" w:cs="Georgia"/>
          <w:w w:val="102"/>
          <w:sz w:val="19"/>
          <w:szCs w:val="19"/>
        </w:rPr>
      </w:pPr>
      <w:proofErr w:type="gramStart"/>
      <w:r>
        <w:rPr>
          <w:rFonts w:ascii="Georgia" w:eastAsia="Georgia" w:hAnsi="Georgia" w:cs="Georgia"/>
          <w:b/>
          <w:bCs/>
          <w:sz w:val="19"/>
          <w:szCs w:val="19"/>
        </w:rPr>
        <w:t>3(c.3.1)</w:t>
      </w:r>
      <w:r>
        <w:rPr>
          <w:rFonts w:ascii="Georgia" w:eastAsia="Georgia" w:hAnsi="Georgia" w:cs="Georgia"/>
          <w:b/>
          <w:bCs/>
          <w:spacing w:val="30"/>
          <w:sz w:val="19"/>
          <w:szCs w:val="19"/>
        </w:rPr>
        <w:t xml:space="preserve"> </w:t>
      </w:r>
      <w:r>
        <w:rPr>
          <w:rFonts w:ascii="Georgia" w:eastAsia="Georgia" w:hAnsi="Georgia" w:cs="Georgia"/>
          <w:b/>
          <w:bCs/>
          <w:sz w:val="19"/>
          <w:szCs w:val="19"/>
        </w:rPr>
        <w:t>Novel</w:t>
      </w:r>
      <w:r>
        <w:rPr>
          <w:rFonts w:ascii="Georgia" w:eastAsia="Georgia" w:hAnsi="Georgia" w:cs="Georgia"/>
          <w:b/>
          <w:bCs/>
          <w:spacing w:val="27"/>
          <w:sz w:val="19"/>
          <w:szCs w:val="19"/>
        </w:rPr>
        <w:t xml:space="preserve"> </w:t>
      </w:r>
      <w:r>
        <w:rPr>
          <w:rFonts w:ascii="Georgia" w:eastAsia="Georgia" w:hAnsi="Georgia" w:cs="Georgia"/>
          <w:b/>
          <w:bCs/>
          <w:sz w:val="19"/>
          <w:szCs w:val="19"/>
        </w:rPr>
        <w:t>imaging</w:t>
      </w:r>
      <w:r>
        <w:rPr>
          <w:rFonts w:ascii="Georgia" w:eastAsia="Georgia" w:hAnsi="Georgia" w:cs="Georgia"/>
          <w:b/>
          <w:bCs/>
          <w:spacing w:val="32"/>
          <w:sz w:val="19"/>
          <w:szCs w:val="19"/>
        </w:rPr>
        <w:t xml:space="preserve"> </w:t>
      </w:r>
      <w:r>
        <w:rPr>
          <w:rFonts w:ascii="Georgia" w:eastAsia="Georgia" w:hAnsi="Georgia" w:cs="Georgia"/>
          <w:b/>
          <w:bCs/>
          <w:sz w:val="19"/>
          <w:szCs w:val="19"/>
        </w:rPr>
        <w:t>biomarkers</w:t>
      </w:r>
      <w:r>
        <w:rPr>
          <w:rFonts w:ascii="Georgia" w:eastAsia="Georgia" w:hAnsi="Georgia" w:cs="Georgia"/>
          <w:b/>
          <w:bCs/>
          <w:spacing w:val="39"/>
          <w:sz w:val="19"/>
          <w:szCs w:val="19"/>
        </w:rPr>
        <w:t xml:space="preserve"> </w:t>
      </w:r>
      <w:r>
        <w:rPr>
          <w:rFonts w:ascii="Georgia" w:eastAsia="Georgia" w:hAnsi="Georgia" w:cs="Georgia"/>
          <w:b/>
          <w:bCs/>
          <w:sz w:val="19"/>
          <w:szCs w:val="19"/>
        </w:rPr>
        <w:t>for</w:t>
      </w:r>
      <w:r>
        <w:rPr>
          <w:rFonts w:ascii="Georgia" w:eastAsia="Georgia" w:hAnsi="Georgia" w:cs="Georgia"/>
          <w:b/>
          <w:bCs/>
          <w:spacing w:val="22"/>
          <w:sz w:val="19"/>
          <w:szCs w:val="19"/>
        </w:rPr>
        <w:t xml:space="preserve"> </w:t>
      </w:r>
      <w:r>
        <w:rPr>
          <w:rFonts w:ascii="Georgia" w:eastAsia="Georgia" w:hAnsi="Georgia" w:cs="Georgia"/>
          <w:b/>
          <w:bCs/>
          <w:sz w:val="19"/>
          <w:szCs w:val="19"/>
        </w:rPr>
        <w:t>Chronic</w:t>
      </w:r>
      <w:r>
        <w:rPr>
          <w:rFonts w:ascii="Georgia" w:eastAsia="Georgia" w:hAnsi="Georgia" w:cs="Georgia"/>
          <w:b/>
          <w:bCs/>
          <w:spacing w:val="32"/>
          <w:sz w:val="19"/>
          <w:szCs w:val="19"/>
        </w:rPr>
        <w:t xml:space="preserve"> </w:t>
      </w:r>
      <w:r>
        <w:rPr>
          <w:rFonts w:ascii="Georgia" w:eastAsia="Georgia" w:hAnsi="Georgia" w:cs="Georgia"/>
          <w:b/>
          <w:bCs/>
          <w:sz w:val="19"/>
          <w:szCs w:val="19"/>
        </w:rPr>
        <w:t>Obstructive</w:t>
      </w:r>
      <w:r>
        <w:rPr>
          <w:rFonts w:ascii="Georgia" w:eastAsia="Georgia" w:hAnsi="Georgia" w:cs="Georgia"/>
          <w:b/>
          <w:bCs/>
          <w:spacing w:val="39"/>
          <w:sz w:val="19"/>
          <w:szCs w:val="19"/>
        </w:rPr>
        <w:t xml:space="preserve"> </w:t>
      </w:r>
      <w:r>
        <w:rPr>
          <w:rFonts w:ascii="Georgia" w:eastAsia="Georgia" w:hAnsi="Georgia" w:cs="Georgia"/>
          <w:b/>
          <w:bCs/>
          <w:sz w:val="19"/>
          <w:szCs w:val="19"/>
        </w:rPr>
        <w:t>Pulmonary</w:t>
      </w:r>
      <w:r>
        <w:rPr>
          <w:rFonts w:ascii="Georgia" w:eastAsia="Georgia" w:hAnsi="Georgia" w:cs="Georgia"/>
          <w:b/>
          <w:bCs/>
          <w:spacing w:val="38"/>
          <w:sz w:val="19"/>
          <w:szCs w:val="19"/>
        </w:rPr>
        <w:t xml:space="preserve"> </w:t>
      </w:r>
      <w:r>
        <w:rPr>
          <w:rFonts w:ascii="Georgia" w:eastAsia="Georgia" w:hAnsi="Georgia" w:cs="Georgia"/>
          <w:b/>
          <w:bCs/>
          <w:sz w:val="19"/>
          <w:szCs w:val="19"/>
        </w:rPr>
        <w:t>Disease</w:t>
      </w:r>
      <w:r>
        <w:rPr>
          <w:rFonts w:ascii="Georgia" w:eastAsia="Georgia" w:hAnsi="Georgia" w:cs="Georgia"/>
          <w:b/>
          <w:bCs/>
          <w:spacing w:val="31"/>
          <w:sz w:val="19"/>
          <w:szCs w:val="19"/>
        </w:rPr>
        <w:t xml:space="preserve"> </w:t>
      </w:r>
      <w:r>
        <w:rPr>
          <w:rFonts w:ascii="Georgia" w:eastAsia="Georgia" w:hAnsi="Georgia" w:cs="Georgia"/>
          <w:b/>
          <w:bCs/>
          <w:sz w:val="19"/>
          <w:szCs w:val="19"/>
        </w:rPr>
        <w:t>(COPD).</w:t>
      </w:r>
      <w:proofErr w:type="gramEnd"/>
      <w:r>
        <w:rPr>
          <w:rFonts w:ascii="Georgia" w:eastAsia="Georgia" w:hAnsi="Georgia" w:cs="Georgia"/>
          <w:b/>
          <w:bCs/>
          <w:spacing w:val="27"/>
          <w:sz w:val="19"/>
          <w:szCs w:val="19"/>
        </w:rPr>
        <w:t xml:space="preserve"> </w:t>
      </w:r>
      <w:r>
        <w:rPr>
          <w:rFonts w:ascii="Georgia" w:eastAsia="Georgia" w:hAnsi="Georgia" w:cs="Georgia"/>
          <w:sz w:val="19"/>
          <w:szCs w:val="19"/>
        </w:rPr>
        <w:t>Co-investigator</w:t>
      </w:r>
      <w:r>
        <w:rPr>
          <w:rFonts w:ascii="Georgia" w:eastAsia="Georgia" w:hAnsi="Georgia" w:cs="Georgia"/>
          <w:spacing w:val="42"/>
          <w:sz w:val="19"/>
          <w:szCs w:val="19"/>
        </w:rPr>
        <w:t xml:space="preserve"> </w:t>
      </w:r>
      <w:r>
        <w:rPr>
          <w:rFonts w:ascii="Georgia" w:eastAsia="Georgia" w:hAnsi="Georgia" w:cs="Georgia"/>
          <w:b/>
          <w:bCs/>
          <w:w w:val="102"/>
          <w:sz w:val="19"/>
          <w:szCs w:val="19"/>
        </w:rPr>
        <w:t xml:space="preserve">Mike </w:t>
      </w:r>
      <w:r>
        <w:rPr>
          <w:rFonts w:ascii="Georgia" w:eastAsia="Georgia" w:hAnsi="Georgia" w:cs="Georgia"/>
          <w:b/>
          <w:bCs/>
          <w:sz w:val="19"/>
          <w:szCs w:val="19"/>
        </w:rPr>
        <w:t>Shim</w:t>
      </w:r>
      <w:r>
        <w:rPr>
          <w:rFonts w:ascii="Georgia" w:eastAsia="Georgia" w:hAnsi="Georgia" w:cs="Georgia"/>
          <w:b/>
          <w:bCs/>
          <w:spacing w:val="20"/>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his</w:t>
      </w:r>
      <w:r>
        <w:rPr>
          <w:rFonts w:ascii="Georgia" w:eastAsia="Georgia" w:hAnsi="Georgia" w:cs="Georgia"/>
          <w:spacing w:val="18"/>
          <w:sz w:val="19"/>
          <w:szCs w:val="19"/>
        </w:rPr>
        <w:t xml:space="preserve"> </w:t>
      </w:r>
      <w:r>
        <w:rPr>
          <w:rFonts w:ascii="Georgia" w:eastAsia="Georgia" w:hAnsi="Georgia" w:cs="Georgia"/>
          <w:sz w:val="19"/>
          <w:szCs w:val="19"/>
        </w:rPr>
        <w:t>group</w:t>
      </w:r>
      <w:r>
        <w:rPr>
          <w:rFonts w:ascii="Georgia" w:eastAsia="Georgia" w:hAnsi="Georgia" w:cs="Georgia"/>
          <w:spacing w:val="23"/>
          <w:sz w:val="19"/>
          <w:szCs w:val="19"/>
        </w:rPr>
        <w:t xml:space="preserve"> </w:t>
      </w:r>
      <w:r>
        <w:rPr>
          <w:rFonts w:ascii="Georgia" w:eastAsia="Georgia" w:hAnsi="Georgia" w:cs="Georgia"/>
          <w:sz w:val="19"/>
          <w:szCs w:val="19"/>
        </w:rPr>
        <w:t>have</w:t>
      </w:r>
      <w:r>
        <w:rPr>
          <w:rFonts w:ascii="Georgia" w:eastAsia="Georgia" w:hAnsi="Georgia" w:cs="Georgia"/>
          <w:spacing w:val="21"/>
          <w:sz w:val="19"/>
          <w:szCs w:val="19"/>
        </w:rPr>
        <w:t xml:space="preserve"> </w:t>
      </w:r>
      <w:r>
        <w:rPr>
          <w:rFonts w:ascii="Georgia" w:eastAsia="Georgia" w:hAnsi="Georgia" w:cs="Georgia"/>
          <w:sz w:val="19"/>
          <w:szCs w:val="19"/>
        </w:rPr>
        <w:t>been</w:t>
      </w:r>
      <w:r>
        <w:rPr>
          <w:rFonts w:ascii="Georgia" w:eastAsia="Georgia" w:hAnsi="Georgia" w:cs="Georgia"/>
          <w:spacing w:val="21"/>
          <w:sz w:val="19"/>
          <w:szCs w:val="19"/>
        </w:rPr>
        <w:t xml:space="preserve"> </w:t>
      </w:r>
      <w:r>
        <w:rPr>
          <w:rFonts w:ascii="Georgia" w:eastAsia="Georgia" w:hAnsi="Georgia" w:cs="Georgia"/>
          <w:sz w:val="19"/>
          <w:szCs w:val="19"/>
        </w:rPr>
        <w:t>actively</w:t>
      </w:r>
      <w:r>
        <w:rPr>
          <w:rFonts w:ascii="Georgia" w:eastAsia="Georgia" w:hAnsi="Georgia" w:cs="Georgia"/>
          <w:spacing w:val="26"/>
          <w:sz w:val="19"/>
          <w:szCs w:val="19"/>
        </w:rPr>
        <w:t xml:space="preserve"> </w:t>
      </w:r>
      <w:r>
        <w:rPr>
          <w:rFonts w:ascii="Georgia" w:eastAsia="Georgia" w:hAnsi="Georgia" w:cs="Georgia"/>
          <w:sz w:val="19"/>
          <w:szCs w:val="19"/>
        </w:rPr>
        <w:t>developing</w:t>
      </w:r>
      <w:r>
        <w:rPr>
          <w:rFonts w:ascii="Georgia" w:eastAsia="Georgia" w:hAnsi="Georgia" w:cs="Georgia"/>
          <w:spacing w:val="31"/>
          <w:sz w:val="19"/>
          <w:szCs w:val="19"/>
        </w:rPr>
        <w:t xml:space="preserve"> </w:t>
      </w:r>
      <w:r>
        <w:rPr>
          <w:rFonts w:ascii="Georgia" w:eastAsia="Georgia" w:hAnsi="Georgia" w:cs="Georgia"/>
          <w:sz w:val="19"/>
          <w:szCs w:val="19"/>
        </w:rPr>
        <w:t>3D</w:t>
      </w:r>
      <w:r>
        <w:rPr>
          <w:rFonts w:ascii="Georgia" w:eastAsia="Georgia" w:hAnsi="Georgia" w:cs="Georgia"/>
          <w:spacing w:val="18"/>
          <w:sz w:val="19"/>
          <w:szCs w:val="19"/>
        </w:rPr>
        <w:t xml:space="preserve"> </w:t>
      </w:r>
      <w:r>
        <w:rPr>
          <w:rFonts w:ascii="Georgia" w:eastAsia="Georgia" w:hAnsi="Georgia" w:cs="Georgia"/>
          <w:sz w:val="19"/>
          <w:szCs w:val="19"/>
        </w:rPr>
        <w:t>hyperpolarized</w:t>
      </w:r>
      <w:r>
        <w:rPr>
          <w:rFonts w:ascii="Georgia" w:eastAsia="Georgia" w:hAnsi="Georgia" w:cs="Georgia"/>
          <w:spacing w:val="38"/>
          <w:sz w:val="19"/>
          <w:szCs w:val="19"/>
        </w:rPr>
        <w:t xml:space="preserve"> </w:t>
      </w:r>
      <w:r>
        <w:rPr>
          <w:rFonts w:ascii="Georgia" w:eastAsia="Georgia" w:hAnsi="Georgia" w:cs="Georgia"/>
          <w:sz w:val="19"/>
          <w:szCs w:val="19"/>
        </w:rPr>
        <w:t>xenon-129</w:t>
      </w:r>
      <w:r>
        <w:rPr>
          <w:rFonts w:ascii="Georgia" w:eastAsia="Georgia" w:hAnsi="Georgia" w:cs="Georgia"/>
          <w:spacing w:val="31"/>
          <w:sz w:val="19"/>
          <w:szCs w:val="19"/>
        </w:rPr>
        <w:t xml:space="preserve"> </w:t>
      </w:r>
      <w:r>
        <w:rPr>
          <w:rFonts w:ascii="Georgia" w:eastAsia="Georgia" w:hAnsi="Georgia" w:cs="Georgia"/>
          <w:sz w:val="19"/>
          <w:szCs w:val="19"/>
        </w:rPr>
        <w:t>dissolved-phase</w:t>
      </w:r>
      <w:r>
        <w:rPr>
          <w:rFonts w:ascii="Georgia" w:eastAsia="Georgia" w:hAnsi="Georgia" w:cs="Georgia"/>
          <w:spacing w:val="40"/>
          <w:sz w:val="19"/>
          <w:szCs w:val="19"/>
        </w:rPr>
        <w:t xml:space="preserve"> </w:t>
      </w:r>
      <w:r>
        <w:rPr>
          <w:rFonts w:ascii="Georgia" w:eastAsia="Georgia" w:hAnsi="Georgia" w:cs="Georgia"/>
          <w:sz w:val="19"/>
          <w:szCs w:val="19"/>
        </w:rPr>
        <w:t>MRI</w:t>
      </w:r>
      <w:r>
        <w:rPr>
          <w:rFonts w:ascii="Georgia" w:eastAsia="Georgia" w:hAnsi="Georgia" w:cs="Georgia"/>
          <w:spacing w:val="21"/>
          <w:sz w:val="19"/>
          <w:szCs w:val="19"/>
        </w:rPr>
        <w:t xml:space="preserve"> </w:t>
      </w:r>
      <w:r>
        <w:rPr>
          <w:rFonts w:ascii="Georgia" w:eastAsia="Georgia" w:hAnsi="Georgia" w:cs="Georgia"/>
          <w:sz w:val="19"/>
          <w:szCs w:val="19"/>
        </w:rPr>
        <w:t>(</w:t>
      </w:r>
      <w:proofErr w:type="spellStart"/>
      <w:r>
        <w:rPr>
          <w:rFonts w:ascii="Georgia" w:eastAsia="Georgia" w:hAnsi="Georgia" w:cs="Georgia"/>
          <w:sz w:val="19"/>
          <w:szCs w:val="19"/>
        </w:rPr>
        <w:t>HXe</w:t>
      </w:r>
      <w:proofErr w:type="spellEnd"/>
      <w:r>
        <w:rPr>
          <w:rFonts w:ascii="Georgia" w:eastAsia="Georgia" w:hAnsi="Georgia" w:cs="Georgia"/>
          <w:spacing w:val="22"/>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sen</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sitive</w:t>
      </w:r>
      <w:proofErr w:type="spellEnd"/>
      <w:r>
        <w:rPr>
          <w:rFonts w:ascii="Georgia" w:eastAsia="Georgia" w:hAnsi="Georgia" w:cs="Georgia"/>
          <w:spacing w:val="25"/>
          <w:sz w:val="19"/>
          <w:szCs w:val="19"/>
        </w:rPr>
        <w:t xml:space="preserve"> </w:t>
      </w:r>
      <w:r>
        <w:rPr>
          <w:rFonts w:ascii="Georgia" w:eastAsia="Georgia" w:hAnsi="Georgia" w:cs="Georgia"/>
          <w:sz w:val="19"/>
          <w:szCs w:val="19"/>
        </w:rPr>
        <w:t>biomarker</w:t>
      </w:r>
      <w:r>
        <w:rPr>
          <w:rFonts w:ascii="Georgia" w:eastAsia="Georgia" w:hAnsi="Georgia" w:cs="Georgia"/>
          <w:spacing w:val="34"/>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accurately</w:t>
      </w:r>
      <w:r>
        <w:rPr>
          <w:rFonts w:ascii="Georgia" w:eastAsia="Georgia" w:hAnsi="Georgia" w:cs="Georgia"/>
          <w:spacing w:val="34"/>
          <w:sz w:val="19"/>
          <w:szCs w:val="19"/>
        </w:rPr>
        <w:t xml:space="preserve"> </w:t>
      </w:r>
      <w:r>
        <w:rPr>
          <w:rFonts w:ascii="Georgia" w:eastAsia="Georgia" w:hAnsi="Georgia" w:cs="Georgia"/>
          <w:sz w:val="19"/>
          <w:szCs w:val="19"/>
        </w:rPr>
        <w:t>characterizing</w:t>
      </w:r>
      <w:r>
        <w:rPr>
          <w:rFonts w:ascii="Georgia" w:eastAsia="Georgia" w:hAnsi="Georgia" w:cs="Georgia"/>
          <w:spacing w:val="40"/>
          <w:sz w:val="19"/>
          <w:szCs w:val="19"/>
        </w:rPr>
        <w:t xml:space="preserve"> </w:t>
      </w:r>
      <w:r>
        <w:rPr>
          <w:rFonts w:ascii="Georgia" w:eastAsia="Georgia" w:hAnsi="Georgia" w:cs="Georgia"/>
          <w:sz w:val="19"/>
          <w:szCs w:val="19"/>
        </w:rPr>
        <w:t>phenotypes</w:t>
      </w:r>
      <w:r>
        <w:rPr>
          <w:rFonts w:ascii="Georgia" w:eastAsia="Georgia" w:hAnsi="Georgia" w:cs="Georgia"/>
          <w:spacing w:val="36"/>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severity</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COPD.</w:t>
      </w:r>
      <w:r>
        <w:rPr>
          <w:rFonts w:ascii="Georgia" w:eastAsia="Georgia" w:hAnsi="Georgia" w:cs="Georgia"/>
          <w:spacing w:val="27"/>
          <w:sz w:val="19"/>
          <w:szCs w:val="19"/>
        </w:rPr>
        <w:t xml:space="preserve"> </w:t>
      </w:r>
      <w:r>
        <w:rPr>
          <w:rFonts w:ascii="Georgia" w:eastAsia="Georgia" w:hAnsi="Georgia" w:cs="Georgia"/>
          <w:sz w:val="19"/>
          <w:szCs w:val="19"/>
        </w:rPr>
        <w:t>This</w:t>
      </w:r>
      <w:r>
        <w:rPr>
          <w:rFonts w:ascii="Georgia" w:eastAsia="Georgia" w:hAnsi="Georgia" w:cs="Georgia"/>
          <w:spacing w:val="24"/>
          <w:sz w:val="19"/>
          <w:szCs w:val="19"/>
        </w:rPr>
        <w:t xml:space="preserve"> </w:t>
      </w:r>
      <w:r>
        <w:rPr>
          <w:rFonts w:ascii="Georgia" w:eastAsia="Georgia" w:hAnsi="Georgia" w:cs="Georgia"/>
          <w:sz w:val="19"/>
          <w:szCs w:val="19"/>
        </w:rPr>
        <w:t>protocol</w:t>
      </w:r>
      <w:r>
        <w:rPr>
          <w:rFonts w:ascii="Georgia" w:eastAsia="Georgia" w:hAnsi="Georgia" w:cs="Georgia"/>
          <w:spacing w:val="31"/>
          <w:sz w:val="19"/>
          <w:szCs w:val="19"/>
        </w:rPr>
        <w:t xml:space="preserve"> </w:t>
      </w:r>
      <w:r>
        <w:rPr>
          <w:rFonts w:ascii="Georgia" w:eastAsia="Georgia" w:hAnsi="Georgia" w:cs="Georgia"/>
          <w:sz w:val="19"/>
          <w:szCs w:val="19"/>
        </w:rPr>
        <w:t>permits</w:t>
      </w:r>
      <w:r>
        <w:rPr>
          <w:rFonts w:ascii="Georgia" w:eastAsia="Georgia" w:hAnsi="Georgia" w:cs="Georgia"/>
          <w:spacing w:val="29"/>
          <w:sz w:val="19"/>
          <w:szCs w:val="19"/>
        </w:rPr>
        <w:t xml:space="preserve"> </w:t>
      </w:r>
      <w:r>
        <w:rPr>
          <w:rFonts w:ascii="Georgia" w:eastAsia="Georgia" w:hAnsi="Georgia" w:cs="Georgia"/>
          <w:sz w:val="19"/>
          <w:szCs w:val="19"/>
        </w:rPr>
        <w:t>regional</w:t>
      </w:r>
      <w:r>
        <w:rPr>
          <w:rFonts w:ascii="Georgia" w:eastAsia="Georgia" w:hAnsi="Georgia" w:cs="Georgia"/>
          <w:spacing w:val="31"/>
          <w:sz w:val="19"/>
          <w:szCs w:val="19"/>
        </w:rPr>
        <w:t xml:space="preserve"> </w:t>
      </w:r>
      <w:r>
        <w:rPr>
          <w:rFonts w:ascii="Georgia" w:eastAsia="Georgia" w:hAnsi="Georgia" w:cs="Georgia"/>
          <w:sz w:val="19"/>
          <w:szCs w:val="19"/>
        </w:rPr>
        <w:t>mapping</w:t>
      </w:r>
      <w:r>
        <w:rPr>
          <w:rFonts w:ascii="Georgia" w:eastAsia="Georgia" w:hAnsi="Georgia" w:cs="Georgia"/>
          <w:spacing w:val="31"/>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ventilation</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gas</w:t>
      </w:r>
      <w:r>
        <w:rPr>
          <w:rFonts w:ascii="Georgia" w:eastAsia="Georgia" w:hAnsi="Georgia" w:cs="Georgia"/>
          <w:spacing w:val="5"/>
          <w:sz w:val="19"/>
          <w:szCs w:val="19"/>
        </w:rPr>
        <w:t xml:space="preserve"> </w:t>
      </w:r>
      <w:r>
        <w:rPr>
          <w:rFonts w:ascii="Georgia" w:eastAsia="Georgia" w:hAnsi="Georgia" w:cs="Georgia"/>
          <w:sz w:val="19"/>
          <w:szCs w:val="19"/>
        </w:rPr>
        <w:t>uptake</w:t>
      </w:r>
      <w:r>
        <w:rPr>
          <w:rFonts w:ascii="Georgia" w:eastAsia="Georgia" w:hAnsi="Georgia" w:cs="Georgia"/>
          <w:spacing w:val="11"/>
          <w:sz w:val="19"/>
          <w:szCs w:val="19"/>
        </w:rPr>
        <w:t xml:space="preserve"> </w:t>
      </w:r>
      <w:r>
        <w:rPr>
          <w:rFonts w:ascii="Georgia" w:eastAsia="Georgia" w:hAnsi="Georgia" w:cs="Georgia"/>
          <w:sz w:val="19"/>
          <w:szCs w:val="19"/>
        </w:rPr>
        <w:t>by</w:t>
      </w:r>
      <w:r>
        <w:rPr>
          <w:rFonts w:ascii="Georgia" w:eastAsia="Georgia" w:hAnsi="Georgia" w:cs="Georgia"/>
          <w:spacing w:val="4"/>
          <w:sz w:val="19"/>
          <w:szCs w:val="19"/>
        </w:rPr>
        <w:t xml:space="preserve"> </w:t>
      </w:r>
      <w:r>
        <w:rPr>
          <w:rFonts w:ascii="Georgia" w:eastAsia="Georgia" w:hAnsi="Georgia" w:cs="Georgia"/>
          <w:sz w:val="19"/>
          <w:szCs w:val="19"/>
        </w:rPr>
        <w:t>tissue</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blood</w:t>
      </w:r>
      <w:r>
        <w:rPr>
          <w:rFonts w:ascii="Georgia" w:eastAsia="Georgia" w:hAnsi="Georgia" w:cs="Georgia"/>
          <w:spacing w:val="9"/>
          <w:sz w:val="19"/>
          <w:szCs w:val="19"/>
        </w:rPr>
        <w:t xml:space="preserve"> </w:t>
      </w:r>
      <w:r>
        <w:rPr>
          <w:rFonts w:ascii="Georgia" w:eastAsia="Georgia" w:hAnsi="Georgia" w:cs="Georgia"/>
          <w:sz w:val="19"/>
          <w:szCs w:val="19"/>
        </w:rPr>
        <w:t>in</w:t>
      </w:r>
      <w:r>
        <w:rPr>
          <w:rFonts w:ascii="Georgia" w:eastAsia="Georgia" w:hAnsi="Georgia" w:cs="Georgia"/>
          <w:spacing w:val="5"/>
          <w:sz w:val="19"/>
          <w:szCs w:val="19"/>
        </w:rPr>
        <w:t xml:space="preserve"> </w:t>
      </w:r>
      <w:r>
        <w:rPr>
          <w:rFonts w:ascii="Georgia" w:eastAsia="Georgia" w:hAnsi="Georgia" w:cs="Georgia"/>
          <w:sz w:val="19"/>
          <w:szCs w:val="19"/>
        </w:rPr>
        <w:t>human</w:t>
      </w:r>
      <w:r>
        <w:rPr>
          <w:rFonts w:ascii="Georgia" w:eastAsia="Georgia" w:hAnsi="Georgia" w:cs="Georgia"/>
          <w:spacing w:val="12"/>
          <w:sz w:val="19"/>
          <w:szCs w:val="19"/>
        </w:rPr>
        <w:t xml:space="preserve"> </w:t>
      </w:r>
      <w:r>
        <w:rPr>
          <w:rFonts w:ascii="Georgia" w:eastAsia="Georgia" w:hAnsi="Georgia" w:cs="Georgia"/>
          <w:sz w:val="19"/>
          <w:szCs w:val="19"/>
        </w:rPr>
        <w:t>lungs</w:t>
      </w:r>
      <w:r>
        <w:rPr>
          <w:rFonts w:ascii="Georgia" w:eastAsia="Georgia" w:hAnsi="Georgia" w:cs="Georgia"/>
          <w:spacing w:val="9"/>
          <w:sz w:val="19"/>
          <w:szCs w:val="19"/>
        </w:rPr>
        <w:t xml:space="preserve"> </w:t>
      </w:r>
      <w:r>
        <w:rPr>
          <w:rFonts w:ascii="Georgia" w:eastAsia="Georgia" w:hAnsi="Georgia" w:cs="Georgia"/>
          <w:sz w:val="19"/>
          <w:szCs w:val="19"/>
        </w:rPr>
        <w:t>with</w:t>
      </w:r>
      <w:r>
        <w:rPr>
          <w:rFonts w:ascii="Georgia" w:eastAsia="Georgia" w:hAnsi="Georgia" w:cs="Georgia"/>
          <w:spacing w:val="7"/>
          <w:sz w:val="19"/>
          <w:szCs w:val="19"/>
        </w:rPr>
        <w:t xml:space="preserve"> </w:t>
      </w:r>
      <w:r>
        <w:rPr>
          <w:rFonts w:ascii="Georgia" w:eastAsia="Georgia" w:hAnsi="Georgia" w:cs="Georgia"/>
          <w:sz w:val="19"/>
          <w:szCs w:val="19"/>
        </w:rPr>
        <w:t>single</w:t>
      </w:r>
      <w:r>
        <w:rPr>
          <w:rFonts w:ascii="Georgia" w:eastAsia="Georgia" w:hAnsi="Georgia" w:cs="Georgia"/>
          <w:spacing w:val="10"/>
          <w:sz w:val="19"/>
          <w:szCs w:val="19"/>
        </w:rPr>
        <w:t xml:space="preserve"> </w:t>
      </w:r>
      <w:proofErr w:type="gramStart"/>
      <w:r>
        <w:rPr>
          <w:rFonts w:ascii="Georgia" w:eastAsia="Georgia" w:hAnsi="Georgia" w:cs="Georgia"/>
          <w:sz w:val="19"/>
          <w:szCs w:val="19"/>
        </w:rPr>
        <w:t>breath</w:t>
      </w:r>
      <w:proofErr w:type="gramEnd"/>
      <w:r>
        <w:rPr>
          <w:rFonts w:ascii="Georgia" w:eastAsia="Georgia" w:hAnsi="Georgia" w:cs="Georgia"/>
          <w:spacing w:val="11"/>
          <w:sz w:val="19"/>
          <w:szCs w:val="19"/>
        </w:rPr>
        <w:t xml:space="preserve"> </w:t>
      </w:r>
      <w:r>
        <w:rPr>
          <w:rFonts w:ascii="Georgia" w:eastAsia="Georgia" w:hAnsi="Georgia" w:cs="Georgia"/>
          <w:sz w:val="19"/>
          <w:szCs w:val="19"/>
        </w:rPr>
        <w:t>hold</w:t>
      </w:r>
      <w:r>
        <w:rPr>
          <w:rFonts w:ascii="Georgia" w:eastAsia="Georgia" w:hAnsi="Georgia" w:cs="Georgia"/>
          <w:spacing w:val="8"/>
          <w:sz w:val="19"/>
          <w:szCs w:val="19"/>
        </w:rPr>
        <w:t xml:space="preserve"> </w:t>
      </w:r>
      <w:r>
        <w:rPr>
          <w:rFonts w:ascii="Georgia" w:eastAsia="Georgia" w:hAnsi="Georgia" w:cs="Georgia"/>
          <w:sz w:val="19"/>
          <w:szCs w:val="19"/>
        </w:rPr>
        <w:t>[89–91].</w:t>
      </w:r>
      <w:r>
        <w:rPr>
          <w:rFonts w:ascii="Georgia" w:eastAsia="Georgia" w:hAnsi="Georgia" w:cs="Georgia"/>
          <w:spacing w:val="31"/>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sz w:val="19"/>
          <w:szCs w:val="19"/>
        </w:rPr>
        <w:t>project</w:t>
      </w:r>
      <w:r>
        <w:rPr>
          <w:rFonts w:ascii="Georgia" w:eastAsia="Georgia" w:hAnsi="Georgia" w:cs="Georgia"/>
          <w:spacing w:val="12"/>
          <w:sz w:val="19"/>
          <w:szCs w:val="19"/>
        </w:rPr>
        <w:t xml:space="preserve"> </w:t>
      </w:r>
      <w:r>
        <w:rPr>
          <w:rFonts w:ascii="Georgia" w:eastAsia="Georgia" w:hAnsi="Georgia" w:cs="Georgia"/>
          <w:sz w:val="19"/>
          <w:szCs w:val="19"/>
        </w:rPr>
        <w:t>plans</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w w:val="102"/>
          <w:sz w:val="19"/>
          <w:szCs w:val="19"/>
        </w:rPr>
        <w:t xml:space="preserve">establish </w:t>
      </w:r>
      <w:r>
        <w:rPr>
          <w:rFonts w:ascii="Georgia" w:eastAsia="Georgia" w:hAnsi="Georgia" w:cs="Georgia"/>
          <w:sz w:val="19"/>
          <w:szCs w:val="19"/>
        </w:rPr>
        <w:t>connectivity</w:t>
      </w:r>
      <w:r>
        <w:rPr>
          <w:rFonts w:ascii="Georgia" w:eastAsia="Georgia" w:hAnsi="Georgia" w:cs="Georgia"/>
          <w:spacing w:val="17"/>
          <w:sz w:val="19"/>
          <w:szCs w:val="19"/>
        </w:rPr>
        <w:t xml:space="preserve"> </w:t>
      </w:r>
      <w:r>
        <w:rPr>
          <w:rFonts w:ascii="Georgia" w:eastAsia="Georgia" w:hAnsi="Georgia" w:cs="Georgia"/>
          <w:sz w:val="19"/>
          <w:szCs w:val="19"/>
        </w:rPr>
        <w:t>between</w:t>
      </w:r>
      <w:r>
        <w:rPr>
          <w:rFonts w:ascii="Georgia" w:eastAsia="Georgia" w:hAnsi="Georgia" w:cs="Georgia"/>
          <w:spacing w:val="11"/>
          <w:sz w:val="19"/>
          <w:szCs w:val="19"/>
        </w:rPr>
        <w:t xml:space="preserve"> </w:t>
      </w:r>
      <w:r>
        <w:rPr>
          <w:rFonts w:ascii="Georgia" w:eastAsia="Georgia" w:hAnsi="Georgia" w:cs="Georgia"/>
          <w:sz w:val="19"/>
          <w:szCs w:val="19"/>
        </w:rPr>
        <w:t>these</w:t>
      </w:r>
      <w:r>
        <w:rPr>
          <w:rFonts w:ascii="Georgia" w:eastAsia="Georgia" w:hAnsi="Georgia" w:cs="Georgia"/>
          <w:spacing w:val="5"/>
          <w:sz w:val="19"/>
          <w:szCs w:val="19"/>
        </w:rPr>
        <w:t xml:space="preserve"> </w:t>
      </w:r>
      <w:r>
        <w:rPr>
          <w:rFonts w:ascii="Georgia" w:eastAsia="Georgia" w:hAnsi="Georgia" w:cs="Georgia"/>
          <w:sz w:val="19"/>
          <w:szCs w:val="19"/>
        </w:rPr>
        <w:t>advanced</w:t>
      </w:r>
      <w:r>
        <w:rPr>
          <w:rFonts w:ascii="Georgia" w:eastAsia="Georgia" w:hAnsi="Georgia" w:cs="Georgia"/>
          <w:spacing w:val="13"/>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4"/>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sz w:val="19"/>
          <w:szCs w:val="19"/>
        </w:rPr>
        <w:t>imaging</w:t>
      </w:r>
      <w:r>
        <w:rPr>
          <w:rFonts w:ascii="Georgia" w:eastAsia="Georgia" w:hAnsi="Georgia" w:cs="Georgia"/>
          <w:spacing w:val="10"/>
          <w:sz w:val="19"/>
          <w:szCs w:val="19"/>
        </w:rPr>
        <w:t xml:space="preserve"> </w:t>
      </w:r>
      <w:r>
        <w:rPr>
          <w:rFonts w:ascii="Georgia" w:eastAsia="Georgia" w:hAnsi="Georgia" w:cs="Georgia"/>
          <w:sz w:val="19"/>
          <w:szCs w:val="19"/>
        </w:rPr>
        <w:t>signatures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important</w:t>
      </w:r>
      <w:r>
        <w:rPr>
          <w:rFonts w:ascii="Georgia" w:eastAsia="Georgia" w:hAnsi="Georgia" w:cs="Georgia"/>
          <w:spacing w:val="14"/>
          <w:sz w:val="19"/>
          <w:szCs w:val="19"/>
        </w:rPr>
        <w:t xml:space="preserve"> </w:t>
      </w:r>
      <w:r>
        <w:rPr>
          <w:rFonts w:ascii="Georgia" w:eastAsia="Georgia" w:hAnsi="Georgia" w:cs="Georgia"/>
          <w:sz w:val="19"/>
          <w:szCs w:val="19"/>
        </w:rPr>
        <w:t>clinical</w:t>
      </w:r>
      <w:r>
        <w:rPr>
          <w:rFonts w:ascii="Georgia" w:eastAsia="Georgia" w:hAnsi="Georgia" w:cs="Georgia"/>
          <w:spacing w:val="9"/>
          <w:sz w:val="19"/>
          <w:szCs w:val="19"/>
        </w:rPr>
        <w:t xml:space="preserve"> </w:t>
      </w:r>
      <w:r>
        <w:rPr>
          <w:rFonts w:ascii="Georgia" w:eastAsia="Georgia" w:hAnsi="Georgia" w:cs="Georgia"/>
          <w:sz w:val="19"/>
          <w:szCs w:val="19"/>
        </w:rPr>
        <w:t>outcomes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COPD</w:t>
      </w:r>
      <w:r>
        <w:rPr>
          <w:rFonts w:ascii="Georgia" w:eastAsia="Georgia" w:hAnsi="Georgia" w:cs="Georgia"/>
          <w:spacing w:val="7"/>
          <w:sz w:val="19"/>
          <w:szCs w:val="19"/>
        </w:rPr>
        <w:t xml:space="preserve"> </w:t>
      </w:r>
      <w:r>
        <w:rPr>
          <w:rFonts w:ascii="Georgia" w:eastAsia="Georgia" w:hAnsi="Georgia" w:cs="Georgia"/>
          <w:sz w:val="19"/>
          <w:szCs w:val="19"/>
        </w:rPr>
        <w:t>to advance</w:t>
      </w:r>
      <w:r>
        <w:rPr>
          <w:rFonts w:ascii="Georgia" w:eastAsia="Georgia" w:hAnsi="Georgia" w:cs="Georgia"/>
          <w:spacing w:val="10"/>
          <w:sz w:val="19"/>
          <w:szCs w:val="19"/>
        </w:rPr>
        <w:t xml:space="preserve"> </w:t>
      </w:r>
      <w:proofErr w:type="spellStart"/>
      <w:r>
        <w:rPr>
          <w:rFonts w:ascii="Georgia" w:eastAsia="Georgia" w:hAnsi="Georgia" w:cs="Georgia"/>
          <w:w w:val="102"/>
          <w:sz w:val="19"/>
          <w:szCs w:val="19"/>
        </w:rPr>
        <w:t>HXe</w:t>
      </w:r>
      <w:proofErr w:type="spellEnd"/>
      <w:r>
        <w:rPr>
          <w:rFonts w:ascii="Georgia" w:eastAsia="Georgia" w:hAnsi="Georgia" w:cs="Georgia"/>
          <w:w w:val="102"/>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novel</w:t>
      </w:r>
      <w:r>
        <w:rPr>
          <w:rFonts w:ascii="Georgia" w:eastAsia="Georgia" w:hAnsi="Georgia" w:cs="Georgia"/>
          <w:spacing w:val="23"/>
          <w:sz w:val="19"/>
          <w:szCs w:val="19"/>
        </w:rPr>
        <w:t xml:space="preserve"> </w:t>
      </w:r>
      <w:r>
        <w:rPr>
          <w:rFonts w:ascii="Georgia" w:eastAsia="Georgia" w:hAnsi="Georgia" w:cs="Georgia"/>
          <w:sz w:val="19"/>
          <w:szCs w:val="19"/>
        </w:rPr>
        <w:t>clinical</w:t>
      </w:r>
      <w:r>
        <w:rPr>
          <w:rFonts w:ascii="Georgia" w:eastAsia="Georgia" w:hAnsi="Georgia" w:cs="Georgia"/>
          <w:spacing w:val="26"/>
          <w:sz w:val="19"/>
          <w:szCs w:val="19"/>
        </w:rPr>
        <w:t xml:space="preserve"> </w:t>
      </w:r>
      <w:r>
        <w:rPr>
          <w:rFonts w:ascii="Georgia" w:eastAsia="Georgia" w:hAnsi="Georgia" w:cs="Georgia"/>
          <w:sz w:val="19"/>
          <w:szCs w:val="19"/>
        </w:rPr>
        <w:t>diagnostic</w:t>
      </w:r>
      <w:r>
        <w:rPr>
          <w:rFonts w:ascii="Georgia" w:eastAsia="Georgia" w:hAnsi="Georgia" w:cs="Georgia"/>
          <w:spacing w:val="31"/>
          <w:sz w:val="19"/>
          <w:szCs w:val="19"/>
        </w:rPr>
        <w:t xml:space="preserve"> </w:t>
      </w:r>
      <w:r>
        <w:rPr>
          <w:rFonts w:ascii="Georgia" w:eastAsia="Georgia" w:hAnsi="Georgia" w:cs="Georgia"/>
          <w:sz w:val="19"/>
          <w:szCs w:val="19"/>
        </w:rPr>
        <w:t xml:space="preserve">tool. </w:t>
      </w:r>
      <w:r>
        <w:rPr>
          <w:rFonts w:ascii="Georgia" w:eastAsia="Georgia" w:hAnsi="Georgia" w:cs="Georgia"/>
          <w:spacing w:val="16"/>
          <w:sz w:val="19"/>
          <w:szCs w:val="19"/>
        </w:rPr>
        <w:t xml:space="preserve"> </w:t>
      </w:r>
      <w:r>
        <w:rPr>
          <w:rFonts w:ascii="Georgia" w:eastAsia="Georgia" w:hAnsi="Georgia" w:cs="Georgia"/>
          <w:sz w:val="19"/>
          <w:szCs w:val="19"/>
        </w:rPr>
        <w:t>This</w:t>
      </w:r>
      <w:r>
        <w:rPr>
          <w:rFonts w:ascii="Georgia" w:eastAsia="Georgia" w:hAnsi="Georgia" w:cs="Georgia"/>
          <w:spacing w:val="21"/>
          <w:sz w:val="19"/>
          <w:szCs w:val="19"/>
        </w:rPr>
        <w:t xml:space="preserve"> </w:t>
      </w:r>
      <w:r>
        <w:rPr>
          <w:rFonts w:ascii="Georgia" w:eastAsia="Georgia" w:hAnsi="Georgia" w:cs="Georgia"/>
          <w:sz w:val="19"/>
          <w:szCs w:val="19"/>
        </w:rPr>
        <w:t>new</w:t>
      </w:r>
      <w:r>
        <w:rPr>
          <w:rFonts w:ascii="Georgia" w:eastAsia="Georgia" w:hAnsi="Georgia" w:cs="Georgia"/>
          <w:spacing w:val="21"/>
          <w:sz w:val="19"/>
          <w:szCs w:val="19"/>
        </w:rPr>
        <w:t xml:space="preserve"> </w:t>
      </w:r>
      <w:r>
        <w:rPr>
          <w:rFonts w:ascii="Georgia" w:eastAsia="Georgia" w:hAnsi="Georgia" w:cs="Georgia"/>
          <w:sz w:val="19"/>
          <w:szCs w:val="19"/>
        </w:rPr>
        <w:t>biomarker</w:t>
      </w:r>
      <w:r>
        <w:rPr>
          <w:rFonts w:ascii="Georgia" w:eastAsia="Georgia" w:hAnsi="Georgia" w:cs="Georgia"/>
          <w:spacing w:val="31"/>
          <w:sz w:val="19"/>
          <w:szCs w:val="19"/>
        </w:rPr>
        <w:t xml:space="preserve"> </w:t>
      </w:r>
      <w:r>
        <w:rPr>
          <w:rFonts w:ascii="Georgia" w:eastAsia="Georgia" w:hAnsi="Georgia" w:cs="Georgia"/>
          <w:sz w:val="19"/>
          <w:szCs w:val="19"/>
        </w:rPr>
        <w:t>tool</w:t>
      </w:r>
      <w:r>
        <w:rPr>
          <w:rFonts w:ascii="Georgia" w:eastAsia="Georgia" w:hAnsi="Georgia" w:cs="Georgia"/>
          <w:spacing w:val="20"/>
          <w:sz w:val="19"/>
          <w:szCs w:val="19"/>
        </w:rPr>
        <w:t xml:space="preserve"> </w:t>
      </w:r>
      <w:r>
        <w:rPr>
          <w:rFonts w:ascii="Georgia" w:eastAsia="Georgia" w:hAnsi="Georgia" w:cs="Georgia"/>
          <w:sz w:val="19"/>
          <w:szCs w:val="19"/>
        </w:rPr>
        <w:t>will</w:t>
      </w:r>
      <w:r>
        <w:rPr>
          <w:rFonts w:ascii="Georgia" w:eastAsia="Georgia" w:hAnsi="Georgia" w:cs="Georgia"/>
          <w:spacing w:val="20"/>
          <w:sz w:val="19"/>
          <w:szCs w:val="19"/>
        </w:rPr>
        <w:t xml:space="preserve"> </w:t>
      </w:r>
      <w:r>
        <w:rPr>
          <w:rFonts w:ascii="Georgia" w:eastAsia="Georgia" w:hAnsi="Georgia" w:cs="Georgia"/>
          <w:sz w:val="19"/>
          <w:szCs w:val="19"/>
        </w:rPr>
        <w:t>naturally</w:t>
      </w:r>
      <w:r>
        <w:rPr>
          <w:rFonts w:ascii="Georgia" w:eastAsia="Georgia" w:hAnsi="Georgia" w:cs="Georgia"/>
          <w:spacing w:val="29"/>
          <w:sz w:val="19"/>
          <w:szCs w:val="19"/>
        </w:rPr>
        <w:t xml:space="preserve"> </w:t>
      </w:r>
      <w:r>
        <w:rPr>
          <w:rFonts w:ascii="Georgia" w:eastAsia="Georgia" w:hAnsi="Georgia" w:cs="Georgia"/>
          <w:sz w:val="19"/>
          <w:szCs w:val="19"/>
        </w:rPr>
        <w:t>lead</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deeper</w:t>
      </w:r>
      <w:r>
        <w:rPr>
          <w:rFonts w:ascii="Georgia" w:eastAsia="Georgia" w:hAnsi="Georgia" w:cs="Georgia"/>
          <w:spacing w:val="25"/>
          <w:sz w:val="19"/>
          <w:szCs w:val="19"/>
        </w:rPr>
        <w:t xml:space="preserve"> </w:t>
      </w:r>
      <w:r>
        <w:rPr>
          <w:rFonts w:ascii="Georgia" w:eastAsia="Georgia" w:hAnsi="Georgia" w:cs="Georgia"/>
          <w:sz w:val="19"/>
          <w:szCs w:val="19"/>
        </w:rPr>
        <w:t>mechanistic</w:t>
      </w:r>
      <w:r>
        <w:rPr>
          <w:rFonts w:ascii="Georgia" w:eastAsia="Georgia" w:hAnsi="Georgia" w:cs="Georgia"/>
          <w:spacing w:val="34"/>
          <w:sz w:val="19"/>
          <w:szCs w:val="19"/>
        </w:rPr>
        <w:t xml:space="preserve"> </w:t>
      </w:r>
      <w:r>
        <w:rPr>
          <w:rFonts w:ascii="Georgia" w:eastAsia="Georgia" w:hAnsi="Georgia" w:cs="Georgia"/>
          <w:sz w:val="19"/>
          <w:szCs w:val="19"/>
        </w:rPr>
        <w:t>understanding</w:t>
      </w:r>
      <w:r>
        <w:rPr>
          <w:rFonts w:ascii="Georgia" w:eastAsia="Georgia" w:hAnsi="Georgia" w:cs="Georgia"/>
          <w:spacing w:val="39"/>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COPD</w:t>
      </w:r>
      <w:r>
        <w:rPr>
          <w:rFonts w:ascii="Georgia" w:eastAsia="Georgia" w:hAnsi="Georgia" w:cs="Georgia"/>
          <w:spacing w:val="24"/>
          <w:sz w:val="19"/>
          <w:szCs w:val="19"/>
        </w:rPr>
        <w:t xml:space="preserve"> </w:t>
      </w:r>
      <w:r>
        <w:rPr>
          <w:rFonts w:ascii="Georgia" w:eastAsia="Georgia" w:hAnsi="Georgia" w:cs="Georgia"/>
          <w:sz w:val="19"/>
          <w:szCs w:val="19"/>
        </w:rPr>
        <w:t>at</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molecular-</w:t>
      </w:r>
      <w:proofErr w:type="gramStart"/>
      <w:r>
        <w:rPr>
          <w:rFonts w:ascii="Georgia" w:eastAsia="Georgia" w:hAnsi="Georgia" w:cs="Georgia"/>
          <w:sz w:val="19"/>
          <w:szCs w:val="19"/>
        </w:rPr>
        <w:t xml:space="preserve">physiologic </w:t>
      </w:r>
      <w:r>
        <w:rPr>
          <w:rFonts w:ascii="Georgia" w:eastAsia="Georgia" w:hAnsi="Georgia" w:cs="Georgia"/>
          <w:spacing w:val="5"/>
          <w:sz w:val="19"/>
          <w:szCs w:val="19"/>
        </w:rPr>
        <w:t xml:space="preserve"> </w:t>
      </w:r>
      <w:r>
        <w:rPr>
          <w:rFonts w:ascii="Georgia" w:eastAsia="Georgia" w:hAnsi="Georgia" w:cs="Georgia"/>
          <w:sz w:val="19"/>
          <w:szCs w:val="19"/>
        </w:rPr>
        <w:t>and</w:t>
      </w:r>
      <w:proofErr w:type="gramEnd"/>
      <w:r>
        <w:rPr>
          <w:rFonts w:ascii="Georgia" w:eastAsia="Georgia" w:hAnsi="Georgia" w:cs="Georgia"/>
          <w:spacing w:val="20"/>
          <w:sz w:val="19"/>
          <w:szCs w:val="19"/>
        </w:rPr>
        <w:t xml:space="preserve"> </w:t>
      </w:r>
      <w:r>
        <w:rPr>
          <w:rFonts w:ascii="Georgia" w:eastAsia="Georgia" w:hAnsi="Georgia" w:cs="Georgia"/>
          <w:sz w:val="19"/>
          <w:szCs w:val="19"/>
        </w:rPr>
        <w:t>clinical</w:t>
      </w:r>
      <w:r>
        <w:rPr>
          <w:rFonts w:ascii="Georgia" w:eastAsia="Georgia" w:hAnsi="Georgia" w:cs="Georgia"/>
          <w:spacing w:val="26"/>
          <w:sz w:val="19"/>
          <w:szCs w:val="19"/>
        </w:rPr>
        <w:t xml:space="preserve"> </w:t>
      </w:r>
      <w:r>
        <w:rPr>
          <w:rFonts w:ascii="Georgia" w:eastAsia="Georgia" w:hAnsi="Georgia" w:cs="Georgia"/>
          <w:sz w:val="19"/>
          <w:szCs w:val="19"/>
        </w:rPr>
        <w:t>levels</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support</w:t>
      </w:r>
      <w:r>
        <w:rPr>
          <w:rFonts w:ascii="Georgia" w:eastAsia="Georgia" w:hAnsi="Georgia" w:cs="Georgia"/>
          <w:spacing w:val="27"/>
          <w:sz w:val="19"/>
          <w:szCs w:val="19"/>
        </w:rPr>
        <w:t xml:space="preserve"> </w:t>
      </w:r>
      <w:r>
        <w:rPr>
          <w:rFonts w:ascii="Georgia" w:eastAsia="Georgia" w:hAnsi="Georgia" w:cs="Georgia"/>
          <w:sz w:val="19"/>
          <w:szCs w:val="19"/>
        </w:rPr>
        <w:t>identification</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potential</w:t>
      </w:r>
      <w:r>
        <w:rPr>
          <w:rFonts w:ascii="Georgia" w:eastAsia="Georgia" w:hAnsi="Georgia" w:cs="Georgia"/>
          <w:spacing w:val="29"/>
          <w:sz w:val="19"/>
          <w:szCs w:val="19"/>
        </w:rPr>
        <w:t xml:space="preserve"> </w:t>
      </w:r>
      <w:r>
        <w:rPr>
          <w:rFonts w:ascii="Georgia" w:eastAsia="Georgia" w:hAnsi="Georgia" w:cs="Georgia"/>
          <w:sz w:val="19"/>
          <w:szCs w:val="19"/>
        </w:rPr>
        <w:t>pathophysiologic</w:t>
      </w:r>
      <w:r>
        <w:rPr>
          <w:rFonts w:ascii="Georgia" w:eastAsia="Georgia" w:hAnsi="Georgia" w:cs="Georgia"/>
          <w:spacing w:val="43"/>
          <w:sz w:val="19"/>
          <w:szCs w:val="19"/>
        </w:rPr>
        <w:t xml:space="preserve"> </w:t>
      </w:r>
      <w:r>
        <w:rPr>
          <w:rFonts w:ascii="Georgia" w:eastAsia="Georgia" w:hAnsi="Georgia" w:cs="Georgia"/>
          <w:w w:val="102"/>
          <w:sz w:val="19"/>
          <w:szCs w:val="19"/>
        </w:rPr>
        <w:t xml:space="preserve">derangement </w:t>
      </w:r>
      <w:r>
        <w:rPr>
          <w:rFonts w:ascii="Georgia" w:eastAsia="Georgia" w:hAnsi="Georgia" w:cs="Georgia"/>
          <w:sz w:val="19"/>
          <w:szCs w:val="19"/>
        </w:rPr>
        <w:t>associated</w:t>
      </w:r>
      <w:r>
        <w:rPr>
          <w:rFonts w:ascii="Georgia" w:eastAsia="Georgia" w:hAnsi="Georgia" w:cs="Georgia"/>
          <w:spacing w:val="22"/>
          <w:sz w:val="19"/>
          <w:szCs w:val="19"/>
        </w:rPr>
        <w:t xml:space="preserve"> </w:t>
      </w:r>
      <w:r>
        <w:rPr>
          <w:rFonts w:ascii="Georgia" w:eastAsia="Georgia" w:hAnsi="Georgia" w:cs="Georgia"/>
          <w:sz w:val="19"/>
          <w:szCs w:val="19"/>
        </w:rPr>
        <w:t>with</w:t>
      </w:r>
      <w:r>
        <w:rPr>
          <w:rFonts w:ascii="Georgia" w:eastAsia="Georgia" w:hAnsi="Georgia" w:cs="Georgia"/>
          <w:spacing w:val="12"/>
          <w:sz w:val="19"/>
          <w:szCs w:val="19"/>
        </w:rPr>
        <w:t xml:space="preserve"> </w:t>
      </w:r>
      <w:r>
        <w:rPr>
          <w:rFonts w:ascii="Georgia" w:eastAsia="Georgia" w:hAnsi="Georgia" w:cs="Georgia"/>
          <w:sz w:val="19"/>
          <w:szCs w:val="19"/>
        </w:rPr>
        <w:t>COPD</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new</w:t>
      </w:r>
      <w:r>
        <w:rPr>
          <w:rFonts w:ascii="Georgia" w:eastAsia="Georgia" w:hAnsi="Georgia" w:cs="Georgia"/>
          <w:spacing w:val="12"/>
          <w:sz w:val="19"/>
          <w:szCs w:val="19"/>
        </w:rPr>
        <w:t xml:space="preserve"> </w:t>
      </w:r>
      <w:r>
        <w:rPr>
          <w:rFonts w:ascii="Georgia" w:eastAsia="Georgia" w:hAnsi="Georgia" w:cs="Georgia"/>
          <w:sz w:val="19"/>
          <w:szCs w:val="19"/>
        </w:rPr>
        <w:t>method</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accurately</w:t>
      </w:r>
      <w:r>
        <w:rPr>
          <w:rFonts w:ascii="Georgia" w:eastAsia="Georgia" w:hAnsi="Georgia" w:cs="Georgia"/>
          <w:spacing w:val="22"/>
          <w:sz w:val="19"/>
          <w:szCs w:val="19"/>
        </w:rPr>
        <w:t xml:space="preserve"> </w:t>
      </w:r>
      <w:r>
        <w:rPr>
          <w:rFonts w:ascii="Georgia" w:eastAsia="Georgia" w:hAnsi="Georgia" w:cs="Georgia"/>
          <w:sz w:val="19"/>
          <w:szCs w:val="19"/>
        </w:rPr>
        <w:t>predict</w:t>
      </w:r>
      <w:r>
        <w:rPr>
          <w:rFonts w:ascii="Georgia" w:eastAsia="Georgia" w:hAnsi="Georgia" w:cs="Georgia"/>
          <w:spacing w:val="17"/>
          <w:sz w:val="19"/>
          <w:szCs w:val="19"/>
        </w:rPr>
        <w:t xml:space="preserve"> </w:t>
      </w:r>
      <w:r>
        <w:rPr>
          <w:rFonts w:ascii="Georgia" w:eastAsia="Georgia" w:hAnsi="Georgia" w:cs="Georgia"/>
          <w:sz w:val="19"/>
          <w:szCs w:val="19"/>
        </w:rPr>
        <w:t>therapeutic</w:t>
      </w:r>
      <w:r>
        <w:rPr>
          <w:rFonts w:ascii="Georgia" w:eastAsia="Georgia" w:hAnsi="Georgia" w:cs="Georgia"/>
          <w:spacing w:val="24"/>
          <w:sz w:val="19"/>
          <w:szCs w:val="19"/>
        </w:rPr>
        <w:t xml:space="preserve"> </w:t>
      </w:r>
      <w:r>
        <w:rPr>
          <w:rFonts w:ascii="Georgia" w:eastAsia="Georgia" w:hAnsi="Georgia" w:cs="Georgia"/>
          <w:sz w:val="19"/>
          <w:szCs w:val="19"/>
        </w:rPr>
        <w:t>response</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current</w:t>
      </w:r>
      <w:r>
        <w:rPr>
          <w:rFonts w:ascii="Georgia" w:eastAsia="Georgia" w:hAnsi="Georgia" w:cs="Georgia"/>
          <w:spacing w:val="17"/>
          <w:sz w:val="19"/>
          <w:szCs w:val="19"/>
        </w:rPr>
        <w:t xml:space="preserve"> </w:t>
      </w:r>
      <w:r>
        <w:rPr>
          <w:rFonts w:ascii="Georgia" w:eastAsia="Georgia" w:hAnsi="Georgia" w:cs="Georgia"/>
          <w:sz w:val="19"/>
          <w:szCs w:val="19"/>
        </w:rPr>
        <w:t>standard</w:t>
      </w:r>
      <w:r>
        <w:rPr>
          <w:rFonts w:ascii="Georgia" w:eastAsia="Georgia" w:hAnsi="Georgia" w:cs="Georgia"/>
          <w:spacing w:val="20"/>
          <w:sz w:val="19"/>
          <w:szCs w:val="19"/>
        </w:rPr>
        <w:t xml:space="preserve"> </w:t>
      </w:r>
      <w:r>
        <w:rPr>
          <w:rFonts w:ascii="Georgia" w:eastAsia="Georgia" w:hAnsi="Georgia" w:cs="Georgia"/>
          <w:sz w:val="19"/>
          <w:szCs w:val="19"/>
        </w:rPr>
        <w:t>COPD</w:t>
      </w:r>
      <w:r>
        <w:rPr>
          <w:rFonts w:ascii="Georgia" w:eastAsia="Georgia" w:hAnsi="Georgia" w:cs="Georgia"/>
          <w:spacing w:val="15"/>
          <w:sz w:val="19"/>
          <w:szCs w:val="19"/>
        </w:rPr>
        <w:t xml:space="preserve"> </w:t>
      </w:r>
      <w:r>
        <w:rPr>
          <w:rFonts w:ascii="Georgia" w:eastAsia="Georgia" w:hAnsi="Georgia" w:cs="Georgia"/>
          <w:sz w:val="19"/>
          <w:szCs w:val="19"/>
        </w:rPr>
        <w:t>therapies.</w:t>
      </w:r>
      <w:r>
        <w:rPr>
          <w:rFonts w:ascii="Georgia" w:eastAsia="Georgia" w:hAnsi="Georgia" w:cs="Georgia"/>
          <w:spacing w:val="45"/>
          <w:sz w:val="19"/>
          <w:szCs w:val="19"/>
        </w:rPr>
        <w:t xml:space="preserve"> </w:t>
      </w:r>
      <w:r>
        <w:rPr>
          <w:rFonts w:ascii="Georgia" w:eastAsia="Georgia" w:hAnsi="Georgia" w:cs="Georgia"/>
          <w:w w:val="102"/>
          <w:sz w:val="19"/>
          <w:szCs w:val="19"/>
        </w:rPr>
        <w:t xml:space="preserve">Re- </w:t>
      </w:r>
      <w:proofErr w:type="spellStart"/>
      <w:r>
        <w:rPr>
          <w:rFonts w:ascii="Georgia" w:eastAsia="Georgia" w:hAnsi="Georgia" w:cs="Georgia"/>
          <w:sz w:val="19"/>
          <w:szCs w:val="19"/>
        </w:rPr>
        <w:t>finement</w:t>
      </w:r>
      <w:proofErr w:type="spellEnd"/>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22"/>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pulmonary</w:t>
      </w:r>
      <w:r>
        <w:rPr>
          <w:rFonts w:ascii="Georgia" w:eastAsia="Georgia" w:hAnsi="Georgia" w:cs="Georgia"/>
          <w:spacing w:val="32"/>
          <w:sz w:val="19"/>
          <w:szCs w:val="19"/>
        </w:rPr>
        <w:t xml:space="preserve"> </w:t>
      </w:r>
      <w:r>
        <w:rPr>
          <w:rFonts w:ascii="Georgia" w:eastAsia="Georgia" w:hAnsi="Georgia" w:cs="Georgia"/>
          <w:sz w:val="19"/>
          <w:szCs w:val="19"/>
        </w:rPr>
        <w:t>diagnostic</w:t>
      </w:r>
      <w:r>
        <w:rPr>
          <w:rFonts w:ascii="Georgia" w:eastAsia="Georgia" w:hAnsi="Georgia" w:cs="Georgia"/>
          <w:spacing w:val="31"/>
          <w:sz w:val="19"/>
          <w:szCs w:val="19"/>
        </w:rPr>
        <w:t xml:space="preserve"> </w:t>
      </w:r>
      <w:r>
        <w:rPr>
          <w:rFonts w:ascii="Georgia" w:eastAsia="Georgia" w:hAnsi="Georgia" w:cs="Georgia"/>
          <w:sz w:val="19"/>
          <w:szCs w:val="19"/>
        </w:rPr>
        <w:t>tool</w:t>
      </w:r>
      <w:r>
        <w:rPr>
          <w:rFonts w:ascii="Georgia" w:eastAsia="Georgia" w:hAnsi="Georgia" w:cs="Georgia"/>
          <w:spacing w:val="20"/>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anticipated</w:t>
      </w:r>
      <w:r>
        <w:rPr>
          <w:rFonts w:ascii="Georgia" w:eastAsia="Georgia" w:hAnsi="Georgia" w:cs="Georgia"/>
          <w:spacing w:val="33"/>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encourage</w:t>
      </w:r>
      <w:r>
        <w:rPr>
          <w:rFonts w:ascii="Georgia" w:eastAsia="Georgia" w:hAnsi="Georgia" w:cs="Georgia"/>
          <w:spacing w:val="31"/>
          <w:sz w:val="19"/>
          <w:szCs w:val="19"/>
        </w:rPr>
        <w:t xml:space="preserve"> </w:t>
      </w:r>
      <w:r>
        <w:rPr>
          <w:rFonts w:ascii="Georgia" w:eastAsia="Georgia" w:hAnsi="Georgia" w:cs="Georgia"/>
          <w:sz w:val="19"/>
          <w:szCs w:val="19"/>
        </w:rPr>
        <w:t>development</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new</w:t>
      </w:r>
      <w:r>
        <w:rPr>
          <w:rFonts w:ascii="Georgia" w:eastAsia="Georgia" w:hAnsi="Georgia" w:cs="Georgia"/>
          <w:spacing w:val="21"/>
          <w:sz w:val="19"/>
          <w:szCs w:val="19"/>
        </w:rPr>
        <w:t xml:space="preserve"> </w:t>
      </w:r>
      <w:r>
        <w:rPr>
          <w:rFonts w:ascii="Georgia" w:eastAsia="Georgia" w:hAnsi="Georgia" w:cs="Georgia"/>
          <w:sz w:val="19"/>
          <w:szCs w:val="19"/>
        </w:rPr>
        <w:t>clinical</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interventions. </w:t>
      </w:r>
    </w:p>
    <w:p w14:paraId="2C0566CD" w14:textId="77777777" w:rsidR="00E61F9D" w:rsidRDefault="005C64D6">
      <w:pPr>
        <w:spacing w:before="88" w:after="0" w:line="277" w:lineRule="auto"/>
        <w:ind w:left="115" w:right="52" w:firstLine="5"/>
        <w:jc w:val="both"/>
        <w:rPr>
          <w:rFonts w:ascii="Georgia" w:eastAsia="Georgia" w:hAnsi="Georgia" w:cs="Georgia"/>
          <w:sz w:val="19"/>
          <w:szCs w:val="19"/>
        </w:rPr>
      </w:pPr>
      <w:commentRangeStart w:id="402"/>
      <w:proofErr w:type="spellStart"/>
      <w:r>
        <w:rPr>
          <w:rFonts w:ascii="Georgia" w:eastAsia="Georgia" w:hAnsi="Georgia" w:cs="Georgia"/>
          <w:sz w:val="19"/>
          <w:szCs w:val="19"/>
        </w:rPr>
        <w:t>HXe</w:t>
      </w:r>
      <w:proofErr w:type="spellEnd"/>
      <w:r>
        <w:rPr>
          <w:rFonts w:ascii="Georgia" w:eastAsia="Georgia" w:hAnsi="Georgia" w:cs="Georgia"/>
          <w:spacing w:val="8"/>
          <w:sz w:val="19"/>
          <w:szCs w:val="19"/>
        </w:rPr>
        <w:t xml:space="preserve"> </w:t>
      </w:r>
      <w:r>
        <w:rPr>
          <w:rFonts w:ascii="Georgia" w:eastAsia="Georgia" w:hAnsi="Georgia" w:cs="Georgia"/>
          <w:sz w:val="19"/>
          <w:szCs w:val="19"/>
        </w:rPr>
        <w:t>MRI</w:t>
      </w:r>
      <w:r>
        <w:rPr>
          <w:rFonts w:ascii="Georgia" w:eastAsia="Georgia" w:hAnsi="Georgia" w:cs="Georgia"/>
          <w:spacing w:val="8"/>
          <w:sz w:val="19"/>
          <w:szCs w:val="19"/>
        </w:rPr>
        <w:t xml:space="preserve"> </w:t>
      </w:r>
      <w:commentRangeEnd w:id="402"/>
      <w:r w:rsidR="00F71839">
        <w:rPr>
          <w:rStyle w:val="CommentReference"/>
        </w:rPr>
        <w:commentReference w:id="402"/>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first</w:t>
      </w:r>
      <w:r>
        <w:rPr>
          <w:rFonts w:ascii="Georgia" w:eastAsia="Georgia" w:hAnsi="Georgia" w:cs="Georgia"/>
          <w:spacing w:val="7"/>
          <w:sz w:val="19"/>
          <w:szCs w:val="19"/>
        </w:rPr>
        <w:t xml:space="preserve"> </w:t>
      </w:r>
      <w:r>
        <w:rPr>
          <w:rFonts w:ascii="Georgia" w:eastAsia="Georgia" w:hAnsi="Georgia" w:cs="Georgia"/>
          <w:sz w:val="19"/>
          <w:szCs w:val="19"/>
        </w:rPr>
        <w:t>non-invasive</w:t>
      </w:r>
      <w:r>
        <w:rPr>
          <w:rFonts w:ascii="Georgia" w:eastAsia="Georgia" w:hAnsi="Georgia" w:cs="Georgia"/>
          <w:spacing w:val="22"/>
          <w:sz w:val="19"/>
          <w:szCs w:val="19"/>
        </w:rPr>
        <w:t xml:space="preserve"> </w:t>
      </w:r>
      <w:r>
        <w:rPr>
          <w:rFonts w:ascii="Georgia" w:eastAsia="Georgia" w:hAnsi="Georgia" w:cs="Georgia"/>
          <w:sz w:val="19"/>
          <w:szCs w:val="19"/>
        </w:rPr>
        <w:t>imaging</w:t>
      </w:r>
      <w:r>
        <w:rPr>
          <w:rFonts w:ascii="Georgia" w:eastAsia="Georgia" w:hAnsi="Georgia" w:cs="Georgia"/>
          <w:spacing w:val="14"/>
          <w:sz w:val="19"/>
          <w:szCs w:val="19"/>
        </w:rPr>
        <w:t xml:space="preserve"> </w:t>
      </w:r>
      <w:r>
        <w:rPr>
          <w:rFonts w:ascii="Georgia" w:eastAsia="Georgia" w:hAnsi="Georgia" w:cs="Georgia"/>
          <w:sz w:val="19"/>
          <w:szCs w:val="19"/>
        </w:rPr>
        <w:t>technique</w:t>
      </w:r>
      <w:r>
        <w:rPr>
          <w:rFonts w:ascii="Georgia" w:eastAsia="Georgia" w:hAnsi="Georgia" w:cs="Georgia"/>
          <w:spacing w:val="17"/>
          <w:sz w:val="19"/>
          <w:szCs w:val="19"/>
        </w:rPr>
        <w:t xml:space="preserve"> </w:t>
      </w:r>
      <w:r>
        <w:rPr>
          <w:rFonts w:ascii="Georgia" w:eastAsia="Georgia" w:hAnsi="Georgia" w:cs="Georgia"/>
          <w:sz w:val="19"/>
          <w:szCs w:val="19"/>
        </w:rPr>
        <w:t>that</w:t>
      </w:r>
      <w:r>
        <w:rPr>
          <w:rFonts w:ascii="Georgia" w:eastAsia="Georgia" w:hAnsi="Georgia" w:cs="Georgia"/>
          <w:spacing w:val="7"/>
          <w:sz w:val="19"/>
          <w:szCs w:val="19"/>
        </w:rPr>
        <w:t xml:space="preserve"> </w:t>
      </w:r>
      <w:r>
        <w:rPr>
          <w:rFonts w:ascii="Georgia" w:eastAsia="Georgia" w:hAnsi="Georgia" w:cs="Georgia"/>
          <w:sz w:val="19"/>
          <w:szCs w:val="19"/>
        </w:rPr>
        <w:t>can</w:t>
      </w:r>
      <w:r>
        <w:rPr>
          <w:rFonts w:ascii="Georgia" w:eastAsia="Georgia" w:hAnsi="Georgia" w:cs="Georgia"/>
          <w:spacing w:val="6"/>
          <w:sz w:val="19"/>
          <w:szCs w:val="19"/>
        </w:rPr>
        <w:t xml:space="preserve"> </w:t>
      </w:r>
      <w:r>
        <w:rPr>
          <w:rFonts w:ascii="Georgia" w:eastAsia="Georgia" w:hAnsi="Georgia" w:cs="Georgia"/>
          <w:sz w:val="19"/>
          <w:szCs w:val="19"/>
        </w:rPr>
        <w:t>provide</w:t>
      </w:r>
      <w:r>
        <w:rPr>
          <w:rFonts w:ascii="Georgia" w:eastAsia="Georgia" w:hAnsi="Georgia" w:cs="Georgia"/>
          <w:spacing w:val="13"/>
          <w:sz w:val="19"/>
          <w:szCs w:val="19"/>
        </w:rPr>
        <w:t xml:space="preserve"> </w:t>
      </w:r>
      <w:r>
        <w:rPr>
          <w:rFonts w:ascii="Georgia" w:eastAsia="Georgia" w:hAnsi="Georgia" w:cs="Georgia"/>
          <w:sz w:val="19"/>
          <w:szCs w:val="19"/>
        </w:rPr>
        <w:t>regional</w:t>
      </w:r>
      <w:r>
        <w:rPr>
          <w:rFonts w:ascii="Georgia" w:eastAsia="Georgia" w:hAnsi="Georgia" w:cs="Georgia"/>
          <w:spacing w:val="14"/>
          <w:sz w:val="19"/>
          <w:szCs w:val="19"/>
        </w:rPr>
        <w:t xml:space="preserve"> </w:t>
      </w:r>
      <w:r>
        <w:rPr>
          <w:rFonts w:ascii="Georgia" w:eastAsia="Georgia" w:hAnsi="Georgia" w:cs="Georgia"/>
          <w:sz w:val="19"/>
          <w:szCs w:val="19"/>
        </w:rPr>
        <w:t>information</w:t>
      </w:r>
      <w:r>
        <w:rPr>
          <w:rFonts w:ascii="Georgia" w:eastAsia="Georgia" w:hAnsi="Georgia" w:cs="Georgia"/>
          <w:spacing w:val="20"/>
          <w:sz w:val="19"/>
          <w:szCs w:val="19"/>
        </w:rPr>
        <w:t xml:space="preserve"> </w:t>
      </w:r>
      <w:r>
        <w:rPr>
          <w:rFonts w:ascii="Georgia" w:eastAsia="Georgia" w:hAnsi="Georgia" w:cs="Georgia"/>
          <w:sz w:val="19"/>
          <w:szCs w:val="19"/>
        </w:rPr>
        <w:t>about</w:t>
      </w:r>
      <w:r>
        <w:rPr>
          <w:rFonts w:ascii="Georgia" w:eastAsia="Georgia" w:hAnsi="Georgia" w:cs="Georgia"/>
          <w:spacing w:val="10"/>
          <w:sz w:val="19"/>
          <w:szCs w:val="19"/>
        </w:rPr>
        <w:t xml:space="preserve"> </w:t>
      </w:r>
      <w:r>
        <w:rPr>
          <w:rFonts w:ascii="Georgia" w:eastAsia="Georgia" w:hAnsi="Georgia" w:cs="Georgia"/>
          <w:sz w:val="19"/>
          <w:szCs w:val="19"/>
        </w:rPr>
        <w:t>three</w:t>
      </w:r>
      <w:r>
        <w:rPr>
          <w:rFonts w:ascii="Georgia" w:eastAsia="Georgia" w:hAnsi="Georgia" w:cs="Georgia"/>
          <w:spacing w:val="9"/>
          <w:sz w:val="19"/>
          <w:szCs w:val="19"/>
        </w:rPr>
        <w:t xml:space="preserve"> </w:t>
      </w:r>
      <w:r>
        <w:rPr>
          <w:rFonts w:ascii="Georgia" w:eastAsia="Georgia" w:hAnsi="Georgia" w:cs="Georgia"/>
          <w:sz w:val="19"/>
          <w:szCs w:val="19"/>
        </w:rPr>
        <w:t>unique</w:t>
      </w:r>
      <w:r>
        <w:rPr>
          <w:rFonts w:ascii="Georgia" w:eastAsia="Georgia" w:hAnsi="Georgia" w:cs="Georgia"/>
          <w:spacing w:val="12"/>
          <w:sz w:val="19"/>
          <w:szCs w:val="19"/>
        </w:rPr>
        <w:t xml:space="preserve"> </w:t>
      </w:r>
      <w:r>
        <w:rPr>
          <w:rFonts w:ascii="Georgia" w:eastAsia="Georgia" w:hAnsi="Georgia" w:cs="Georgia"/>
          <w:w w:val="102"/>
          <w:sz w:val="19"/>
          <w:szCs w:val="19"/>
        </w:rPr>
        <w:t>characteristics of</w:t>
      </w:r>
      <w:r>
        <w:rPr>
          <w:rFonts w:ascii="Georgia" w:eastAsia="Georgia" w:hAnsi="Georgia" w:cs="Georgia"/>
          <w:spacing w:val="4"/>
          <w:w w:val="102"/>
          <w:sz w:val="19"/>
          <w:szCs w:val="19"/>
        </w:rPr>
        <w:t xml:space="preserve"> </w:t>
      </w:r>
      <w:r>
        <w:rPr>
          <w:rFonts w:ascii="Georgia" w:eastAsia="Georgia" w:hAnsi="Georgia" w:cs="Georgia"/>
          <w:sz w:val="19"/>
          <w:szCs w:val="19"/>
        </w:rPr>
        <w:t>lung</w:t>
      </w:r>
      <w:r>
        <w:rPr>
          <w:rFonts w:ascii="Georgia" w:eastAsia="Georgia" w:hAnsi="Georgia" w:cs="Georgia"/>
          <w:spacing w:val="12"/>
          <w:sz w:val="19"/>
          <w:szCs w:val="19"/>
        </w:rPr>
        <w:t xml:space="preserve"> </w:t>
      </w:r>
      <w:r>
        <w:rPr>
          <w:rFonts w:ascii="Georgia" w:eastAsia="Georgia" w:hAnsi="Georgia" w:cs="Georgia"/>
          <w:sz w:val="19"/>
          <w:szCs w:val="19"/>
        </w:rPr>
        <w:t>function:</w:t>
      </w:r>
      <w:r>
        <w:rPr>
          <w:rFonts w:ascii="Georgia" w:eastAsia="Georgia" w:hAnsi="Georgia" w:cs="Georgia"/>
          <w:spacing w:val="39"/>
          <w:sz w:val="19"/>
          <w:szCs w:val="19"/>
        </w:rPr>
        <w:t xml:space="preserve"> </w:t>
      </w:r>
      <w:r>
        <w:rPr>
          <w:rFonts w:ascii="Georgia" w:eastAsia="Georgia" w:hAnsi="Georgia" w:cs="Georgia"/>
          <w:sz w:val="19"/>
          <w:szCs w:val="19"/>
        </w:rPr>
        <w:t>lung</w:t>
      </w:r>
      <w:r>
        <w:rPr>
          <w:rFonts w:ascii="Georgia" w:eastAsia="Georgia" w:hAnsi="Georgia" w:cs="Georgia"/>
          <w:spacing w:val="12"/>
          <w:sz w:val="19"/>
          <w:szCs w:val="19"/>
        </w:rPr>
        <w:t xml:space="preserve"> </w:t>
      </w:r>
      <w:r>
        <w:rPr>
          <w:rFonts w:ascii="Georgia" w:eastAsia="Georgia" w:hAnsi="Georgia" w:cs="Georgia"/>
          <w:sz w:val="19"/>
          <w:szCs w:val="19"/>
        </w:rPr>
        <w:t>ventilation,</w:t>
      </w:r>
      <w:r>
        <w:rPr>
          <w:rFonts w:ascii="Georgia" w:eastAsia="Georgia" w:hAnsi="Georgia" w:cs="Georgia"/>
          <w:spacing w:val="25"/>
          <w:sz w:val="19"/>
          <w:szCs w:val="19"/>
        </w:rPr>
        <w:t xml:space="preserve"> </w:t>
      </w:r>
      <w:r>
        <w:rPr>
          <w:rFonts w:ascii="Georgia" w:eastAsia="Georgia" w:hAnsi="Georgia" w:cs="Georgia"/>
          <w:sz w:val="19"/>
          <w:szCs w:val="19"/>
        </w:rPr>
        <w:t>size</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connectedness</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distal</w:t>
      </w:r>
      <w:r>
        <w:rPr>
          <w:rFonts w:ascii="Georgia" w:eastAsia="Georgia" w:hAnsi="Georgia" w:cs="Georgia"/>
          <w:spacing w:val="14"/>
          <w:sz w:val="19"/>
          <w:szCs w:val="19"/>
        </w:rPr>
        <w:t xml:space="preserve"> </w:t>
      </w:r>
      <w:r>
        <w:rPr>
          <w:rFonts w:ascii="Georgia" w:eastAsia="Georgia" w:hAnsi="Georgia" w:cs="Georgia"/>
          <w:sz w:val="19"/>
          <w:szCs w:val="19"/>
        </w:rPr>
        <w:t>alveolar</w:t>
      </w:r>
      <w:r>
        <w:rPr>
          <w:rFonts w:ascii="Georgia" w:eastAsia="Georgia" w:hAnsi="Georgia" w:cs="Georgia"/>
          <w:spacing w:val="18"/>
          <w:sz w:val="19"/>
          <w:szCs w:val="19"/>
        </w:rPr>
        <w:t xml:space="preserve"> </w:t>
      </w:r>
      <w:r>
        <w:rPr>
          <w:rFonts w:ascii="Georgia" w:eastAsia="Georgia" w:hAnsi="Georgia" w:cs="Georgia"/>
          <w:sz w:val="19"/>
          <w:szCs w:val="19"/>
        </w:rPr>
        <w:t>airspaces,</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10"/>
          <w:sz w:val="19"/>
          <w:szCs w:val="19"/>
        </w:rPr>
        <w:t xml:space="preserve"> </w:t>
      </w:r>
      <w:r>
        <w:rPr>
          <w:rFonts w:ascii="Georgia" w:eastAsia="Georgia" w:hAnsi="Georgia" w:cs="Georgia"/>
          <w:sz w:val="19"/>
          <w:szCs w:val="19"/>
        </w:rPr>
        <w:t>transfer</w:t>
      </w:r>
      <w:r>
        <w:rPr>
          <w:rFonts w:ascii="Georgia" w:eastAsia="Georgia" w:hAnsi="Georgia" w:cs="Georgia"/>
          <w:spacing w:val="18"/>
          <w:sz w:val="19"/>
          <w:szCs w:val="19"/>
        </w:rPr>
        <w:t xml:space="preserve"> </w:t>
      </w:r>
      <w:r>
        <w:rPr>
          <w:rFonts w:ascii="Georgia" w:eastAsia="Georgia" w:hAnsi="Georgia" w:cs="Georgia"/>
          <w:sz w:val="19"/>
          <w:szCs w:val="19"/>
        </w:rPr>
        <w:t>from</w:t>
      </w:r>
      <w:r>
        <w:rPr>
          <w:rFonts w:ascii="Georgia" w:eastAsia="Georgia" w:hAnsi="Georgia" w:cs="Georgia"/>
          <w:spacing w:val="13"/>
          <w:sz w:val="19"/>
          <w:szCs w:val="19"/>
        </w:rPr>
        <w:t xml:space="preserve"> </w:t>
      </w:r>
      <w:r>
        <w:rPr>
          <w:rFonts w:ascii="Georgia" w:eastAsia="Georgia" w:hAnsi="Georgia" w:cs="Georgia"/>
          <w:sz w:val="19"/>
          <w:szCs w:val="19"/>
        </w:rPr>
        <w:t>airspaces</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to </w:t>
      </w:r>
      <w:r>
        <w:rPr>
          <w:rFonts w:ascii="Georgia" w:eastAsia="Georgia" w:hAnsi="Georgia" w:cs="Georgia"/>
          <w:sz w:val="19"/>
          <w:szCs w:val="19"/>
        </w:rPr>
        <w:t>red</w:t>
      </w:r>
      <w:r>
        <w:rPr>
          <w:rFonts w:ascii="Georgia" w:eastAsia="Georgia" w:hAnsi="Georgia" w:cs="Georgia"/>
          <w:spacing w:val="6"/>
          <w:sz w:val="19"/>
          <w:szCs w:val="19"/>
        </w:rPr>
        <w:t xml:space="preserve"> </w:t>
      </w:r>
      <w:r>
        <w:rPr>
          <w:rFonts w:ascii="Georgia" w:eastAsia="Georgia" w:hAnsi="Georgia" w:cs="Georgia"/>
          <w:sz w:val="19"/>
          <w:szCs w:val="19"/>
        </w:rPr>
        <w:t>blood</w:t>
      </w:r>
      <w:r>
        <w:rPr>
          <w:rFonts w:ascii="Georgia" w:eastAsia="Georgia" w:hAnsi="Georgia" w:cs="Georgia"/>
          <w:spacing w:val="9"/>
          <w:sz w:val="19"/>
          <w:szCs w:val="19"/>
        </w:rPr>
        <w:t xml:space="preserve"> </w:t>
      </w:r>
      <w:r>
        <w:rPr>
          <w:rFonts w:ascii="Georgia" w:eastAsia="Georgia" w:hAnsi="Georgia" w:cs="Georgia"/>
          <w:sz w:val="19"/>
          <w:szCs w:val="19"/>
        </w:rPr>
        <w:t>cells.</w:t>
      </w:r>
      <w:r>
        <w:rPr>
          <w:rFonts w:ascii="Georgia" w:eastAsia="Georgia" w:hAnsi="Georgia" w:cs="Georgia"/>
          <w:spacing w:val="25"/>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8"/>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therefore,</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3"/>
          <w:sz w:val="19"/>
          <w:szCs w:val="19"/>
        </w:rPr>
        <w:t xml:space="preserve"> </w:t>
      </w:r>
      <w:r>
        <w:rPr>
          <w:rFonts w:ascii="Georgia" w:eastAsia="Georgia" w:hAnsi="Georgia" w:cs="Georgia"/>
          <w:sz w:val="19"/>
          <w:szCs w:val="19"/>
        </w:rPr>
        <w:t>anticipated</w:t>
      </w:r>
      <w:r>
        <w:rPr>
          <w:rFonts w:ascii="Georgia" w:eastAsia="Georgia" w:hAnsi="Georgia" w:cs="Georgia"/>
          <w:spacing w:val="19"/>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overcome</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limitation</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pulmonary</w:t>
      </w:r>
      <w:r>
        <w:rPr>
          <w:rFonts w:ascii="Georgia" w:eastAsia="Georgia" w:hAnsi="Georgia" w:cs="Georgia"/>
          <w:spacing w:val="18"/>
          <w:sz w:val="19"/>
          <w:szCs w:val="19"/>
        </w:rPr>
        <w:t xml:space="preserve"> </w:t>
      </w:r>
      <w:r>
        <w:rPr>
          <w:rFonts w:ascii="Georgia" w:eastAsia="Georgia" w:hAnsi="Georgia" w:cs="Georgia"/>
          <w:sz w:val="19"/>
          <w:szCs w:val="19"/>
        </w:rPr>
        <w:t>function</w:t>
      </w:r>
      <w:r>
        <w:rPr>
          <w:rFonts w:ascii="Georgia" w:eastAsia="Georgia" w:hAnsi="Georgia" w:cs="Georgia"/>
          <w:spacing w:val="14"/>
          <w:sz w:val="19"/>
          <w:szCs w:val="19"/>
        </w:rPr>
        <w:t xml:space="preserve"> </w:t>
      </w:r>
      <w:r>
        <w:rPr>
          <w:rFonts w:ascii="Georgia" w:eastAsia="Georgia" w:hAnsi="Georgia" w:cs="Georgia"/>
          <w:sz w:val="19"/>
          <w:szCs w:val="19"/>
        </w:rPr>
        <w:t>testing</w:t>
      </w:r>
      <w:r>
        <w:rPr>
          <w:rFonts w:ascii="Georgia" w:eastAsia="Georgia" w:hAnsi="Georgia" w:cs="Georgia"/>
          <w:spacing w:val="11"/>
          <w:sz w:val="19"/>
          <w:szCs w:val="19"/>
        </w:rPr>
        <w:t xml:space="preserve"> </w:t>
      </w:r>
      <w:r>
        <w:rPr>
          <w:rFonts w:ascii="Georgia" w:eastAsia="Georgia" w:hAnsi="Georgia" w:cs="Georgia"/>
          <w:sz w:val="19"/>
          <w:szCs w:val="19"/>
        </w:rPr>
        <w:t>(PFT)</w:t>
      </w:r>
      <w:r>
        <w:rPr>
          <w:rFonts w:ascii="Georgia" w:eastAsia="Georgia" w:hAnsi="Georgia" w:cs="Georgia"/>
          <w:spacing w:val="10"/>
          <w:sz w:val="19"/>
          <w:szCs w:val="19"/>
        </w:rPr>
        <w:t xml:space="preserve"> </w:t>
      </w:r>
      <w:r>
        <w:rPr>
          <w:rFonts w:ascii="Georgia" w:eastAsia="Georgia" w:hAnsi="Georgia" w:cs="Georgia"/>
          <w:sz w:val="19"/>
          <w:szCs w:val="19"/>
        </w:rPr>
        <w:t>which</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only </w:t>
      </w:r>
      <w:r>
        <w:rPr>
          <w:rFonts w:ascii="Georgia" w:eastAsia="Georgia" w:hAnsi="Georgia" w:cs="Georgia"/>
          <w:sz w:val="19"/>
          <w:szCs w:val="19"/>
        </w:rPr>
        <w:t>provides</w:t>
      </w:r>
      <w:r>
        <w:rPr>
          <w:rFonts w:ascii="Georgia" w:eastAsia="Georgia" w:hAnsi="Georgia" w:cs="Georgia"/>
          <w:spacing w:val="24"/>
          <w:sz w:val="19"/>
          <w:szCs w:val="19"/>
        </w:rPr>
        <w:t xml:space="preserve"> </w:t>
      </w:r>
      <w:r>
        <w:rPr>
          <w:rFonts w:ascii="Georgia" w:eastAsia="Georgia" w:hAnsi="Georgia" w:cs="Georgia"/>
          <w:sz w:val="19"/>
          <w:szCs w:val="19"/>
        </w:rPr>
        <w:t>physiologic</w:t>
      </w:r>
      <w:r>
        <w:rPr>
          <w:rFonts w:ascii="Georgia" w:eastAsia="Georgia" w:hAnsi="Georgia" w:cs="Georgia"/>
          <w:spacing w:val="29"/>
          <w:sz w:val="19"/>
          <w:szCs w:val="19"/>
        </w:rPr>
        <w:t xml:space="preserve"> </w:t>
      </w:r>
      <w:r>
        <w:rPr>
          <w:rFonts w:ascii="Georgia" w:eastAsia="Georgia" w:hAnsi="Georgia" w:cs="Georgia"/>
          <w:sz w:val="19"/>
          <w:szCs w:val="19"/>
        </w:rPr>
        <w:t>parameters</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lung</w:t>
      </w:r>
      <w:r>
        <w:rPr>
          <w:rFonts w:ascii="Georgia" w:eastAsia="Georgia" w:hAnsi="Georgia" w:cs="Georgia"/>
          <w:spacing w:val="17"/>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sz w:val="19"/>
          <w:szCs w:val="19"/>
        </w:rPr>
        <w:t>whole</w:t>
      </w:r>
      <w:r>
        <w:rPr>
          <w:rFonts w:ascii="Georgia" w:eastAsia="Georgia" w:hAnsi="Georgia" w:cs="Georgia"/>
          <w:spacing w:val="20"/>
          <w:sz w:val="19"/>
          <w:szCs w:val="19"/>
        </w:rPr>
        <w:t xml:space="preserve"> </w:t>
      </w:r>
      <w:r>
        <w:rPr>
          <w:rFonts w:ascii="Georgia" w:eastAsia="Georgia" w:hAnsi="Georgia" w:cs="Georgia"/>
          <w:sz w:val="19"/>
          <w:szCs w:val="19"/>
        </w:rPr>
        <w:t>unit,</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High</w:t>
      </w:r>
      <w:r>
        <w:rPr>
          <w:rFonts w:ascii="Georgia" w:eastAsia="Georgia" w:hAnsi="Georgia" w:cs="Georgia"/>
          <w:spacing w:val="18"/>
          <w:sz w:val="19"/>
          <w:szCs w:val="19"/>
        </w:rPr>
        <w:t xml:space="preserve"> </w:t>
      </w:r>
      <w:r>
        <w:rPr>
          <w:rFonts w:ascii="Georgia" w:eastAsia="Georgia" w:hAnsi="Georgia" w:cs="Georgia"/>
          <w:sz w:val="19"/>
          <w:szCs w:val="19"/>
        </w:rPr>
        <w:t>Resolution</w:t>
      </w:r>
      <w:r>
        <w:rPr>
          <w:rFonts w:ascii="Georgia" w:eastAsia="Georgia" w:hAnsi="Georgia" w:cs="Georgia"/>
          <w:spacing w:val="28"/>
          <w:sz w:val="19"/>
          <w:szCs w:val="19"/>
        </w:rPr>
        <w:t xml:space="preserve"> </w:t>
      </w:r>
      <w:r>
        <w:rPr>
          <w:rFonts w:ascii="Georgia" w:eastAsia="Georgia" w:hAnsi="Georgia" w:cs="Georgia"/>
          <w:sz w:val="19"/>
          <w:szCs w:val="19"/>
        </w:rPr>
        <w:t>CT</w:t>
      </w:r>
      <w:r>
        <w:rPr>
          <w:rFonts w:ascii="Georgia" w:eastAsia="Georgia" w:hAnsi="Georgia" w:cs="Georgia"/>
          <w:spacing w:val="15"/>
          <w:sz w:val="19"/>
          <w:szCs w:val="19"/>
        </w:rPr>
        <w:t xml:space="preserve"> </w:t>
      </w:r>
      <w:r>
        <w:rPr>
          <w:rFonts w:ascii="Georgia" w:eastAsia="Georgia" w:hAnsi="Georgia" w:cs="Georgia"/>
          <w:sz w:val="19"/>
          <w:szCs w:val="19"/>
        </w:rPr>
        <w:t>(HRCT</w:t>
      </w:r>
      <w:proofErr w:type="gramStart"/>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which</w:t>
      </w:r>
      <w:proofErr w:type="gramEnd"/>
      <w:r>
        <w:rPr>
          <w:rFonts w:ascii="Georgia" w:eastAsia="Georgia" w:hAnsi="Georgia" w:cs="Georgia"/>
          <w:spacing w:val="20"/>
          <w:sz w:val="19"/>
          <w:szCs w:val="19"/>
        </w:rPr>
        <w:t xml:space="preserve"> </w:t>
      </w:r>
      <w:r>
        <w:rPr>
          <w:rFonts w:ascii="Georgia" w:eastAsia="Georgia" w:hAnsi="Georgia" w:cs="Georgia"/>
          <w:sz w:val="19"/>
          <w:szCs w:val="19"/>
        </w:rPr>
        <w:t>only</w:t>
      </w:r>
      <w:r>
        <w:rPr>
          <w:rFonts w:ascii="Georgia" w:eastAsia="Georgia" w:hAnsi="Georgia" w:cs="Georgia"/>
          <w:spacing w:val="17"/>
          <w:sz w:val="19"/>
          <w:szCs w:val="19"/>
        </w:rPr>
        <w:t xml:space="preserve"> </w:t>
      </w:r>
      <w:r>
        <w:rPr>
          <w:rFonts w:ascii="Georgia" w:eastAsia="Georgia" w:hAnsi="Georgia" w:cs="Georgia"/>
          <w:sz w:val="19"/>
          <w:szCs w:val="19"/>
        </w:rPr>
        <w:t>provides</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anatomic </w:t>
      </w:r>
      <w:r>
        <w:rPr>
          <w:rFonts w:ascii="Georgia" w:eastAsia="Georgia" w:hAnsi="Georgia" w:cs="Georgia"/>
          <w:sz w:val="19"/>
          <w:szCs w:val="19"/>
        </w:rPr>
        <w:t>characterization</w:t>
      </w:r>
      <w:r>
        <w:rPr>
          <w:rFonts w:ascii="Georgia" w:eastAsia="Georgia" w:hAnsi="Georgia" w:cs="Georgia"/>
          <w:spacing w:val="40"/>
          <w:sz w:val="19"/>
          <w:szCs w:val="19"/>
        </w:rPr>
        <w:t xml:space="preserve"> </w:t>
      </w:r>
      <w:r>
        <w:rPr>
          <w:rFonts w:ascii="Georgia" w:eastAsia="Georgia" w:hAnsi="Georgia" w:cs="Georgia"/>
          <w:sz w:val="19"/>
          <w:szCs w:val="19"/>
        </w:rPr>
        <w:t>without</w:t>
      </w:r>
      <w:r>
        <w:rPr>
          <w:rFonts w:ascii="Georgia" w:eastAsia="Georgia" w:hAnsi="Georgia" w:cs="Georgia"/>
          <w:spacing w:val="26"/>
          <w:sz w:val="19"/>
          <w:szCs w:val="19"/>
        </w:rPr>
        <w:t xml:space="preserve"> </w:t>
      </w:r>
      <w:r>
        <w:rPr>
          <w:rFonts w:ascii="Georgia" w:eastAsia="Georgia" w:hAnsi="Georgia" w:cs="Georgia"/>
          <w:sz w:val="19"/>
          <w:szCs w:val="19"/>
        </w:rPr>
        <w:t>physiologic</w:t>
      </w:r>
      <w:r>
        <w:rPr>
          <w:rFonts w:ascii="Georgia" w:eastAsia="Georgia" w:hAnsi="Georgia" w:cs="Georgia"/>
          <w:spacing w:val="32"/>
          <w:sz w:val="19"/>
          <w:szCs w:val="19"/>
        </w:rPr>
        <w:t xml:space="preserve"> </w:t>
      </w:r>
      <w:r>
        <w:rPr>
          <w:rFonts w:ascii="Georgia" w:eastAsia="Georgia" w:hAnsi="Georgia" w:cs="Georgia"/>
          <w:sz w:val="19"/>
          <w:szCs w:val="19"/>
        </w:rPr>
        <w:t xml:space="preserve">information. </w:t>
      </w:r>
      <w:r>
        <w:rPr>
          <w:rFonts w:ascii="Georgia" w:eastAsia="Georgia" w:hAnsi="Georgia" w:cs="Georgia"/>
          <w:spacing w:val="26"/>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21"/>
          <w:sz w:val="19"/>
          <w:szCs w:val="19"/>
        </w:rPr>
        <w:t xml:space="preserve"> </w:t>
      </w:r>
      <w:r>
        <w:rPr>
          <w:rFonts w:ascii="Georgia" w:eastAsia="Georgia" w:hAnsi="Georgia" w:cs="Georgia"/>
          <w:sz w:val="19"/>
          <w:szCs w:val="19"/>
        </w:rPr>
        <w:t>MRI</w:t>
      </w:r>
      <w:r>
        <w:rPr>
          <w:rFonts w:ascii="Georgia" w:eastAsia="Georgia" w:hAnsi="Georgia" w:cs="Georgia"/>
          <w:spacing w:val="21"/>
          <w:sz w:val="19"/>
          <w:szCs w:val="19"/>
        </w:rPr>
        <w:t xml:space="preserve"> </w:t>
      </w:r>
      <w:r>
        <w:rPr>
          <w:rFonts w:ascii="Georgia" w:eastAsia="Georgia" w:hAnsi="Georgia" w:cs="Georgia"/>
          <w:sz w:val="19"/>
          <w:szCs w:val="19"/>
        </w:rPr>
        <w:t>has</w:t>
      </w:r>
      <w:r>
        <w:rPr>
          <w:rFonts w:ascii="Georgia" w:eastAsia="Georgia" w:hAnsi="Georgia" w:cs="Georgia"/>
          <w:spacing w:val="19"/>
          <w:sz w:val="19"/>
          <w:szCs w:val="19"/>
        </w:rPr>
        <w:t xml:space="preserve"> </w:t>
      </w:r>
      <w:r>
        <w:rPr>
          <w:rFonts w:ascii="Georgia" w:eastAsia="Georgia" w:hAnsi="Georgia" w:cs="Georgia"/>
          <w:sz w:val="19"/>
          <w:szCs w:val="19"/>
        </w:rPr>
        <w:t>potential</w:t>
      </w:r>
      <w:r>
        <w:rPr>
          <w:rFonts w:ascii="Georgia" w:eastAsia="Georgia" w:hAnsi="Georgia" w:cs="Georgia"/>
          <w:spacing w:val="28"/>
          <w:sz w:val="19"/>
          <w:szCs w:val="19"/>
        </w:rPr>
        <w:t xml:space="preserve"> </w:t>
      </w:r>
      <w:r>
        <w:rPr>
          <w:rFonts w:ascii="Georgia" w:eastAsia="Georgia" w:hAnsi="Georgia" w:cs="Georgia"/>
          <w:sz w:val="19"/>
          <w:szCs w:val="19"/>
        </w:rPr>
        <w:t>to</w:t>
      </w:r>
      <w:r>
        <w:rPr>
          <w:rFonts w:ascii="Georgia" w:eastAsia="Georgia" w:hAnsi="Georgia" w:cs="Georgia"/>
          <w:spacing w:val="16"/>
          <w:sz w:val="19"/>
          <w:szCs w:val="19"/>
        </w:rPr>
        <w:t xml:space="preserve"> </w:t>
      </w:r>
      <w:r>
        <w:rPr>
          <w:rFonts w:ascii="Georgia" w:eastAsia="Georgia" w:hAnsi="Georgia" w:cs="Georgia"/>
          <w:sz w:val="19"/>
          <w:szCs w:val="19"/>
        </w:rPr>
        <w:t>detect</w:t>
      </w:r>
      <w:r>
        <w:rPr>
          <w:rFonts w:ascii="Georgia" w:eastAsia="Georgia" w:hAnsi="Georgia" w:cs="Georgia"/>
          <w:spacing w:val="23"/>
          <w:sz w:val="19"/>
          <w:szCs w:val="19"/>
        </w:rPr>
        <w:t xml:space="preserve"> </w:t>
      </w:r>
      <w:r>
        <w:rPr>
          <w:rFonts w:ascii="Georgia" w:eastAsia="Georgia" w:hAnsi="Georgia" w:cs="Georgia"/>
          <w:sz w:val="19"/>
          <w:szCs w:val="19"/>
        </w:rPr>
        <w:t>pathologic</w:t>
      </w:r>
      <w:r>
        <w:rPr>
          <w:rFonts w:ascii="Georgia" w:eastAsia="Georgia" w:hAnsi="Georgia" w:cs="Georgia"/>
          <w:spacing w:val="31"/>
          <w:sz w:val="19"/>
          <w:szCs w:val="19"/>
        </w:rPr>
        <w:t xml:space="preserve"> </w:t>
      </w:r>
      <w:r>
        <w:rPr>
          <w:rFonts w:ascii="Georgia" w:eastAsia="Georgia" w:hAnsi="Georgia" w:cs="Georgia"/>
          <w:sz w:val="19"/>
          <w:szCs w:val="19"/>
        </w:rPr>
        <w:t>changes</w:t>
      </w:r>
      <w:r>
        <w:rPr>
          <w:rFonts w:ascii="Georgia" w:eastAsia="Georgia" w:hAnsi="Georgia" w:cs="Georgia"/>
          <w:spacing w:val="26"/>
          <w:sz w:val="19"/>
          <w:szCs w:val="19"/>
        </w:rPr>
        <w:t xml:space="preserve"> </w:t>
      </w:r>
      <w:r>
        <w:rPr>
          <w:rFonts w:ascii="Georgia" w:eastAsia="Georgia" w:hAnsi="Georgia" w:cs="Georgia"/>
          <w:sz w:val="19"/>
          <w:szCs w:val="19"/>
        </w:rPr>
        <w:t>present</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COPD</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pa- </w:t>
      </w:r>
      <w:proofErr w:type="spellStart"/>
      <w:r>
        <w:rPr>
          <w:rFonts w:ascii="Georgia" w:eastAsia="Georgia" w:hAnsi="Georgia" w:cs="Georgia"/>
          <w:sz w:val="19"/>
          <w:szCs w:val="19"/>
        </w:rPr>
        <w:t>tients</w:t>
      </w:r>
      <w:proofErr w:type="spellEnd"/>
      <w:r>
        <w:rPr>
          <w:rFonts w:ascii="Georgia" w:eastAsia="Georgia" w:hAnsi="Georgia" w:cs="Georgia"/>
          <w:spacing w:val="5"/>
          <w:sz w:val="19"/>
          <w:szCs w:val="19"/>
        </w:rPr>
        <w:t xml:space="preserve"> </w:t>
      </w:r>
      <w:r>
        <w:rPr>
          <w:rFonts w:ascii="Georgia" w:eastAsia="Georgia" w:hAnsi="Georgia" w:cs="Georgia"/>
          <w:sz w:val="19"/>
          <w:szCs w:val="19"/>
        </w:rPr>
        <w:t>with</w:t>
      </w:r>
      <w:r>
        <w:rPr>
          <w:rFonts w:ascii="Georgia" w:eastAsia="Georgia" w:hAnsi="Georgia" w:cs="Georgia"/>
          <w:spacing w:val="3"/>
          <w:sz w:val="19"/>
          <w:szCs w:val="19"/>
        </w:rPr>
        <w:t xml:space="preserve"> </w:t>
      </w:r>
      <w:r>
        <w:rPr>
          <w:rFonts w:ascii="Georgia" w:eastAsia="Georgia" w:hAnsi="Georgia" w:cs="Georgia"/>
          <w:sz w:val="19"/>
          <w:szCs w:val="19"/>
        </w:rPr>
        <w:t>high</w:t>
      </w:r>
      <w:r>
        <w:rPr>
          <w:rFonts w:ascii="Georgia" w:eastAsia="Georgia" w:hAnsi="Georgia" w:cs="Georgia"/>
          <w:spacing w:val="3"/>
          <w:sz w:val="19"/>
          <w:szCs w:val="19"/>
        </w:rPr>
        <w:t xml:space="preserve"> </w:t>
      </w:r>
      <w:r>
        <w:rPr>
          <w:rFonts w:ascii="Georgia" w:eastAsia="Georgia" w:hAnsi="Georgia" w:cs="Georgia"/>
          <w:sz w:val="19"/>
          <w:szCs w:val="19"/>
        </w:rPr>
        <w:t>sensitivity</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specificity</w:t>
      </w:r>
      <w:r>
        <w:rPr>
          <w:rFonts w:ascii="Georgia" w:eastAsia="Georgia" w:hAnsi="Georgia" w:cs="Georgia"/>
          <w:spacing w:val="13"/>
          <w:sz w:val="19"/>
          <w:szCs w:val="19"/>
        </w:rPr>
        <w:t xml:space="preserve"> </w:t>
      </w:r>
      <w:r>
        <w:rPr>
          <w:rFonts w:ascii="Georgia" w:eastAsia="Georgia" w:hAnsi="Georgia" w:cs="Georgia"/>
          <w:sz w:val="19"/>
          <w:szCs w:val="19"/>
        </w:rPr>
        <w:t>previously</w:t>
      </w:r>
      <w:r>
        <w:rPr>
          <w:rFonts w:ascii="Georgia" w:eastAsia="Georgia" w:hAnsi="Georgia" w:cs="Georgia"/>
          <w:spacing w:val="13"/>
          <w:sz w:val="19"/>
          <w:szCs w:val="19"/>
        </w:rPr>
        <w:t xml:space="preserve"> </w:t>
      </w:r>
      <w:r>
        <w:rPr>
          <w:rFonts w:ascii="Georgia" w:eastAsia="Georgia" w:hAnsi="Georgia" w:cs="Georgia"/>
          <w:sz w:val="19"/>
          <w:szCs w:val="19"/>
        </w:rPr>
        <w:t>unattainable</w:t>
      </w:r>
      <w:r>
        <w:rPr>
          <w:rFonts w:ascii="Georgia" w:eastAsia="Georgia" w:hAnsi="Georgia" w:cs="Georgia"/>
          <w:spacing w:val="17"/>
          <w:sz w:val="19"/>
          <w:szCs w:val="19"/>
        </w:rPr>
        <w:t xml:space="preserve"> </w:t>
      </w:r>
      <w:r>
        <w:rPr>
          <w:rFonts w:ascii="Georgia" w:eastAsia="Georgia" w:hAnsi="Georgia" w:cs="Georgia"/>
          <w:sz w:val="19"/>
          <w:szCs w:val="19"/>
        </w:rPr>
        <w:t>by the</w:t>
      </w:r>
      <w:r>
        <w:rPr>
          <w:rFonts w:ascii="Georgia" w:eastAsia="Georgia" w:hAnsi="Georgia" w:cs="Georgia"/>
          <w:spacing w:val="1"/>
          <w:sz w:val="19"/>
          <w:szCs w:val="19"/>
        </w:rPr>
        <w:t xml:space="preserve"> </w:t>
      </w:r>
      <w:r>
        <w:rPr>
          <w:rFonts w:ascii="Georgia" w:eastAsia="Georgia" w:hAnsi="Georgia" w:cs="Georgia"/>
          <w:sz w:val="19"/>
          <w:szCs w:val="19"/>
        </w:rPr>
        <w:t>current</w:t>
      </w:r>
      <w:r>
        <w:rPr>
          <w:rFonts w:ascii="Georgia" w:eastAsia="Georgia" w:hAnsi="Georgia" w:cs="Georgia"/>
          <w:spacing w:val="8"/>
          <w:sz w:val="19"/>
          <w:szCs w:val="19"/>
        </w:rPr>
        <w:t xml:space="preserve"> </w:t>
      </w:r>
      <w:r>
        <w:rPr>
          <w:rFonts w:ascii="Georgia" w:eastAsia="Georgia" w:hAnsi="Georgia" w:cs="Georgia"/>
          <w:sz w:val="19"/>
          <w:szCs w:val="19"/>
        </w:rPr>
        <w:t>clinical</w:t>
      </w:r>
      <w:r>
        <w:rPr>
          <w:rFonts w:ascii="Georgia" w:eastAsia="Georgia" w:hAnsi="Georgia" w:cs="Georgia"/>
          <w:spacing w:val="8"/>
          <w:sz w:val="19"/>
          <w:szCs w:val="19"/>
        </w:rPr>
        <w:t xml:space="preserve"> </w:t>
      </w:r>
      <w:r>
        <w:rPr>
          <w:rFonts w:ascii="Georgia" w:eastAsia="Georgia" w:hAnsi="Georgia" w:cs="Georgia"/>
          <w:sz w:val="19"/>
          <w:szCs w:val="19"/>
        </w:rPr>
        <w:t>standard</w:t>
      </w:r>
      <w:r>
        <w:rPr>
          <w:rFonts w:ascii="Georgia" w:eastAsia="Georgia" w:hAnsi="Georgia" w:cs="Georgia"/>
          <w:spacing w:val="11"/>
          <w:sz w:val="19"/>
          <w:szCs w:val="19"/>
        </w:rPr>
        <w:t xml:space="preserve"> </w:t>
      </w:r>
      <w:r>
        <w:rPr>
          <w:rFonts w:ascii="Georgia" w:eastAsia="Georgia" w:hAnsi="Georgia" w:cs="Georgia"/>
          <w:sz w:val="19"/>
          <w:szCs w:val="19"/>
        </w:rPr>
        <w:t>(PFT</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HRCT).</w:t>
      </w:r>
      <w:r>
        <w:rPr>
          <w:rFonts w:ascii="Georgia" w:eastAsia="Georgia" w:hAnsi="Georgia" w:cs="Georgia"/>
          <w:spacing w:val="9"/>
          <w:sz w:val="19"/>
          <w:szCs w:val="19"/>
        </w:rPr>
        <w:t xml:space="preserve"> </w:t>
      </w:r>
      <w:r>
        <w:rPr>
          <w:rFonts w:ascii="Georgia" w:eastAsia="Georgia" w:hAnsi="Georgia" w:cs="Georgia"/>
          <w:w w:val="102"/>
          <w:sz w:val="19"/>
          <w:szCs w:val="19"/>
        </w:rPr>
        <w:t xml:space="preserve">Moreover, </w:t>
      </w:r>
      <w:proofErr w:type="spellStart"/>
      <w:r>
        <w:rPr>
          <w:rFonts w:ascii="Georgia" w:eastAsia="Georgia" w:hAnsi="Georgia" w:cs="Georgia"/>
          <w:sz w:val="19"/>
          <w:szCs w:val="19"/>
        </w:rPr>
        <w:t>HXe</w:t>
      </w:r>
      <w:proofErr w:type="spellEnd"/>
      <w:r>
        <w:rPr>
          <w:rFonts w:ascii="Georgia" w:eastAsia="Georgia" w:hAnsi="Georgia" w:cs="Georgia"/>
          <w:spacing w:val="2"/>
          <w:sz w:val="19"/>
          <w:szCs w:val="19"/>
        </w:rPr>
        <w:t xml:space="preserve"> </w:t>
      </w:r>
      <w:r>
        <w:rPr>
          <w:rFonts w:ascii="Georgia" w:eastAsia="Georgia" w:hAnsi="Georgia" w:cs="Georgia"/>
          <w:sz w:val="19"/>
          <w:szCs w:val="19"/>
        </w:rPr>
        <w:t>MRI</w:t>
      </w:r>
      <w:r>
        <w:rPr>
          <w:rFonts w:ascii="Georgia" w:eastAsia="Georgia" w:hAnsi="Georgia" w:cs="Georgia"/>
          <w:spacing w:val="2"/>
          <w:sz w:val="19"/>
          <w:szCs w:val="19"/>
        </w:rPr>
        <w:t xml:space="preserve"> </w:t>
      </w:r>
      <w:r>
        <w:rPr>
          <w:rFonts w:ascii="Georgia" w:eastAsia="Georgia" w:hAnsi="Georgia" w:cs="Georgia"/>
          <w:sz w:val="19"/>
          <w:szCs w:val="19"/>
        </w:rPr>
        <w:t>can determine</w:t>
      </w:r>
      <w:r>
        <w:rPr>
          <w:rFonts w:ascii="Georgia" w:eastAsia="Georgia" w:hAnsi="Georgia" w:cs="Georgia"/>
          <w:spacing w:val="11"/>
          <w:sz w:val="19"/>
          <w:szCs w:val="19"/>
        </w:rPr>
        <w:t xml:space="preserve"> </w:t>
      </w:r>
      <w:r>
        <w:rPr>
          <w:rFonts w:ascii="Georgia" w:eastAsia="Georgia" w:hAnsi="Georgia" w:cs="Georgia"/>
          <w:sz w:val="19"/>
          <w:szCs w:val="19"/>
        </w:rPr>
        <w:t>whether</w:t>
      </w:r>
      <w:r>
        <w:rPr>
          <w:rFonts w:ascii="Georgia" w:eastAsia="Georgia" w:hAnsi="Georgia" w:cs="Georgia"/>
          <w:spacing w:val="8"/>
          <w:sz w:val="19"/>
          <w:szCs w:val="19"/>
        </w:rPr>
        <w:t xml:space="preserve"> </w:t>
      </w:r>
      <w:r>
        <w:rPr>
          <w:rFonts w:ascii="Georgia" w:eastAsia="Georgia" w:hAnsi="Georgia" w:cs="Georgia"/>
          <w:sz w:val="19"/>
          <w:szCs w:val="19"/>
        </w:rPr>
        <w:t>gas</w:t>
      </w:r>
      <w:r>
        <w:rPr>
          <w:rFonts w:ascii="Georgia" w:eastAsia="Georgia" w:hAnsi="Georgia" w:cs="Georgia"/>
          <w:spacing w:val="-1"/>
          <w:sz w:val="19"/>
          <w:szCs w:val="19"/>
        </w:rPr>
        <w:t xml:space="preserve"> </w:t>
      </w:r>
      <w:r>
        <w:rPr>
          <w:rFonts w:ascii="Georgia" w:eastAsia="Georgia" w:hAnsi="Georgia" w:cs="Georgia"/>
          <w:sz w:val="19"/>
          <w:szCs w:val="19"/>
        </w:rPr>
        <w:t>transfer</w:t>
      </w:r>
      <w:r>
        <w:rPr>
          <w:rFonts w:ascii="Georgia" w:eastAsia="Georgia" w:hAnsi="Georgia" w:cs="Georgia"/>
          <w:spacing w:val="7"/>
          <w:sz w:val="19"/>
          <w:szCs w:val="19"/>
        </w:rPr>
        <w:t xml:space="preserve"> </w:t>
      </w:r>
      <w:r>
        <w:rPr>
          <w:rFonts w:ascii="Georgia" w:eastAsia="Georgia" w:hAnsi="Georgia" w:cs="Georgia"/>
          <w:sz w:val="19"/>
          <w:szCs w:val="19"/>
        </w:rPr>
        <w:t>abnormalities</w:t>
      </w:r>
      <w:r>
        <w:rPr>
          <w:rFonts w:ascii="Georgia" w:eastAsia="Georgia" w:hAnsi="Georgia" w:cs="Georgia"/>
          <w:spacing w:val="17"/>
          <w:sz w:val="19"/>
          <w:szCs w:val="19"/>
        </w:rPr>
        <w:t xml:space="preserve"> </w:t>
      </w:r>
      <w:r>
        <w:rPr>
          <w:rFonts w:ascii="Georgia" w:eastAsia="Georgia" w:hAnsi="Georgia" w:cs="Georgia"/>
          <w:sz w:val="19"/>
          <w:szCs w:val="19"/>
        </w:rPr>
        <w:t>are</w:t>
      </w:r>
      <w:r>
        <w:rPr>
          <w:rFonts w:ascii="Georgia" w:eastAsia="Georgia" w:hAnsi="Georgia" w:cs="Georgia"/>
          <w:spacing w:val="-1"/>
          <w:sz w:val="19"/>
          <w:szCs w:val="19"/>
        </w:rPr>
        <w:t xml:space="preserve"> </w:t>
      </w:r>
      <w:r>
        <w:rPr>
          <w:rFonts w:ascii="Georgia" w:eastAsia="Georgia" w:hAnsi="Georgia" w:cs="Georgia"/>
          <w:sz w:val="19"/>
          <w:szCs w:val="19"/>
        </w:rPr>
        <w:t>due to</w:t>
      </w:r>
      <w:r>
        <w:rPr>
          <w:rFonts w:ascii="Georgia" w:eastAsia="Georgia" w:hAnsi="Georgia" w:cs="Georgia"/>
          <w:spacing w:val="-3"/>
          <w:sz w:val="19"/>
          <w:szCs w:val="19"/>
        </w:rPr>
        <w:t xml:space="preserve"> </w:t>
      </w:r>
      <w:r>
        <w:rPr>
          <w:rFonts w:ascii="Georgia" w:eastAsia="Georgia" w:hAnsi="Georgia" w:cs="Georgia"/>
          <w:sz w:val="19"/>
          <w:szCs w:val="19"/>
        </w:rPr>
        <w:t>impaired</w:t>
      </w:r>
      <w:r>
        <w:rPr>
          <w:rFonts w:ascii="Georgia" w:eastAsia="Georgia" w:hAnsi="Georgia" w:cs="Georgia"/>
          <w:spacing w:val="9"/>
          <w:sz w:val="19"/>
          <w:szCs w:val="19"/>
        </w:rPr>
        <w:t xml:space="preserve"> </w:t>
      </w:r>
      <w:r>
        <w:rPr>
          <w:rFonts w:ascii="Georgia" w:eastAsia="Georgia" w:hAnsi="Georgia" w:cs="Georgia"/>
          <w:sz w:val="19"/>
          <w:szCs w:val="19"/>
        </w:rPr>
        <w:t>ventilation</w:t>
      </w:r>
      <w:r>
        <w:rPr>
          <w:rFonts w:ascii="Georgia" w:eastAsia="Georgia" w:hAnsi="Georgia" w:cs="Georgia"/>
          <w:spacing w:val="12"/>
          <w:sz w:val="19"/>
          <w:szCs w:val="19"/>
        </w:rPr>
        <w:t xml:space="preserve"> </w:t>
      </w:r>
      <w:r>
        <w:rPr>
          <w:rFonts w:ascii="Georgia" w:eastAsia="Georgia" w:hAnsi="Georgia" w:cs="Georgia"/>
          <w:sz w:val="19"/>
          <w:szCs w:val="19"/>
        </w:rPr>
        <w:t>or</w:t>
      </w:r>
      <w:r>
        <w:rPr>
          <w:rFonts w:ascii="Georgia" w:eastAsia="Georgia" w:hAnsi="Georgia" w:cs="Georgia"/>
          <w:spacing w:val="-2"/>
          <w:sz w:val="19"/>
          <w:szCs w:val="19"/>
        </w:rPr>
        <w:t xml:space="preserve"> </w:t>
      </w:r>
      <w:r>
        <w:rPr>
          <w:rFonts w:ascii="Georgia" w:eastAsia="Georgia" w:hAnsi="Georgia" w:cs="Georgia"/>
          <w:sz w:val="19"/>
          <w:szCs w:val="19"/>
        </w:rPr>
        <w:t>reduced</w:t>
      </w:r>
      <w:r>
        <w:rPr>
          <w:rFonts w:ascii="Georgia" w:eastAsia="Georgia" w:hAnsi="Georgia" w:cs="Georgia"/>
          <w:spacing w:val="8"/>
          <w:sz w:val="19"/>
          <w:szCs w:val="19"/>
        </w:rPr>
        <w:t xml:space="preserve"> </w:t>
      </w:r>
      <w:r>
        <w:rPr>
          <w:rFonts w:ascii="Georgia" w:eastAsia="Georgia" w:hAnsi="Georgia" w:cs="Georgia"/>
          <w:sz w:val="19"/>
          <w:szCs w:val="19"/>
        </w:rPr>
        <w:t>gas-exchange,</w:t>
      </w:r>
      <w:r>
        <w:rPr>
          <w:rFonts w:ascii="Georgia" w:eastAsia="Georgia" w:hAnsi="Georgia" w:cs="Georgia"/>
          <w:spacing w:val="20"/>
          <w:sz w:val="19"/>
          <w:szCs w:val="19"/>
        </w:rPr>
        <w:t xml:space="preserve"> </w:t>
      </w:r>
      <w:r>
        <w:rPr>
          <w:rFonts w:ascii="Georgia" w:eastAsia="Georgia" w:hAnsi="Georgia" w:cs="Georgia"/>
          <w:sz w:val="19"/>
          <w:szCs w:val="19"/>
        </w:rPr>
        <w:t xml:space="preserve">and </w:t>
      </w:r>
      <w:r>
        <w:rPr>
          <w:rFonts w:ascii="Georgia" w:eastAsia="Georgia" w:hAnsi="Georgia" w:cs="Georgia"/>
          <w:w w:val="102"/>
          <w:sz w:val="19"/>
          <w:szCs w:val="19"/>
        </w:rPr>
        <w:t xml:space="preserve">thus </w:t>
      </w:r>
      <w:r>
        <w:rPr>
          <w:rFonts w:ascii="Georgia" w:eastAsia="Georgia" w:hAnsi="Georgia" w:cs="Georgia"/>
          <w:sz w:val="19"/>
          <w:szCs w:val="19"/>
        </w:rPr>
        <w:t>provide</w:t>
      </w:r>
      <w:r>
        <w:rPr>
          <w:rFonts w:ascii="Georgia" w:eastAsia="Georgia" w:hAnsi="Georgia" w:cs="Georgia"/>
          <w:spacing w:val="14"/>
          <w:sz w:val="19"/>
          <w:szCs w:val="19"/>
        </w:rPr>
        <w:t xml:space="preserve"> </w:t>
      </w:r>
      <w:r>
        <w:rPr>
          <w:rFonts w:ascii="Georgia" w:eastAsia="Georgia" w:hAnsi="Georgia" w:cs="Georgia"/>
          <w:sz w:val="19"/>
          <w:szCs w:val="19"/>
        </w:rPr>
        <w:t>new</w:t>
      </w:r>
      <w:r>
        <w:rPr>
          <w:rFonts w:ascii="Georgia" w:eastAsia="Georgia" w:hAnsi="Georgia" w:cs="Georgia"/>
          <w:spacing w:val="8"/>
          <w:sz w:val="19"/>
          <w:szCs w:val="19"/>
        </w:rPr>
        <w:t xml:space="preserve"> </w:t>
      </w:r>
      <w:r>
        <w:rPr>
          <w:rFonts w:ascii="Georgia" w:eastAsia="Georgia" w:hAnsi="Georgia" w:cs="Georgia"/>
          <w:sz w:val="19"/>
          <w:szCs w:val="19"/>
        </w:rPr>
        <w:t>insights</w:t>
      </w:r>
      <w:r>
        <w:rPr>
          <w:rFonts w:ascii="Georgia" w:eastAsia="Georgia" w:hAnsi="Georgia" w:cs="Georgia"/>
          <w:spacing w:val="14"/>
          <w:sz w:val="19"/>
          <w:szCs w:val="19"/>
        </w:rPr>
        <w:t xml:space="preserve"> </w:t>
      </w:r>
      <w:r>
        <w:rPr>
          <w:rFonts w:ascii="Georgia" w:eastAsia="Georgia" w:hAnsi="Georgia" w:cs="Georgia"/>
          <w:sz w:val="19"/>
          <w:szCs w:val="19"/>
        </w:rPr>
        <w:t>into</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pathogenesis</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COPD</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individual</w:t>
      </w:r>
      <w:r>
        <w:rPr>
          <w:rFonts w:ascii="Georgia" w:eastAsia="Georgia" w:hAnsi="Georgia" w:cs="Georgia"/>
          <w:spacing w:val="18"/>
          <w:sz w:val="19"/>
          <w:szCs w:val="19"/>
        </w:rPr>
        <w:t xml:space="preserve"> </w:t>
      </w:r>
      <w:r>
        <w:rPr>
          <w:rFonts w:ascii="Georgia" w:eastAsia="Georgia" w:hAnsi="Georgia" w:cs="Georgia"/>
          <w:w w:val="102"/>
          <w:sz w:val="19"/>
          <w:szCs w:val="19"/>
        </w:rPr>
        <w:t>patients.</w:t>
      </w:r>
    </w:p>
    <w:p w14:paraId="66458A35" w14:textId="77777777" w:rsidR="00E61F9D" w:rsidRDefault="005C64D6">
      <w:pPr>
        <w:spacing w:before="60" w:after="0" w:line="261" w:lineRule="auto"/>
        <w:ind w:left="113" w:right="43" w:firstLine="7"/>
        <w:jc w:val="both"/>
        <w:rPr>
          <w:rFonts w:ascii="Georgia" w:eastAsia="Georgia" w:hAnsi="Georgia" w:cs="Georgia"/>
          <w:sz w:val="19"/>
          <w:szCs w:val="19"/>
        </w:rPr>
      </w:pPr>
      <w:r>
        <w:rPr>
          <w:rFonts w:ascii="Georgia" w:eastAsia="Georgia" w:hAnsi="Georgia" w:cs="Georgia"/>
          <w:sz w:val="19"/>
          <w:szCs w:val="19"/>
        </w:rPr>
        <w:t>Crucial</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success</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establishing</w:t>
      </w:r>
      <w:r>
        <w:rPr>
          <w:rFonts w:ascii="Georgia" w:eastAsia="Georgia" w:hAnsi="Georgia" w:cs="Georgia"/>
          <w:spacing w:val="25"/>
          <w:sz w:val="19"/>
          <w:szCs w:val="19"/>
        </w:rPr>
        <w:t xml:space="preserve"> </w:t>
      </w:r>
      <w:r>
        <w:rPr>
          <w:rFonts w:ascii="Georgia" w:eastAsia="Georgia" w:hAnsi="Georgia" w:cs="Georgia"/>
          <w:sz w:val="19"/>
          <w:szCs w:val="19"/>
        </w:rPr>
        <w:t>the</w:t>
      </w:r>
      <w:r>
        <w:rPr>
          <w:rFonts w:ascii="Georgia" w:eastAsia="Georgia" w:hAnsi="Georgia" w:cs="Georgia"/>
          <w:spacing w:val="10"/>
          <w:sz w:val="19"/>
          <w:szCs w:val="19"/>
        </w:rPr>
        <w:t xml:space="preserve"> </w:t>
      </w:r>
      <w:r>
        <w:rPr>
          <w:rFonts w:ascii="Georgia" w:eastAsia="Georgia" w:hAnsi="Georgia" w:cs="Georgia"/>
          <w:sz w:val="19"/>
          <w:szCs w:val="19"/>
        </w:rPr>
        <w:t>utility</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3"/>
          <w:sz w:val="19"/>
          <w:szCs w:val="19"/>
        </w:rPr>
        <w:t xml:space="preserve"> </w:t>
      </w:r>
      <w:r>
        <w:rPr>
          <w:rFonts w:ascii="Georgia" w:eastAsia="Georgia" w:hAnsi="Georgia" w:cs="Georgia"/>
          <w:sz w:val="19"/>
          <w:szCs w:val="19"/>
        </w:rPr>
        <w:t>as</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sensitive</w:t>
      </w:r>
      <w:r>
        <w:rPr>
          <w:rFonts w:ascii="Georgia" w:eastAsia="Georgia" w:hAnsi="Georgia" w:cs="Georgia"/>
          <w:spacing w:val="20"/>
          <w:sz w:val="19"/>
          <w:szCs w:val="19"/>
        </w:rPr>
        <w:t xml:space="preserve"> </w:t>
      </w:r>
      <w:r>
        <w:rPr>
          <w:rFonts w:ascii="Georgia" w:eastAsia="Georgia" w:hAnsi="Georgia" w:cs="Georgia"/>
          <w:sz w:val="19"/>
          <w:szCs w:val="19"/>
        </w:rPr>
        <w:t>biomarker</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0"/>
          <w:sz w:val="19"/>
          <w:szCs w:val="19"/>
        </w:rPr>
        <w:t xml:space="preserve"> </w:t>
      </w:r>
      <w:r>
        <w:rPr>
          <w:rFonts w:ascii="Georgia" w:eastAsia="Georgia" w:hAnsi="Georgia" w:cs="Georgia"/>
          <w:sz w:val="19"/>
          <w:szCs w:val="19"/>
        </w:rPr>
        <w:t>accurately</w:t>
      </w:r>
      <w:r>
        <w:rPr>
          <w:rFonts w:ascii="Georgia" w:eastAsia="Georgia" w:hAnsi="Georgia" w:cs="Georgia"/>
          <w:spacing w:val="22"/>
          <w:sz w:val="19"/>
          <w:szCs w:val="19"/>
        </w:rPr>
        <w:t xml:space="preserve"> </w:t>
      </w:r>
      <w:r>
        <w:rPr>
          <w:rFonts w:ascii="Georgia" w:eastAsia="Georgia" w:hAnsi="Georgia" w:cs="Georgia"/>
          <w:sz w:val="19"/>
          <w:szCs w:val="19"/>
        </w:rPr>
        <w:t>characterizing</w:t>
      </w:r>
      <w:r>
        <w:rPr>
          <w:rFonts w:ascii="Georgia" w:eastAsia="Georgia" w:hAnsi="Georgia" w:cs="Georgia"/>
          <w:spacing w:val="29"/>
          <w:sz w:val="19"/>
          <w:szCs w:val="19"/>
        </w:rPr>
        <w:t xml:space="preserve"> </w:t>
      </w:r>
      <w:r>
        <w:rPr>
          <w:rFonts w:ascii="Georgia" w:eastAsia="Georgia" w:hAnsi="Georgia" w:cs="Georgia"/>
          <w:sz w:val="19"/>
          <w:szCs w:val="19"/>
        </w:rPr>
        <w:t>COPD</w:t>
      </w:r>
      <w:r>
        <w:rPr>
          <w:rFonts w:ascii="Georgia" w:eastAsia="Georgia" w:hAnsi="Georgia" w:cs="Georgia"/>
          <w:spacing w:val="15"/>
          <w:sz w:val="19"/>
          <w:szCs w:val="19"/>
        </w:rPr>
        <w:t xml:space="preserve"> </w:t>
      </w:r>
      <w:proofErr w:type="spellStart"/>
      <w:r>
        <w:rPr>
          <w:rFonts w:ascii="Georgia" w:eastAsia="Georgia" w:hAnsi="Georgia" w:cs="Georgia"/>
          <w:w w:val="102"/>
          <w:sz w:val="19"/>
          <w:szCs w:val="19"/>
        </w:rPr>
        <w:t>phe</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notypes</w:t>
      </w:r>
      <w:proofErr w:type="spellEnd"/>
      <w:r>
        <w:rPr>
          <w:rFonts w:ascii="Georgia" w:eastAsia="Georgia" w:hAnsi="Georgia" w:cs="Georgia"/>
          <w:spacing w:val="24"/>
          <w:sz w:val="19"/>
          <w:szCs w:val="19"/>
        </w:rPr>
        <w:t xml:space="preserve"> </w:t>
      </w:r>
      <w:r>
        <w:rPr>
          <w:rFonts w:ascii="Georgia" w:eastAsia="Georgia" w:hAnsi="Georgia" w:cs="Georgia"/>
          <w:sz w:val="19"/>
          <w:szCs w:val="19"/>
        </w:rPr>
        <w:t>is</w:t>
      </w:r>
      <w:r>
        <w:rPr>
          <w:rFonts w:ascii="Georgia" w:eastAsia="Georgia" w:hAnsi="Georgia" w:cs="Georgia"/>
          <w:spacing w:val="14"/>
          <w:sz w:val="19"/>
          <w:szCs w:val="19"/>
        </w:rPr>
        <w:t xml:space="preserve"> </w:t>
      </w:r>
      <w:r>
        <w:rPr>
          <w:rFonts w:ascii="Georgia" w:eastAsia="Georgia" w:hAnsi="Georgia" w:cs="Georgia"/>
          <w:sz w:val="19"/>
          <w:szCs w:val="19"/>
        </w:rPr>
        <w:t>quantification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imaging</w:t>
      </w:r>
      <w:r>
        <w:rPr>
          <w:rFonts w:ascii="Georgia" w:eastAsia="Georgia" w:hAnsi="Georgia" w:cs="Georgia"/>
          <w:spacing w:val="25"/>
          <w:sz w:val="19"/>
          <w:szCs w:val="19"/>
        </w:rPr>
        <w:t xml:space="preserve"> </w:t>
      </w:r>
      <w:r>
        <w:rPr>
          <w:rFonts w:ascii="Georgia" w:eastAsia="Georgia" w:hAnsi="Georgia" w:cs="Georgia"/>
          <w:sz w:val="19"/>
          <w:szCs w:val="19"/>
        </w:rPr>
        <w:t>signatures</w:t>
      </w:r>
      <w:r>
        <w:rPr>
          <w:rFonts w:ascii="Georgia" w:eastAsia="Georgia" w:hAnsi="Georgia" w:cs="Georgia"/>
          <w:spacing w:val="28"/>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an</w:t>
      </w:r>
      <w:r>
        <w:rPr>
          <w:rFonts w:ascii="Georgia" w:eastAsia="Georgia" w:hAnsi="Georgia" w:cs="Georgia"/>
          <w:spacing w:val="15"/>
          <w:sz w:val="19"/>
          <w:szCs w:val="19"/>
        </w:rPr>
        <w:t xml:space="preserve"> </w:t>
      </w:r>
      <w:r>
        <w:rPr>
          <w:rFonts w:ascii="Georgia" w:eastAsia="Georgia" w:hAnsi="Georgia" w:cs="Georgia"/>
          <w:sz w:val="19"/>
          <w:szCs w:val="19"/>
        </w:rPr>
        <w:t>automated</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robust</w:t>
      </w:r>
      <w:r>
        <w:rPr>
          <w:rFonts w:ascii="Georgia" w:eastAsia="Georgia" w:hAnsi="Georgia" w:cs="Georgia"/>
          <w:spacing w:val="22"/>
          <w:sz w:val="19"/>
          <w:szCs w:val="19"/>
        </w:rPr>
        <w:t xml:space="preserve"> </w:t>
      </w:r>
      <w:r>
        <w:rPr>
          <w:rFonts w:ascii="Georgia" w:eastAsia="Georgia" w:hAnsi="Georgia" w:cs="Georgia"/>
          <w:sz w:val="19"/>
          <w:szCs w:val="19"/>
        </w:rPr>
        <w:t xml:space="preserve">fashion. </w:t>
      </w:r>
      <w:r>
        <w:rPr>
          <w:rFonts w:ascii="Georgia" w:eastAsia="Georgia" w:hAnsi="Georgia" w:cs="Georgia"/>
          <w:spacing w:val="14"/>
          <w:sz w:val="19"/>
          <w:szCs w:val="19"/>
        </w:rPr>
        <w:t xml:space="preserve"> </w:t>
      </w:r>
      <w:r>
        <w:rPr>
          <w:rFonts w:ascii="Georgia" w:eastAsia="Georgia" w:hAnsi="Georgia" w:cs="Georgia"/>
          <w:sz w:val="19"/>
          <w:szCs w:val="19"/>
        </w:rPr>
        <w:t>Identification</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r>
        <w:rPr>
          <w:rFonts w:ascii="Georgia" w:eastAsia="Georgia" w:hAnsi="Georgia" w:cs="Georgia"/>
          <w:sz w:val="19"/>
          <w:szCs w:val="19"/>
        </w:rPr>
        <w:t>ventilation</w:t>
      </w:r>
      <w:r>
        <w:rPr>
          <w:rFonts w:ascii="Georgia" w:eastAsia="Georgia" w:hAnsi="Georgia" w:cs="Georgia"/>
          <w:spacing w:val="29"/>
          <w:sz w:val="19"/>
          <w:szCs w:val="19"/>
        </w:rPr>
        <w:t xml:space="preserve"> </w:t>
      </w:r>
      <w:r>
        <w:rPr>
          <w:rFonts w:ascii="Georgia" w:eastAsia="Georgia" w:hAnsi="Georgia" w:cs="Georgia"/>
          <w:sz w:val="19"/>
          <w:szCs w:val="19"/>
        </w:rPr>
        <w:t>dead</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space </w:t>
      </w:r>
      <w:r>
        <w:rPr>
          <w:rFonts w:ascii="Georgia" w:eastAsia="Georgia" w:hAnsi="Georgia" w:cs="Georgia"/>
          <w:sz w:val="19"/>
          <w:szCs w:val="19"/>
        </w:rPr>
        <w:t>(</w:t>
      </w:r>
      <w:r>
        <w:rPr>
          <w:rFonts w:ascii="Times New Roman" w:eastAsia="Times New Roman" w:hAnsi="Times New Roman" w:cs="Times New Roman"/>
          <w:i/>
        </w:rPr>
        <w:t>V</w:t>
      </w:r>
      <w:r>
        <w:rPr>
          <w:rFonts w:ascii="Times New Roman" w:eastAsia="Times New Roman" w:hAnsi="Times New Roman" w:cs="Times New Roman"/>
          <w:i/>
          <w:position w:val="-3"/>
          <w:sz w:val="16"/>
          <w:szCs w:val="16"/>
        </w:rPr>
        <w:t>D</w:t>
      </w:r>
      <w:r>
        <w:rPr>
          <w:rFonts w:ascii="Times New Roman" w:eastAsia="Times New Roman" w:hAnsi="Times New Roman" w:cs="Times New Roman"/>
          <w:i/>
          <w:spacing w:val="-9"/>
          <w:position w:val="-3"/>
          <w:sz w:val="16"/>
          <w:szCs w:val="16"/>
        </w:rPr>
        <w:t xml:space="preserve"> </w:t>
      </w:r>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correlation</w:t>
      </w:r>
      <w:r>
        <w:rPr>
          <w:rFonts w:ascii="Georgia" w:eastAsia="Georgia" w:hAnsi="Georgia" w:cs="Georgia"/>
          <w:spacing w:val="31"/>
          <w:sz w:val="19"/>
          <w:szCs w:val="19"/>
        </w:rPr>
        <w:t xml:space="preserve"> </w:t>
      </w:r>
      <w:r>
        <w:rPr>
          <w:rFonts w:ascii="Georgia" w:eastAsia="Georgia" w:hAnsi="Georgia" w:cs="Georgia"/>
          <w:sz w:val="19"/>
          <w:szCs w:val="19"/>
        </w:rPr>
        <w:t>with</w:t>
      </w:r>
      <w:r>
        <w:rPr>
          <w:rFonts w:ascii="Georgia" w:eastAsia="Georgia" w:hAnsi="Georgia" w:cs="Georgia"/>
          <w:spacing w:val="20"/>
          <w:sz w:val="19"/>
          <w:szCs w:val="19"/>
        </w:rPr>
        <w:t xml:space="preserve"> </w:t>
      </w:r>
      <w:r>
        <w:rPr>
          <w:rFonts w:ascii="Georgia" w:eastAsia="Georgia" w:hAnsi="Georgia" w:cs="Georgia"/>
          <w:sz w:val="19"/>
          <w:szCs w:val="19"/>
        </w:rPr>
        <w:t>GOLD</w:t>
      </w:r>
      <w:r>
        <w:rPr>
          <w:rFonts w:ascii="Georgia" w:eastAsia="Georgia" w:hAnsi="Georgia" w:cs="Georgia"/>
          <w:spacing w:val="24"/>
          <w:sz w:val="19"/>
          <w:szCs w:val="19"/>
        </w:rPr>
        <w:t xml:space="preserve"> </w:t>
      </w:r>
      <w:r>
        <w:rPr>
          <w:rFonts w:ascii="Georgia" w:eastAsia="Georgia" w:hAnsi="Georgia" w:cs="Georgia"/>
          <w:sz w:val="19"/>
          <w:szCs w:val="19"/>
        </w:rPr>
        <w:t>classification</w:t>
      </w:r>
      <w:r>
        <w:rPr>
          <w:rFonts w:ascii="Georgia" w:eastAsia="Georgia" w:hAnsi="Georgia" w:cs="Georgia"/>
          <w:spacing w:val="35"/>
          <w:sz w:val="19"/>
          <w:szCs w:val="19"/>
        </w:rPr>
        <w:t xml:space="preserve"> </w:t>
      </w:r>
      <w:r>
        <w:rPr>
          <w:rFonts w:ascii="Georgia" w:eastAsia="Georgia" w:hAnsi="Georgia" w:cs="Georgia"/>
          <w:sz w:val="19"/>
          <w:szCs w:val="19"/>
        </w:rPr>
        <w:t>will</w:t>
      </w:r>
      <w:r>
        <w:rPr>
          <w:rFonts w:ascii="Georgia" w:eastAsia="Georgia" w:hAnsi="Georgia" w:cs="Georgia"/>
          <w:spacing w:val="19"/>
          <w:sz w:val="19"/>
          <w:szCs w:val="19"/>
        </w:rPr>
        <w:t xml:space="preserve"> </w:t>
      </w:r>
      <w:r>
        <w:rPr>
          <w:rFonts w:ascii="Georgia" w:eastAsia="Georgia" w:hAnsi="Georgia" w:cs="Georgia"/>
          <w:sz w:val="19"/>
          <w:szCs w:val="19"/>
        </w:rPr>
        <w:t>utilize</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ventilation-based</w:t>
      </w:r>
      <w:r>
        <w:rPr>
          <w:rFonts w:ascii="Georgia" w:eastAsia="Georgia" w:hAnsi="Georgia" w:cs="Georgia"/>
          <w:spacing w:val="42"/>
          <w:sz w:val="19"/>
          <w:szCs w:val="19"/>
        </w:rPr>
        <w:t xml:space="preserve"> </w:t>
      </w:r>
      <w:r>
        <w:rPr>
          <w:rFonts w:ascii="Georgia" w:eastAsia="Georgia" w:hAnsi="Georgia" w:cs="Georgia"/>
          <w:sz w:val="19"/>
          <w:szCs w:val="19"/>
        </w:rPr>
        <w:t>segmentation</w:t>
      </w:r>
      <w:r>
        <w:rPr>
          <w:rFonts w:ascii="Georgia" w:eastAsia="Georgia" w:hAnsi="Georgia" w:cs="Georgia"/>
          <w:spacing w:val="36"/>
          <w:sz w:val="19"/>
          <w:szCs w:val="19"/>
        </w:rPr>
        <w:t xml:space="preserve"> </w:t>
      </w:r>
      <w:r>
        <w:rPr>
          <w:rFonts w:ascii="Georgia" w:eastAsia="Georgia" w:hAnsi="Georgia" w:cs="Georgia"/>
          <w:sz w:val="19"/>
          <w:szCs w:val="19"/>
        </w:rPr>
        <w:t>functionality</w:t>
      </w:r>
      <w:r>
        <w:rPr>
          <w:rFonts w:ascii="Georgia" w:eastAsia="Georgia" w:hAnsi="Georgia" w:cs="Georgia"/>
          <w:spacing w:val="34"/>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ITK-Lung</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[38]. </w:t>
      </w:r>
      <w:r>
        <w:rPr>
          <w:rFonts w:ascii="Georgia" w:eastAsia="Georgia" w:hAnsi="Georgia" w:cs="Georgia"/>
          <w:sz w:val="19"/>
          <w:szCs w:val="19"/>
        </w:rPr>
        <w:t>In</w:t>
      </w:r>
      <w:r>
        <w:rPr>
          <w:rFonts w:ascii="Georgia" w:eastAsia="Georgia" w:hAnsi="Georgia" w:cs="Georgia"/>
          <w:spacing w:val="17"/>
          <w:sz w:val="19"/>
          <w:szCs w:val="19"/>
        </w:rPr>
        <w:t xml:space="preserve"> </w:t>
      </w:r>
      <w:r>
        <w:rPr>
          <w:rFonts w:ascii="Georgia" w:eastAsia="Georgia" w:hAnsi="Georgia" w:cs="Georgia"/>
          <w:sz w:val="19"/>
          <w:szCs w:val="19"/>
        </w:rPr>
        <w:t>order</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14"/>
          <w:sz w:val="19"/>
          <w:szCs w:val="19"/>
        </w:rPr>
        <w:t xml:space="preserve"> </w:t>
      </w:r>
      <w:r>
        <w:rPr>
          <w:rFonts w:ascii="Georgia" w:eastAsia="Georgia" w:hAnsi="Georgia" w:cs="Georgia"/>
          <w:sz w:val="19"/>
          <w:szCs w:val="19"/>
        </w:rPr>
        <w:t>determine</w:t>
      </w:r>
      <w:r>
        <w:rPr>
          <w:rFonts w:ascii="Georgia" w:eastAsia="Georgia" w:hAnsi="Georgia" w:cs="Georgia"/>
          <w:spacing w:val="28"/>
          <w:sz w:val="19"/>
          <w:szCs w:val="19"/>
        </w:rPr>
        <w:t xml:space="preserve"> </w:t>
      </w:r>
      <w:r>
        <w:rPr>
          <w:rFonts w:ascii="Georgia" w:eastAsia="Georgia" w:hAnsi="Georgia" w:cs="Georgia"/>
          <w:sz w:val="19"/>
          <w:szCs w:val="19"/>
        </w:rPr>
        <w:t>lobar</w:t>
      </w:r>
      <w:r>
        <w:rPr>
          <w:rFonts w:ascii="Georgia" w:eastAsia="Georgia" w:hAnsi="Georgia" w:cs="Georgia"/>
          <w:spacing w:val="20"/>
          <w:sz w:val="19"/>
          <w:szCs w:val="19"/>
        </w:rPr>
        <w:t xml:space="preserve"> </w:t>
      </w:r>
      <w:r>
        <w:rPr>
          <w:rFonts w:ascii="Georgia" w:eastAsia="Georgia" w:hAnsi="Georgia" w:cs="Georgia"/>
          <w:sz w:val="19"/>
          <w:szCs w:val="19"/>
        </w:rPr>
        <w:t>values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4"/>
          <w:sz w:val="19"/>
          <w:szCs w:val="19"/>
        </w:rPr>
        <w:t xml:space="preserve"> </w:t>
      </w:r>
      <w:proofErr w:type="spellStart"/>
      <w:r>
        <w:rPr>
          <w:rFonts w:ascii="Georgia" w:eastAsia="Georgia" w:hAnsi="Georgia" w:cs="Georgia"/>
          <w:sz w:val="19"/>
          <w:szCs w:val="19"/>
        </w:rPr>
        <w:t>HXe</w:t>
      </w:r>
      <w:proofErr w:type="spellEnd"/>
      <w:r>
        <w:rPr>
          <w:rFonts w:ascii="Georgia" w:eastAsia="Georgia" w:hAnsi="Georgia" w:cs="Georgia"/>
          <w:spacing w:val="19"/>
          <w:sz w:val="19"/>
          <w:szCs w:val="19"/>
        </w:rPr>
        <w:t xml:space="preserve"> </w:t>
      </w:r>
      <w:r>
        <w:rPr>
          <w:rFonts w:ascii="Georgia" w:eastAsia="Georgia" w:hAnsi="Georgia" w:cs="Georgia"/>
          <w:sz w:val="19"/>
          <w:szCs w:val="19"/>
        </w:rPr>
        <w:t>MRI,</w:t>
      </w:r>
      <w:r>
        <w:rPr>
          <w:rFonts w:ascii="Georgia" w:eastAsia="Georgia" w:hAnsi="Georgia" w:cs="Georgia"/>
          <w:spacing w:val="20"/>
          <w:sz w:val="19"/>
          <w:szCs w:val="19"/>
        </w:rPr>
        <w:t xml:space="preserve"> </w:t>
      </w:r>
      <w:r>
        <w:rPr>
          <w:rFonts w:ascii="Georgia" w:eastAsia="Georgia" w:hAnsi="Georgia" w:cs="Georgia"/>
          <w:sz w:val="19"/>
          <w:szCs w:val="19"/>
        </w:rPr>
        <w:t>this</w:t>
      </w:r>
      <w:r>
        <w:rPr>
          <w:rFonts w:ascii="Georgia" w:eastAsia="Georgia" w:hAnsi="Georgia" w:cs="Georgia"/>
          <w:spacing w:val="17"/>
          <w:sz w:val="19"/>
          <w:szCs w:val="19"/>
        </w:rPr>
        <w:t xml:space="preserve"> </w:t>
      </w:r>
      <w:r>
        <w:rPr>
          <w:rFonts w:ascii="Georgia" w:eastAsia="Georgia" w:hAnsi="Georgia" w:cs="Georgia"/>
          <w:sz w:val="19"/>
          <w:szCs w:val="19"/>
        </w:rPr>
        <w:t>study</w:t>
      </w:r>
      <w:r>
        <w:rPr>
          <w:rFonts w:ascii="Georgia" w:eastAsia="Georgia" w:hAnsi="Georgia" w:cs="Georgia"/>
          <w:spacing w:val="20"/>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utilize</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recently</w:t>
      </w:r>
      <w:r>
        <w:rPr>
          <w:rFonts w:ascii="Georgia" w:eastAsia="Georgia" w:hAnsi="Georgia" w:cs="Georgia"/>
          <w:spacing w:val="24"/>
          <w:sz w:val="19"/>
          <w:szCs w:val="19"/>
        </w:rPr>
        <w:t xml:space="preserve"> </w:t>
      </w:r>
      <w:r>
        <w:rPr>
          <w:rFonts w:ascii="Georgia" w:eastAsia="Georgia" w:hAnsi="Georgia" w:cs="Georgia"/>
          <w:sz w:val="19"/>
          <w:szCs w:val="19"/>
        </w:rPr>
        <w:t>proposed</w:t>
      </w:r>
      <w:r>
        <w:rPr>
          <w:rFonts w:ascii="Georgia" w:eastAsia="Georgia" w:hAnsi="Georgia" w:cs="Georgia"/>
          <w:spacing w:val="27"/>
          <w:sz w:val="19"/>
          <w:szCs w:val="19"/>
        </w:rPr>
        <w:t xml:space="preserve"> </w:t>
      </w:r>
      <w:r>
        <w:rPr>
          <w:rFonts w:ascii="Georgia" w:eastAsia="Georgia" w:hAnsi="Georgia" w:cs="Georgia"/>
          <w:sz w:val="19"/>
          <w:szCs w:val="19"/>
        </w:rPr>
        <w:t>lobar</w:t>
      </w:r>
      <w:r>
        <w:rPr>
          <w:rFonts w:ascii="Georgia" w:eastAsia="Georgia" w:hAnsi="Georgia" w:cs="Georgia"/>
          <w:spacing w:val="20"/>
          <w:sz w:val="19"/>
          <w:szCs w:val="19"/>
        </w:rPr>
        <w:t xml:space="preserve"> </w:t>
      </w:r>
      <w:r>
        <w:rPr>
          <w:rFonts w:ascii="Georgia" w:eastAsia="Georgia" w:hAnsi="Georgia" w:cs="Georgia"/>
          <w:sz w:val="19"/>
          <w:szCs w:val="19"/>
        </w:rPr>
        <w:t>estimation</w:t>
      </w:r>
      <w:r>
        <w:rPr>
          <w:rFonts w:ascii="Georgia" w:eastAsia="Georgia" w:hAnsi="Georgia" w:cs="Georgia"/>
          <w:spacing w:val="29"/>
          <w:sz w:val="19"/>
          <w:szCs w:val="19"/>
        </w:rPr>
        <w:t xml:space="preserve"> </w:t>
      </w:r>
      <w:r>
        <w:rPr>
          <w:rFonts w:ascii="Georgia" w:eastAsia="Georgia" w:hAnsi="Georgia" w:cs="Georgia"/>
          <w:sz w:val="19"/>
          <w:szCs w:val="19"/>
        </w:rPr>
        <w:t>algorithm</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[50] </w:t>
      </w:r>
      <w:r>
        <w:rPr>
          <w:rFonts w:ascii="Georgia" w:eastAsia="Georgia" w:hAnsi="Georgia" w:cs="Georgia"/>
          <w:sz w:val="19"/>
          <w:szCs w:val="19"/>
        </w:rPr>
        <w:t>that</w:t>
      </w:r>
      <w:r>
        <w:rPr>
          <w:rFonts w:ascii="Georgia" w:eastAsia="Georgia" w:hAnsi="Georgia" w:cs="Georgia"/>
          <w:spacing w:val="8"/>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both</w:t>
      </w:r>
      <w:r>
        <w:rPr>
          <w:rFonts w:ascii="Georgia" w:eastAsia="Georgia" w:hAnsi="Georgia" w:cs="Georgia"/>
          <w:spacing w:val="9"/>
          <w:sz w:val="19"/>
          <w:szCs w:val="19"/>
        </w:rPr>
        <w:t xml:space="preserve"> </w:t>
      </w:r>
      <w:r>
        <w:rPr>
          <w:rFonts w:ascii="Georgia" w:eastAsia="Georgia" w:hAnsi="Georgia" w:cs="Georgia"/>
          <w:sz w:val="19"/>
          <w:szCs w:val="19"/>
        </w:rPr>
        <w:t>proton</w:t>
      </w:r>
      <w:r>
        <w:rPr>
          <w:rFonts w:ascii="Georgia" w:eastAsia="Georgia" w:hAnsi="Georgia" w:cs="Georgia"/>
          <w:spacing w:val="12"/>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w w:val="102"/>
          <w:sz w:val="19"/>
          <w:szCs w:val="19"/>
        </w:rPr>
        <w:t>CT.</w:t>
      </w:r>
    </w:p>
    <w:p w14:paraId="14D3F4E3" w14:textId="77777777" w:rsidR="00E61F9D" w:rsidRDefault="005C64D6">
      <w:pPr>
        <w:spacing w:before="73" w:after="0" w:line="277" w:lineRule="auto"/>
        <w:ind w:left="113" w:right="52" w:firstLine="7"/>
        <w:jc w:val="both"/>
        <w:rPr>
          <w:rFonts w:ascii="Georgia" w:eastAsia="Georgia" w:hAnsi="Georgia" w:cs="Georgia"/>
          <w:sz w:val="19"/>
          <w:szCs w:val="19"/>
        </w:rPr>
      </w:pPr>
      <w:r>
        <w:rPr>
          <w:rFonts w:ascii="Georgia" w:eastAsia="Georgia" w:hAnsi="Georgia" w:cs="Georgia"/>
          <w:b/>
          <w:bCs/>
          <w:sz w:val="19"/>
          <w:szCs w:val="19"/>
        </w:rPr>
        <w:t>3(c.3.2)</w:t>
      </w:r>
      <w:r>
        <w:rPr>
          <w:rFonts w:ascii="Georgia" w:eastAsia="Georgia" w:hAnsi="Georgia" w:cs="Georgia"/>
          <w:b/>
          <w:bCs/>
          <w:spacing w:val="16"/>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32"/>
          <w:sz w:val="19"/>
          <w:szCs w:val="19"/>
        </w:rPr>
        <w:t xml:space="preserve"> </w:t>
      </w:r>
      <w:r>
        <w:rPr>
          <w:rFonts w:ascii="Georgia" w:eastAsia="Georgia" w:hAnsi="Georgia" w:cs="Georgia"/>
          <w:b/>
          <w:bCs/>
          <w:sz w:val="19"/>
          <w:szCs w:val="19"/>
        </w:rPr>
        <w:t>gas</w:t>
      </w:r>
      <w:r>
        <w:rPr>
          <w:rFonts w:ascii="Georgia" w:eastAsia="Georgia" w:hAnsi="Georgia" w:cs="Georgia"/>
          <w:b/>
          <w:bCs/>
          <w:spacing w:val="7"/>
          <w:sz w:val="19"/>
          <w:szCs w:val="19"/>
        </w:rPr>
        <w:t xml:space="preserve"> </w:t>
      </w:r>
      <w:r>
        <w:rPr>
          <w:rFonts w:ascii="Georgia" w:eastAsia="Georgia" w:hAnsi="Georgia" w:cs="Georgia"/>
          <w:b/>
          <w:bCs/>
          <w:sz w:val="19"/>
          <w:szCs w:val="19"/>
        </w:rPr>
        <w:t>imaging</w:t>
      </w:r>
      <w:r>
        <w:rPr>
          <w:rFonts w:ascii="Georgia" w:eastAsia="Georgia" w:hAnsi="Georgia" w:cs="Georgia"/>
          <w:b/>
          <w:bCs/>
          <w:spacing w:val="17"/>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children</w:t>
      </w:r>
      <w:r>
        <w:rPr>
          <w:rFonts w:ascii="Georgia" w:eastAsia="Georgia" w:hAnsi="Georgia" w:cs="Georgia"/>
          <w:b/>
          <w:bCs/>
          <w:spacing w:val="18"/>
          <w:sz w:val="19"/>
          <w:szCs w:val="19"/>
        </w:rPr>
        <w:t xml:space="preserve"> </w:t>
      </w:r>
      <w:r>
        <w:rPr>
          <w:rFonts w:ascii="Georgia" w:eastAsia="Georgia" w:hAnsi="Georgia" w:cs="Georgia"/>
          <w:b/>
          <w:bCs/>
          <w:sz w:val="19"/>
          <w:szCs w:val="19"/>
        </w:rPr>
        <w:t>with</w:t>
      </w:r>
      <w:r>
        <w:rPr>
          <w:rFonts w:ascii="Georgia" w:eastAsia="Georgia" w:hAnsi="Georgia" w:cs="Georgia"/>
          <w:b/>
          <w:bCs/>
          <w:spacing w:val="10"/>
          <w:sz w:val="19"/>
          <w:szCs w:val="19"/>
        </w:rPr>
        <w:t xml:space="preserve"> </w:t>
      </w:r>
      <w:r>
        <w:rPr>
          <w:rFonts w:ascii="Georgia" w:eastAsia="Georgia" w:hAnsi="Georgia" w:cs="Georgia"/>
          <w:b/>
          <w:bCs/>
          <w:sz w:val="19"/>
          <w:szCs w:val="19"/>
        </w:rPr>
        <w:t>asthma.</w:t>
      </w:r>
      <w:r>
        <w:rPr>
          <w:rFonts w:ascii="Georgia" w:eastAsia="Georgia" w:hAnsi="Georgia" w:cs="Georgia"/>
          <w:b/>
          <w:bCs/>
          <w:spacing w:val="29"/>
          <w:sz w:val="19"/>
          <w:szCs w:val="19"/>
        </w:rPr>
        <w:t xml:space="preserve"> </w:t>
      </w:r>
      <w:r>
        <w:rPr>
          <w:rFonts w:ascii="Georgia" w:eastAsia="Georgia" w:hAnsi="Georgia" w:cs="Georgia"/>
          <w:sz w:val="19"/>
          <w:szCs w:val="19"/>
        </w:rPr>
        <w:t>Advances</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rapid</w:t>
      </w:r>
      <w:r>
        <w:rPr>
          <w:rFonts w:ascii="Georgia" w:eastAsia="Georgia" w:hAnsi="Georgia" w:cs="Georgia"/>
          <w:spacing w:val="10"/>
          <w:sz w:val="19"/>
          <w:szCs w:val="19"/>
        </w:rPr>
        <w:t xml:space="preserve"> </w:t>
      </w:r>
      <w:r>
        <w:rPr>
          <w:rFonts w:ascii="Georgia" w:eastAsia="Georgia" w:hAnsi="Georgia" w:cs="Georgia"/>
          <w:sz w:val="19"/>
          <w:szCs w:val="19"/>
        </w:rPr>
        <w:t>image</w:t>
      </w:r>
      <w:r>
        <w:rPr>
          <w:rFonts w:ascii="Georgia" w:eastAsia="Georgia" w:hAnsi="Georgia" w:cs="Georgia"/>
          <w:spacing w:val="11"/>
          <w:sz w:val="19"/>
          <w:szCs w:val="19"/>
        </w:rPr>
        <w:t xml:space="preserve"> </w:t>
      </w:r>
      <w:r>
        <w:rPr>
          <w:rFonts w:ascii="Georgia" w:eastAsia="Georgia" w:hAnsi="Georgia" w:cs="Georgia"/>
          <w:sz w:val="19"/>
          <w:szCs w:val="19"/>
        </w:rPr>
        <w:t>sequencing</w:t>
      </w:r>
      <w:r>
        <w:rPr>
          <w:rFonts w:ascii="Georgia" w:eastAsia="Georgia" w:hAnsi="Georgia" w:cs="Georgia"/>
          <w:spacing w:val="20"/>
          <w:sz w:val="19"/>
          <w:szCs w:val="19"/>
        </w:rPr>
        <w:t xml:space="preserve"> </w:t>
      </w:r>
      <w:r>
        <w:rPr>
          <w:rFonts w:ascii="Georgia" w:eastAsia="Georgia" w:hAnsi="Georgia" w:cs="Georgia"/>
          <w:sz w:val="19"/>
          <w:szCs w:val="19"/>
        </w:rPr>
        <w:t>methods</w:t>
      </w:r>
      <w:r>
        <w:rPr>
          <w:rFonts w:ascii="Georgia" w:eastAsia="Georgia" w:hAnsi="Georgia" w:cs="Georgia"/>
          <w:spacing w:val="16"/>
          <w:sz w:val="19"/>
          <w:szCs w:val="19"/>
        </w:rPr>
        <w:t xml:space="preserve"> </w:t>
      </w:r>
      <w:r>
        <w:rPr>
          <w:rFonts w:ascii="Georgia" w:eastAsia="Georgia" w:hAnsi="Georgia" w:cs="Georgia"/>
          <w:sz w:val="19"/>
          <w:szCs w:val="19"/>
        </w:rPr>
        <w:t>have</w:t>
      </w:r>
      <w:r>
        <w:rPr>
          <w:rFonts w:ascii="Georgia" w:eastAsia="Georgia" w:hAnsi="Georgia" w:cs="Georgia"/>
          <w:spacing w:val="9"/>
          <w:sz w:val="19"/>
          <w:szCs w:val="19"/>
        </w:rPr>
        <w:t xml:space="preserve"> </w:t>
      </w:r>
      <w:proofErr w:type="spellStart"/>
      <w:r>
        <w:rPr>
          <w:rFonts w:ascii="Georgia" w:eastAsia="Georgia" w:hAnsi="Georgia" w:cs="Georgia"/>
          <w:w w:val="102"/>
          <w:sz w:val="19"/>
          <w:szCs w:val="19"/>
        </w:rPr>
        <w:t>fa</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cilitated</w:t>
      </w:r>
      <w:proofErr w:type="spellEnd"/>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acquisition</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high-quality</w:t>
      </w:r>
      <w:r>
        <w:rPr>
          <w:rFonts w:ascii="Georgia" w:eastAsia="Georgia" w:hAnsi="Georgia" w:cs="Georgia"/>
          <w:spacing w:val="8"/>
          <w:sz w:val="19"/>
          <w:szCs w:val="19"/>
        </w:rPr>
        <w:t xml:space="preserve"> </w:t>
      </w:r>
      <w:r>
        <w:rPr>
          <w:rFonts w:ascii="Georgia" w:eastAsia="Georgia" w:hAnsi="Georgia" w:cs="Georgia"/>
          <w:sz w:val="19"/>
          <w:szCs w:val="19"/>
        </w:rPr>
        <w:t>hyperpolarized</w:t>
      </w:r>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7"/>
          <w:sz w:val="19"/>
          <w:szCs w:val="19"/>
        </w:rPr>
        <w:t xml:space="preserve"> </w:t>
      </w:r>
      <w:r>
        <w:rPr>
          <w:rFonts w:ascii="Georgia" w:eastAsia="Georgia" w:hAnsi="Georgia" w:cs="Georgia"/>
          <w:sz w:val="19"/>
          <w:szCs w:val="19"/>
        </w:rPr>
        <w:t>MR</w:t>
      </w:r>
      <w:r>
        <w:rPr>
          <w:rFonts w:ascii="Georgia" w:eastAsia="Georgia" w:hAnsi="Georgia" w:cs="Georgia"/>
          <w:spacing w:val="-6"/>
          <w:sz w:val="19"/>
          <w:szCs w:val="19"/>
        </w:rPr>
        <w:t xml:space="preserve"> </w:t>
      </w:r>
      <w:r>
        <w:rPr>
          <w:rFonts w:ascii="Georgia" w:eastAsia="Georgia" w:hAnsi="Georgia" w:cs="Georgia"/>
          <w:sz w:val="19"/>
          <w:szCs w:val="19"/>
        </w:rPr>
        <w:t>images in</w:t>
      </w:r>
      <w:r>
        <w:rPr>
          <w:rFonts w:ascii="Georgia" w:eastAsia="Georgia" w:hAnsi="Georgia" w:cs="Georgia"/>
          <w:spacing w:val="-7"/>
          <w:sz w:val="19"/>
          <w:szCs w:val="19"/>
        </w:rPr>
        <w:t xml:space="preserve"> </w:t>
      </w:r>
      <w:r>
        <w:rPr>
          <w:rFonts w:ascii="Georgia" w:eastAsia="Georgia" w:hAnsi="Georgia" w:cs="Georgia"/>
          <w:sz w:val="19"/>
          <w:szCs w:val="19"/>
        </w:rPr>
        <w:t>pre-school</w:t>
      </w:r>
      <w:r>
        <w:rPr>
          <w:rFonts w:ascii="Georgia" w:eastAsia="Georgia" w:hAnsi="Georgia" w:cs="Georgia"/>
          <w:spacing w:val="6"/>
          <w:sz w:val="19"/>
          <w:szCs w:val="19"/>
        </w:rPr>
        <w:t xml:space="preserve"> </w:t>
      </w:r>
      <w:r>
        <w:rPr>
          <w:rFonts w:ascii="Georgia" w:eastAsia="Georgia" w:hAnsi="Georgia" w:cs="Georgia"/>
          <w:sz w:val="19"/>
          <w:szCs w:val="19"/>
        </w:rPr>
        <w:t>children</w:t>
      </w:r>
      <w:r>
        <w:rPr>
          <w:rFonts w:ascii="Georgia" w:eastAsia="Georgia" w:hAnsi="Georgia" w:cs="Georgia"/>
          <w:spacing w:val="2"/>
          <w:sz w:val="19"/>
          <w:szCs w:val="19"/>
        </w:rPr>
        <w:t xml:space="preserve"> </w:t>
      </w:r>
      <w:r>
        <w:rPr>
          <w:rFonts w:ascii="Georgia" w:eastAsia="Georgia" w:hAnsi="Georgia" w:cs="Georgia"/>
          <w:sz w:val="19"/>
          <w:szCs w:val="19"/>
        </w:rPr>
        <w:t>[92].</w:t>
      </w:r>
      <w:r>
        <w:rPr>
          <w:rFonts w:ascii="Georgia" w:eastAsia="Georgia" w:hAnsi="Georgia" w:cs="Georgia"/>
          <w:spacing w:val="21"/>
          <w:sz w:val="19"/>
          <w:szCs w:val="19"/>
        </w:rPr>
        <w:t xml:space="preserve"> </w:t>
      </w:r>
      <w:r>
        <w:rPr>
          <w:rFonts w:ascii="Georgia" w:eastAsia="Georgia" w:hAnsi="Georgia" w:cs="Georgia"/>
          <w:sz w:val="19"/>
          <w:szCs w:val="19"/>
        </w:rPr>
        <w:t>Furthermore,</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improvements </w:t>
      </w:r>
      <w:r>
        <w:rPr>
          <w:rFonts w:ascii="Georgia" w:eastAsia="Georgia" w:hAnsi="Georgia" w:cs="Georgia"/>
          <w:sz w:val="19"/>
          <w:szCs w:val="19"/>
        </w:rPr>
        <w:t>in</w:t>
      </w:r>
      <w:r>
        <w:rPr>
          <w:rFonts w:ascii="Georgia" w:eastAsia="Georgia" w:hAnsi="Georgia" w:cs="Georgia"/>
          <w:spacing w:val="17"/>
          <w:sz w:val="19"/>
          <w:szCs w:val="19"/>
        </w:rPr>
        <w:t xml:space="preserve"> </w:t>
      </w:r>
      <w:r>
        <w:rPr>
          <w:rFonts w:ascii="Georgia" w:eastAsia="Georgia" w:hAnsi="Georgia" w:cs="Georgia"/>
          <w:sz w:val="19"/>
          <w:szCs w:val="19"/>
        </w:rPr>
        <w:t>image</w:t>
      </w:r>
      <w:r>
        <w:rPr>
          <w:rFonts w:ascii="Georgia" w:eastAsia="Georgia" w:hAnsi="Georgia" w:cs="Georgia"/>
          <w:spacing w:val="23"/>
          <w:sz w:val="19"/>
          <w:szCs w:val="19"/>
        </w:rPr>
        <w:t xml:space="preserve"> </w:t>
      </w:r>
      <w:r>
        <w:rPr>
          <w:rFonts w:ascii="Georgia" w:eastAsia="Georgia" w:hAnsi="Georgia" w:cs="Georgia"/>
          <w:sz w:val="19"/>
          <w:szCs w:val="19"/>
        </w:rPr>
        <w:t>processing</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signal</w:t>
      </w:r>
      <w:r>
        <w:rPr>
          <w:rFonts w:ascii="Georgia" w:eastAsia="Georgia" w:hAnsi="Georgia" w:cs="Georgia"/>
          <w:spacing w:val="22"/>
          <w:sz w:val="19"/>
          <w:szCs w:val="19"/>
        </w:rPr>
        <w:t xml:space="preserve"> </w:t>
      </w:r>
      <w:r>
        <w:rPr>
          <w:rFonts w:ascii="Georgia" w:eastAsia="Georgia" w:hAnsi="Georgia" w:cs="Georgia"/>
          <w:sz w:val="19"/>
          <w:szCs w:val="19"/>
        </w:rPr>
        <w:t>intensity</w:t>
      </w:r>
      <w:r>
        <w:rPr>
          <w:rFonts w:ascii="Georgia" w:eastAsia="Georgia" w:hAnsi="Georgia" w:cs="Georgia"/>
          <w:spacing w:val="28"/>
          <w:sz w:val="19"/>
          <w:szCs w:val="19"/>
        </w:rPr>
        <w:t xml:space="preserve"> </w:t>
      </w:r>
      <w:r>
        <w:rPr>
          <w:rFonts w:ascii="Georgia" w:eastAsia="Georgia" w:hAnsi="Georgia" w:cs="Georgia"/>
          <w:sz w:val="19"/>
          <w:szCs w:val="19"/>
        </w:rPr>
        <w:t>analysis</w:t>
      </w:r>
      <w:r>
        <w:rPr>
          <w:rFonts w:ascii="Georgia" w:eastAsia="Georgia" w:hAnsi="Georgia" w:cs="Georgia"/>
          <w:spacing w:val="26"/>
          <w:sz w:val="19"/>
          <w:szCs w:val="19"/>
        </w:rPr>
        <w:t xml:space="preserve"> </w:t>
      </w:r>
      <w:r>
        <w:rPr>
          <w:rFonts w:ascii="Georgia" w:eastAsia="Georgia" w:hAnsi="Georgia" w:cs="Georgia"/>
          <w:sz w:val="19"/>
          <w:szCs w:val="19"/>
        </w:rPr>
        <w:t>have</w:t>
      </w:r>
      <w:r>
        <w:rPr>
          <w:rFonts w:ascii="Georgia" w:eastAsia="Georgia" w:hAnsi="Georgia" w:cs="Georgia"/>
          <w:spacing w:val="21"/>
          <w:sz w:val="19"/>
          <w:szCs w:val="19"/>
        </w:rPr>
        <w:t xml:space="preserve"> </w:t>
      </w:r>
      <w:r>
        <w:rPr>
          <w:rFonts w:ascii="Georgia" w:eastAsia="Georgia" w:hAnsi="Georgia" w:cs="Georgia"/>
          <w:sz w:val="19"/>
          <w:szCs w:val="19"/>
        </w:rPr>
        <w:t>made</w:t>
      </w:r>
      <w:r>
        <w:rPr>
          <w:rFonts w:ascii="Georgia" w:eastAsia="Georgia" w:hAnsi="Georgia" w:cs="Georgia"/>
          <w:spacing w:val="21"/>
          <w:sz w:val="19"/>
          <w:szCs w:val="19"/>
        </w:rPr>
        <w:t xml:space="preserve"> </w:t>
      </w:r>
      <w:r>
        <w:rPr>
          <w:rFonts w:ascii="Georgia" w:eastAsia="Georgia" w:hAnsi="Georgia" w:cs="Georgia"/>
          <w:sz w:val="19"/>
          <w:szCs w:val="19"/>
        </w:rPr>
        <w:t>possible</w:t>
      </w:r>
      <w:r>
        <w:rPr>
          <w:rFonts w:ascii="Georgia" w:eastAsia="Georgia" w:hAnsi="Georgia" w:cs="Georgia"/>
          <w:spacing w:val="27"/>
          <w:sz w:val="19"/>
          <w:szCs w:val="19"/>
        </w:rPr>
        <w:t xml:space="preserve"> </w:t>
      </w:r>
      <w:r>
        <w:rPr>
          <w:rFonts w:ascii="Georgia" w:eastAsia="Georgia" w:hAnsi="Georgia" w:cs="Georgia"/>
          <w:sz w:val="19"/>
          <w:szCs w:val="19"/>
        </w:rPr>
        <w:t>accurate</w:t>
      </w:r>
      <w:r>
        <w:rPr>
          <w:rFonts w:ascii="Georgia" w:eastAsia="Georgia" w:hAnsi="Georgia" w:cs="Georgia"/>
          <w:spacing w:val="27"/>
          <w:sz w:val="19"/>
          <w:szCs w:val="19"/>
        </w:rPr>
        <w:t xml:space="preserve"> </w:t>
      </w:r>
      <w:r>
        <w:rPr>
          <w:rFonts w:ascii="Georgia" w:eastAsia="Georgia" w:hAnsi="Georgia" w:cs="Georgia"/>
          <w:sz w:val="19"/>
          <w:szCs w:val="19"/>
        </w:rPr>
        <w:t>measurements</w:t>
      </w:r>
      <w:r>
        <w:rPr>
          <w:rFonts w:ascii="Georgia" w:eastAsia="Georgia" w:hAnsi="Georgia" w:cs="Georgia"/>
          <w:spacing w:val="38"/>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lung</w:t>
      </w:r>
      <w:r>
        <w:rPr>
          <w:rFonts w:ascii="Georgia" w:eastAsia="Georgia" w:hAnsi="Georgia" w:cs="Georgia"/>
          <w:spacing w:val="20"/>
          <w:sz w:val="19"/>
          <w:szCs w:val="19"/>
        </w:rPr>
        <w:t xml:space="preserve"> </w:t>
      </w:r>
      <w:r>
        <w:rPr>
          <w:rFonts w:ascii="Georgia" w:eastAsia="Georgia" w:hAnsi="Georgia" w:cs="Georgia"/>
          <w:sz w:val="19"/>
          <w:szCs w:val="19"/>
        </w:rPr>
        <w:t>volume</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compartments </w:t>
      </w:r>
      <w:r>
        <w:rPr>
          <w:rFonts w:ascii="Georgia" w:eastAsia="Georgia" w:hAnsi="Georgia" w:cs="Georgia"/>
          <w:sz w:val="19"/>
          <w:szCs w:val="19"/>
        </w:rPr>
        <w:t xml:space="preserve">[38]. </w:t>
      </w:r>
      <w:r>
        <w:rPr>
          <w:rFonts w:ascii="Georgia" w:eastAsia="Georgia" w:hAnsi="Georgia" w:cs="Georgia"/>
          <w:spacing w:val="12"/>
          <w:sz w:val="19"/>
          <w:szCs w:val="19"/>
        </w:rPr>
        <w:t xml:space="preserve"> </w:t>
      </w:r>
      <w:r>
        <w:rPr>
          <w:rFonts w:ascii="Georgia" w:eastAsia="Georgia" w:hAnsi="Georgia" w:cs="Georgia"/>
          <w:sz w:val="19"/>
          <w:szCs w:val="19"/>
        </w:rPr>
        <w:t>Co-investigators</w:t>
      </w:r>
      <w:r>
        <w:rPr>
          <w:rFonts w:ascii="Georgia" w:eastAsia="Georgia" w:hAnsi="Georgia" w:cs="Georgia"/>
          <w:spacing w:val="24"/>
          <w:sz w:val="19"/>
          <w:szCs w:val="19"/>
        </w:rPr>
        <w:t xml:space="preserve"> </w:t>
      </w:r>
      <w:r>
        <w:rPr>
          <w:rFonts w:ascii="Georgia" w:eastAsia="Georgia" w:hAnsi="Georgia" w:cs="Georgia"/>
          <w:b/>
          <w:bCs/>
          <w:sz w:val="19"/>
          <w:szCs w:val="19"/>
        </w:rPr>
        <w:t>Gerry</w:t>
      </w:r>
      <w:r>
        <w:rPr>
          <w:rFonts w:ascii="Georgia" w:eastAsia="Georgia" w:hAnsi="Georgia" w:cs="Georgia"/>
          <w:b/>
          <w:bCs/>
          <w:spacing w:val="8"/>
          <w:sz w:val="19"/>
          <w:szCs w:val="19"/>
        </w:rPr>
        <w:t xml:space="preserve"> </w:t>
      </w:r>
      <w:r>
        <w:rPr>
          <w:rFonts w:ascii="Georgia" w:eastAsia="Georgia" w:hAnsi="Georgia" w:cs="Georgia"/>
          <w:b/>
          <w:bCs/>
          <w:sz w:val="19"/>
          <w:szCs w:val="19"/>
        </w:rPr>
        <w:t>Teague</w:t>
      </w:r>
      <w:r>
        <w:rPr>
          <w:rFonts w:ascii="Georgia" w:eastAsia="Georgia" w:hAnsi="Georgia" w:cs="Georgia"/>
          <w:b/>
          <w:bCs/>
          <w:spacing w:val="8"/>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b/>
          <w:bCs/>
          <w:sz w:val="19"/>
          <w:szCs w:val="19"/>
        </w:rPr>
        <w:t>Talissa</w:t>
      </w:r>
      <w:proofErr w:type="spellEnd"/>
      <w:r>
        <w:rPr>
          <w:rFonts w:ascii="Georgia" w:eastAsia="Georgia" w:hAnsi="Georgia" w:cs="Georgia"/>
          <w:b/>
          <w:bCs/>
          <w:spacing w:val="10"/>
          <w:sz w:val="19"/>
          <w:szCs w:val="19"/>
        </w:rPr>
        <w:t xml:space="preserve"> </w:t>
      </w:r>
      <w:proofErr w:type="spellStart"/>
      <w:r>
        <w:rPr>
          <w:rFonts w:ascii="Georgia" w:eastAsia="Georgia" w:hAnsi="Georgia" w:cs="Georgia"/>
          <w:b/>
          <w:bCs/>
          <w:sz w:val="19"/>
          <w:szCs w:val="19"/>
        </w:rPr>
        <w:t>Altes</w:t>
      </w:r>
      <w:proofErr w:type="spellEnd"/>
      <w:r>
        <w:rPr>
          <w:rFonts w:ascii="Georgia" w:eastAsia="Georgia" w:hAnsi="Georgia" w:cs="Georgia"/>
          <w:b/>
          <w:bCs/>
          <w:spacing w:val="3"/>
          <w:sz w:val="19"/>
          <w:szCs w:val="19"/>
        </w:rPr>
        <w:t xml:space="preserve"> </w:t>
      </w:r>
      <w:r>
        <w:rPr>
          <w:rFonts w:ascii="Georgia" w:eastAsia="Georgia" w:hAnsi="Georgia" w:cs="Georgia"/>
          <w:sz w:val="19"/>
          <w:szCs w:val="19"/>
        </w:rPr>
        <w:t>are</w:t>
      </w:r>
      <w:r>
        <w:rPr>
          <w:rFonts w:ascii="Georgia" w:eastAsia="Georgia" w:hAnsi="Georgia" w:cs="Georgia"/>
          <w:spacing w:val="2"/>
          <w:sz w:val="19"/>
          <w:szCs w:val="19"/>
        </w:rPr>
        <w:t xml:space="preserve"> </w:t>
      </w:r>
      <w:r>
        <w:rPr>
          <w:rFonts w:ascii="Georgia" w:eastAsia="Georgia" w:hAnsi="Georgia" w:cs="Georgia"/>
          <w:sz w:val="19"/>
          <w:szCs w:val="19"/>
        </w:rPr>
        <w:t>applying</w:t>
      </w:r>
      <w:r>
        <w:rPr>
          <w:rFonts w:ascii="Georgia" w:eastAsia="Georgia" w:hAnsi="Georgia" w:cs="Georgia"/>
          <w:spacing w:val="11"/>
          <w:sz w:val="19"/>
          <w:szCs w:val="19"/>
        </w:rPr>
        <w:t xml:space="preserve"> </w:t>
      </w:r>
      <w:r>
        <w:rPr>
          <w:rFonts w:ascii="Georgia" w:eastAsia="Georgia" w:hAnsi="Georgia" w:cs="Georgia"/>
          <w:sz w:val="19"/>
          <w:szCs w:val="19"/>
        </w:rPr>
        <w:t>these</w:t>
      </w:r>
      <w:r>
        <w:rPr>
          <w:rFonts w:ascii="Georgia" w:eastAsia="Georgia" w:hAnsi="Georgia" w:cs="Georgia"/>
          <w:spacing w:val="5"/>
          <w:sz w:val="19"/>
          <w:szCs w:val="19"/>
        </w:rPr>
        <w:t xml:space="preserve"> </w:t>
      </w:r>
      <w:r>
        <w:rPr>
          <w:rFonts w:ascii="Georgia" w:eastAsia="Georgia" w:hAnsi="Georgia" w:cs="Georgia"/>
          <w:sz w:val="19"/>
          <w:szCs w:val="19"/>
        </w:rPr>
        <w:t>innovations</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children</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asthma</w:t>
      </w:r>
      <w:r>
        <w:rPr>
          <w:rFonts w:ascii="Georgia" w:eastAsia="Georgia" w:hAnsi="Georgia" w:cs="Georgia"/>
          <w:spacing w:val="9"/>
          <w:sz w:val="19"/>
          <w:szCs w:val="19"/>
        </w:rPr>
        <w:t xml:space="preserve"> </w:t>
      </w:r>
      <w:r>
        <w:rPr>
          <w:rFonts w:ascii="Georgia" w:eastAsia="Georgia" w:hAnsi="Georgia" w:cs="Georgia"/>
          <w:sz w:val="19"/>
          <w:szCs w:val="19"/>
        </w:rPr>
        <w:t xml:space="preserve">to </w:t>
      </w:r>
      <w:r>
        <w:rPr>
          <w:rFonts w:ascii="Georgia" w:eastAsia="Georgia" w:hAnsi="Georgia" w:cs="Georgia"/>
          <w:w w:val="102"/>
          <w:sz w:val="19"/>
          <w:szCs w:val="19"/>
        </w:rPr>
        <w:t xml:space="preserve">study </w:t>
      </w:r>
      <w:r>
        <w:rPr>
          <w:rFonts w:ascii="Georgia" w:eastAsia="Georgia" w:hAnsi="Georgia" w:cs="Georgia"/>
          <w:sz w:val="19"/>
          <w:szCs w:val="19"/>
        </w:rPr>
        <w:t>whether</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lung</w:t>
      </w:r>
      <w:r>
        <w:rPr>
          <w:rFonts w:ascii="Georgia" w:eastAsia="Georgia" w:hAnsi="Georgia" w:cs="Georgia"/>
          <w:spacing w:val="15"/>
          <w:sz w:val="19"/>
          <w:szCs w:val="19"/>
        </w:rPr>
        <w:t xml:space="preserve"> </w:t>
      </w:r>
      <w:r>
        <w:rPr>
          <w:rFonts w:ascii="Georgia" w:eastAsia="Georgia" w:hAnsi="Georgia" w:cs="Georgia"/>
          <w:sz w:val="19"/>
          <w:szCs w:val="19"/>
        </w:rPr>
        <w:t>defect</w:t>
      </w:r>
      <w:r>
        <w:rPr>
          <w:rFonts w:ascii="Georgia" w:eastAsia="Georgia" w:hAnsi="Georgia" w:cs="Georgia"/>
          <w:spacing w:val="18"/>
          <w:sz w:val="19"/>
          <w:szCs w:val="19"/>
        </w:rPr>
        <w:t xml:space="preserve"> </w:t>
      </w:r>
      <w:r>
        <w:rPr>
          <w:rFonts w:ascii="Georgia" w:eastAsia="Georgia" w:hAnsi="Georgia" w:cs="Georgia"/>
          <w:sz w:val="19"/>
          <w:szCs w:val="19"/>
        </w:rPr>
        <w:t>volume</w:t>
      </w:r>
      <w:r>
        <w:rPr>
          <w:rFonts w:ascii="Georgia" w:eastAsia="Georgia" w:hAnsi="Georgia" w:cs="Georgia"/>
          <w:spacing w:val="20"/>
          <w:sz w:val="19"/>
          <w:szCs w:val="19"/>
        </w:rPr>
        <w:t xml:space="preserve"> </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as</w:t>
      </w:r>
      <w:r>
        <w:rPr>
          <w:rFonts w:ascii="Georgia" w:eastAsia="Georgia" w:hAnsi="Georgia" w:cs="Georgia"/>
          <w:spacing w:val="11"/>
          <w:sz w:val="19"/>
          <w:szCs w:val="19"/>
        </w:rPr>
        <w:t xml:space="preserve"> </w:t>
      </w:r>
      <w:r>
        <w:rPr>
          <w:rFonts w:ascii="Georgia" w:eastAsia="Georgia" w:hAnsi="Georgia" w:cs="Georgia"/>
          <w:sz w:val="19"/>
          <w:szCs w:val="19"/>
        </w:rPr>
        <w:t>measured</w:t>
      </w:r>
      <w:r>
        <w:rPr>
          <w:rFonts w:ascii="Georgia" w:eastAsia="Georgia" w:hAnsi="Georgia" w:cs="Georgia"/>
          <w:spacing w:val="24"/>
          <w:sz w:val="19"/>
          <w:szCs w:val="19"/>
        </w:rPr>
        <w:t xml:space="preserve"> </w:t>
      </w:r>
      <w:r>
        <w:rPr>
          <w:rFonts w:ascii="Georgia" w:eastAsia="Georgia" w:hAnsi="Georgia" w:cs="Georgia"/>
          <w:sz w:val="19"/>
          <w:szCs w:val="19"/>
        </w:rPr>
        <w:t>by</w:t>
      </w:r>
      <w:r>
        <w:rPr>
          <w:rFonts w:ascii="Georgia" w:eastAsia="Georgia" w:hAnsi="Georgia" w:cs="Georgia"/>
          <w:spacing w:val="12"/>
          <w:sz w:val="19"/>
          <w:szCs w:val="19"/>
        </w:rPr>
        <w:t xml:space="preserve"> </w:t>
      </w:r>
      <w:r>
        <w:rPr>
          <w:rFonts w:ascii="Georgia" w:eastAsia="Georgia" w:hAnsi="Georgia" w:cs="Georgia"/>
          <w:sz w:val="19"/>
          <w:szCs w:val="19"/>
        </w:rPr>
        <w:t>hyperpolarized</w:t>
      </w:r>
      <w:r>
        <w:rPr>
          <w:rFonts w:ascii="Georgia" w:eastAsia="Georgia" w:hAnsi="Georgia" w:cs="Georgia"/>
          <w:spacing w:val="33"/>
          <w:sz w:val="19"/>
          <w:szCs w:val="19"/>
        </w:rPr>
        <w:t xml:space="preserve"> </w:t>
      </w:r>
      <w:r>
        <w:rPr>
          <w:rFonts w:ascii="Georgia" w:eastAsia="Georgia" w:hAnsi="Georgia" w:cs="Georgia"/>
          <w:sz w:val="19"/>
          <w:szCs w:val="19"/>
        </w:rPr>
        <w:t>lung</w:t>
      </w:r>
      <w:r>
        <w:rPr>
          <w:rFonts w:ascii="Georgia" w:eastAsia="Georgia" w:hAnsi="Georgia" w:cs="Georgia"/>
          <w:spacing w:val="15"/>
          <w:sz w:val="19"/>
          <w:szCs w:val="19"/>
        </w:rPr>
        <w:t xml:space="preserve"> </w:t>
      </w:r>
      <w:r>
        <w:rPr>
          <w:rFonts w:ascii="Georgia" w:eastAsia="Georgia" w:hAnsi="Georgia" w:cs="Georgia"/>
          <w:sz w:val="19"/>
          <w:szCs w:val="19"/>
        </w:rPr>
        <w:t>MRI</w:t>
      </w:r>
      <w:r>
        <w:rPr>
          <w:rFonts w:ascii="Georgia" w:eastAsia="Georgia" w:hAnsi="Georgia" w:cs="Georgia"/>
          <w:spacing w:val="16"/>
          <w:sz w:val="19"/>
          <w:szCs w:val="19"/>
        </w:rPr>
        <w:t xml:space="preserve"> </w:t>
      </w:r>
      <w:r>
        <w:rPr>
          <w:rFonts w:ascii="Georgia" w:eastAsia="Georgia" w:hAnsi="Georgia" w:cs="Georgia"/>
          <w:sz w:val="19"/>
          <w:szCs w:val="19"/>
        </w:rPr>
        <w:t>correlates</w:t>
      </w:r>
      <w:r>
        <w:rPr>
          <w:rFonts w:ascii="Georgia" w:eastAsia="Georgia" w:hAnsi="Georgia" w:cs="Georgia"/>
          <w:spacing w:val="24"/>
          <w:sz w:val="19"/>
          <w:szCs w:val="19"/>
        </w:rPr>
        <w:t xml:space="preserve"> </w:t>
      </w:r>
      <w:r>
        <w:rPr>
          <w:rFonts w:ascii="Georgia" w:eastAsia="Georgia" w:hAnsi="Georgia" w:cs="Georgia"/>
          <w:sz w:val="19"/>
          <w:szCs w:val="19"/>
        </w:rPr>
        <w:t>with</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range</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clinical</w:t>
      </w:r>
      <w:r>
        <w:rPr>
          <w:rFonts w:ascii="Georgia" w:eastAsia="Georgia" w:hAnsi="Georgia" w:cs="Georgia"/>
          <w:spacing w:val="20"/>
          <w:sz w:val="19"/>
          <w:szCs w:val="19"/>
        </w:rPr>
        <w:t xml:space="preserve"> </w:t>
      </w:r>
      <w:r>
        <w:rPr>
          <w:rFonts w:ascii="Georgia" w:eastAsia="Georgia" w:hAnsi="Georgia" w:cs="Georgia"/>
          <w:sz w:val="19"/>
          <w:szCs w:val="19"/>
        </w:rPr>
        <w:t xml:space="preserve">features. </w:t>
      </w:r>
      <w:r>
        <w:rPr>
          <w:rFonts w:ascii="Georgia" w:eastAsia="Georgia" w:hAnsi="Georgia" w:cs="Georgia"/>
          <w:spacing w:val="5"/>
          <w:sz w:val="19"/>
          <w:szCs w:val="19"/>
        </w:rPr>
        <w:t xml:space="preserve"> </w:t>
      </w:r>
      <w:r>
        <w:rPr>
          <w:rFonts w:ascii="Georgia" w:eastAsia="Georgia" w:hAnsi="Georgia" w:cs="Georgia"/>
          <w:w w:val="102"/>
          <w:sz w:val="19"/>
          <w:szCs w:val="19"/>
        </w:rPr>
        <w:t xml:space="preserve">They </w:t>
      </w:r>
      <w:r>
        <w:rPr>
          <w:rFonts w:ascii="Georgia" w:eastAsia="Georgia" w:hAnsi="Georgia" w:cs="Georgia"/>
          <w:sz w:val="19"/>
          <w:szCs w:val="19"/>
        </w:rPr>
        <w:t>hypothesize</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ventilation</w:t>
      </w:r>
      <w:r>
        <w:rPr>
          <w:rFonts w:ascii="Georgia" w:eastAsia="Georgia" w:hAnsi="Georgia" w:cs="Georgia"/>
          <w:spacing w:val="27"/>
          <w:sz w:val="19"/>
          <w:szCs w:val="19"/>
        </w:rPr>
        <w:t xml:space="preserve"> </w:t>
      </w:r>
      <w:r>
        <w:rPr>
          <w:rFonts w:ascii="Georgia" w:eastAsia="Georgia" w:hAnsi="Georgia" w:cs="Georgia"/>
          <w:sz w:val="19"/>
          <w:szCs w:val="19"/>
        </w:rPr>
        <w:t>defect</w:t>
      </w:r>
      <w:r>
        <w:rPr>
          <w:rFonts w:ascii="Georgia" w:eastAsia="Georgia" w:hAnsi="Georgia" w:cs="Georgia"/>
          <w:spacing w:val="19"/>
          <w:sz w:val="19"/>
          <w:szCs w:val="19"/>
        </w:rPr>
        <w:t xml:space="preserve"> </w:t>
      </w:r>
      <w:r>
        <w:rPr>
          <w:rFonts w:ascii="Georgia" w:eastAsia="Georgia" w:hAnsi="Georgia" w:cs="Georgia"/>
          <w:sz w:val="19"/>
          <w:szCs w:val="19"/>
        </w:rPr>
        <w:t>volume</w:t>
      </w:r>
      <w:r>
        <w:rPr>
          <w:rFonts w:ascii="Georgia" w:eastAsia="Georgia" w:hAnsi="Georgia" w:cs="Georgia"/>
          <w:spacing w:val="21"/>
          <w:sz w:val="19"/>
          <w:szCs w:val="19"/>
        </w:rPr>
        <w:t xml:space="preserve"> </w:t>
      </w:r>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would</w:t>
      </w:r>
      <w:r>
        <w:rPr>
          <w:rFonts w:ascii="Georgia" w:eastAsia="Georgia" w:hAnsi="Georgia" w:cs="Georgia"/>
          <w:spacing w:val="19"/>
          <w:sz w:val="19"/>
          <w:szCs w:val="19"/>
        </w:rPr>
        <w:t xml:space="preserve"> </w:t>
      </w:r>
      <w:r>
        <w:rPr>
          <w:rFonts w:ascii="Georgia" w:eastAsia="Georgia" w:hAnsi="Georgia" w:cs="Georgia"/>
          <w:sz w:val="19"/>
          <w:szCs w:val="19"/>
        </w:rPr>
        <w:t>be</w:t>
      </w:r>
      <w:r>
        <w:rPr>
          <w:rFonts w:ascii="Georgia" w:eastAsia="Georgia" w:hAnsi="Georgia" w:cs="Georgia"/>
          <w:spacing w:val="13"/>
          <w:sz w:val="19"/>
          <w:szCs w:val="19"/>
        </w:rPr>
        <w:t xml:space="preserve"> </w:t>
      </w:r>
      <w:r>
        <w:rPr>
          <w:rFonts w:ascii="Georgia" w:eastAsia="Georgia" w:hAnsi="Georgia" w:cs="Georgia"/>
          <w:sz w:val="19"/>
          <w:szCs w:val="19"/>
        </w:rPr>
        <w:t>higher</w:t>
      </w:r>
      <w:r>
        <w:rPr>
          <w:rFonts w:ascii="Georgia" w:eastAsia="Georgia" w:hAnsi="Georgia" w:cs="Georgia"/>
          <w:spacing w:val="20"/>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sz w:val="19"/>
          <w:szCs w:val="19"/>
        </w:rPr>
        <w:t>children</w:t>
      </w:r>
      <w:r>
        <w:rPr>
          <w:rFonts w:ascii="Georgia" w:eastAsia="Georgia" w:hAnsi="Georgia" w:cs="Georgia"/>
          <w:spacing w:val="23"/>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sz w:val="19"/>
          <w:szCs w:val="19"/>
        </w:rPr>
        <w:t>severe</w:t>
      </w:r>
      <w:r>
        <w:rPr>
          <w:rFonts w:ascii="Georgia" w:eastAsia="Georgia" w:hAnsi="Georgia" w:cs="Georgia"/>
          <w:spacing w:val="20"/>
          <w:sz w:val="19"/>
          <w:szCs w:val="19"/>
        </w:rPr>
        <w:t xml:space="preserve"> </w:t>
      </w:r>
      <w:r>
        <w:rPr>
          <w:rFonts w:ascii="Georgia" w:eastAsia="Georgia" w:hAnsi="Georgia" w:cs="Georgia"/>
          <w:sz w:val="19"/>
          <w:szCs w:val="19"/>
        </w:rPr>
        <w:t>asthma,</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correlate</w:t>
      </w:r>
      <w:r>
        <w:rPr>
          <w:rFonts w:ascii="Georgia" w:eastAsia="Georgia" w:hAnsi="Georgia" w:cs="Georgia"/>
          <w:spacing w:val="24"/>
          <w:sz w:val="19"/>
          <w:szCs w:val="19"/>
        </w:rPr>
        <w:t xml:space="preserve"> </w:t>
      </w:r>
      <w:r>
        <w:rPr>
          <w:rFonts w:ascii="Georgia" w:eastAsia="Georgia" w:hAnsi="Georgia" w:cs="Georgia"/>
          <w:sz w:val="19"/>
          <w:szCs w:val="19"/>
        </w:rPr>
        <w:t>not</w:t>
      </w:r>
      <w:r>
        <w:rPr>
          <w:rFonts w:ascii="Georgia" w:eastAsia="Georgia" w:hAnsi="Georgia" w:cs="Georgia"/>
          <w:spacing w:val="15"/>
          <w:sz w:val="19"/>
          <w:szCs w:val="19"/>
        </w:rPr>
        <w:t xml:space="preserve"> </w:t>
      </w:r>
      <w:r>
        <w:rPr>
          <w:rFonts w:ascii="Georgia" w:eastAsia="Georgia" w:hAnsi="Georgia" w:cs="Georgia"/>
          <w:sz w:val="19"/>
          <w:szCs w:val="19"/>
        </w:rPr>
        <w:t>only</w:t>
      </w:r>
      <w:r>
        <w:rPr>
          <w:rFonts w:ascii="Georgia" w:eastAsia="Georgia" w:hAnsi="Georgia" w:cs="Georgia"/>
          <w:spacing w:val="16"/>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degree</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airflow</w:t>
      </w:r>
      <w:r>
        <w:rPr>
          <w:rFonts w:ascii="Georgia" w:eastAsia="Georgia" w:hAnsi="Georgia" w:cs="Georgia"/>
          <w:spacing w:val="13"/>
          <w:sz w:val="19"/>
          <w:szCs w:val="19"/>
        </w:rPr>
        <w:t xml:space="preserve"> </w:t>
      </w:r>
      <w:r>
        <w:rPr>
          <w:rFonts w:ascii="Georgia" w:eastAsia="Georgia" w:hAnsi="Georgia" w:cs="Georgia"/>
          <w:sz w:val="19"/>
          <w:szCs w:val="19"/>
        </w:rPr>
        <w:t>limitation,</w:t>
      </w:r>
      <w:r>
        <w:rPr>
          <w:rFonts w:ascii="Georgia" w:eastAsia="Georgia" w:hAnsi="Georgia" w:cs="Georgia"/>
          <w:spacing w:val="19"/>
          <w:sz w:val="19"/>
          <w:szCs w:val="19"/>
        </w:rPr>
        <w:t xml:space="preserve"> </w:t>
      </w:r>
      <w:r>
        <w:rPr>
          <w:rFonts w:ascii="Georgia" w:eastAsia="Georgia" w:hAnsi="Georgia" w:cs="Georgia"/>
          <w:sz w:val="19"/>
          <w:szCs w:val="19"/>
        </w:rPr>
        <w:t>but</w:t>
      </w:r>
      <w:r>
        <w:rPr>
          <w:rFonts w:ascii="Georgia" w:eastAsia="Georgia" w:hAnsi="Georgia" w:cs="Georgia"/>
          <w:spacing w:val="7"/>
          <w:sz w:val="19"/>
          <w:szCs w:val="19"/>
        </w:rPr>
        <w:t xml:space="preserve"> </w:t>
      </w:r>
      <w:r>
        <w:rPr>
          <w:rFonts w:ascii="Georgia" w:eastAsia="Georgia" w:hAnsi="Georgia" w:cs="Georgia"/>
          <w:sz w:val="19"/>
          <w:szCs w:val="19"/>
        </w:rPr>
        <w:t>indicators</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asthma</w:t>
      </w:r>
      <w:r>
        <w:rPr>
          <w:rFonts w:ascii="Georgia" w:eastAsia="Georgia" w:hAnsi="Georgia" w:cs="Georgia"/>
          <w:spacing w:val="13"/>
          <w:sz w:val="19"/>
          <w:szCs w:val="19"/>
        </w:rPr>
        <w:t xml:space="preserve"> </w:t>
      </w:r>
      <w:r>
        <w:rPr>
          <w:rFonts w:ascii="Georgia" w:eastAsia="Georgia" w:hAnsi="Georgia" w:cs="Georgia"/>
          <w:sz w:val="19"/>
          <w:szCs w:val="19"/>
        </w:rPr>
        <w:t>control,</w:t>
      </w:r>
      <w:r>
        <w:rPr>
          <w:rFonts w:ascii="Georgia" w:eastAsia="Georgia" w:hAnsi="Georgia" w:cs="Georgia"/>
          <w:spacing w:val="14"/>
          <w:sz w:val="19"/>
          <w:szCs w:val="19"/>
        </w:rPr>
        <w:t xml:space="preserve"> </w:t>
      </w:r>
      <w:r>
        <w:rPr>
          <w:rFonts w:ascii="Georgia" w:eastAsia="Georgia" w:hAnsi="Georgia" w:cs="Georgia"/>
          <w:sz w:val="19"/>
          <w:szCs w:val="19"/>
        </w:rPr>
        <w:t>treatment,</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w w:val="102"/>
          <w:sz w:val="19"/>
          <w:szCs w:val="19"/>
        </w:rPr>
        <w:t>inflammation.</w:t>
      </w:r>
    </w:p>
    <w:p w14:paraId="226675F1" w14:textId="77777777" w:rsidR="00E61F9D" w:rsidRDefault="005C64D6">
      <w:pPr>
        <w:spacing w:before="60" w:after="0" w:line="277" w:lineRule="auto"/>
        <w:ind w:left="113" w:right="89" w:firstLine="7"/>
        <w:jc w:val="both"/>
        <w:rPr>
          <w:rFonts w:ascii="Georgia" w:eastAsia="Georgia" w:hAnsi="Georgia" w:cs="Georgia"/>
          <w:sz w:val="19"/>
          <w:szCs w:val="19"/>
        </w:rPr>
      </w:pPr>
      <w:r>
        <w:rPr>
          <w:rFonts w:ascii="Georgia" w:eastAsia="Georgia" w:hAnsi="Georgia" w:cs="Georgia"/>
          <w:sz w:val="19"/>
          <w:szCs w:val="19"/>
        </w:rPr>
        <w:t>Precise</w:t>
      </w:r>
      <w:r>
        <w:rPr>
          <w:rFonts w:ascii="Georgia" w:eastAsia="Georgia" w:hAnsi="Georgia" w:cs="Georgia"/>
          <w:spacing w:val="15"/>
          <w:sz w:val="19"/>
          <w:szCs w:val="19"/>
        </w:rPr>
        <w:t xml:space="preserve"> </w:t>
      </w:r>
      <w:r>
        <w:rPr>
          <w:rFonts w:ascii="Georgia" w:eastAsia="Georgia" w:hAnsi="Georgia" w:cs="Georgia"/>
          <w:sz w:val="19"/>
          <w:szCs w:val="19"/>
        </w:rPr>
        <w:t>measurement</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ventilation</w:t>
      </w:r>
      <w:r>
        <w:rPr>
          <w:rFonts w:ascii="Georgia" w:eastAsia="Georgia" w:hAnsi="Georgia" w:cs="Georgia"/>
          <w:spacing w:val="21"/>
          <w:sz w:val="19"/>
          <w:szCs w:val="19"/>
        </w:rPr>
        <w:t xml:space="preserve"> </w:t>
      </w:r>
      <w:r>
        <w:rPr>
          <w:rFonts w:ascii="Georgia" w:eastAsia="Georgia" w:hAnsi="Georgia" w:cs="Georgia"/>
          <w:sz w:val="19"/>
          <w:szCs w:val="19"/>
        </w:rPr>
        <w:t>volumes</w:t>
      </w:r>
      <w:r>
        <w:rPr>
          <w:rFonts w:ascii="Georgia" w:eastAsia="Georgia" w:hAnsi="Georgia" w:cs="Georgia"/>
          <w:spacing w:val="17"/>
          <w:sz w:val="19"/>
          <w:szCs w:val="19"/>
        </w:rPr>
        <w:t xml:space="preserve"> </w:t>
      </w:r>
      <w:r>
        <w:rPr>
          <w:rFonts w:ascii="Georgia" w:eastAsia="Georgia" w:hAnsi="Georgia" w:cs="Georgia"/>
          <w:sz w:val="19"/>
          <w:szCs w:val="19"/>
        </w:rPr>
        <w:t>by</w:t>
      </w:r>
      <w:r>
        <w:rPr>
          <w:rFonts w:ascii="Georgia" w:eastAsia="Georgia" w:hAnsi="Georgia" w:cs="Georgia"/>
          <w:spacing w:val="7"/>
          <w:sz w:val="19"/>
          <w:szCs w:val="19"/>
        </w:rPr>
        <w:t xml:space="preserve"> </w:t>
      </w:r>
      <w:r>
        <w:rPr>
          <w:rFonts w:ascii="Georgia" w:eastAsia="Georgia" w:hAnsi="Georgia" w:cs="Georgia"/>
          <w:sz w:val="19"/>
          <w:szCs w:val="19"/>
        </w:rPr>
        <w:t>hyperpolarized</w:t>
      </w:r>
      <w:r>
        <w:rPr>
          <w:rFonts w:ascii="Georgia" w:eastAsia="Georgia" w:hAnsi="Georgia" w:cs="Georgia"/>
          <w:spacing w:val="28"/>
          <w:sz w:val="19"/>
          <w:szCs w:val="19"/>
        </w:rPr>
        <w:t xml:space="preserve"> </w:t>
      </w:r>
      <w:r>
        <w:rPr>
          <w:rFonts w:ascii="Georgia" w:eastAsia="Georgia" w:hAnsi="Georgia" w:cs="Georgia"/>
          <w:sz w:val="19"/>
          <w:szCs w:val="19"/>
        </w:rPr>
        <w:t>noble</w:t>
      </w:r>
      <w:r>
        <w:rPr>
          <w:rFonts w:ascii="Georgia" w:eastAsia="Georgia" w:hAnsi="Georgia" w:cs="Georgia"/>
          <w:spacing w:val="12"/>
          <w:sz w:val="19"/>
          <w:szCs w:val="19"/>
        </w:rPr>
        <w:t xml:space="preserve"> </w:t>
      </w:r>
      <w:r>
        <w:rPr>
          <w:rFonts w:ascii="Georgia" w:eastAsia="Georgia" w:hAnsi="Georgia" w:cs="Georgia"/>
          <w:sz w:val="19"/>
          <w:szCs w:val="19"/>
        </w:rPr>
        <w:t>gas</w:t>
      </w:r>
      <w:r>
        <w:rPr>
          <w:rFonts w:ascii="Georgia" w:eastAsia="Georgia" w:hAnsi="Georgia" w:cs="Georgia"/>
          <w:spacing w:val="8"/>
          <w:sz w:val="19"/>
          <w:szCs w:val="19"/>
        </w:rPr>
        <w:t xml:space="preserve"> </w:t>
      </w:r>
      <w:r>
        <w:rPr>
          <w:rFonts w:ascii="Georgia" w:eastAsia="Georgia" w:hAnsi="Georgia" w:cs="Georgia"/>
          <w:sz w:val="19"/>
          <w:szCs w:val="19"/>
        </w:rPr>
        <w:t>MRI</w:t>
      </w:r>
      <w:r>
        <w:rPr>
          <w:rFonts w:ascii="Georgia" w:eastAsia="Georgia" w:hAnsi="Georgia" w:cs="Georgia"/>
          <w:spacing w:val="11"/>
          <w:sz w:val="19"/>
          <w:szCs w:val="19"/>
        </w:rPr>
        <w:t xml:space="preserve"> </w:t>
      </w:r>
      <w:r>
        <w:rPr>
          <w:rFonts w:ascii="Georgia" w:eastAsia="Georgia" w:hAnsi="Georgia" w:cs="Georgia"/>
          <w:sz w:val="19"/>
          <w:szCs w:val="19"/>
        </w:rPr>
        <w:t>not</w:t>
      </w:r>
      <w:r>
        <w:rPr>
          <w:rFonts w:ascii="Georgia" w:eastAsia="Georgia" w:hAnsi="Georgia" w:cs="Georgia"/>
          <w:spacing w:val="9"/>
          <w:sz w:val="19"/>
          <w:szCs w:val="19"/>
        </w:rPr>
        <w:t xml:space="preserve"> </w:t>
      </w:r>
      <w:r>
        <w:rPr>
          <w:rFonts w:ascii="Georgia" w:eastAsia="Georgia" w:hAnsi="Georgia" w:cs="Georgia"/>
          <w:sz w:val="19"/>
          <w:szCs w:val="19"/>
        </w:rPr>
        <w:t>only</w:t>
      </w:r>
      <w:r>
        <w:rPr>
          <w:rFonts w:ascii="Georgia" w:eastAsia="Georgia" w:hAnsi="Georgia" w:cs="Georgia"/>
          <w:spacing w:val="10"/>
          <w:sz w:val="19"/>
          <w:szCs w:val="19"/>
        </w:rPr>
        <w:t xml:space="preserve"> </w:t>
      </w:r>
      <w:r>
        <w:rPr>
          <w:rFonts w:ascii="Georgia" w:eastAsia="Georgia" w:hAnsi="Georgia" w:cs="Georgia"/>
          <w:sz w:val="19"/>
          <w:szCs w:val="19"/>
        </w:rPr>
        <w:t>has</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potential</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resolve</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w w:val="102"/>
          <w:sz w:val="19"/>
          <w:szCs w:val="19"/>
        </w:rPr>
        <w:t xml:space="preserve">spatial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temporal</w:t>
      </w:r>
      <w:r>
        <w:rPr>
          <w:rFonts w:ascii="Georgia" w:eastAsia="Georgia" w:hAnsi="Georgia" w:cs="Georgia"/>
          <w:spacing w:val="3"/>
          <w:sz w:val="19"/>
          <w:szCs w:val="19"/>
        </w:rPr>
        <w:t xml:space="preserve"> </w:t>
      </w:r>
      <w:r>
        <w:rPr>
          <w:rFonts w:ascii="Georgia" w:eastAsia="Georgia" w:hAnsi="Georgia" w:cs="Georgia"/>
          <w:sz w:val="19"/>
          <w:szCs w:val="19"/>
        </w:rPr>
        <w:t>characteristics</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gas</w:t>
      </w:r>
      <w:r>
        <w:rPr>
          <w:rFonts w:ascii="Georgia" w:eastAsia="Georgia" w:hAnsi="Georgia" w:cs="Georgia"/>
          <w:spacing w:val="-7"/>
          <w:sz w:val="19"/>
          <w:szCs w:val="19"/>
        </w:rPr>
        <w:t xml:space="preserve"> </w:t>
      </w:r>
      <w:r>
        <w:rPr>
          <w:rFonts w:ascii="Georgia" w:eastAsia="Georgia" w:hAnsi="Georgia" w:cs="Georgia"/>
          <w:sz w:val="19"/>
          <w:szCs w:val="19"/>
        </w:rPr>
        <w:t>distribution</w:t>
      </w:r>
      <w:r>
        <w:rPr>
          <w:rFonts w:ascii="Georgia" w:eastAsia="Georgia" w:hAnsi="Georgia" w:cs="Georgia"/>
          <w:spacing w:val="8"/>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children</w:t>
      </w:r>
      <w:r>
        <w:rPr>
          <w:rFonts w:ascii="Georgia" w:eastAsia="Georgia" w:hAnsi="Georgia" w:cs="Georgia"/>
          <w:spacing w:val="2"/>
          <w:sz w:val="19"/>
          <w:szCs w:val="19"/>
        </w:rPr>
        <w:t xml:space="preserve"> </w:t>
      </w:r>
      <w:r>
        <w:rPr>
          <w:rFonts w:ascii="Georgia" w:eastAsia="Georgia" w:hAnsi="Georgia" w:cs="Georgia"/>
          <w:sz w:val="19"/>
          <w:szCs w:val="19"/>
        </w:rPr>
        <w:t>with</w:t>
      </w:r>
      <w:r>
        <w:rPr>
          <w:rFonts w:ascii="Georgia" w:eastAsia="Georgia" w:hAnsi="Georgia" w:cs="Georgia"/>
          <w:spacing w:val="-5"/>
          <w:sz w:val="19"/>
          <w:szCs w:val="19"/>
        </w:rPr>
        <w:t xml:space="preserve"> </w:t>
      </w:r>
      <w:r>
        <w:rPr>
          <w:rFonts w:ascii="Georgia" w:eastAsia="Georgia" w:hAnsi="Georgia" w:cs="Georgia"/>
          <w:sz w:val="19"/>
          <w:szCs w:val="19"/>
        </w:rPr>
        <w:t>asthma,</w:t>
      </w:r>
      <w:r>
        <w:rPr>
          <w:rFonts w:ascii="Georgia" w:eastAsia="Georgia" w:hAnsi="Georgia" w:cs="Georgia"/>
          <w:spacing w:val="4"/>
          <w:sz w:val="19"/>
          <w:szCs w:val="19"/>
        </w:rPr>
        <w:t xml:space="preserve"> </w:t>
      </w:r>
      <w:r>
        <w:rPr>
          <w:rFonts w:ascii="Georgia" w:eastAsia="Georgia" w:hAnsi="Georgia" w:cs="Georgia"/>
          <w:sz w:val="19"/>
          <w:szCs w:val="19"/>
        </w:rPr>
        <w:t>but</w:t>
      </w:r>
      <w:r>
        <w:rPr>
          <w:rFonts w:ascii="Georgia" w:eastAsia="Georgia" w:hAnsi="Georgia" w:cs="Georgia"/>
          <w:spacing w:val="-6"/>
          <w:sz w:val="19"/>
          <w:szCs w:val="19"/>
        </w:rPr>
        <w:t xml:space="preserve"> </w:t>
      </w:r>
      <w:r>
        <w:rPr>
          <w:rFonts w:ascii="Georgia" w:eastAsia="Georgia" w:hAnsi="Georgia" w:cs="Georgia"/>
          <w:sz w:val="19"/>
          <w:szCs w:val="19"/>
        </w:rPr>
        <w:t>could</w:t>
      </w:r>
      <w:r>
        <w:rPr>
          <w:rFonts w:ascii="Georgia" w:eastAsia="Georgia" w:hAnsi="Georgia" w:cs="Georgia"/>
          <w:spacing w:val="-3"/>
          <w:sz w:val="19"/>
          <w:szCs w:val="19"/>
        </w:rPr>
        <w:t xml:space="preserve"> </w:t>
      </w:r>
      <w:r>
        <w:rPr>
          <w:rFonts w:ascii="Georgia" w:eastAsia="Georgia" w:hAnsi="Georgia" w:cs="Georgia"/>
          <w:sz w:val="19"/>
          <w:szCs w:val="19"/>
        </w:rPr>
        <w:t>also</w:t>
      </w:r>
      <w:r>
        <w:rPr>
          <w:rFonts w:ascii="Georgia" w:eastAsia="Georgia" w:hAnsi="Georgia" w:cs="Georgia"/>
          <w:spacing w:val="-5"/>
          <w:sz w:val="19"/>
          <w:szCs w:val="19"/>
        </w:rPr>
        <w:t xml:space="preserve"> </w:t>
      </w:r>
      <w:r>
        <w:rPr>
          <w:rFonts w:ascii="Georgia" w:eastAsia="Georgia" w:hAnsi="Georgia" w:cs="Georgia"/>
          <w:sz w:val="19"/>
          <w:szCs w:val="19"/>
        </w:rPr>
        <w:t>expand clinically</w:t>
      </w:r>
      <w:r>
        <w:rPr>
          <w:rFonts w:ascii="Georgia" w:eastAsia="Georgia" w:hAnsi="Georgia" w:cs="Georgia"/>
          <w:spacing w:val="3"/>
          <w:sz w:val="19"/>
          <w:szCs w:val="19"/>
        </w:rPr>
        <w:t xml:space="preserve"> </w:t>
      </w:r>
      <w:r>
        <w:rPr>
          <w:rFonts w:ascii="Georgia" w:eastAsia="Georgia" w:hAnsi="Georgia" w:cs="Georgia"/>
          <w:sz w:val="19"/>
          <w:szCs w:val="19"/>
        </w:rPr>
        <w:t>relevant</w:t>
      </w:r>
      <w:r>
        <w:rPr>
          <w:rFonts w:ascii="Georgia" w:eastAsia="Georgia" w:hAnsi="Georgia" w:cs="Georgia"/>
          <w:spacing w:val="2"/>
          <w:sz w:val="19"/>
          <w:szCs w:val="19"/>
        </w:rPr>
        <w:t xml:space="preserve"> </w:t>
      </w:r>
      <w:r>
        <w:rPr>
          <w:rFonts w:ascii="Georgia" w:eastAsia="Georgia" w:hAnsi="Georgia" w:cs="Georgia"/>
          <w:sz w:val="19"/>
          <w:szCs w:val="19"/>
        </w:rPr>
        <w:t>information</w:t>
      </w:r>
      <w:r>
        <w:rPr>
          <w:rFonts w:ascii="Georgia" w:eastAsia="Georgia" w:hAnsi="Georgia" w:cs="Georgia"/>
          <w:spacing w:val="8"/>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regards</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asthma</w:t>
      </w:r>
      <w:r>
        <w:rPr>
          <w:rFonts w:ascii="Georgia" w:eastAsia="Georgia" w:hAnsi="Georgia" w:cs="Georgia"/>
          <w:spacing w:val="8"/>
          <w:sz w:val="19"/>
          <w:szCs w:val="19"/>
        </w:rPr>
        <w:t xml:space="preserve"> </w:t>
      </w:r>
      <w:r>
        <w:rPr>
          <w:rFonts w:ascii="Georgia" w:eastAsia="Georgia" w:hAnsi="Georgia" w:cs="Georgia"/>
          <w:sz w:val="19"/>
          <w:szCs w:val="19"/>
        </w:rPr>
        <w:t>severity</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its features.</w:t>
      </w:r>
      <w:r>
        <w:rPr>
          <w:rFonts w:ascii="Georgia" w:eastAsia="Georgia" w:hAnsi="Georgia" w:cs="Georgia"/>
          <w:spacing w:val="30"/>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past,</w:t>
      </w:r>
      <w:r>
        <w:rPr>
          <w:rFonts w:ascii="Georgia" w:eastAsia="Georgia" w:hAnsi="Georgia" w:cs="Georgia"/>
          <w:spacing w:val="5"/>
          <w:sz w:val="19"/>
          <w:szCs w:val="19"/>
        </w:rPr>
        <w:t xml:space="preserve"> </w:t>
      </w:r>
      <w:r>
        <w:rPr>
          <w:rFonts w:ascii="Georgia" w:eastAsia="Georgia" w:hAnsi="Georgia" w:cs="Georgia"/>
          <w:sz w:val="19"/>
          <w:szCs w:val="19"/>
        </w:rPr>
        <w:t>simple</w:t>
      </w:r>
      <w:r>
        <w:rPr>
          <w:rFonts w:ascii="Georgia" w:eastAsia="Georgia" w:hAnsi="Georgia" w:cs="Georgia"/>
          <w:spacing w:val="7"/>
          <w:sz w:val="19"/>
          <w:szCs w:val="19"/>
        </w:rPr>
        <w:t xml:space="preserve"> </w:t>
      </w:r>
      <w:r>
        <w:rPr>
          <w:rFonts w:ascii="Georgia" w:eastAsia="Georgia" w:hAnsi="Georgia" w:cs="Georgia"/>
          <w:sz w:val="19"/>
          <w:szCs w:val="19"/>
        </w:rPr>
        <w:t>computer-assisted</w:t>
      </w:r>
      <w:r>
        <w:rPr>
          <w:rFonts w:ascii="Georgia" w:eastAsia="Georgia" w:hAnsi="Georgia" w:cs="Georgia"/>
          <w:spacing w:val="27"/>
          <w:sz w:val="19"/>
          <w:szCs w:val="19"/>
        </w:rPr>
        <w:t xml:space="preserve"> </w:t>
      </w:r>
      <w:r>
        <w:rPr>
          <w:rFonts w:ascii="Georgia" w:eastAsia="Georgia" w:hAnsi="Georgia" w:cs="Georgia"/>
          <w:sz w:val="19"/>
          <w:szCs w:val="19"/>
        </w:rPr>
        <w:t>systems</w:t>
      </w:r>
      <w:r>
        <w:rPr>
          <w:rFonts w:ascii="Georgia" w:eastAsia="Georgia" w:hAnsi="Georgia" w:cs="Georgia"/>
          <w:spacing w:val="9"/>
          <w:sz w:val="19"/>
          <w:szCs w:val="19"/>
        </w:rPr>
        <w:t xml:space="preserve"> </w:t>
      </w:r>
      <w:r>
        <w:rPr>
          <w:rFonts w:ascii="Georgia" w:eastAsia="Georgia" w:hAnsi="Georgia" w:cs="Georgia"/>
          <w:sz w:val="19"/>
          <w:szCs w:val="19"/>
        </w:rPr>
        <w:t>[93]</w:t>
      </w:r>
      <w:r>
        <w:rPr>
          <w:rFonts w:ascii="Georgia" w:eastAsia="Georgia" w:hAnsi="Georgia" w:cs="Georgia"/>
          <w:spacing w:val="3"/>
          <w:sz w:val="19"/>
          <w:szCs w:val="19"/>
        </w:rPr>
        <w:t xml:space="preserve"> </w:t>
      </w:r>
      <w:r>
        <w:rPr>
          <w:rFonts w:ascii="Georgia" w:eastAsia="Georgia" w:hAnsi="Georgia" w:cs="Georgia"/>
          <w:sz w:val="19"/>
          <w:szCs w:val="19"/>
        </w:rPr>
        <w:t>or hand</w:t>
      </w:r>
      <w:r>
        <w:rPr>
          <w:rFonts w:ascii="Georgia" w:eastAsia="Georgia" w:hAnsi="Georgia" w:cs="Georgia"/>
          <w:spacing w:val="5"/>
          <w:sz w:val="19"/>
          <w:szCs w:val="19"/>
        </w:rPr>
        <w:t xml:space="preserve"> </w:t>
      </w:r>
      <w:r>
        <w:rPr>
          <w:rFonts w:ascii="Georgia" w:eastAsia="Georgia" w:hAnsi="Georgia" w:cs="Georgia"/>
          <w:sz w:val="19"/>
          <w:szCs w:val="19"/>
        </w:rPr>
        <w:t>counts</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visual</w:t>
      </w:r>
      <w:r>
        <w:rPr>
          <w:rFonts w:ascii="Georgia" w:eastAsia="Georgia" w:hAnsi="Georgia" w:cs="Georgia"/>
          <w:spacing w:val="6"/>
          <w:sz w:val="19"/>
          <w:szCs w:val="19"/>
        </w:rPr>
        <w:t xml:space="preserve"> </w:t>
      </w:r>
      <w:r>
        <w:rPr>
          <w:rFonts w:ascii="Georgia" w:eastAsia="Georgia" w:hAnsi="Georgia" w:cs="Georgia"/>
          <w:w w:val="102"/>
          <w:sz w:val="19"/>
          <w:szCs w:val="19"/>
        </w:rPr>
        <w:t xml:space="preserve">defects </w:t>
      </w:r>
      <w:r>
        <w:rPr>
          <w:rFonts w:ascii="Georgia" w:eastAsia="Georgia" w:hAnsi="Georgia" w:cs="Georgia"/>
          <w:sz w:val="19"/>
          <w:szCs w:val="19"/>
        </w:rPr>
        <w:t>were</w:t>
      </w:r>
      <w:r>
        <w:rPr>
          <w:rFonts w:ascii="Georgia" w:eastAsia="Georgia" w:hAnsi="Georgia" w:cs="Georgia"/>
          <w:spacing w:val="14"/>
          <w:sz w:val="19"/>
          <w:szCs w:val="19"/>
        </w:rPr>
        <w:t xml:space="preserve"> </w:t>
      </w:r>
      <w:r>
        <w:rPr>
          <w:rFonts w:ascii="Georgia" w:eastAsia="Georgia" w:hAnsi="Georgia" w:cs="Georgia"/>
          <w:sz w:val="19"/>
          <w:szCs w:val="19"/>
        </w:rPr>
        <w:t>used</w:t>
      </w:r>
      <w:r>
        <w:rPr>
          <w:rFonts w:ascii="Georgia" w:eastAsia="Georgia" w:hAnsi="Georgia" w:cs="Georgia"/>
          <w:spacing w:val="14"/>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estimate</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ventilation</w:t>
      </w:r>
      <w:r>
        <w:rPr>
          <w:rFonts w:ascii="Georgia" w:eastAsia="Georgia" w:hAnsi="Georgia" w:cs="Georgia"/>
          <w:spacing w:val="24"/>
          <w:sz w:val="19"/>
          <w:szCs w:val="19"/>
        </w:rPr>
        <w:t xml:space="preserve"> </w:t>
      </w:r>
      <w:r>
        <w:rPr>
          <w:rFonts w:ascii="Georgia" w:eastAsia="Georgia" w:hAnsi="Georgia" w:cs="Georgia"/>
          <w:sz w:val="19"/>
          <w:szCs w:val="19"/>
        </w:rPr>
        <w:t>defect</w:t>
      </w:r>
      <w:r>
        <w:rPr>
          <w:rFonts w:ascii="Georgia" w:eastAsia="Georgia" w:hAnsi="Georgia" w:cs="Georgia"/>
          <w:spacing w:val="16"/>
          <w:sz w:val="19"/>
          <w:szCs w:val="19"/>
        </w:rPr>
        <w:t xml:space="preserve"> </w:t>
      </w:r>
      <w:r>
        <w:rPr>
          <w:rFonts w:ascii="Georgia" w:eastAsia="Georgia" w:hAnsi="Georgia" w:cs="Georgia"/>
          <w:sz w:val="19"/>
          <w:szCs w:val="19"/>
        </w:rPr>
        <w:t>volume</w:t>
      </w:r>
      <w:r>
        <w:rPr>
          <w:rFonts w:ascii="Georgia" w:eastAsia="Georgia" w:hAnsi="Georgia" w:cs="Georgia"/>
          <w:spacing w:val="18"/>
          <w:sz w:val="19"/>
          <w:szCs w:val="19"/>
        </w:rPr>
        <w:t xml:space="preserve"> </w:t>
      </w:r>
      <w:r>
        <w:rPr>
          <w:rFonts w:ascii="Georgia" w:eastAsia="Georgia" w:hAnsi="Georgia" w:cs="Georgia"/>
          <w:sz w:val="19"/>
          <w:szCs w:val="19"/>
        </w:rPr>
        <w:t>[94].</w:t>
      </w:r>
      <w:r>
        <w:rPr>
          <w:rFonts w:ascii="Georgia" w:eastAsia="Georgia" w:hAnsi="Georgia" w:cs="Georgia"/>
          <w:spacing w:val="39"/>
          <w:sz w:val="19"/>
          <w:szCs w:val="19"/>
        </w:rPr>
        <w:t xml:space="preserve"> </w:t>
      </w:r>
      <w:r>
        <w:rPr>
          <w:rFonts w:ascii="Georgia" w:eastAsia="Georgia" w:hAnsi="Georgia" w:cs="Georgia"/>
          <w:sz w:val="19"/>
          <w:szCs w:val="19"/>
        </w:rPr>
        <w:t>Development</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more</w:t>
      </w:r>
      <w:r>
        <w:rPr>
          <w:rFonts w:ascii="Georgia" w:eastAsia="Georgia" w:hAnsi="Georgia" w:cs="Georgia"/>
          <w:spacing w:val="15"/>
          <w:sz w:val="19"/>
          <w:szCs w:val="19"/>
        </w:rPr>
        <w:t xml:space="preserve"> </w:t>
      </w:r>
      <w:r>
        <w:rPr>
          <w:rFonts w:ascii="Georgia" w:eastAsia="Georgia" w:hAnsi="Georgia" w:cs="Georgia"/>
          <w:sz w:val="19"/>
          <w:szCs w:val="19"/>
        </w:rPr>
        <w:t>advanced</w:t>
      </w:r>
      <w:r>
        <w:rPr>
          <w:rFonts w:ascii="Georgia" w:eastAsia="Georgia" w:hAnsi="Georgia" w:cs="Georgia"/>
          <w:spacing w:val="22"/>
          <w:sz w:val="19"/>
          <w:szCs w:val="19"/>
        </w:rPr>
        <w:t xml:space="preserve"> </w:t>
      </w:r>
      <w:r>
        <w:rPr>
          <w:rFonts w:ascii="Georgia" w:eastAsia="Georgia" w:hAnsi="Georgia" w:cs="Georgia"/>
          <w:sz w:val="19"/>
          <w:szCs w:val="19"/>
        </w:rPr>
        <w:t>techniques</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1"/>
          <w:sz w:val="19"/>
          <w:szCs w:val="19"/>
        </w:rPr>
        <w:t xml:space="preserve"> </w:t>
      </w:r>
      <w:r>
        <w:rPr>
          <w:rFonts w:ascii="Georgia" w:eastAsia="Georgia" w:hAnsi="Georgia" w:cs="Georgia"/>
          <w:sz w:val="19"/>
          <w:szCs w:val="19"/>
        </w:rPr>
        <w:t>terms</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w w:val="102"/>
          <w:sz w:val="19"/>
          <w:szCs w:val="19"/>
        </w:rPr>
        <w:t xml:space="preserve">acquisition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analysis)</w:t>
      </w:r>
      <w:r>
        <w:rPr>
          <w:rFonts w:ascii="Georgia" w:eastAsia="Georgia" w:hAnsi="Georgia" w:cs="Georgia"/>
          <w:spacing w:val="18"/>
          <w:sz w:val="19"/>
          <w:szCs w:val="19"/>
        </w:rPr>
        <w:t xml:space="preserve"> </w:t>
      </w:r>
      <w:r>
        <w:rPr>
          <w:rFonts w:ascii="Georgia" w:eastAsia="Georgia" w:hAnsi="Georgia" w:cs="Georgia"/>
          <w:sz w:val="19"/>
          <w:szCs w:val="19"/>
        </w:rPr>
        <w:t>will</w:t>
      </w:r>
      <w:r>
        <w:rPr>
          <w:rFonts w:ascii="Georgia" w:eastAsia="Georgia" w:hAnsi="Georgia" w:cs="Georgia"/>
          <w:spacing w:val="9"/>
          <w:sz w:val="19"/>
          <w:szCs w:val="19"/>
        </w:rPr>
        <w:t xml:space="preserve"> </w:t>
      </w:r>
      <w:r>
        <w:rPr>
          <w:rFonts w:ascii="Georgia" w:eastAsia="Georgia" w:hAnsi="Georgia" w:cs="Georgia"/>
          <w:sz w:val="19"/>
          <w:szCs w:val="19"/>
        </w:rPr>
        <w:t>facilitate</w:t>
      </w:r>
      <w:r>
        <w:rPr>
          <w:rFonts w:ascii="Georgia" w:eastAsia="Georgia" w:hAnsi="Georgia" w:cs="Georgia"/>
          <w:spacing w:val="18"/>
          <w:sz w:val="19"/>
          <w:szCs w:val="19"/>
        </w:rPr>
        <w:t xml:space="preserve"> </w:t>
      </w:r>
      <w:r>
        <w:rPr>
          <w:rFonts w:ascii="Georgia" w:eastAsia="Georgia" w:hAnsi="Georgia" w:cs="Georgia"/>
          <w:sz w:val="19"/>
          <w:szCs w:val="19"/>
        </w:rPr>
        <w:t>rapid</w:t>
      </w:r>
      <w:r>
        <w:rPr>
          <w:rFonts w:ascii="Georgia" w:eastAsia="Georgia" w:hAnsi="Georgia" w:cs="Georgia"/>
          <w:spacing w:val="12"/>
          <w:sz w:val="19"/>
          <w:szCs w:val="19"/>
        </w:rPr>
        <w:t xml:space="preserve"> </w:t>
      </w:r>
      <w:r>
        <w:rPr>
          <w:rFonts w:ascii="Georgia" w:eastAsia="Georgia" w:hAnsi="Georgia" w:cs="Georgia"/>
          <w:sz w:val="19"/>
          <w:szCs w:val="19"/>
        </w:rPr>
        <w:t>conversion</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complex</w:t>
      </w:r>
      <w:r>
        <w:rPr>
          <w:rFonts w:ascii="Georgia" w:eastAsia="Georgia" w:hAnsi="Georgia" w:cs="Georgia"/>
          <w:spacing w:val="17"/>
          <w:sz w:val="19"/>
          <w:szCs w:val="19"/>
        </w:rPr>
        <w:t xml:space="preserve"> </w:t>
      </w:r>
      <w:r>
        <w:rPr>
          <w:rFonts w:ascii="Georgia" w:eastAsia="Georgia" w:hAnsi="Georgia" w:cs="Georgia"/>
          <w:sz w:val="19"/>
          <w:szCs w:val="19"/>
        </w:rPr>
        <w:t>hyperpolarized</w:t>
      </w:r>
      <w:r>
        <w:rPr>
          <w:rFonts w:ascii="Georgia" w:eastAsia="Georgia" w:hAnsi="Georgia" w:cs="Georgia"/>
          <w:spacing w:val="28"/>
          <w:sz w:val="19"/>
          <w:szCs w:val="19"/>
        </w:rPr>
        <w:t xml:space="preserve"> </w:t>
      </w:r>
      <w:r>
        <w:rPr>
          <w:rFonts w:ascii="Georgia" w:eastAsia="Georgia" w:hAnsi="Georgia" w:cs="Georgia"/>
          <w:sz w:val="19"/>
          <w:szCs w:val="19"/>
        </w:rPr>
        <w:t>gas</w:t>
      </w:r>
      <w:r>
        <w:rPr>
          <w:rFonts w:ascii="Georgia" w:eastAsia="Georgia" w:hAnsi="Georgia" w:cs="Georgia"/>
          <w:spacing w:val="8"/>
          <w:sz w:val="19"/>
          <w:szCs w:val="19"/>
        </w:rPr>
        <w:t xml:space="preserve"> </w:t>
      </w:r>
      <w:r>
        <w:rPr>
          <w:rFonts w:ascii="Georgia" w:eastAsia="Georgia" w:hAnsi="Georgia" w:cs="Georgia"/>
          <w:sz w:val="19"/>
          <w:szCs w:val="19"/>
        </w:rPr>
        <w:t>signal</w:t>
      </w:r>
      <w:r>
        <w:rPr>
          <w:rFonts w:ascii="Georgia" w:eastAsia="Georgia" w:hAnsi="Georgia" w:cs="Georgia"/>
          <w:spacing w:val="13"/>
          <w:sz w:val="19"/>
          <w:szCs w:val="19"/>
        </w:rPr>
        <w:t xml:space="preserve"> </w:t>
      </w:r>
      <w:r>
        <w:rPr>
          <w:rFonts w:ascii="Georgia" w:eastAsia="Georgia" w:hAnsi="Georgia" w:cs="Georgia"/>
          <w:sz w:val="19"/>
          <w:szCs w:val="19"/>
        </w:rPr>
        <w:t>data</w:t>
      </w:r>
      <w:r>
        <w:rPr>
          <w:rFonts w:ascii="Georgia" w:eastAsia="Georgia" w:hAnsi="Georgia" w:cs="Georgia"/>
          <w:spacing w:val="10"/>
          <w:sz w:val="19"/>
          <w:szCs w:val="19"/>
        </w:rPr>
        <w:t xml:space="preserve"> </w:t>
      </w:r>
      <w:r>
        <w:rPr>
          <w:rFonts w:ascii="Georgia" w:eastAsia="Georgia" w:hAnsi="Georgia" w:cs="Georgia"/>
          <w:sz w:val="19"/>
          <w:szCs w:val="19"/>
        </w:rPr>
        <w:t>into</w:t>
      </w:r>
      <w:r>
        <w:rPr>
          <w:rFonts w:ascii="Georgia" w:eastAsia="Georgia" w:hAnsi="Georgia" w:cs="Georgia"/>
          <w:spacing w:val="10"/>
          <w:sz w:val="19"/>
          <w:szCs w:val="19"/>
        </w:rPr>
        <w:t xml:space="preserve"> </w:t>
      </w:r>
      <w:r>
        <w:rPr>
          <w:rFonts w:ascii="Georgia" w:eastAsia="Georgia" w:hAnsi="Georgia" w:cs="Georgia"/>
          <w:sz w:val="19"/>
          <w:szCs w:val="19"/>
        </w:rPr>
        <w:t>volume</w:t>
      </w:r>
      <w:r>
        <w:rPr>
          <w:rFonts w:ascii="Georgia" w:eastAsia="Georgia" w:hAnsi="Georgia" w:cs="Georgia"/>
          <w:spacing w:val="15"/>
          <w:sz w:val="19"/>
          <w:szCs w:val="19"/>
        </w:rPr>
        <w:t xml:space="preserve"> </w:t>
      </w:r>
      <w:r>
        <w:rPr>
          <w:rFonts w:ascii="Georgia" w:eastAsia="Georgia" w:hAnsi="Georgia" w:cs="Georgia"/>
          <w:sz w:val="19"/>
          <w:szCs w:val="19"/>
        </w:rPr>
        <w:t>compartments</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w w:val="102"/>
          <w:sz w:val="19"/>
          <w:szCs w:val="19"/>
        </w:rPr>
        <w:t>clinical applications.</w:t>
      </w:r>
    </w:p>
    <w:p w14:paraId="4FC77159" w14:textId="77777777" w:rsidR="00E61F9D" w:rsidRDefault="005C64D6">
      <w:pPr>
        <w:spacing w:before="60" w:after="0" w:line="240" w:lineRule="auto"/>
        <w:ind w:left="113" w:right="92"/>
        <w:jc w:val="both"/>
        <w:rPr>
          <w:rFonts w:ascii="Georgia" w:eastAsia="Georgia" w:hAnsi="Georgia" w:cs="Georgia"/>
          <w:sz w:val="19"/>
          <w:szCs w:val="19"/>
        </w:rPr>
      </w:pPr>
      <w:r>
        <w:rPr>
          <w:rFonts w:ascii="Georgia" w:eastAsia="Georgia" w:hAnsi="Georgia" w:cs="Georgia"/>
          <w:sz w:val="19"/>
          <w:szCs w:val="19"/>
        </w:rPr>
        <w:t>Absolutely</w:t>
      </w:r>
      <w:r>
        <w:rPr>
          <w:rFonts w:ascii="Georgia" w:eastAsia="Georgia" w:hAnsi="Georgia" w:cs="Georgia"/>
          <w:spacing w:val="27"/>
          <w:sz w:val="19"/>
          <w:szCs w:val="19"/>
        </w:rPr>
        <w:t xml:space="preserve"> </w:t>
      </w:r>
      <w:r>
        <w:rPr>
          <w:rFonts w:ascii="Georgia" w:eastAsia="Georgia" w:hAnsi="Georgia" w:cs="Georgia"/>
          <w:sz w:val="19"/>
          <w:szCs w:val="19"/>
        </w:rPr>
        <w:t>crucial</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advanced</w:t>
      </w:r>
      <w:r>
        <w:rPr>
          <w:rFonts w:ascii="Georgia" w:eastAsia="Georgia" w:hAnsi="Georgia" w:cs="Georgia"/>
          <w:spacing w:val="25"/>
          <w:sz w:val="19"/>
          <w:szCs w:val="19"/>
        </w:rPr>
        <w:t xml:space="preserve"> </w:t>
      </w:r>
      <w:r>
        <w:rPr>
          <w:rFonts w:ascii="Georgia" w:eastAsia="Georgia" w:hAnsi="Georgia" w:cs="Georgia"/>
          <w:sz w:val="19"/>
          <w:szCs w:val="19"/>
        </w:rPr>
        <w:t>techniques</w:t>
      </w:r>
      <w:r>
        <w:rPr>
          <w:rFonts w:ascii="Georgia" w:eastAsia="Georgia" w:hAnsi="Georgia" w:cs="Georgia"/>
          <w:spacing w:val="27"/>
          <w:sz w:val="19"/>
          <w:szCs w:val="19"/>
        </w:rPr>
        <w:t xml:space="preserve"> </w:t>
      </w:r>
      <w:r>
        <w:rPr>
          <w:rFonts w:ascii="Georgia" w:eastAsia="Georgia" w:hAnsi="Georgia" w:cs="Georgia"/>
          <w:sz w:val="19"/>
          <w:szCs w:val="19"/>
        </w:rPr>
        <w:t>being</w:t>
      </w:r>
      <w:r>
        <w:rPr>
          <w:rFonts w:ascii="Georgia" w:eastAsia="Georgia" w:hAnsi="Georgia" w:cs="Georgia"/>
          <w:spacing w:val="18"/>
          <w:sz w:val="19"/>
          <w:szCs w:val="19"/>
        </w:rPr>
        <w:t xml:space="preserve"> </w:t>
      </w:r>
      <w:r>
        <w:rPr>
          <w:rFonts w:ascii="Georgia" w:eastAsia="Georgia" w:hAnsi="Georgia" w:cs="Georgia"/>
          <w:sz w:val="19"/>
          <w:szCs w:val="19"/>
        </w:rPr>
        <w:t>developed</w:t>
      </w:r>
      <w:r>
        <w:rPr>
          <w:rFonts w:ascii="Georgia" w:eastAsia="Georgia" w:hAnsi="Georgia" w:cs="Georgia"/>
          <w:spacing w:val="26"/>
          <w:sz w:val="19"/>
          <w:szCs w:val="19"/>
        </w:rPr>
        <w:t xml:space="preserve"> </w:t>
      </w:r>
      <w:r>
        <w:rPr>
          <w:rFonts w:ascii="Georgia" w:eastAsia="Georgia" w:hAnsi="Georgia" w:cs="Georgia"/>
          <w:sz w:val="19"/>
          <w:szCs w:val="19"/>
        </w:rPr>
        <w:t>by</w:t>
      </w:r>
      <w:r>
        <w:rPr>
          <w:rFonts w:ascii="Georgia" w:eastAsia="Georgia" w:hAnsi="Georgia" w:cs="Georgia"/>
          <w:spacing w:val="13"/>
          <w:sz w:val="19"/>
          <w:szCs w:val="19"/>
        </w:rPr>
        <w:t xml:space="preserve"> </w:t>
      </w:r>
      <w:r>
        <w:rPr>
          <w:rFonts w:ascii="Georgia" w:eastAsia="Georgia" w:hAnsi="Georgia" w:cs="Georgia"/>
          <w:sz w:val="19"/>
          <w:szCs w:val="19"/>
        </w:rPr>
        <w:t>Dr.</w:t>
      </w:r>
      <w:r>
        <w:rPr>
          <w:rFonts w:ascii="Georgia" w:eastAsia="Georgia" w:hAnsi="Georgia" w:cs="Georgia"/>
          <w:spacing w:val="14"/>
          <w:sz w:val="19"/>
          <w:szCs w:val="19"/>
        </w:rPr>
        <w:t xml:space="preserve"> </w:t>
      </w:r>
      <w:r>
        <w:rPr>
          <w:rFonts w:ascii="Georgia" w:eastAsia="Georgia" w:hAnsi="Georgia" w:cs="Georgia"/>
          <w:sz w:val="19"/>
          <w:szCs w:val="19"/>
        </w:rPr>
        <w:t>Teague</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his</w:t>
      </w:r>
      <w:r>
        <w:rPr>
          <w:rFonts w:ascii="Georgia" w:eastAsia="Georgia" w:hAnsi="Georgia" w:cs="Georgia"/>
          <w:spacing w:val="14"/>
          <w:sz w:val="19"/>
          <w:szCs w:val="19"/>
        </w:rPr>
        <w:t xml:space="preserve"> </w:t>
      </w:r>
      <w:r>
        <w:rPr>
          <w:rFonts w:ascii="Georgia" w:eastAsia="Georgia" w:hAnsi="Georgia" w:cs="Georgia"/>
          <w:sz w:val="19"/>
          <w:szCs w:val="19"/>
        </w:rPr>
        <w:t>group</w:t>
      </w:r>
      <w:r>
        <w:rPr>
          <w:rFonts w:ascii="Georgia" w:eastAsia="Georgia" w:hAnsi="Georgia" w:cs="Georgia"/>
          <w:spacing w:val="19"/>
          <w:sz w:val="19"/>
          <w:szCs w:val="19"/>
        </w:rPr>
        <w:t xml:space="preserve"> </w:t>
      </w:r>
      <w:r>
        <w:rPr>
          <w:rFonts w:ascii="Georgia" w:eastAsia="Georgia" w:hAnsi="Georgia" w:cs="Georgia"/>
          <w:sz w:val="19"/>
          <w:szCs w:val="19"/>
        </w:rPr>
        <w:t>are</w:t>
      </w:r>
      <w:r>
        <w:rPr>
          <w:rFonts w:ascii="Georgia" w:eastAsia="Georgia" w:hAnsi="Georgia" w:cs="Georgia"/>
          <w:spacing w:val="14"/>
          <w:sz w:val="19"/>
          <w:szCs w:val="19"/>
        </w:rPr>
        <w:t xml:space="preserve"> </w:t>
      </w:r>
      <w:r>
        <w:rPr>
          <w:rFonts w:ascii="Georgia" w:eastAsia="Georgia" w:hAnsi="Georgia" w:cs="Georgia"/>
          <w:sz w:val="19"/>
          <w:szCs w:val="19"/>
        </w:rPr>
        <w:t>sophisticated</w:t>
      </w:r>
      <w:r>
        <w:rPr>
          <w:rFonts w:ascii="Georgia" w:eastAsia="Georgia" w:hAnsi="Georgia" w:cs="Georgia"/>
          <w:spacing w:val="31"/>
          <w:sz w:val="19"/>
          <w:szCs w:val="19"/>
        </w:rPr>
        <w:t xml:space="preserve"> </w:t>
      </w:r>
      <w:r>
        <w:rPr>
          <w:rFonts w:ascii="Georgia" w:eastAsia="Georgia" w:hAnsi="Georgia" w:cs="Georgia"/>
          <w:sz w:val="19"/>
          <w:szCs w:val="19"/>
        </w:rPr>
        <w:t>image</w:t>
      </w:r>
      <w:r>
        <w:rPr>
          <w:rFonts w:ascii="Georgia" w:eastAsia="Georgia" w:hAnsi="Georgia" w:cs="Georgia"/>
          <w:spacing w:val="19"/>
          <w:sz w:val="19"/>
          <w:szCs w:val="19"/>
        </w:rPr>
        <w:t xml:space="preserve"> </w:t>
      </w:r>
      <w:r>
        <w:rPr>
          <w:rFonts w:ascii="Georgia" w:eastAsia="Georgia" w:hAnsi="Georgia" w:cs="Georgia"/>
          <w:w w:val="102"/>
          <w:sz w:val="19"/>
          <w:szCs w:val="19"/>
        </w:rPr>
        <w:t>analysis</w:t>
      </w:r>
    </w:p>
    <w:p w14:paraId="31543228" w14:textId="77777777" w:rsidR="00E61F9D" w:rsidRDefault="00E61F9D">
      <w:pPr>
        <w:spacing w:after="0"/>
        <w:jc w:val="both"/>
        <w:sectPr w:rsidR="00E61F9D">
          <w:pgSz w:w="12240" w:h="15840"/>
          <w:pgMar w:top="680" w:right="580" w:bottom="280" w:left="600" w:header="720" w:footer="720" w:gutter="0"/>
          <w:cols w:space="720"/>
        </w:sectPr>
      </w:pPr>
    </w:p>
    <w:p w14:paraId="061505AC" w14:textId="77777777" w:rsidR="00E61F9D" w:rsidRDefault="005C64D6">
      <w:pPr>
        <w:spacing w:before="85" w:after="0" w:line="277" w:lineRule="auto"/>
        <w:ind w:left="120" w:right="89"/>
        <w:jc w:val="both"/>
        <w:rPr>
          <w:rFonts w:ascii="Georgia" w:eastAsia="Georgia" w:hAnsi="Georgia" w:cs="Georgia"/>
          <w:sz w:val="19"/>
          <w:szCs w:val="19"/>
        </w:rPr>
      </w:pPr>
      <w:proofErr w:type="gramStart"/>
      <w:r>
        <w:rPr>
          <w:rFonts w:ascii="Georgia" w:eastAsia="Georgia" w:hAnsi="Georgia" w:cs="Georgia"/>
          <w:sz w:val="19"/>
          <w:szCs w:val="19"/>
        </w:rPr>
        <w:lastRenderedPageBreak/>
        <w:t>tools</w:t>
      </w:r>
      <w:proofErr w:type="gramEnd"/>
      <w:r>
        <w:rPr>
          <w:rFonts w:ascii="Georgia" w:eastAsia="Georgia" w:hAnsi="Georgia" w:cs="Georgia"/>
          <w:spacing w:val="18"/>
          <w:sz w:val="19"/>
          <w:szCs w:val="19"/>
        </w:rPr>
        <w:t xml:space="preserve"> </w:t>
      </w:r>
      <w:r>
        <w:rPr>
          <w:rFonts w:ascii="Georgia" w:eastAsia="Georgia" w:hAnsi="Georgia" w:cs="Georgia"/>
          <w:sz w:val="19"/>
          <w:szCs w:val="19"/>
        </w:rPr>
        <w:t>like</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ones</w:t>
      </w:r>
      <w:r>
        <w:rPr>
          <w:rFonts w:ascii="Georgia" w:eastAsia="Georgia" w:hAnsi="Georgia" w:cs="Georgia"/>
          <w:spacing w:val="18"/>
          <w:sz w:val="19"/>
          <w:szCs w:val="19"/>
        </w:rPr>
        <w:t xml:space="preserve"> </w:t>
      </w:r>
      <w:r>
        <w:rPr>
          <w:rFonts w:ascii="Georgia" w:eastAsia="Georgia" w:hAnsi="Georgia" w:cs="Georgia"/>
          <w:sz w:val="19"/>
          <w:szCs w:val="19"/>
        </w:rPr>
        <w:t>being</w:t>
      </w:r>
      <w:r>
        <w:rPr>
          <w:rFonts w:ascii="Georgia" w:eastAsia="Georgia" w:hAnsi="Georgia" w:cs="Georgia"/>
          <w:spacing w:val="19"/>
          <w:sz w:val="19"/>
          <w:szCs w:val="19"/>
        </w:rPr>
        <w:t xml:space="preserve"> </w:t>
      </w:r>
      <w:r>
        <w:rPr>
          <w:rFonts w:ascii="Georgia" w:eastAsia="Georgia" w:hAnsi="Georgia" w:cs="Georgia"/>
          <w:sz w:val="19"/>
          <w:szCs w:val="19"/>
        </w:rPr>
        <w:t>proposed</w:t>
      </w:r>
      <w:r>
        <w:rPr>
          <w:rFonts w:ascii="Georgia" w:eastAsia="Georgia" w:hAnsi="Georgia" w:cs="Georgia"/>
          <w:spacing w:val="26"/>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this</w:t>
      </w:r>
      <w:r>
        <w:rPr>
          <w:rFonts w:ascii="Georgia" w:eastAsia="Georgia" w:hAnsi="Georgia" w:cs="Georgia"/>
          <w:spacing w:val="16"/>
          <w:sz w:val="19"/>
          <w:szCs w:val="19"/>
        </w:rPr>
        <w:t xml:space="preserve"> </w:t>
      </w:r>
      <w:r>
        <w:rPr>
          <w:rFonts w:ascii="Georgia" w:eastAsia="Georgia" w:hAnsi="Georgia" w:cs="Georgia"/>
          <w:sz w:val="19"/>
          <w:szCs w:val="19"/>
        </w:rPr>
        <w:t xml:space="preserve">project. </w:t>
      </w:r>
      <w:r>
        <w:rPr>
          <w:rFonts w:ascii="Georgia" w:eastAsia="Georgia" w:hAnsi="Georgia" w:cs="Georgia"/>
          <w:spacing w:val="11"/>
          <w:sz w:val="19"/>
          <w:szCs w:val="19"/>
        </w:rPr>
        <w:t xml:space="preserve"> </w:t>
      </w:r>
      <w:r>
        <w:rPr>
          <w:rFonts w:ascii="Georgia" w:eastAsia="Georgia" w:hAnsi="Georgia" w:cs="Georgia"/>
          <w:sz w:val="19"/>
          <w:szCs w:val="19"/>
        </w:rPr>
        <w:t>For</w:t>
      </w:r>
      <w:r>
        <w:rPr>
          <w:rFonts w:ascii="Georgia" w:eastAsia="Georgia" w:hAnsi="Georgia" w:cs="Georgia"/>
          <w:spacing w:val="16"/>
          <w:sz w:val="19"/>
          <w:szCs w:val="19"/>
        </w:rPr>
        <w:t xml:space="preserve"> </w:t>
      </w:r>
      <w:r>
        <w:rPr>
          <w:rFonts w:ascii="Georgia" w:eastAsia="Georgia" w:hAnsi="Georgia" w:cs="Georgia"/>
          <w:sz w:val="19"/>
          <w:szCs w:val="19"/>
        </w:rPr>
        <w:t>example,</w:t>
      </w:r>
      <w:r>
        <w:rPr>
          <w:rFonts w:ascii="Georgia" w:eastAsia="Georgia" w:hAnsi="Georgia" w:cs="Georgia"/>
          <w:spacing w:val="28"/>
          <w:sz w:val="19"/>
          <w:szCs w:val="19"/>
        </w:rPr>
        <w:t xml:space="preserve"> </w:t>
      </w:r>
      <w:r>
        <w:rPr>
          <w:rFonts w:ascii="Georgia" w:eastAsia="Georgia" w:hAnsi="Georgia" w:cs="Georgia"/>
          <w:sz w:val="19"/>
          <w:szCs w:val="19"/>
        </w:rPr>
        <w:t>our</w:t>
      </w:r>
      <w:r>
        <w:rPr>
          <w:rFonts w:ascii="Georgia" w:eastAsia="Georgia" w:hAnsi="Georgia" w:cs="Georgia"/>
          <w:spacing w:val="16"/>
          <w:sz w:val="19"/>
          <w:szCs w:val="19"/>
        </w:rPr>
        <w:t xml:space="preserve"> </w:t>
      </w:r>
      <w:r>
        <w:rPr>
          <w:rFonts w:ascii="Georgia" w:eastAsia="Georgia" w:hAnsi="Georgia" w:cs="Georgia"/>
          <w:sz w:val="19"/>
          <w:szCs w:val="19"/>
        </w:rPr>
        <w:t>ventilation-based</w:t>
      </w:r>
      <w:r>
        <w:rPr>
          <w:rFonts w:ascii="Georgia" w:eastAsia="Georgia" w:hAnsi="Georgia" w:cs="Georgia"/>
          <w:spacing w:val="39"/>
          <w:sz w:val="19"/>
          <w:szCs w:val="19"/>
        </w:rPr>
        <w:t xml:space="preserve"> </w:t>
      </w:r>
      <w:r>
        <w:rPr>
          <w:rFonts w:ascii="Georgia" w:eastAsia="Georgia" w:hAnsi="Georgia" w:cs="Georgia"/>
          <w:sz w:val="19"/>
          <w:szCs w:val="19"/>
        </w:rPr>
        <w:t>segmentation</w:t>
      </w:r>
      <w:r>
        <w:rPr>
          <w:rFonts w:ascii="Georgia" w:eastAsia="Georgia" w:hAnsi="Georgia" w:cs="Georgia"/>
          <w:spacing w:val="33"/>
          <w:sz w:val="19"/>
          <w:szCs w:val="19"/>
        </w:rPr>
        <w:t xml:space="preserve"> </w:t>
      </w:r>
      <w:r>
        <w:rPr>
          <w:rFonts w:ascii="Georgia" w:eastAsia="Georgia" w:hAnsi="Georgia" w:cs="Georgia"/>
          <w:sz w:val="19"/>
          <w:szCs w:val="19"/>
        </w:rPr>
        <w:t>method</w:t>
      </w:r>
      <w:r>
        <w:rPr>
          <w:rFonts w:ascii="Georgia" w:eastAsia="Georgia" w:hAnsi="Georgia" w:cs="Georgia"/>
          <w:spacing w:val="23"/>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already</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being </w:t>
      </w:r>
      <w:r>
        <w:rPr>
          <w:rFonts w:ascii="Georgia" w:eastAsia="Georgia" w:hAnsi="Georgia" w:cs="Georgia"/>
          <w:sz w:val="19"/>
          <w:szCs w:val="19"/>
        </w:rPr>
        <w:t>used</w:t>
      </w:r>
      <w:r>
        <w:rPr>
          <w:rFonts w:ascii="Georgia" w:eastAsia="Georgia" w:hAnsi="Georgia" w:cs="Georgia"/>
          <w:spacing w:val="21"/>
          <w:sz w:val="19"/>
          <w:szCs w:val="19"/>
        </w:rPr>
        <w:t xml:space="preserve"> </w:t>
      </w:r>
      <w:r>
        <w:rPr>
          <w:rFonts w:ascii="Georgia" w:eastAsia="Georgia" w:hAnsi="Georgia" w:cs="Georgia"/>
          <w:sz w:val="19"/>
          <w:szCs w:val="19"/>
        </w:rPr>
        <w:t>to</w:t>
      </w:r>
      <w:r>
        <w:rPr>
          <w:rFonts w:ascii="Georgia" w:eastAsia="Georgia" w:hAnsi="Georgia" w:cs="Georgia"/>
          <w:spacing w:val="16"/>
          <w:sz w:val="19"/>
          <w:szCs w:val="19"/>
        </w:rPr>
        <w:t xml:space="preserve"> </w:t>
      </w:r>
      <w:r>
        <w:rPr>
          <w:rFonts w:ascii="Georgia" w:eastAsia="Georgia" w:hAnsi="Georgia" w:cs="Georgia"/>
          <w:sz w:val="19"/>
          <w:szCs w:val="19"/>
        </w:rPr>
        <w:t>determine</w:t>
      </w:r>
      <w:r>
        <w:rPr>
          <w:rFonts w:ascii="Georgia" w:eastAsia="Georgia" w:hAnsi="Georgia" w:cs="Georgia"/>
          <w:spacing w:val="30"/>
          <w:sz w:val="19"/>
          <w:szCs w:val="19"/>
        </w:rPr>
        <w:t xml:space="preserve"> </w:t>
      </w:r>
      <w:r>
        <w:rPr>
          <w:rFonts w:ascii="Georgia" w:eastAsia="Georgia" w:hAnsi="Georgia" w:cs="Georgia"/>
          <w:sz w:val="19"/>
          <w:szCs w:val="19"/>
        </w:rPr>
        <w:t>volumetric</w:t>
      </w:r>
      <w:r>
        <w:rPr>
          <w:rFonts w:ascii="Georgia" w:eastAsia="Georgia" w:hAnsi="Georgia" w:cs="Georgia"/>
          <w:spacing w:val="31"/>
          <w:sz w:val="19"/>
          <w:szCs w:val="19"/>
        </w:rPr>
        <w:t xml:space="preserve"> </w:t>
      </w:r>
      <w:r>
        <w:rPr>
          <w:rFonts w:ascii="Georgia" w:eastAsia="Georgia" w:hAnsi="Georgia" w:cs="Georgia"/>
          <w:sz w:val="19"/>
          <w:szCs w:val="19"/>
        </w:rPr>
        <w:t>compartments</w:t>
      </w:r>
      <w:r>
        <w:rPr>
          <w:rFonts w:ascii="Georgia" w:eastAsia="Georgia" w:hAnsi="Georgia" w:cs="Georgia"/>
          <w:spacing w:val="37"/>
          <w:sz w:val="19"/>
          <w:szCs w:val="19"/>
        </w:rPr>
        <w:t xml:space="preserve"> </w:t>
      </w:r>
      <w:r>
        <w:rPr>
          <w:rFonts w:ascii="Georgia" w:eastAsia="Georgia" w:hAnsi="Georgia" w:cs="Georgia"/>
          <w:sz w:val="19"/>
          <w:szCs w:val="19"/>
        </w:rPr>
        <w:t>based</w:t>
      </w:r>
      <w:r>
        <w:rPr>
          <w:rFonts w:ascii="Georgia" w:eastAsia="Georgia" w:hAnsi="Georgia" w:cs="Georgia"/>
          <w:spacing w:val="23"/>
          <w:sz w:val="19"/>
          <w:szCs w:val="19"/>
        </w:rPr>
        <w:t xml:space="preserve"> </w:t>
      </w:r>
      <w:r>
        <w:rPr>
          <w:rFonts w:ascii="Georgia" w:eastAsia="Georgia" w:hAnsi="Georgia" w:cs="Georgia"/>
          <w:sz w:val="19"/>
          <w:szCs w:val="19"/>
        </w:rPr>
        <w:t>on</w:t>
      </w:r>
      <w:r>
        <w:rPr>
          <w:rFonts w:ascii="Georgia" w:eastAsia="Georgia" w:hAnsi="Georgia" w:cs="Georgia"/>
          <w:spacing w:val="17"/>
          <w:sz w:val="19"/>
          <w:szCs w:val="19"/>
        </w:rPr>
        <w:t xml:space="preserve"> </w:t>
      </w:r>
      <w:r>
        <w:rPr>
          <w:rFonts w:ascii="Georgia" w:eastAsia="Georgia" w:hAnsi="Georgia" w:cs="Georgia"/>
          <w:sz w:val="19"/>
          <w:szCs w:val="19"/>
        </w:rPr>
        <w:t>lung</w:t>
      </w:r>
      <w:r>
        <w:rPr>
          <w:rFonts w:ascii="Georgia" w:eastAsia="Georgia" w:hAnsi="Georgia" w:cs="Georgia"/>
          <w:spacing w:val="20"/>
          <w:sz w:val="19"/>
          <w:szCs w:val="19"/>
        </w:rPr>
        <w:t xml:space="preserve"> </w:t>
      </w:r>
      <w:r>
        <w:rPr>
          <w:rFonts w:ascii="Georgia" w:eastAsia="Georgia" w:hAnsi="Georgia" w:cs="Georgia"/>
          <w:sz w:val="19"/>
          <w:szCs w:val="19"/>
        </w:rPr>
        <w:t xml:space="preserve">function. </w:t>
      </w:r>
      <w:r>
        <w:rPr>
          <w:rFonts w:ascii="Georgia" w:eastAsia="Georgia" w:hAnsi="Georgia" w:cs="Georgia"/>
          <w:spacing w:val="21"/>
          <w:sz w:val="19"/>
          <w:szCs w:val="19"/>
        </w:rPr>
        <w:t xml:space="preserve"> </w:t>
      </w:r>
      <w:r>
        <w:rPr>
          <w:rFonts w:ascii="Georgia" w:eastAsia="Georgia" w:hAnsi="Georgia" w:cs="Georgia"/>
          <w:sz w:val="19"/>
          <w:szCs w:val="19"/>
        </w:rPr>
        <w:t>Additional</w:t>
      </w:r>
      <w:r>
        <w:rPr>
          <w:rFonts w:ascii="Georgia" w:eastAsia="Georgia" w:hAnsi="Georgia" w:cs="Georgia"/>
          <w:spacing w:val="31"/>
          <w:sz w:val="19"/>
          <w:szCs w:val="19"/>
        </w:rPr>
        <w:t xml:space="preserve"> </w:t>
      </w:r>
      <w:r>
        <w:rPr>
          <w:rFonts w:ascii="Georgia" w:eastAsia="Georgia" w:hAnsi="Georgia" w:cs="Georgia"/>
          <w:sz w:val="19"/>
          <w:szCs w:val="19"/>
        </w:rPr>
        <w:t>“cleaning”</w:t>
      </w:r>
      <w:r>
        <w:rPr>
          <w:rFonts w:ascii="Georgia" w:eastAsia="Georgia" w:hAnsi="Georgia" w:cs="Georgia"/>
          <w:spacing w:val="30"/>
          <w:sz w:val="19"/>
          <w:szCs w:val="19"/>
        </w:rPr>
        <w:t xml:space="preserve"> </w:t>
      </w:r>
      <w:r>
        <w:rPr>
          <w:rFonts w:ascii="Georgia" w:eastAsia="Georgia" w:hAnsi="Georgia" w:cs="Georgia"/>
          <w:sz w:val="19"/>
          <w:szCs w:val="19"/>
        </w:rPr>
        <w:t>necessary</w:t>
      </w:r>
      <w:r>
        <w:rPr>
          <w:rFonts w:ascii="Georgia" w:eastAsia="Georgia" w:hAnsi="Georgia" w:cs="Georgia"/>
          <w:spacing w:val="29"/>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these</w:t>
      </w:r>
      <w:r>
        <w:rPr>
          <w:rFonts w:ascii="Georgia" w:eastAsia="Georgia" w:hAnsi="Georgia" w:cs="Georgia"/>
          <w:spacing w:val="22"/>
          <w:sz w:val="19"/>
          <w:szCs w:val="19"/>
        </w:rPr>
        <w:t xml:space="preserve"> </w:t>
      </w:r>
      <w:r>
        <w:rPr>
          <w:rFonts w:ascii="Georgia" w:eastAsia="Georgia" w:hAnsi="Georgia" w:cs="Georgia"/>
          <w:sz w:val="19"/>
          <w:szCs w:val="19"/>
        </w:rPr>
        <w:t>data</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include </w:t>
      </w:r>
      <w:proofErr w:type="spellStart"/>
      <w:r>
        <w:rPr>
          <w:rFonts w:ascii="Georgia" w:eastAsia="Georgia" w:hAnsi="Georgia" w:cs="Georgia"/>
          <w:sz w:val="19"/>
          <w:szCs w:val="19"/>
        </w:rPr>
        <w:t>denoising</w:t>
      </w:r>
      <w:proofErr w:type="spellEnd"/>
      <w:r>
        <w:rPr>
          <w:rFonts w:ascii="Georgia" w:eastAsia="Georgia" w:hAnsi="Georgia" w:cs="Georgia"/>
          <w:spacing w:val="4"/>
          <w:sz w:val="19"/>
          <w:szCs w:val="19"/>
        </w:rPr>
        <w:t xml:space="preserve"> </w:t>
      </w:r>
      <w:r>
        <w:rPr>
          <w:rFonts w:ascii="Georgia" w:eastAsia="Georgia" w:hAnsi="Georgia" w:cs="Georgia"/>
          <w:sz w:val="19"/>
          <w:szCs w:val="19"/>
        </w:rPr>
        <w:t>techniques</w:t>
      </w:r>
      <w:r>
        <w:rPr>
          <w:rFonts w:ascii="Georgia" w:eastAsia="Georgia" w:hAnsi="Georgia" w:cs="Georgia"/>
          <w:spacing w:val="6"/>
          <w:sz w:val="19"/>
          <w:szCs w:val="19"/>
        </w:rPr>
        <w:t xml:space="preserve"> </w:t>
      </w:r>
      <w:r>
        <w:rPr>
          <w:rFonts w:ascii="Georgia" w:eastAsia="Georgia" w:hAnsi="Georgia" w:cs="Georgia"/>
          <w:sz w:val="19"/>
          <w:szCs w:val="19"/>
        </w:rPr>
        <w:t>[51]</w:t>
      </w:r>
      <w:r>
        <w:rPr>
          <w:rFonts w:ascii="Georgia" w:eastAsia="Georgia" w:hAnsi="Georgia" w:cs="Georgia"/>
          <w:spacing w:val="-5"/>
          <w:sz w:val="19"/>
          <w:szCs w:val="19"/>
        </w:rPr>
        <w:t xml:space="preserve"> </w:t>
      </w:r>
      <w:r>
        <w:rPr>
          <w:rFonts w:ascii="Georgia" w:eastAsia="Georgia" w:hAnsi="Georgia" w:cs="Georgia"/>
          <w:sz w:val="19"/>
          <w:szCs w:val="19"/>
        </w:rPr>
        <w:t>implemented</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made</w:t>
      </w:r>
      <w:r>
        <w:rPr>
          <w:rFonts w:ascii="Georgia" w:eastAsia="Georgia" w:hAnsi="Georgia" w:cs="Georgia"/>
          <w:spacing w:val="-3"/>
          <w:sz w:val="19"/>
          <w:szCs w:val="19"/>
        </w:rPr>
        <w:t xml:space="preserve"> </w:t>
      </w:r>
      <w:r>
        <w:rPr>
          <w:rFonts w:ascii="Georgia" w:eastAsia="Georgia" w:hAnsi="Georgia" w:cs="Georgia"/>
          <w:sz w:val="19"/>
          <w:szCs w:val="19"/>
        </w:rPr>
        <w:t>available</w:t>
      </w:r>
      <w:r>
        <w:rPr>
          <w:rFonts w:ascii="Georgia" w:eastAsia="Georgia" w:hAnsi="Georgia" w:cs="Georgia"/>
          <w:spacing w:val="3"/>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ANTs.</w:t>
      </w:r>
      <w:r>
        <w:rPr>
          <w:rFonts w:ascii="Georgia" w:eastAsia="Georgia" w:hAnsi="Georgia" w:cs="Georgia"/>
          <w:spacing w:val="23"/>
          <w:sz w:val="19"/>
          <w:szCs w:val="19"/>
        </w:rPr>
        <w:t xml:space="preserve"> </w:t>
      </w:r>
      <w:r>
        <w:rPr>
          <w:rFonts w:ascii="Georgia" w:eastAsia="Georgia" w:hAnsi="Georgia" w:cs="Georgia"/>
          <w:sz w:val="19"/>
          <w:szCs w:val="19"/>
        </w:rPr>
        <w:t>Lobe</w:t>
      </w:r>
      <w:r>
        <w:rPr>
          <w:rFonts w:ascii="Georgia" w:eastAsia="Georgia" w:hAnsi="Georgia" w:cs="Georgia"/>
          <w:spacing w:val="-4"/>
          <w:sz w:val="19"/>
          <w:szCs w:val="19"/>
        </w:rPr>
        <w:t xml:space="preserve"> </w:t>
      </w:r>
      <w:r>
        <w:rPr>
          <w:rFonts w:ascii="Georgia" w:eastAsia="Georgia" w:hAnsi="Georgia" w:cs="Georgia"/>
          <w:sz w:val="19"/>
          <w:szCs w:val="19"/>
        </w:rPr>
        <w:t>estimation</w:t>
      </w:r>
      <w:r>
        <w:rPr>
          <w:rFonts w:ascii="Georgia" w:eastAsia="Georgia" w:hAnsi="Georgia" w:cs="Georgia"/>
          <w:spacing w:val="6"/>
          <w:sz w:val="19"/>
          <w:szCs w:val="19"/>
        </w:rPr>
        <w:t xml:space="preserve"> </w:t>
      </w:r>
      <w:r>
        <w:rPr>
          <w:rFonts w:ascii="Georgia" w:eastAsia="Georgia" w:hAnsi="Georgia" w:cs="Georgia"/>
          <w:sz w:val="19"/>
          <w:szCs w:val="19"/>
        </w:rPr>
        <w:t>will</w:t>
      </w:r>
      <w:r>
        <w:rPr>
          <w:rFonts w:ascii="Georgia" w:eastAsia="Georgia" w:hAnsi="Georgia" w:cs="Georgia"/>
          <w:spacing w:val="-6"/>
          <w:sz w:val="19"/>
          <w:szCs w:val="19"/>
        </w:rPr>
        <w:t xml:space="preserve"> </w:t>
      </w:r>
      <w:r>
        <w:rPr>
          <w:rFonts w:ascii="Georgia" w:eastAsia="Georgia" w:hAnsi="Georgia" w:cs="Georgia"/>
          <w:sz w:val="19"/>
          <w:szCs w:val="19"/>
        </w:rPr>
        <w:t>be</w:t>
      </w:r>
      <w:r>
        <w:rPr>
          <w:rFonts w:ascii="Georgia" w:eastAsia="Georgia" w:hAnsi="Georgia" w:cs="Georgia"/>
          <w:spacing w:val="-8"/>
          <w:sz w:val="19"/>
          <w:szCs w:val="19"/>
        </w:rPr>
        <w:t xml:space="preserve"> </w:t>
      </w:r>
      <w:r>
        <w:rPr>
          <w:rFonts w:ascii="Georgia" w:eastAsia="Georgia" w:hAnsi="Georgia" w:cs="Georgia"/>
          <w:sz w:val="19"/>
          <w:szCs w:val="19"/>
        </w:rPr>
        <w:t>possible</w:t>
      </w:r>
      <w:r>
        <w:rPr>
          <w:rFonts w:ascii="Georgia" w:eastAsia="Georgia" w:hAnsi="Georgia" w:cs="Georgia"/>
          <w:spacing w:val="2"/>
          <w:sz w:val="19"/>
          <w:szCs w:val="19"/>
        </w:rPr>
        <w:t xml:space="preserve"> </w:t>
      </w:r>
      <w:r>
        <w:rPr>
          <w:rFonts w:ascii="Georgia" w:eastAsia="Georgia" w:hAnsi="Georgia" w:cs="Georgia"/>
          <w:sz w:val="19"/>
          <w:szCs w:val="19"/>
        </w:rPr>
        <w:t>by</w:t>
      </w:r>
      <w:r>
        <w:rPr>
          <w:rFonts w:ascii="Georgia" w:eastAsia="Georgia" w:hAnsi="Georgia" w:cs="Georgia"/>
          <w:spacing w:val="-8"/>
          <w:sz w:val="19"/>
          <w:szCs w:val="19"/>
        </w:rPr>
        <w:t xml:space="preserve"> </w:t>
      </w:r>
      <w:r>
        <w:rPr>
          <w:rFonts w:ascii="Georgia" w:eastAsia="Georgia" w:hAnsi="Georgia" w:cs="Georgia"/>
          <w:sz w:val="19"/>
          <w:szCs w:val="19"/>
        </w:rPr>
        <w:t>refining</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techniques </w:t>
      </w:r>
      <w:r>
        <w:rPr>
          <w:rFonts w:ascii="Georgia" w:eastAsia="Georgia" w:hAnsi="Georgia" w:cs="Georgia"/>
          <w:sz w:val="19"/>
          <w:szCs w:val="19"/>
        </w:rPr>
        <w:t>originally</w:t>
      </w:r>
      <w:r>
        <w:rPr>
          <w:rFonts w:ascii="Georgia" w:eastAsia="Georgia" w:hAnsi="Georgia" w:cs="Georgia"/>
          <w:spacing w:val="17"/>
          <w:sz w:val="19"/>
          <w:szCs w:val="19"/>
        </w:rPr>
        <w:t xml:space="preserve"> </w:t>
      </w:r>
      <w:r>
        <w:rPr>
          <w:rFonts w:ascii="Georgia" w:eastAsia="Georgia" w:hAnsi="Georgia" w:cs="Georgia"/>
          <w:sz w:val="19"/>
          <w:szCs w:val="19"/>
        </w:rPr>
        <w:t>described</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w w:val="102"/>
          <w:sz w:val="19"/>
          <w:szCs w:val="19"/>
        </w:rPr>
        <w:t>[50].</w:t>
      </w:r>
    </w:p>
    <w:p w14:paraId="6F87427E" w14:textId="77777777" w:rsidR="00E61F9D" w:rsidRDefault="005C64D6">
      <w:pPr>
        <w:spacing w:before="60" w:after="0" w:line="277" w:lineRule="auto"/>
        <w:ind w:left="113" w:right="63" w:firstLine="7"/>
        <w:jc w:val="both"/>
        <w:rPr>
          <w:rFonts w:ascii="Georgia" w:eastAsia="Georgia" w:hAnsi="Georgia" w:cs="Georgia"/>
          <w:sz w:val="19"/>
          <w:szCs w:val="19"/>
        </w:rPr>
      </w:pPr>
      <w:r>
        <w:rPr>
          <w:rFonts w:ascii="Georgia" w:eastAsia="Georgia" w:hAnsi="Georgia" w:cs="Georgia"/>
          <w:b/>
          <w:bCs/>
          <w:sz w:val="19"/>
          <w:szCs w:val="19"/>
        </w:rPr>
        <w:t>3(c.3.3)</w:t>
      </w:r>
      <w:r>
        <w:rPr>
          <w:rFonts w:ascii="Georgia" w:eastAsia="Georgia" w:hAnsi="Georgia" w:cs="Georgia"/>
          <w:b/>
          <w:bCs/>
          <w:spacing w:val="27"/>
          <w:sz w:val="19"/>
          <w:szCs w:val="19"/>
        </w:rPr>
        <w:t xml:space="preserve"> </w:t>
      </w:r>
      <w:r>
        <w:rPr>
          <w:rFonts w:ascii="Georgia" w:eastAsia="Georgia" w:hAnsi="Georgia" w:cs="Georgia"/>
          <w:b/>
          <w:bCs/>
          <w:sz w:val="19"/>
          <w:szCs w:val="19"/>
        </w:rPr>
        <w:t>Characterization</w:t>
      </w:r>
      <w:r>
        <w:rPr>
          <w:rFonts w:ascii="Georgia" w:eastAsia="Georgia" w:hAnsi="Georgia" w:cs="Georgia"/>
          <w:b/>
          <w:bCs/>
          <w:spacing w:val="45"/>
          <w:sz w:val="19"/>
          <w:szCs w:val="19"/>
        </w:rPr>
        <w:t xml:space="preserve"> </w:t>
      </w:r>
      <w:r>
        <w:rPr>
          <w:rFonts w:ascii="Georgia" w:eastAsia="Georgia" w:hAnsi="Georgia" w:cs="Georgia"/>
          <w:b/>
          <w:bCs/>
          <w:sz w:val="19"/>
          <w:szCs w:val="19"/>
        </w:rPr>
        <w:t>of</w:t>
      </w:r>
      <w:r>
        <w:rPr>
          <w:rFonts w:ascii="Georgia" w:eastAsia="Georgia" w:hAnsi="Georgia" w:cs="Georgia"/>
          <w:b/>
          <w:bCs/>
          <w:spacing w:val="16"/>
          <w:sz w:val="19"/>
          <w:szCs w:val="19"/>
        </w:rPr>
        <w:t xml:space="preserve"> </w:t>
      </w:r>
      <w:proofErr w:type="spellStart"/>
      <w:r>
        <w:rPr>
          <w:rFonts w:ascii="Georgia" w:eastAsia="Georgia" w:hAnsi="Georgia" w:cs="Georgia"/>
          <w:b/>
          <w:bCs/>
          <w:sz w:val="19"/>
          <w:szCs w:val="19"/>
        </w:rPr>
        <w:t>COPDGene</w:t>
      </w:r>
      <w:proofErr w:type="spellEnd"/>
      <w:r>
        <w:rPr>
          <w:rFonts w:ascii="Georgia" w:eastAsia="Georgia" w:hAnsi="Georgia" w:cs="Georgia"/>
          <w:b/>
          <w:bCs/>
          <w:spacing w:val="34"/>
          <w:sz w:val="19"/>
          <w:szCs w:val="19"/>
        </w:rPr>
        <w:t xml:space="preserve"> </w:t>
      </w:r>
      <w:r>
        <w:rPr>
          <w:rFonts w:ascii="Georgia" w:eastAsia="Georgia" w:hAnsi="Georgia" w:cs="Georgia"/>
          <w:b/>
          <w:bCs/>
          <w:sz w:val="19"/>
          <w:szCs w:val="19"/>
        </w:rPr>
        <w:t>cohort</w:t>
      </w:r>
      <w:r>
        <w:rPr>
          <w:rFonts w:ascii="Georgia" w:eastAsia="Georgia" w:hAnsi="Georgia" w:cs="Georgia"/>
          <w:b/>
          <w:bCs/>
          <w:spacing w:val="25"/>
          <w:sz w:val="19"/>
          <w:szCs w:val="19"/>
        </w:rPr>
        <w:t xml:space="preserve"> </w:t>
      </w:r>
      <w:r>
        <w:rPr>
          <w:rFonts w:ascii="Georgia" w:eastAsia="Georgia" w:hAnsi="Georgia" w:cs="Georgia"/>
          <w:b/>
          <w:bCs/>
          <w:sz w:val="19"/>
          <w:szCs w:val="19"/>
        </w:rPr>
        <w:t>by</w:t>
      </w:r>
      <w:r>
        <w:rPr>
          <w:rFonts w:ascii="Georgia" w:eastAsia="Georgia" w:hAnsi="Georgia" w:cs="Georgia"/>
          <w:b/>
          <w:bCs/>
          <w:spacing w:val="17"/>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2"/>
          <w:sz w:val="19"/>
          <w:szCs w:val="19"/>
        </w:rPr>
        <w:t xml:space="preserve"> </w:t>
      </w:r>
      <w:r>
        <w:rPr>
          <w:rFonts w:ascii="Georgia" w:eastAsia="Georgia" w:hAnsi="Georgia" w:cs="Georgia"/>
          <w:b/>
          <w:bCs/>
          <w:sz w:val="19"/>
          <w:szCs w:val="19"/>
        </w:rPr>
        <w:t>gas</w:t>
      </w:r>
      <w:r>
        <w:rPr>
          <w:rFonts w:ascii="Georgia" w:eastAsia="Georgia" w:hAnsi="Georgia" w:cs="Georgia"/>
          <w:b/>
          <w:bCs/>
          <w:spacing w:val="18"/>
          <w:sz w:val="19"/>
          <w:szCs w:val="19"/>
        </w:rPr>
        <w:t xml:space="preserve"> </w:t>
      </w:r>
      <w:r>
        <w:rPr>
          <w:rFonts w:ascii="Georgia" w:eastAsia="Georgia" w:hAnsi="Georgia" w:cs="Georgia"/>
          <w:b/>
          <w:bCs/>
          <w:sz w:val="19"/>
          <w:szCs w:val="19"/>
        </w:rPr>
        <w:t>(HP)</w:t>
      </w:r>
      <w:r>
        <w:rPr>
          <w:rFonts w:ascii="Georgia" w:eastAsia="Georgia" w:hAnsi="Georgia" w:cs="Georgia"/>
          <w:b/>
          <w:bCs/>
          <w:spacing w:val="22"/>
          <w:sz w:val="19"/>
          <w:szCs w:val="19"/>
        </w:rPr>
        <w:t xml:space="preserve"> </w:t>
      </w:r>
      <w:r>
        <w:rPr>
          <w:rFonts w:ascii="Georgia" w:eastAsia="Georgia" w:hAnsi="Georgia" w:cs="Georgia"/>
          <w:b/>
          <w:bCs/>
          <w:sz w:val="19"/>
          <w:szCs w:val="19"/>
        </w:rPr>
        <w:t>MRI.</w:t>
      </w:r>
      <w:r>
        <w:rPr>
          <w:rFonts w:ascii="Georgia" w:eastAsia="Georgia" w:hAnsi="Georgia" w:cs="Georgia"/>
          <w:b/>
          <w:bCs/>
          <w:spacing w:val="18"/>
          <w:sz w:val="19"/>
          <w:szCs w:val="19"/>
        </w:rPr>
        <w:t xml:space="preserve"> </w:t>
      </w:r>
      <w:r>
        <w:rPr>
          <w:rFonts w:ascii="Georgia" w:eastAsia="Georgia" w:hAnsi="Georgia" w:cs="Georgia"/>
          <w:sz w:val="19"/>
          <w:szCs w:val="19"/>
        </w:rPr>
        <w:t>Co-investigator</w:t>
      </w:r>
      <w:r>
        <w:rPr>
          <w:rFonts w:ascii="Georgia" w:eastAsia="Georgia" w:hAnsi="Georgia" w:cs="Georgia"/>
          <w:spacing w:val="37"/>
          <w:sz w:val="19"/>
          <w:szCs w:val="19"/>
        </w:rPr>
        <w:t xml:space="preserve"> </w:t>
      </w:r>
      <w:r>
        <w:rPr>
          <w:rFonts w:ascii="Georgia" w:eastAsia="Georgia" w:hAnsi="Georgia" w:cs="Georgia"/>
          <w:b/>
          <w:bCs/>
          <w:sz w:val="19"/>
          <w:szCs w:val="19"/>
        </w:rPr>
        <w:t>Rahim</w:t>
      </w:r>
      <w:r>
        <w:rPr>
          <w:rFonts w:ascii="Georgia" w:eastAsia="Georgia" w:hAnsi="Georgia" w:cs="Georgia"/>
          <w:b/>
          <w:bCs/>
          <w:spacing w:val="25"/>
          <w:sz w:val="19"/>
          <w:szCs w:val="19"/>
        </w:rPr>
        <w:t xml:space="preserve"> </w:t>
      </w:r>
      <w:proofErr w:type="spellStart"/>
      <w:r>
        <w:rPr>
          <w:rFonts w:ascii="Georgia" w:eastAsia="Georgia" w:hAnsi="Georgia" w:cs="Georgia"/>
          <w:b/>
          <w:bCs/>
          <w:sz w:val="19"/>
          <w:szCs w:val="19"/>
        </w:rPr>
        <w:t>Rizi</w:t>
      </w:r>
      <w:proofErr w:type="spellEnd"/>
      <w:r>
        <w:rPr>
          <w:rFonts w:ascii="Georgia" w:eastAsia="Georgia" w:hAnsi="Georgia" w:cs="Georgia"/>
          <w:b/>
          <w:bCs/>
          <w:spacing w:val="17"/>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leading</w:t>
      </w:r>
      <w:r>
        <w:rPr>
          <w:rFonts w:ascii="Georgia" w:eastAsia="Georgia" w:hAnsi="Georgia" w:cs="Georgia"/>
          <w:spacing w:val="9"/>
          <w:sz w:val="19"/>
          <w:szCs w:val="19"/>
        </w:rPr>
        <w:t xml:space="preserve"> </w:t>
      </w:r>
      <w:r>
        <w:rPr>
          <w:rFonts w:ascii="Georgia" w:eastAsia="Georgia" w:hAnsi="Georgia" w:cs="Georgia"/>
          <w:sz w:val="19"/>
          <w:szCs w:val="19"/>
        </w:rPr>
        <w:t>a study</w:t>
      </w:r>
      <w:r>
        <w:rPr>
          <w:rFonts w:ascii="Georgia" w:eastAsia="Georgia" w:hAnsi="Georgia" w:cs="Georgia"/>
          <w:spacing w:val="6"/>
          <w:sz w:val="19"/>
          <w:szCs w:val="19"/>
        </w:rPr>
        <w:t xml:space="preserve"> </w:t>
      </w:r>
      <w:r>
        <w:rPr>
          <w:rFonts w:ascii="Georgia" w:eastAsia="Georgia" w:hAnsi="Georgia" w:cs="Georgia"/>
          <w:sz w:val="19"/>
          <w:szCs w:val="19"/>
        </w:rPr>
        <w:t>of lung</w:t>
      </w:r>
      <w:r>
        <w:rPr>
          <w:rFonts w:ascii="Georgia" w:eastAsia="Georgia" w:hAnsi="Georgia" w:cs="Georgia"/>
          <w:spacing w:val="5"/>
          <w:sz w:val="19"/>
          <w:szCs w:val="19"/>
        </w:rPr>
        <w:t xml:space="preserve"> </w:t>
      </w:r>
      <w:r>
        <w:rPr>
          <w:rFonts w:ascii="Georgia" w:eastAsia="Georgia" w:hAnsi="Georgia" w:cs="Georgia"/>
          <w:sz w:val="19"/>
          <w:szCs w:val="19"/>
        </w:rPr>
        <w:t>function</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structure</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COPD</w:t>
      </w:r>
      <w:r>
        <w:rPr>
          <w:rFonts w:ascii="Georgia" w:eastAsia="Georgia" w:hAnsi="Georgia" w:cs="Georgia"/>
          <w:spacing w:val="8"/>
          <w:sz w:val="19"/>
          <w:szCs w:val="19"/>
        </w:rPr>
        <w:t xml:space="preserve"> </w:t>
      </w:r>
      <w:r>
        <w:rPr>
          <w:rFonts w:ascii="Georgia" w:eastAsia="Georgia" w:hAnsi="Georgia" w:cs="Georgia"/>
          <w:sz w:val="19"/>
          <w:szCs w:val="19"/>
        </w:rPr>
        <w:t>using</w:t>
      </w:r>
      <w:r>
        <w:rPr>
          <w:rFonts w:ascii="Georgia" w:eastAsia="Georgia" w:hAnsi="Georgia" w:cs="Georgia"/>
          <w:spacing w:val="6"/>
          <w:sz w:val="19"/>
          <w:szCs w:val="19"/>
        </w:rPr>
        <w:t xml:space="preserve"> </w:t>
      </w:r>
      <w:r>
        <w:rPr>
          <w:rFonts w:ascii="Georgia" w:eastAsia="Georgia" w:hAnsi="Georgia" w:cs="Georgia"/>
          <w:sz w:val="19"/>
          <w:szCs w:val="19"/>
        </w:rPr>
        <w:t>HP</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Once</w:t>
      </w:r>
      <w:r>
        <w:rPr>
          <w:rFonts w:ascii="Georgia" w:eastAsia="Georgia" w:hAnsi="Georgia" w:cs="Georgia"/>
          <w:spacing w:val="6"/>
          <w:sz w:val="19"/>
          <w:szCs w:val="19"/>
        </w:rPr>
        <w:t xml:space="preserve"> </w:t>
      </w:r>
      <w:r>
        <w:rPr>
          <w:rFonts w:ascii="Georgia" w:eastAsia="Georgia" w:hAnsi="Georgia" w:cs="Georgia"/>
          <w:sz w:val="19"/>
          <w:szCs w:val="19"/>
        </w:rPr>
        <w:t>inhaled,</w:t>
      </w:r>
      <w:r>
        <w:rPr>
          <w:rFonts w:ascii="Georgia" w:eastAsia="Georgia" w:hAnsi="Georgia" w:cs="Georgia"/>
          <w:spacing w:val="12"/>
          <w:sz w:val="19"/>
          <w:szCs w:val="19"/>
        </w:rPr>
        <w:t xml:space="preserve"> </w:t>
      </w:r>
      <w:r>
        <w:rPr>
          <w:rFonts w:ascii="Georgia" w:eastAsia="Georgia" w:hAnsi="Georgia" w:cs="Georgia"/>
          <w:sz w:val="19"/>
          <w:szCs w:val="19"/>
        </w:rPr>
        <w:t>this</w:t>
      </w:r>
      <w:r>
        <w:rPr>
          <w:rFonts w:ascii="Georgia" w:eastAsia="Georgia" w:hAnsi="Georgia" w:cs="Georgia"/>
          <w:spacing w:val="3"/>
          <w:sz w:val="19"/>
          <w:szCs w:val="19"/>
        </w:rPr>
        <w:t xml:space="preserve"> </w:t>
      </w:r>
      <w:r>
        <w:rPr>
          <w:rFonts w:ascii="Georgia" w:eastAsia="Georgia" w:hAnsi="Georgia" w:cs="Georgia"/>
          <w:sz w:val="19"/>
          <w:szCs w:val="19"/>
        </w:rPr>
        <w:t>gas</w:t>
      </w:r>
      <w:r>
        <w:rPr>
          <w:rFonts w:ascii="Georgia" w:eastAsia="Georgia" w:hAnsi="Georgia" w:cs="Georgia"/>
          <w:spacing w:val="3"/>
          <w:sz w:val="19"/>
          <w:szCs w:val="19"/>
        </w:rPr>
        <w:t xml:space="preserve"> </w:t>
      </w:r>
      <w:r>
        <w:rPr>
          <w:rFonts w:ascii="Georgia" w:eastAsia="Georgia" w:hAnsi="Georgia" w:cs="Georgia"/>
          <w:sz w:val="19"/>
          <w:szCs w:val="19"/>
        </w:rPr>
        <w:t>can</w:t>
      </w:r>
      <w:r>
        <w:rPr>
          <w:rFonts w:ascii="Georgia" w:eastAsia="Georgia" w:hAnsi="Georgia" w:cs="Georgia"/>
          <w:spacing w:val="3"/>
          <w:sz w:val="19"/>
          <w:szCs w:val="19"/>
        </w:rPr>
        <w:t xml:space="preserve"> </w:t>
      </w:r>
      <w:r>
        <w:rPr>
          <w:rFonts w:ascii="Georgia" w:eastAsia="Georgia" w:hAnsi="Georgia" w:cs="Georgia"/>
          <w:sz w:val="19"/>
          <w:szCs w:val="19"/>
        </w:rPr>
        <w:t>tell</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researcher</w:t>
      </w:r>
      <w:r>
        <w:rPr>
          <w:rFonts w:ascii="Georgia" w:eastAsia="Georgia" w:hAnsi="Georgia" w:cs="Georgia"/>
          <w:spacing w:val="15"/>
          <w:sz w:val="19"/>
          <w:szCs w:val="19"/>
        </w:rPr>
        <w:t xml:space="preserve"> </w:t>
      </w:r>
      <w:r>
        <w:rPr>
          <w:rFonts w:ascii="Georgia" w:eastAsia="Georgia" w:hAnsi="Georgia" w:cs="Georgia"/>
          <w:sz w:val="19"/>
          <w:szCs w:val="19"/>
        </w:rPr>
        <w:t>how</w:t>
      </w:r>
      <w:r>
        <w:rPr>
          <w:rFonts w:ascii="Georgia" w:eastAsia="Georgia" w:hAnsi="Georgia" w:cs="Georgia"/>
          <w:spacing w:val="4"/>
          <w:sz w:val="19"/>
          <w:szCs w:val="19"/>
        </w:rPr>
        <w:t xml:space="preserve"> </w:t>
      </w:r>
      <w:r>
        <w:rPr>
          <w:rFonts w:ascii="Georgia" w:eastAsia="Georgia" w:hAnsi="Georgia" w:cs="Georgia"/>
          <w:w w:val="102"/>
          <w:sz w:val="19"/>
          <w:szCs w:val="19"/>
        </w:rPr>
        <w:t xml:space="preserve">well </w:t>
      </w:r>
      <w:r>
        <w:rPr>
          <w:rFonts w:ascii="Georgia" w:eastAsia="Georgia" w:hAnsi="Georgia" w:cs="Georgia"/>
          <w:sz w:val="19"/>
          <w:szCs w:val="19"/>
        </w:rPr>
        <w:t>specific</w:t>
      </w:r>
      <w:r>
        <w:rPr>
          <w:rFonts w:ascii="Georgia" w:eastAsia="Georgia" w:hAnsi="Georgia" w:cs="Georgia"/>
          <w:spacing w:val="10"/>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regions</w:t>
      </w:r>
      <w:r>
        <w:rPr>
          <w:rFonts w:ascii="Georgia" w:eastAsia="Georgia" w:hAnsi="Georgia" w:cs="Georgia"/>
          <w:spacing w:val="10"/>
          <w:sz w:val="19"/>
          <w:szCs w:val="19"/>
        </w:rPr>
        <w:t xml:space="preserve"> </w:t>
      </w:r>
      <w:r>
        <w:rPr>
          <w:rFonts w:ascii="Georgia" w:eastAsia="Georgia" w:hAnsi="Georgia" w:cs="Georgia"/>
          <w:sz w:val="19"/>
          <w:szCs w:val="19"/>
        </w:rPr>
        <w:t>replace</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air</w:t>
      </w:r>
      <w:r>
        <w:rPr>
          <w:rFonts w:ascii="Georgia" w:eastAsia="Georgia" w:hAnsi="Georgia" w:cs="Georgia"/>
          <w:spacing w:val="4"/>
          <w:sz w:val="19"/>
          <w:szCs w:val="19"/>
        </w:rPr>
        <w:t xml:space="preserve"> </w:t>
      </w:r>
      <w:r>
        <w:rPr>
          <w:rFonts w:ascii="Georgia" w:eastAsia="Georgia" w:hAnsi="Georgia" w:cs="Georgia"/>
          <w:sz w:val="19"/>
          <w:szCs w:val="19"/>
        </w:rPr>
        <w:t>during</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normal</w:t>
      </w:r>
      <w:r>
        <w:rPr>
          <w:rFonts w:ascii="Georgia" w:eastAsia="Georgia" w:hAnsi="Georgia" w:cs="Georgia"/>
          <w:spacing w:val="9"/>
          <w:sz w:val="19"/>
          <w:szCs w:val="19"/>
        </w:rPr>
        <w:t xml:space="preserve"> </w:t>
      </w:r>
      <w:r>
        <w:rPr>
          <w:rFonts w:ascii="Georgia" w:eastAsia="Georgia" w:hAnsi="Georgia" w:cs="Georgia"/>
          <w:sz w:val="19"/>
          <w:szCs w:val="19"/>
        </w:rPr>
        <w:t>breathing</w:t>
      </w:r>
      <w:r>
        <w:rPr>
          <w:rFonts w:ascii="Georgia" w:eastAsia="Georgia" w:hAnsi="Georgia" w:cs="Georgia"/>
          <w:spacing w:val="13"/>
          <w:sz w:val="19"/>
          <w:szCs w:val="19"/>
        </w:rPr>
        <w:t xml:space="preserve"> </w:t>
      </w:r>
      <w:r>
        <w:rPr>
          <w:rFonts w:ascii="Georgia" w:eastAsia="Georgia" w:hAnsi="Georgia" w:cs="Georgia"/>
          <w:sz w:val="19"/>
          <w:szCs w:val="19"/>
        </w:rPr>
        <w:t>cycle</w:t>
      </w:r>
      <w:r>
        <w:rPr>
          <w:rFonts w:ascii="Georgia" w:eastAsia="Georgia" w:hAnsi="Georgia" w:cs="Georgia"/>
          <w:spacing w:val="5"/>
          <w:sz w:val="19"/>
          <w:szCs w:val="19"/>
        </w:rPr>
        <w:t xml:space="preserve"> </w:t>
      </w:r>
      <w:r>
        <w:rPr>
          <w:rFonts w:ascii="Georgia" w:eastAsia="Georgia" w:hAnsi="Georgia" w:cs="Georgia"/>
          <w:sz w:val="19"/>
          <w:szCs w:val="19"/>
        </w:rPr>
        <w:t>(Fractional</w:t>
      </w:r>
      <w:r>
        <w:rPr>
          <w:rFonts w:ascii="Georgia" w:eastAsia="Georgia" w:hAnsi="Georgia" w:cs="Georgia"/>
          <w:spacing w:val="16"/>
          <w:sz w:val="19"/>
          <w:szCs w:val="19"/>
        </w:rPr>
        <w:t xml:space="preserve"> </w:t>
      </w:r>
      <w:r>
        <w:rPr>
          <w:rFonts w:ascii="Georgia" w:eastAsia="Georgia" w:hAnsi="Georgia" w:cs="Georgia"/>
          <w:sz w:val="19"/>
          <w:szCs w:val="19"/>
        </w:rPr>
        <w:t>Ventilation,</w:t>
      </w:r>
      <w:r>
        <w:rPr>
          <w:rFonts w:ascii="Georgia" w:eastAsia="Georgia" w:hAnsi="Georgia" w:cs="Georgia"/>
          <w:spacing w:val="17"/>
          <w:sz w:val="19"/>
          <w:szCs w:val="19"/>
        </w:rPr>
        <w:t xml:space="preserve"> </w:t>
      </w:r>
      <w:r>
        <w:rPr>
          <w:rFonts w:ascii="Georgia" w:eastAsia="Georgia" w:hAnsi="Georgia" w:cs="Georgia"/>
          <w:sz w:val="19"/>
          <w:szCs w:val="19"/>
        </w:rPr>
        <w:t>FV),</w:t>
      </w:r>
      <w:r>
        <w:rPr>
          <w:rFonts w:ascii="Georgia" w:eastAsia="Georgia" w:hAnsi="Georgia" w:cs="Georgia"/>
          <w:spacing w:val="4"/>
          <w:sz w:val="19"/>
          <w:szCs w:val="19"/>
        </w:rPr>
        <w:t xml:space="preserve"> </w:t>
      </w:r>
      <w:r>
        <w:rPr>
          <w:rFonts w:ascii="Georgia" w:eastAsia="Georgia" w:hAnsi="Georgia" w:cs="Georgia"/>
          <w:sz w:val="19"/>
          <w:szCs w:val="19"/>
        </w:rPr>
        <w:t>how</w:t>
      </w:r>
      <w:r>
        <w:rPr>
          <w:rFonts w:ascii="Georgia" w:eastAsia="Georgia" w:hAnsi="Georgia" w:cs="Georgia"/>
          <w:spacing w:val="4"/>
          <w:sz w:val="19"/>
          <w:szCs w:val="19"/>
        </w:rPr>
        <w:t xml:space="preserve"> </w:t>
      </w:r>
      <w:r>
        <w:rPr>
          <w:rFonts w:ascii="Georgia" w:eastAsia="Georgia" w:hAnsi="Georgia" w:cs="Georgia"/>
          <w:sz w:val="19"/>
          <w:szCs w:val="19"/>
        </w:rPr>
        <w:t>much</w:t>
      </w:r>
      <w:r>
        <w:rPr>
          <w:rFonts w:ascii="Georgia" w:eastAsia="Georgia" w:hAnsi="Georgia" w:cs="Georgia"/>
          <w:spacing w:val="7"/>
          <w:sz w:val="19"/>
          <w:szCs w:val="19"/>
        </w:rPr>
        <w:t xml:space="preserve"> </w:t>
      </w:r>
      <w:r>
        <w:rPr>
          <w:rFonts w:ascii="Georgia" w:eastAsia="Georgia" w:hAnsi="Georgia" w:cs="Georgia"/>
          <w:sz w:val="19"/>
          <w:szCs w:val="19"/>
        </w:rPr>
        <w:t>oxygen</w:t>
      </w:r>
      <w:r>
        <w:rPr>
          <w:rFonts w:ascii="Georgia" w:eastAsia="Georgia" w:hAnsi="Georgia" w:cs="Georgia"/>
          <w:spacing w:val="9"/>
          <w:sz w:val="19"/>
          <w:szCs w:val="19"/>
        </w:rPr>
        <w:t xml:space="preserve"> </w:t>
      </w:r>
      <w:r>
        <w:rPr>
          <w:rFonts w:ascii="Georgia" w:eastAsia="Georgia" w:hAnsi="Georgia" w:cs="Georgia"/>
          <w:sz w:val="19"/>
          <w:szCs w:val="19"/>
        </w:rPr>
        <w:t>is in</w:t>
      </w:r>
      <w:r>
        <w:rPr>
          <w:rFonts w:ascii="Georgia" w:eastAsia="Georgia" w:hAnsi="Georgia" w:cs="Georgia"/>
          <w:spacing w:val="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airspaces</w:t>
      </w:r>
      <w:r>
        <w:rPr>
          <w:rFonts w:ascii="Georgia" w:eastAsia="Georgia" w:hAnsi="Georgia" w:cs="Georgia"/>
          <w:spacing w:val="10"/>
          <w:sz w:val="19"/>
          <w:szCs w:val="19"/>
        </w:rPr>
        <w:t xml:space="preserve"> </w:t>
      </w:r>
      <w:r>
        <w:rPr>
          <w:rFonts w:ascii="Georgia" w:eastAsia="Georgia" w:hAnsi="Georgia" w:cs="Georgia"/>
          <w:sz w:val="19"/>
          <w:szCs w:val="19"/>
        </w:rPr>
        <w:t>(Oxygen</w:t>
      </w:r>
      <w:r>
        <w:rPr>
          <w:rFonts w:ascii="Georgia" w:eastAsia="Georgia" w:hAnsi="Georgia" w:cs="Georgia"/>
          <w:spacing w:val="9"/>
          <w:sz w:val="19"/>
          <w:szCs w:val="19"/>
        </w:rPr>
        <w:t xml:space="preserve"> </w:t>
      </w:r>
      <w:r>
        <w:rPr>
          <w:rFonts w:ascii="Georgia" w:eastAsia="Georgia" w:hAnsi="Georgia" w:cs="Georgia"/>
          <w:sz w:val="19"/>
          <w:szCs w:val="19"/>
        </w:rPr>
        <w:t>Tension,</w:t>
      </w:r>
      <w:r>
        <w:rPr>
          <w:rFonts w:ascii="Georgia" w:eastAsia="Georgia" w:hAnsi="Georgia" w:cs="Georgia"/>
          <w:spacing w:val="10"/>
          <w:sz w:val="19"/>
          <w:szCs w:val="19"/>
        </w:rPr>
        <w:t xml:space="preserve"> </w:t>
      </w:r>
      <w:r>
        <w:rPr>
          <w:rFonts w:ascii="Georgia" w:eastAsia="Georgia" w:hAnsi="Georgia" w:cs="Georgia"/>
          <w:sz w:val="19"/>
          <w:szCs w:val="19"/>
        </w:rPr>
        <w:t>PAO2),</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if</w:t>
      </w:r>
      <w:r>
        <w:rPr>
          <w:rFonts w:ascii="Georgia" w:eastAsia="Georgia" w:hAnsi="Georgia" w:cs="Georgia"/>
          <w:spacing w:val="-3"/>
          <w:sz w:val="19"/>
          <w:szCs w:val="19"/>
        </w:rPr>
        <w:t xml:space="preserve"> </w:t>
      </w:r>
      <w:r>
        <w:rPr>
          <w:rFonts w:ascii="Georgia" w:eastAsia="Georgia" w:hAnsi="Georgia" w:cs="Georgia"/>
          <w:sz w:val="19"/>
          <w:szCs w:val="19"/>
        </w:rPr>
        <w:t>the normal</w:t>
      </w:r>
      <w:r>
        <w:rPr>
          <w:rFonts w:ascii="Georgia" w:eastAsia="Georgia" w:hAnsi="Georgia" w:cs="Georgia"/>
          <w:spacing w:val="7"/>
          <w:sz w:val="19"/>
          <w:szCs w:val="19"/>
        </w:rPr>
        <w:t xml:space="preserve"> </w:t>
      </w:r>
      <w:r>
        <w:rPr>
          <w:rFonts w:ascii="Georgia" w:eastAsia="Georgia" w:hAnsi="Georgia" w:cs="Georgia"/>
          <w:sz w:val="19"/>
          <w:szCs w:val="19"/>
        </w:rPr>
        <w:t>spongy</w:t>
      </w:r>
      <w:r>
        <w:rPr>
          <w:rFonts w:ascii="Georgia" w:eastAsia="Georgia" w:hAnsi="Georgia" w:cs="Georgia"/>
          <w:spacing w:val="7"/>
          <w:sz w:val="19"/>
          <w:szCs w:val="19"/>
        </w:rPr>
        <w:t xml:space="preserve"> </w:t>
      </w:r>
      <w:r>
        <w:rPr>
          <w:rFonts w:ascii="Georgia" w:eastAsia="Georgia" w:hAnsi="Georgia" w:cs="Georgia"/>
          <w:sz w:val="19"/>
          <w:szCs w:val="19"/>
        </w:rPr>
        <w:t>tissue</w:t>
      </w:r>
      <w:r>
        <w:rPr>
          <w:rFonts w:ascii="Georgia" w:eastAsia="Georgia" w:hAnsi="Georgia" w:cs="Georgia"/>
          <w:spacing w:val="5"/>
          <w:sz w:val="19"/>
          <w:szCs w:val="19"/>
        </w:rPr>
        <w:t xml:space="preserve"> </w:t>
      </w:r>
      <w:r>
        <w:rPr>
          <w:rFonts w:ascii="Georgia" w:eastAsia="Georgia" w:hAnsi="Georgia" w:cs="Georgia"/>
          <w:sz w:val="19"/>
          <w:szCs w:val="19"/>
        </w:rPr>
        <w:t>structure</w:t>
      </w:r>
      <w:r>
        <w:rPr>
          <w:rFonts w:ascii="Georgia" w:eastAsia="Georgia" w:hAnsi="Georgia" w:cs="Georgia"/>
          <w:spacing w:val="10"/>
          <w:sz w:val="19"/>
          <w:szCs w:val="19"/>
        </w:rPr>
        <w:t xml:space="preserve"> </w:t>
      </w:r>
      <w:r>
        <w:rPr>
          <w:rFonts w:ascii="Georgia" w:eastAsia="Georgia" w:hAnsi="Georgia" w:cs="Georgia"/>
          <w:sz w:val="19"/>
          <w:szCs w:val="19"/>
        </w:rPr>
        <w:t>has</w:t>
      </w:r>
      <w:r>
        <w:rPr>
          <w:rFonts w:ascii="Georgia" w:eastAsia="Georgia" w:hAnsi="Georgia" w:cs="Georgia"/>
          <w:spacing w:val="1"/>
          <w:sz w:val="19"/>
          <w:szCs w:val="19"/>
        </w:rPr>
        <w:t xml:space="preserve"> </w:t>
      </w:r>
      <w:r>
        <w:rPr>
          <w:rFonts w:ascii="Georgia" w:eastAsia="Georgia" w:hAnsi="Georgia" w:cs="Georgia"/>
          <w:sz w:val="19"/>
          <w:szCs w:val="19"/>
        </w:rPr>
        <w:t>been</w:t>
      </w:r>
      <w:r>
        <w:rPr>
          <w:rFonts w:ascii="Georgia" w:eastAsia="Georgia" w:hAnsi="Georgia" w:cs="Georgia"/>
          <w:spacing w:val="3"/>
          <w:sz w:val="19"/>
          <w:szCs w:val="19"/>
        </w:rPr>
        <w:t xml:space="preserve"> </w:t>
      </w:r>
      <w:r>
        <w:rPr>
          <w:rFonts w:ascii="Georgia" w:eastAsia="Georgia" w:hAnsi="Georgia" w:cs="Georgia"/>
          <w:sz w:val="19"/>
          <w:szCs w:val="19"/>
        </w:rPr>
        <w:t>compromised</w:t>
      </w:r>
      <w:r>
        <w:rPr>
          <w:rFonts w:ascii="Georgia" w:eastAsia="Georgia" w:hAnsi="Georgia" w:cs="Georgia"/>
          <w:spacing w:val="18"/>
          <w:sz w:val="19"/>
          <w:szCs w:val="19"/>
        </w:rPr>
        <w:t xml:space="preserve"> </w:t>
      </w:r>
      <w:r>
        <w:rPr>
          <w:rFonts w:ascii="Georgia" w:eastAsia="Georgia" w:hAnsi="Georgia" w:cs="Georgia"/>
          <w:sz w:val="19"/>
          <w:szCs w:val="19"/>
        </w:rPr>
        <w:t>in lung</w:t>
      </w:r>
      <w:r>
        <w:rPr>
          <w:rFonts w:ascii="Georgia" w:eastAsia="Georgia" w:hAnsi="Georgia" w:cs="Georgia"/>
          <w:spacing w:val="2"/>
          <w:sz w:val="19"/>
          <w:szCs w:val="19"/>
        </w:rPr>
        <w:t xml:space="preserve"> </w:t>
      </w:r>
      <w:r>
        <w:rPr>
          <w:rFonts w:ascii="Georgia" w:eastAsia="Georgia" w:hAnsi="Georgia" w:cs="Georgia"/>
          <w:sz w:val="19"/>
          <w:szCs w:val="19"/>
        </w:rPr>
        <w:t>disease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(Apparent </w:t>
      </w:r>
      <w:r>
        <w:rPr>
          <w:rFonts w:ascii="Georgia" w:eastAsia="Georgia" w:hAnsi="Georgia" w:cs="Georgia"/>
          <w:sz w:val="19"/>
          <w:szCs w:val="19"/>
        </w:rPr>
        <w:t>Diffusion</w:t>
      </w:r>
      <w:r>
        <w:rPr>
          <w:rFonts w:ascii="Georgia" w:eastAsia="Georgia" w:hAnsi="Georgia" w:cs="Georgia"/>
          <w:spacing w:val="11"/>
          <w:sz w:val="19"/>
          <w:szCs w:val="19"/>
        </w:rPr>
        <w:t xml:space="preserve"> </w:t>
      </w:r>
      <w:r>
        <w:rPr>
          <w:rFonts w:ascii="Georgia" w:eastAsia="Georgia" w:hAnsi="Georgia" w:cs="Georgia"/>
          <w:sz w:val="19"/>
          <w:szCs w:val="19"/>
        </w:rPr>
        <w:t>Coefficient).</w:t>
      </w:r>
      <w:r>
        <w:rPr>
          <w:rFonts w:ascii="Georgia" w:eastAsia="Georgia" w:hAnsi="Georgia" w:cs="Georgia"/>
          <w:spacing w:val="36"/>
          <w:sz w:val="19"/>
          <w:szCs w:val="19"/>
        </w:rPr>
        <w:t xml:space="preserve"> </w:t>
      </w:r>
      <w:r>
        <w:rPr>
          <w:rFonts w:ascii="Georgia" w:eastAsia="Georgia" w:hAnsi="Georgia" w:cs="Georgia"/>
          <w:sz w:val="19"/>
          <w:szCs w:val="19"/>
        </w:rPr>
        <w:t>Subjects</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sz w:val="19"/>
          <w:szCs w:val="19"/>
        </w:rPr>
        <w:t>include</w:t>
      </w:r>
      <w:r>
        <w:rPr>
          <w:rFonts w:ascii="Georgia" w:eastAsia="Georgia" w:hAnsi="Georgia" w:cs="Georgia"/>
          <w:spacing w:val="7"/>
          <w:sz w:val="19"/>
          <w:szCs w:val="19"/>
        </w:rPr>
        <w:t xml:space="preserve"> </w:t>
      </w:r>
      <w:r>
        <w:rPr>
          <w:rFonts w:ascii="Georgia" w:eastAsia="Georgia" w:hAnsi="Georgia" w:cs="Georgia"/>
          <w:sz w:val="19"/>
          <w:szCs w:val="19"/>
        </w:rPr>
        <w:t>those</w:t>
      </w:r>
      <w:r>
        <w:rPr>
          <w:rFonts w:ascii="Georgia" w:eastAsia="Georgia" w:hAnsi="Georgia" w:cs="Georgia"/>
          <w:spacing w:val="4"/>
          <w:sz w:val="19"/>
          <w:szCs w:val="19"/>
        </w:rPr>
        <w:t xml:space="preserve"> </w:t>
      </w:r>
      <w:r>
        <w:rPr>
          <w:rFonts w:ascii="Georgia" w:eastAsia="Georgia" w:hAnsi="Georgia" w:cs="Georgia"/>
          <w:sz w:val="19"/>
          <w:szCs w:val="19"/>
        </w:rPr>
        <w:t>at</w:t>
      </w:r>
      <w:r>
        <w:rPr>
          <w:rFonts w:ascii="Georgia" w:eastAsia="Georgia" w:hAnsi="Georgia" w:cs="Georgia"/>
          <w:spacing w:val="-2"/>
          <w:sz w:val="19"/>
          <w:szCs w:val="19"/>
        </w:rPr>
        <w:t xml:space="preserve"> </w:t>
      </w:r>
      <w:r>
        <w:rPr>
          <w:rFonts w:ascii="Georgia" w:eastAsia="Georgia" w:hAnsi="Georgia" w:cs="Georgia"/>
          <w:sz w:val="19"/>
          <w:szCs w:val="19"/>
        </w:rPr>
        <w:t>risk</w:t>
      </w:r>
      <w:r>
        <w:rPr>
          <w:rFonts w:ascii="Georgia" w:eastAsia="Georgia" w:hAnsi="Georgia" w:cs="Georgia"/>
          <w:spacing w:val="1"/>
          <w:sz w:val="19"/>
          <w:szCs w:val="19"/>
        </w:rPr>
        <w:t xml:space="preserve"> </w:t>
      </w:r>
      <w:r>
        <w:rPr>
          <w:rFonts w:ascii="Georgia" w:eastAsia="Georgia" w:hAnsi="Georgia" w:cs="Georgia"/>
          <w:sz w:val="19"/>
          <w:szCs w:val="19"/>
        </w:rPr>
        <w:t>for lung</w:t>
      </w:r>
      <w:r>
        <w:rPr>
          <w:rFonts w:ascii="Georgia" w:eastAsia="Georgia" w:hAnsi="Georgia" w:cs="Georgia"/>
          <w:spacing w:val="2"/>
          <w:sz w:val="19"/>
          <w:szCs w:val="19"/>
        </w:rPr>
        <w:t xml:space="preserve"> </w:t>
      </w:r>
      <w:r>
        <w:rPr>
          <w:rFonts w:ascii="Georgia" w:eastAsia="Georgia" w:hAnsi="Georgia" w:cs="Georgia"/>
          <w:sz w:val="19"/>
          <w:szCs w:val="19"/>
        </w:rPr>
        <w:t>disease,</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those</w:t>
      </w:r>
      <w:r>
        <w:rPr>
          <w:rFonts w:ascii="Georgia" w:eastAsia="Georgia" w:hAnsi="Georgia" w:cs="Georgia"/>
          <w:spacing w:val="4"/>
          <w:sz w:val="19"/>
          <w:szCs w:val="19"/>
        </w:rPr>
        <w:t xml:space="preserve"> </w:t>
      </w:r>
      <w:r>
        <w:rPr>
          <w:rFonts w:ascii="Georgia" w:eastAsia="Georgia" w:hAnsi="Georgia" w:cs="Georgia"/>
          <w:sz w:val="19"/>
          <w:szCs w:val="19"/>
        </w:rPr>
        <w:t>displaying</w:t>
      </w:r>
      <w:r>
        <w:rPr>
          <w:rFonts w:ascii="Georgia" w:eastAsia="Georgia" w:hAnsi="Georgia" w:cs="Georgia"/>
          <w:spacing w:val="12"/>
          <w:sz w:val="19"/>
          <w:szCs w:val="19"/>
        </w:rPr>
        <w:t xml:space="preserve"> </w:t>
      </w:r>
      <w:r>
        <w:rPr>
          <w:rFonts w:ascii="Georgia" w:eastAsia="Georgia" w:hAnsi="Georgia" w:cs="Georgia"/>
          <w:sz w:val="19"/>
          <w:szCs w:val="19"/>
        </w:rPr>
        <w:t>mild</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moderate</w:t>
      </w:r>
      <w:r>
        <w:rPr>
          <w:rFonts w:ascii="Georgia" w:eastAsia="Georgia" w:hAnsi="Georgia" w:cs="Georgia"/>
          <w:spacing w:val="11"/>
          <w:sz w:val="19"/>
          <w:szCs w:val="19"/>
        </w:rPr>
        <w:t xml:space="preserve"> </w:t>
      </w:r>
      <w:r>
        <w:rPr>
          <w:rFonts w:ascii="Georgia" w:eastAsia="Georgia" w:hAnsi="Georgia" w:cs="Georgia"/>
          <w:sz w:val="19"/>
          <w:szCs w:val="19"/>
        </w:rPr>
        <w:t>COPD.</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They </w:t>
      </w:r>
      <w:r>
        <w:rPr>
          <w:rFonts w:ascii="Georgia" w:eastAsia="Georgia" w:hAnsi="Georgia" w:cs="Georgia"/>
          <w:sz w:val="19"/>
          <w:szCs w:val="19"/>
        </w:rPr>
        <w:t>will</w:t>
      </w:r>
      <w:r>
        <w:rPr>
          <w:rFonts w:ascii="Georgia" w:eastAsia="Georgia" w:hAnsi="Georgia" w:cs="Georgia"/>
          <w:spacing w:val="-2"/>
          <w:sz w:val="19"/>
          <w:szCs w:val="19"/>
        </w:rPr>
        <w:t xml:space="preserve"> </w:t>
      </w:r>
      <w:r>
        <w:rPr>
          <w:rFonts w:ascii="Georgia" w:eastAsia="Georgia" w:hAnsi="Georgia" w:cs="Georgia"/>
          <w:sz w:val="19"/>
          <w:szCs w:val="19"/>
        </w:rPr>
        <w:t>be</w:t>
      </w:r>
      <w:r>
        <w:rPr>
          <w:rFonts w:ascii="Georgia" w:eastAsia="Georgia" w:hAnsi="Georgia" w:cs="Georgia"/>
          <w:spacing w:val="-3"/>
          <w:sz w:val="19"/>
          <w:szCs w:val="19"/>
        </w:rPr>
        <w:t xml:space="preserve"> </w:t>
      </w:r>
      <w:r>
        <w:rPr>
          <w:rFonts w:ascii="Georgia" w:eastAsia="Georgia" w:hAnsi="Georgia" w:cs="Georgia"/>
          <w:sz w:val="19"/>
          <w:szCs w:val="19"/>
        </w:rPr>
        <w:t>mostly</w:t>
      </w:r>
      <w:r>
        <w:rPr>
          <w:rFonts w:ascii="Georgia" w:eastAsia="Georgia" w:hAnsi="Georgia" w:cs="Georgia"/>
          <w:spacing w:val="3"/>
          <w:sz w:val="19"/>
          <w:szCs w:val="19"/>
        </w:rPr>
        <w:t xml:space="preserve"> </w:t>
      </w:r>
      <w:r>
        <w:rPr>
          <w:rFonts w:ascii="Georgia" w:eastAsia="Georgia" w:hAnsi="Georgia" w:cs="Georgia"/>
          <w:sz w:val="19"/>
          <w:szCs w:val="19"/>
        </w:rPr>
        <w:t>drawn</w:t>
      </w:r>
      <w:r>
        <w:rPr>
          <w:rFonts w:ascii="Georgia" w:eastAsia="Georgia" w:hAnsi="Georgia" w:cs="Georgia"/>
          <w:spacing w:val="3"/>
          <w:sz w:val="19"/>
          <w:szCs w:val="19"/>
        </w:rPr>
        <w:t xml:space="preserve"> </w:t>
      </w:r>
      <w:r>
        <w:rPr>
          <w:rFonts w:ascii="Georgia" w:eastAsia="Georgia" w:hAnsi="Georgia" w:cs="Georgia"/>
          <w:sz w:val="19"/>
          <w:szCs w:val="19"/>
        </w:rPr>
        <w:t>from the</w:t>
      </w:r>
      <w:r>
        <w:rPr>
          <w:rFonts w:ascii="Georgia" w:eastAsia="Georgia" w:hAnsi="Georgia" w:cs="Georgia"/>
          <w:spacing w:val="-3"/>
          <w:sz w:val="19"/>
          <w:szCs w:val="19"/>
        </w:rPr>
        <w:t xml:space="preserve"> </w:t>
      </w:r>
      <w:r>
        <w:rPr>
          <w:rFonts w:ascii="Georgia" w:eastAsia="Georgia" w:hAnsi="Georgia" w:cs="Georgia"/>
          <w:sz w:val="19"/>
          <w:szCs w:val="19"/>
        </w:rPr>
        <w:t>well-characterized</w:t>
      </w:r>
      <w:r>
        <w:rPr>
          <w:rFonts w:ascii="Georgia" w:eastAsia="Georgia" w:hAnsi="Georgia" w:cs="Georgia"/>
          <w:spacing w:val="23"/>
          <w:sz w:val="19"/>
          <w:szCs w:val="19"/>
        </w:rPr>
        <w:t xml:space="preserve"> </w:t>
      </w:r>
      <w:r>
        <w:rPr>
          <w:rFonts w:ascii="Georgia" w:eastAsia="Georgia" w:hAnsi="Georgia" w:cs="Georgia"/>
          <w:sz w:val="19"/>
          <w:szCs w:val="19"/>
        </w:rPr>
        <w:t>population</w:t>
      </w:r>
      <w:r>
        <w:rPr>
          <w:rFonts w:ascii="Georgia" w:eastAsia="Georgia" w:hAnsi="Georgia" w:cs="Georgia"/>
          <w:spacing w:val="10"/>
          <w:sz w:val="19"/>
          <w:szCs w:val="19"/>
        </w:rPr>
        <w:t xml:space="preserve"> </w:t>
      </w:r>
      <w:r>
        <w:rPr>
          <w:rFonts w:ascii="Georgia" w:eastAsia="Georgia" w:hAnsi="Georgia" w:cs="Georgia"/>
          <w:sz w:val="19"/>
          <w:szCs w:val="19"/>
        </w:rPr>
        <w:t>currently</w:t>
      </w:r>
      <w:r>
        <w:rPr>
          <w:rFonts w:ascii="Georgia" w:eastAsia="Georgia" w:hAnsi="Georgia" w:cs="Georgia"/>
          <w:spacing w:val="7"/>
          <w:sz w:val="19"/>
          <w:szCs w:val="19"/>
        </w:rPr>
        <w:t xml:space="preserve"> </w:t>
      </w:r>
      <w:r>
        <w:rPr>
          <w:rFonts w:ascii="Georgia" w:eastAsia="Georgia" w:hAnsi="Georgia" w:cs="Georgia"/>
          <w:sz w:val="19"/>
          <w:szCs w:val="19"/>
        </w:rPr>
        <w:t>enrolled</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proofErr w:type="spellStart"/>
      <w:r>
        <w:rPr>
          <w:rFonts w:ascii="Georgia" w:eastAsia="Georgia" w:hAnsi="Georgia" w:cs="Georgia"/>
          <w:sz w:val="19"/>
          <w:szCs w:val="19"/>
        </w:rPr>
        <w:t>COPDGene</w:t>
      </w:r>
      <w:proofErr w:type="spellEnd"/>
      <w:r>
        <w:rPr>
          <w:rFonts w:ascii="Georgia" w:eastAsia="Georgia" w:hAnsi="Georgia" w:cs="Georgia"/>
          <w:spacing w:val="11"/>
          <w:sz w:val="19"/>
          <w:szCs w:val="19"/>
        </w:rPr>
        <w:t xml:space="preserve"> </w:t>
      </w:r>
      <w:r>
        <w:rPr>
          <w:rFonts w:ascii="Georgia" w:eastAsia="Georgia" w:hAnsi="Georgia" w:cs="Georgia"/>
          <w:sz w:val="19"/>
          <w:szCs w:val="19"/>
        </w:rPr>
        <w:t>trial</w:t>
      </w:r>
      <w:r>
        <w:rPr>
          <w:rFonts w:ascii="Georgia" w:eastAsia="Georgia" w:hAnsi="Georgia" w:cs="Georgia"/>
          <w:spacing w:val="-1"/>
          <w:sz w:val="19"/>
          <w:szCs w:val="19"/>
        </w:rPr>
        <w:t xml:space="preserve"> </w:t>
      </w:r>
      <w:r>
        <w:rPr>
          <w:rFonts w:ascii="Georgia" w:eastAsia="Georgia" w:hAnsi="Georgia" w:cs="Georgia"/>
          <w:sz w:val="19"/>
          <w:szCs w:val="19"/>
        </w:rPr>
        <w:t>(10,000</w:t>
      </w:r>
      <w:r>
        <w:rPr>
          <w:rFonts w:ascii="Georgia" w:eastAsia="Georgia" w:hAnsi="Georgia" w:cs="Georgia"/>
          <w:spacing w:val="5"/>
          <w:sz w:val="19"/>
          <w:szCs w:val="19"/>
        </w:rPr>
        <w:t xml:space="preserve"> </w:t>
      </w:r>
      <w:r>
        <w:rPr>
          <w:rFonts w:ascii="Georgia" w:eastAsia="Georgia" w:hAnsi="Georgia" w:cs="Georgia"/>
          <w:sz w:val="19"/>
          <w:szCs w:val="19"/>
        </w:rPr>
        <w:t>subjects</w:t>
      </w:r>
      <w:r>
        <w:rPr>
          <w:rFonts w:ascii="Georgia" w:eastAsia="Georgia" w:hAnsi="Georgia" w:cs="Georgia"/>
          <w:spacing w:val="6"/>
          <w:sz w:val="19"/>
          <w:szCs w:val="19"/>
        </w:rPr>
        <w:t xml:space="preserve"> </w:t>
      </w:r>
      <w:r>
        <w:rPr>
          <w:rFonts w:ascii="Georgia" w:eastAsia="Georgia" w:hAnsi="Georgia" w:cs="Georgia"/>
          <w:w w:val="102"/>
          <w:sz w:val="19"/>
          <w:szCs w:val="19"/>
        </w:rPr>
        <w:t xml:space="preserve">overall) </w:t>
      </w:r>
      <w:r>
        <w:rPr>
          <w:rFonts w:ascii="Georgia" w:eastAsia="Georgia" w:hAnsi="Georgia" w:cs="Georgia"/>
          <w:sz w:val="19"/>
          <w:szCs w:val="19"/>
        </w:rPr>
        <w:t>such</w:t>
      </w:r>
      <w:r>
        <w:rPr>
          <w:rFonts w:ascii="Georgia" w:eastAsia="Georgia" w:hAnsi="Georgia" w:cs="Georgia"/>
          <w:spacing w:val="4"/>
          <w:sz w:val="19"/>
          <w:szCs w:val="19"/>
        </w:rPr>
        <w:t xml:space="preserve"> </w:t>
      </w:r>
      <w:r>
        <w:rPr>
          <w:rFonts w:ascii="Georgia" w:eastAsia="Georgia" w:hAnsi="Georgia" w:cs="Georgia"/>
          <w:sz w:val="19"/>
          <w:szCs w:val="19"/>
        </w:rPr>
        <w:t>that</w:t>
      </w:r>
      <w:r>
        <w:rPr>
          <w:rFonts w:ascii="Georgia" w:eastAsia="Georgia" w:hAnsi="Georgia" w:cs="Georgia"/>
          <w:spacing w:val="3"/>
          <w:sz w:val="19"/>
          <w:szCs w:val="19"/>
        </w:rPr>
        <w:t xml:space="preserve"> </w:t>
      </w:r>
      <w:r>
        <w:rPr>
          <w:rFonts w:ascii="Georgia" w:eastAsia="Georgia" w:hAnsi="Georgia" w:cs="Georgia"/>
          <w:sz w:val="19"/>
          <w:szCs w:val="19"/>
        </w:rPr>
        <w:t>standard</w:t>
      </w:r>
      <w:r>
        <w:rPr>
          <w:rFonts w:ascii="Georgia" w:eastAsia="Georgia" w:hAnsi="Georgia" w:cs="Georgia"/>
          <w:spacing w:val="11"/>
          <w:sz w:val="19"/>
          <w:szCs w:val="19"/>
        </w:rPr>
        <w:t xml:space="preserve"> </w:t>
      </w:r>
      <w:r>
        <w:rPr>
          <w:rFonts w:ascii="Georgia" w:eastAsia="Georgia" w:hAnsi="Georgia" w:cs="Georgia"/>
          <w:sz w:val="19"/>
          <w:szCs w:val="19"/>
        </w:rPr>
        <w:t>clinical</w:t>
      </w:r>
      <w:r>
        <w:rPr>
          <w:rFonts w:ascii="Georgia" w:eastAsia="Georgia" w:hAnsi="Georgia" w:cs="Georgia"/>
          <w:spacing w:val="8"/>
          <w:sz w:val="19"/>
          <w:szCs w:val="19"/>
        </w:rPr>
        <w:t xml:space="preserve"> </w:t>
      </w:r>
      <w:r>
        <w:rPr>
          <w:rFonts w:ascii="Georgia" w:eastAsia="Georgia" w:hAnsi="Georgia" w:cs="Georgia"/>
          <w:sz w:val="19"/>
          <w:szCs w:val="19"/>
        </w:rPr>
        <w:t>images</w:t>
      </w:r>
      <w:r>
        <w:rPr>
          <w:rFonts w:ascii="Georgia" w:eastAsia="Georgia" w:hAnsi="Georgia" w:cs="Georgia"/>
          <w:spacing w:val="8"/>
          <w:sz w:val="19"/>
          <w:szCs w:val="19"/>
        </w:rPr>
        <w:t xml:space="preserve"> </w:t>
      </w:r>
      <w:r>
        <w:rPr>
          <w:rFonts w:ascii="Georgia" w:eastAsia="Georgia" w:hAnsi="Georgia" w:cs="Georgia"/>
          <w:sz w:val="19"/>
          <w:szCs w:val="19"/>
        </w:rPr>
        <w:t>(End</w:t>
      </w:r>
      <w:r>
        <w:rPr>
          <w:rFonts w:ascii="Georgia" w:eastAsia="Georgia" w:hAnsi="Georgia" w:cs="Georgia"/>
          <w:spacing w:val="5"/>
          <w:sz w:val="19"/>
          <w:szCs w:val="19"/>
        </w:rPr>
        <w:t xml:space="preserve"> </w:t>
      </w:r>
      <w:r>
        <w:rPr>
          <w:rFonts w:ascii="Georgia" w:eastAsia="Georgia" w:hAnsi="Georgia" w:cs="Georgia"/>
          <w:sz w:val="19"/>
          <w:szCs w:val="19"/>
        </w:rPr>
        <w:t>Inspiration</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End</w:t>
      </w:r>
      <w:r>
        <w:rPr>
          <w:rFonts w:ascii="Georgia" w:eastAsia="Georgia" w:hAnsi="Georgia" w:cs="Georgia"/>
          <w:spacing w:val="3"/>
          <w:sz w:val="19"/>
          <w:szCs w:val="19"/>
        </w:rPr>
        <w:t xml:space="preserve"> </w:t>
      </w:r>
      <w:r>
        <w:rPr>
          <w:rFonts w:ascii="Georgia" w:eastAsia="Georgia" w:hAnsi="Georgia" w:cs="Georgia"/>
          <w:sz w:val="19"/>
          <w:szCs w:val="19"/>
        </w:rPr>
        <w:t>Expiration</w:t>
      </w:r>
      <w:r>
        <w:rPr>
          <w:rFonts w:ascii="Georgia" w:eastAsia="Georgia" w:hAnsi="Georgia" w:cs="Georgia"/>
          <w:spacing w:val="14"/>
          <w:sz w:val="19"/>
          <w:szCs w:val="19"/>
        </w:rPr>
        <w:t xml:space="preserve"> </w:t>
      </w:r>
      <w:r>
        <w:rPr>
          <w:rFonts w:ascii="Georgia" w:eastAsia="Georgia" w:hAnsi="Georgia" w:cs="Georgia"/>
          <w:sz w:val="19"/>
          <w:szCs w:val="19"/>
        </w:rPr>
        <w:t>CT)</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Pulmonary</w:t>
      </w:r>
      <w:r>
        <w:rPr>
          <w:rFonts w:ascii="Georgia" w:eastAsia="Georgia" w:hAnsi="Georgia" w:cs="Georgia"/>
          <w:spacing w:val="15"/>
          <w:sz w:val="19"/>
          <w:szCs w:val="19"/>
        </w:rPr>
        <w:t xml:space="preserve"> </w:t>
      </w:r>
      <w:r>
        <w:rPr>
          <w:rFonts w:ascii="Georgia" w:eastAsia="Georgia" w:hAnsi="Georgia" w:cs="Georgia"/>
          <w:sz w:val="19"/>
          <w:szCs w:val="19"/>
        </w:rPr>
        <w:t>Function</w:t>
      </w:r>
      <w:r>
        <w:rPr>
          <w:rFonts w:ascii="Georgia" w:eastAsia="Georgia" w:hAnsi="Georgia" w:cs="Georgia"/>
          <w:spacing w:val="12"/>
          <w:sz w:val="19"/>
          <w:szCs w:val="19"/>
        </w:rPr>
        <w:t xml:space="preserve"> </w:t>
      </w:r>
      <w:r>
        <w:rPr>
          <w:rFonts w:ascii="Georgia" w:eastAsia="Georgia" w:hAnsi="Georgia" w:cs="Georgia"/>
          <w:sz w:val="19"/>
          <w:szCs w:val="19"/>
        </w:rPr>
        <w:t>Tests</w:t>
      </w:r>
      <w:r>
        <w:rPr>
          <w:rFonts w:ascii="Georgia" w:eastAsia="Georgia" w:hAnsi="Georgia" w:cs="Georgia"/>
          <w:spacing w:val="5"/>
          <w:sz w:val="19"/>
          <w:szCs w:val="19"/>
        </w:rPr>
        <w:t xml:space="preserve"> </w:t>
      </w:r>
      <w:r>
        <w:rPr>
          <w:rFonts w:ascii="Georgia" w:eastAsia="Georgia" w:hAnsi="Georgia" w:cs="Georgia"/>
          <w:sz w:val="19"/>
          <w:szCs w:val="19"/>
        </w:rPr>
        <w:t>(PFTs),</w:t>
      </w:r>
      <w:r>
        <w:rPr>
          <w:rFonts w:ascii="Georgia" w:eastAsia="Georgia" w:hAnsi="Georgia" w:cs="Georgia"/>
          <w:spacing w:val="9"/>
          <w:sz w:val="19"/>
          <w:szCs w:val="19"/>
        </w:rPr>
        <w:t xml:space="preserve"> </w:t>
      </w:r>
      <w:r>
        <w:rPr>
          <w:rFonts w:ascii="Georgia" w:eastAsia="Georgia" w:hAnsi="Georgia" w:cs="Georgia"/>
          <w:sz w:val="19"/>
          <w:szCs w:val="19"/>
        </w:rPr>
        <w:t>as well</w:t>
      </w:r>
      <w:r>
        <w:rPr>
          <w:rFonts w:ascii="Georgia" w:eastAsia="Georgia" w:hAnsi="Georgia" w:cs="Georgia"/>
          <w:spacing w:val="3"/>
          <w:sz w:val="19"/>
          <w:szCs w:val="19"/>
        </w:rPr>
        <w:t xml:space="preserve"> </w:t>
      </w:r>
      <w:r>
        <w:rPr>
          <w:rFonts w:ascii="Georgia" w:eastAsia="Georgia" w:hAnsi="Georgia" w:cs="Georgia"/>
          <w:w w:val="102"/>
          <w:sz w:val="19"/>
          <w:szCs w:val="19"/>
        </w:rPr>
        <w:t xml:space="preserve">as </w:t>
      </w:r>
      <w:r>
        <w:rPr>
          <w:rFonts w:ascii="Georgia" w:eastAsia="Georgia" w:hAnsi="Georgia" w:cs="Georgia"/>
          <w:sz w:val="19"/>
          <w:szCs w:val="19"/>
        </w:rPr>
        <w:t>genetic</w:t>
      </w:r>
      <w:r>
        <w:rPr>
          <w:rFonts w:ascii="Georgia" w:eastAsia="Georgia" w:hAnsi="Georgia" w:cs="Georgia"/>
          <w:spacing w:val="5"/>
          <w:sz w:val="19"/>
          <w:szCs w:val="19"/>
        </w:rPr>
        <w:t xml:space="preserve"> </w:t>
      </w:r>
      <w:r>
        <w:rPr>
          <w:rFonts w:ascii="Georgia" w:eastAsia="Georgia" w:hAnsi="Georgia" w:cs="Georgia"/>
          <w:sz w:val="19"/>
          <w:szCs w:val="19"/>
        </w:rPr>
        <w:t>sequencing,</w:t>
      </w:r>
      <w:r>
        <w:rPr>
          <w:rFonts w:ascii="Georgia" w:eastAsia="Georgia" w:hAnsi="Georgia" w:cs="Georgia"/>
          <w:spacing w:val="15"/>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sz w:val="19"/>
          <w:szCs w:val="19"/>
        </w:rPr>
        <w:t>already</w:t>
      </w:r>
      <w:r>
        <w:rPr>
          <w:rFonts w:ascii="Georgia" w:eastAsia="Georgia" w:hAnsi="Georgia" w:cs="Georgia"/>
          <w:spacing w:val="5"/>
          <w:sz w:val="19"/>
          <w:szCs w:val="19"/>
        </w:rPr>
        <w:t xml:space="preserve"> </w:t>
      </w:r>
      <w:r>
        <w:rPr>
          <w:rFonts w:ascii="Georgia" w:eastAsia="Georgia" w:hAnsi="Georgia" w:cs="Georgia"/>
          <w:sz w:val="19"/>
          <w:szCs w:val="19"/>
        </w:rPr>
        <w:t>have</w:t>
      </w:r>
      <w:r>
        <w:rPr>
          <w:rFonts w:ascii="Georgia" w:eastAsia="Georgia" w:hAnsi="Georgia" w:cs="Georgia"/>
          <w:spacing w:val="1"/>
          <w:sz w:val="19"/>
          <w:szCs w:val="19"/>
        </w:rPr>
        <w:t xml:space="preserve"> </w:t>
      </w:r>
      <w:r>
        <w:rPr>
          <w:rFonts w:ascii="Georgia" w:eastAsia="Georgia" w:hAnsi="Georgia" w:cs="Georgia"/>
          <w:sz w:val="19"/>
          <w:szCs w:val="19"/>
        </w:rPr>
        <w:t>been</w:t>
      </w:r>
      <w:r>
        <w:rPr>
          <w:rFonts w:ascii="Georgia" w:eastAsia="Georgia" w:hAnsi="Georgia" w:cs="Georgia"/>
          <w:spacing w:val="1"/>
          <w:sz w:val="19"/>
          <w:szCs w:val="19"/>
        </w:rPr>
        <w:t xml:space="preserve"> </w:t>
      </w:r>
      <w:r>
        <w:rPr>
          <w:rFonts w:ascii="Georgia" w:eastAsia="Georgia" w:hAnsi="Georgia" w:cs="Georgia"/>
          <w:sz w:val="19"/>
          <w:szCs w:val="19"/>
        </w:rPr>
        <w:t>done.</w:t>
      </w:r>
      <w:r>
        <w:rPr>
          <w:rFonts w:ascii="Georgia" w:eastAsia="Georgia" w:hAnsi="Georgia" w:cs="Georgia"/>
          <w:spacing w:val="23"/>
          <w:sz w:val="19"/>
          <w:szCs w:val="19"/>
        </w:rPr>
        <w:t xml:space="preserve"> </w:t>
      </w:r>
      <w:r>
        <w:rPr>
          <w:rFonts w:ascii="Georgia" w:eastAsia="Georgia" w:hAnsi="Georgia" w:cs="Georgia"/>
          <w:sz w:val="19"/>
          <w:szCs w:val="19"/>
        </w:rPr>
        <w:t>Each</w:t>
      </w:r>
      <w:r>
        <w:rPr>
          <w:rFonts w:ascii="Georgia" w:eastAsia="Georgia" w:hAnsi="Georgia" w:cs="Georgia"/>
          <w:spacing w:val="1"/>
          <w:sz w:val="19"/>
          <w:szCs w:val="19"/>
        </w:rPr>
        <w:t xml:space="preserve"> </w:t>
      </w:r>
      <w:r>
        <w:rPr>
          <w:rFonts w:ascii="Georgia" w:eastAsia="Georgia" w:hAnsi="Georgia" w:cs="Georgia"/>
          <w:sz w:val="19"/>
          <w:szCs w:val="19"/>
        </w:rPr>
        <w:t>subject</w:t>
      </w:r>
      <w:r>
        <w:rPr>
          <w:rFonts w:ascii="Georgia" w:eastAsia="Georgia" w:hAnsi="Georgia" w:cs="Georgia"/>
          <w:spacing w:val="5"/>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sz w:val="19"/>
          <w:szCs w:val="19"/>
        </w:rPr>
        <w:t>be</w:t>
      </w:r>
      <w:r>
        <w:rPr>
          <w:rFonts w:ascii="Georgia" w:eastAsia="Georgia" w:hAnsi="Georgia" w:cs="Georgia"/>
          <w:spacing w:val="-3"/>
          <w:sz w:val="19"/>
          <w:szCs w:val="19"/>
        </w:rPr>
        <w:t xml:space="preserve"> </w:t>
      </w:r>
      <w:r>
        <w:rPr>
          <w:rFonts w:ascii="Georgia" w:eastAsia="Georgia" w:hAnsi="Georgia" w:cs="Georgia"/>
          <w:sz w:val="19"/>
          <w:szCs w:val="19"/>
        </w:rPr>
        <w:t>imaged</w:t>
      </w:r>
      <w:r>
        <w:rPr>
          <w:rFonts w:ascii="Georgia" w:eastAsia="Georgia" w:hAnsi="Georgia" w:cs="Georgia"/>
          <w:spacing w:val="5"/>
          <w:sz w:val="19"/>
          <w:szCs w:val="19"/>
        </w:rPr>
        <w:t xml:space="preserve"> </w:t>
      </w:r>
      <w:r>
        <w:rPr>
          <w:rFonts w:ascii="Georgia" w:eastAsia="Georgia" w:hAnsi="Georgia" w:cs="Georgia"/>
          <w:sz w:val="19"/>
          <w:szCs w:val="19"/>
        </w:rPr>
        <w:t>twice</w:t>
      </w:r>
      <w:r>
        <w:rPr>
          <w:rFonts w:ascii="Georgia" w:eastAsia="Georgia" w:hAnsi="Georgia" w:cs="Georgia"/>
          <w:spacing w:val="2"/>
          <w:sz w:val="19"/>
          <w:szCs w:val="19"/>
        </w:rPr>
        <w:t xml:space="preserve"> </w:t>
      </w:r>
      <w:r>
        <w:rPr>
          <w:rFonts w:ascii="Georgia" w:eastAsia="Georgia" w:hAnsi="Georgia" w:cs="Georgia"/>
          <w:sz w:val="19"/>
          <w:szCs w:val="19"/>
        </w:rPr>
        <w:t>during</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course</w:t>
      </w:r>
      <w:r>
        <w:rPr>
          <w:rFonts w:ascii="Georgia" w:eastAsia="Georgia" w:hAnsi="Georgia" w:cs="Georgia"/>
          <w:spacing w:val="4"/>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five-year</w:t>
      </w:r>
      <w:r>
        <w:rPr>
          <w:rFonts w:ascii="Georgia" w:eastAsia="Georgia" w:hAnsi="Georgia" w:cs="Georgia"/>
          <w:spacing w:val="8"/>
          <w:sz w:val="19"/>
          <w:szCs w:val="19"/>
        </w:rPr>
        <w:t xml:space="preserve"> </w:t>
      </w:r>
      <w:r>
        <w:rPr>
          <w:rFonts w:ascii="Georgia" w:eastAsia="Georgia" w:hAnsi="Georgia" w:cs="Georgia"/>
          <w:sz w:val="19"/>
          <w:szCs w:val="19"/>
        </w:rPr>
        <w:t>study,</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regional</w:t>
      </w:r>
      <w:r>
        <w:rPr>
          <w:rFonts w:ascii="Georgia" w:eastAsia="Georgia" w:hAnsi="Georgia" w:cs="Georgia"/>
          <w:spacing w:val="10"/>
          <w:sz w:val="19"/>
          <w:szCs w:val="19"/>
        </w:rPr>
        <w:t xml:space="preserve"> </w:t>
      </w:r>
      <w:r>
        <w:rPr>
          <w:rFonts w:ascii="Georgia" w:eastAsia="Georgia" w:hAnsi="Georgia" w:cs="Georgia"/>
          <w:sz w:val="19"/>
          <w:szCs w:val="19"/>
        </w:rPr>
        <w:t>features</w:t>
      </w:r>
      <w:r>
        <w:rPr>
          <w:rFonts w:ascii="Georgia" w:eastAsia="Georgia" w:hAnsi="Georgia" w:cs="Georgia"/>
          <w:spacing w:val="10"/>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be</w:t>
      </w:r>
      <w:r>
        <w:rPr>
          <w:rFonts w:ascii="Georgia" w:eastAsia="Georgia" w:hAnsi="Georgia" w:cs="Georgia"/>
          <w:spacing w:val="1"/>
          <w:sz w:val="19"/>
          <w:szCs w:val="19"/>
        </w:rPr>
        <w:t xml:space="preserve"> </w:t>
      </w:r>
      <w:r>
        <w:rPr>
          <w:rFonts w:ascii="Georgia" w:eastAsia="Georgia" w:hAnsi="Georgia" w:cs="Georgia"/>
          <w:sz w:val="19"/>
          <w:szCs w:val="19"/>
        </w:rPr>
        <w:t>compared</w:t>
      </w:r>
      <w:r>
        <w:rPr>
          <w:rFonts w:ascii="Georgia" w:eastAsia="Georgia" w:hAnsi="Georgia" w:cs="Georgia"/>
          <w:spacing w:val="13"/>
          <w:sz w:val="19"/>
          <w:szCs w:val="19"/>
        </w:rPr>
        <w:t xml:space="preserve"> </w:t>
      </w:r>
      <w:r>
        <w:rPr>
          <w:rFonts w:ascii="Georgia" w:eastAsia="Georgia" w:hAnsi="Georgia" w:cs="Georgia"/>
          <w:sz w:val="19"/>
          <w:szCs w:val="19"/>
        </w:rPr>
        <w:t>between</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CT</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sz w:val="19"/>
          <w:szCs w:val="19"/>
        </w:rPr>
        <w:t>images</w:t>
      </w:r>
      <w:r>
        <w:rPr>
          <w:rFonts w:ascii="Georgia" w:eastAsia="Georgia" w:hAnsi="Georgia" w:cs="Georgia"/>
          <w:spacing w:val="8"/>
          <w:sz w:val="19"/>
          <w:szCs w:val="19"/>
        </w:rPr>
        <w:t xml:space="preserve"> </w:t>
      </w:r>
      <w:r>
        <w:rPr>
          <w:rFonts w:ascii="Georgia" w:eastAsia="Georgia" w:hAnsi="Georgia" w:cs="Georgia"/>
          <w:sz w:val="19"/>
          <w:szCs w:val="19"/>
        </w:rPr>
        <w:t>to the</w:t>
      </w:r>
      <w:r>
        <w:rPr>
          <w:rFonts w:ascii="Georgia" w:eastAsia="Georgia" w:hAnsi="Georgia" w:cs="Georgia"/>
          <w:spacing w:val="2"/>
          <w:sz w:val="19"/>
          <w:szCs w:val="19"/>
        </w:rPr>
        <w:t xml:space="preserve"> </w:t>
      </w:r>
      <w:r>
        <w:rPr>
          <w:rFonts w:ascii="Georgia" w:eastAsia="Georgia" w:hAnsi="Georgia" w:cs="Georgia"/>
          <w:sz w:val="19"/>
          <w:szCs w:val="19"/>
        </w:rPr>
        <w:t>genetic</w:t>
      </w:r>
      <w:r>
        <w:rPr>
          <w:rFonts w:ascii="Georgia" w:eastAsia="Georgia" w:hAnsi="Georgia" w:cs="Georgia"/>
          <w:spacing w:val="9"/>
          <w:sz w:val="19"/>
          <w:szCs w:val="19"/>
        </w:rPr>
        <w:t xml:space="preserve"> </w:t>
      </w:r>
      <w:r>
        <w:rPr>
          <w:rFonts w:ascii="Georgia" w:eastAsia="Georgia" w:hAnsi="Georgia" w:cs="Georgia"/>
          <w:sz w:val="19"/>
          <w:szCs w:val="19"/>
        </w:rPr>
        <w:t>markers,</w:t>
      </w:r>
      <w:r>
        <w:rPr>
          <w:rFonts w:ascii="Georgia" w:eastAsia="Georgia" w:hAnsi="Georgia" w:cs="Georgia"/>
          <w:spacing w:val="12"/>
          <w:sz w:val="19"/>
          <w:szCs w:val="19"/>
        </w:rPr>
        <w:t xml:space="preserve"> </w:t>
      </w:r>
      <w:r>
        <w:rPr>
          <w:rFonts w:ascii="Georgia" w:eastAsia="Georgia" w:hAnsi="Georgia" w:cs="Georgia"/>
          <w:sz w:val="19"/>
          <w:szCs w:val="19"/>
        </w:rPr>
        <w:t>changes</w:t>
      </w:r>
      <w:r>
        <w:rPr>
          <w:rFonts w:ascii="Georgia" w:eastAsia="Georgia" w:hAnsi="Georgia" w:cs="Georgia"/>
          <w:spacing w:val="10"/>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clinical</w:t>
      </w:r>
      <w:r>
        <w:rPr>
          <w:rFonts w:ascii="Georgia" w:eastAsia="Georgia" w:hAnsi="Georgia" w:cs="Georgia"/>
          <w:spacing w:val="9"/>
          <w:sz w:val="19"/>
          <w:szCs w:val="19"/>
        </w:rPr>
        <w:t xml:space="preserve"> </w:t>
      </w:r>
      <w:r>
        <w:rPr>
          <w:rFonts w:ascii="Georgia" w:eastAsia="Georgia" w:hAnsi="Georgia" w:cs="Georgia"/>
          <w:w w:val="102"/>
          <w:sz w:val="19"/>
          <w:szCs w:val="19"/>
        </w:rPr>
        <w:t xml:space="preserve">measurements,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patient</w:t>
      </w:r>
      <w:r>
        <w:rPr>
          <w:rFonts w:ascii="Georgia" w:eastAsia="Georgia" w:hAnsi="Georgia" w:cs="Georgia"/>
          <w:spacing w:val="13"/>
          <w:sz w:val="19"/>
          <w:szCs w:val="19"/>
        </w:rPr>
        <w:t xml:space="preserve"> </w:t>
      </w:r>
      <w:r>
        <w:rPr>
          <w:rFonts w:ascii="Georgia" w:eastAsia="Georgia" w:hAnsi="Georgia" w:cs="Georgia"/>
          <w:sz w:val="19"/>
          <w:szCs w:val="19"/>
        </w:rPr>
        <w:t>quality</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life.</w:t>
      </w:r>
    </w:p>
    <w:p w14:paraId="330EBFA7" w14:textId="77777777" w:rsidR="00E61F9D" w:rsidRDefault="005C64D6">
      <w:pPr>
        <w:spacing w:before="59" w:after="0" w:line="277" w:lineRule="auto"/>
        <w:ind w:left="120" w:right="52" w:hanging="6"/>
        <w:jc w:val="both"/>
        <w:rPr>
          <w:rFonts w:ascii="Georgia" w:eastAsia="Georgia" w:hAnsi="Georgia" w:cs="Georgia"/>
          <w:sz w:val="19"/>
          <w:szCs w:val="19"/>
        </w:rPr>
      </w:pP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7"/>
          <w:sz w:val="19"/>
          <w:szCs w:val="19"/>
        </w:rPr>
        <w:t xml:space="preserve"> </w:t>
      </w:r>
      <w:r>
        <w:rPr>
          <w:rFonts w:ascii="Georgia" w:eastAsia="Georgia" w:hAnsi="Georgia" w:cs="Georgia"/>
          <w:sz w:val="19"/>
          <w:szCs w:val="19"/>
        </w:rPr>
        <w:t>study will</w:t>
      </w:r>
      <w:r>
        <w:rPr>
          <w:rFonts w:ascii="Georgia" w:eastAsia="Georgia" w:hAnsi="Georgia" w:cs="Georgia"/>
          <w:spacing w:val="-3"/>
          <w:sz w:val="19"/>
          <w:szCs w:val="19"/>
        </w:rPr>
        <w:t xml:space="preserve"> </w:t>
      </w:r>
      <w:r>
        <w:rPr>
          <w:rFonts w:ascii="Georgia" w:eastAsia="Georgia" w:hAnsi="Georgia" w:cs="Georgia"/>
          <w:sz w:val="19"/>
          <w:szCs w:val="19"/>
        </w:rPr>
        <w:t>generate</w:t>
      </w:r>
      <w:r>
        <w:rPr>
          <w:rFonts w:ascii="Georgia" w:eastAsia="Georgia" w:hAnsi="Georgia" w:cs="Georgia"/>
          <w:spacing w:val="5"/>
          <w:sz w:val="19"/>
          <w:szCs w:val="19"/>
        </w:rPr>
        <w:t xml:space="preserve"> </w:t>
      </w:r>
      <w:r>
        <w:rPr>
          <w:rFonts w:ascii="Georgia" w:eastAsia="Georgia" w:hAnsi="Georgia" w:cs="Georgia"/>
          <w:sz w:val="19"/>
          <w:szCs w:val="19"/>
        </w:rPr>
        <w:t>non-invasive</w:t>
      </w:r>
      <w:r>
        <w:rPr>
          <w:rFonts w:ascii="Georgia" w:eastAsia="Georgia" w:hAnsi="Georgia" w:cs="Georgia"/>
          <w:spacing w:val="13"/>
          <w:sz w:val="19"/>
          <w:szCs w:val="19"/>
        </w:rPr>
        <w:t xml:space="preserve"> </w:t>
      </w:r>
      <w:r>
        <w:rPr>
          <w:rFonts w:ascii="Georgia" w:eastAsia="Georgia" w:hAnsi="Georgia" w:cs="Georgia"/>
          <w:sz w:val="19"/>
          <w:szCs w:val="19"/>
        </w:rPr>
        <w:t>biomarkers</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COPD</w:t>
      </w:r>
      <w:r>
        <w:rPr>
          <w:rFonts w:ascii="Georgia" w:eastAsia="Georgia" w:hAnsi="Georgia" w:cs="Georgia"/>
          <w:spacing w:val="1"/>
          <w:sz w:val="19"/>
          <w:szCs w:val="19"/>
        </w:rPr>
        <w:t xml:space="preserve"> </w:t>
      </w:r>
      <w:r>
        <w:rPr>
          <w:rFonts w:ascii="Georgia" w:eastAsia="Georgia" w:hAnsi="Georgia" w:cs="Georgia"/>
          <w:sz w:val="19"/>
          <w:szCs w:val="19"/>
        </w:rPr>
        <w:t>progression</w:t>
      </w:r>
      <w:r>
        <w:rPr>
          <w:rFonts w:ascii="Georgia" w:eastAsia="Georgia" w:hAnsi="Georgia" w:cs="Georgia"/>
          <w:spacing w:val="11"/>
          <w:sz w:val="19"/>
          <w:szCs w:val="19"/>
        </w:rPr>
        <w:t xml:space="preserve"> </w:t>
      </w:r>
      <w:r>
        <w:rPr>
          <w:rFonts w:ascii="Georgia" w:eastAsia="Georgia" w:hAnsi="Georgia" w:cs="Georgia"/>
          <w:sz w:val="19"/>
          <w:szCs w:val="19"/>
        </w:rPr>
        <w:t>derived</w:t>
      </w:r>
      <w:r>
        <w:rPr>
          <w:rFonts w:ascii="Georgia" w:eastAsia="Georgia" w:hAnsi="Georgia" w:cs="Georgia"/>
          <w:spacing w:val="4"/>
          <w:sz w:val="19"/>
          <w:szCs w:val="19"/>
        </w:rPr>
        <w:t xml:space="preserve"> </w:t>
      </w:r>
      <w:r>
        <w:rPr>
          <w:rFonts w:ascii="Georgia" w:eastAsia="Georgia" w:hAnsi="Georgia" w:cs="Georgia"/>
          <w:sz w:val="19"/>
          <w:szCs w:val="19"/>
        </w:rPr>
        <w:t>from</w:t>
      </w:r>
      <w:r>
        <w:rPr>
          <w:rFonts w:ascii="Georgia" w:eastAsia="Georgia" w:hAnsi="Georgia" w:cs="Georgia"/>
          <w:spacing w:val="-1"/>
          <w:sz w:val="19"/>
          <w:szCs w:val="19"/>
        </w:rPr>
        <w:t xml:space="preserve"> </w:t>
      </w:r>
      <w:r>
        <w:rPr>
          <w:rFonts w:ascii="Georgia" w:eastAsia="Georgia" w:hAnsi="Georgia" w:cs="Georgia"/>
          <w:sz w:val="19"/>
          <w:szCs w:val="19"/>
        </w:rPr>
        <w:t>minute,</w:t>
      </w:r>
      <w:r>
        <w:rPr>
          <w:rFonts w:ascii="Georgia" w:eastAsia="Georgia" w:hAnsi="Georgia" w:cs="Georgia"/>
          <w:spacing w:val="6"/>
          <w:sz w:val="19"/>
          <w:szCs w:val="19"/>
        </w:rPr>
        <w:t xml:space="preserve"> </w:t>
      </w:r>
      <w:r>
        <w:rPr>
          <w:rFonts w:ascii="Georgia" w:eastAsia="Georgia" w:hAnsi="Georgia" w:cs="Georgia"/>
          <w:sz w:val="19"/>
          <w:szCs w:val="19"/>
        </w:rPr>
        <w:t>short-term</w:t>
      </w:r>
      <w:r>
        <w:rPr>
          <w:rFonts w:ascii="Georgia" w:eastAsia="Georgia" w:hAnsi="Georgia" w:cs="Georgia"/>
          <w:spacing w:val="9"/>
          <w:sz w:val="19"/>
          <w:szCs w:val="19"/>
        </w:rPr>
        <w:t xml:space="preserve"> </w:t>
      </w:r>
      <w:r>
        <w:rPr>
          <w:rFonts w:ascii="Georgia" w:eastAsia="Georgia" w:hAnsi="Georgia" w:cs="Georgia"/>
          <w:sz w:val="19"/>
          <w:szCs w:val="19"/>
        </w:rPr>
        <w:t>alterations</w:t>
      </w:r>
      <w:r>
        <w:rPr>
          <w:rFonts w:ascii="Georgia" w:eastAsia="Georgia" w:hAnsi="Georgia" w:cs="Georgia"/>
          <w:spacing w:val="9"/>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lung</w:t>
      </w:r>
      <w:r>
        <w:rPr>
          <w:rFonts w:ascii="Georgia" w:eastAsia="Georgia" w:hAnsi="Georgia" w:cs="Georgia"/>
          <w:spacing w:val="7"/>
          <w:sz w:val="19"/>
          <w:szCs w:val="19"/>
        </w:rPr>
        <w:t xml:space="preserve"> </w:t>
      </w:r>
      <w:r>
        <w:rPr>
          <w:rFonts w:ascii="Georgia" w:eastAsia="Georgia" w:hAnsi="Georgia" w:cs="Georgia"/>
          <w:sz w:val="19"/>
          <w:szCs w:val="19"/>
        </w:rPr>
        <w:t>function</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microstructure.</w:t>
      </w:r>
      <w:r>
        <w:rPr>
          <w:rFonts w:ascii="Georgia" w:eastAsia="Georgia" w:hAnsi="Georgia" w:cs="Georgia"/>
          <w:spacing w:val="43"/>
          <w:sz w:val="19"/>
          <w:szCs w:val="19"/>
        </w:rPr>
        <w:t xml:space="preserve"> </w:t>
      </w:r>
      <w:r>
        <w:rPr>
          <w:rFonts w:ascii="Georgia" w:eastAsia="Georgia" w:hAnsi="Georgia" w:cs="Georgia"/>
          <w:sz w:val="19"/>
          <w:szCs w:val="19"/>
        </w:rPr>
        <w:t>Due</w:t>
      </w:r>
      <w:r>
        <w:rPr>
          <w:rFonts w:ascii="Georgia" w:eastAsia="Georgia" w:hAnsi="Georgia" w:cs="Georgia"/>
          <w:spacing w:val="7"/>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excellent</w:t>
      </w:r>
      <w:r>
        <w:rPr>
          <w:rFonts w:ascii="Georgia" w:eastAsia="Georgia" w:hAnsi="Georgia" w:cs="Georgia"/>
          <w:spacing w:val="15"/>
          <w:sz w:val="19"/>
          <w:szCs w:val="19"/>
        </w:rPr>
        <w:t xml:space="preserve"> </w:t>
      </w:r>
      <w:r>
        <w:rPr>
          <w:rFonts w:ascii="Georgia" w:eastAsia="Georgia" w:hAnsi="Georgia" w:cs="Georgia"/>
          <w:sz w:val="19"/>
          <w:szCs w:val="19"/>
        </w:rPr>
        <w:t>safety</w:t>
      </w:r>
      <w:r>
        <w:rPr>
          <w:rFonts w:ascii="Georgia" w:eastAsia="Georgia" w:hAnsi="Georgia" w:cs="Georgia"/>
          <w:spacing w:val="10"/>
          <w:sz w:val="19"/>
          <w:szCs w:val="19"/>
        </w:rPr>
        <w:t xml:space="preserve"> </w:t>
      </w:r>
      <w:r>
        <w:rPr>
          <w:rFonts w:ascii="Georgia" w:eastAsia="Georgia" w:hAnsi="Georgia" w:cs="Georgia"/>
          <w:sz w:val="19"/>
          <w:szCs w:val="19"/>
        </w:rPr>
        <w:t>profile</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these</w:t>
      </w:r>
      <w:r>
        <w:rPr>
          <w:rFonts w:ascii="Georgia" w:eastAsia="Georgia" w:hAnsi="Georgia" w:cs="Georgia"/>
          <w:spacing w:val="9"/>
          <w:sz w:val="19"/>
          <w:szCs w:val="19"/>
        </w:rPr>
        <w:t xml:space="preserve"> </w:t>
      </w:r>
      <w:r>
        <w:rPr>
          <w:rFonts w:ascii="Georgia" w:eastAsia="Georgia" w:hAnsi="Georgia" w:cs="Georgia"/>
          <w:sz w:val="19"/>
          <w:szCs w:val="19"/>
        </w:rPr>
        <w:t>metrics</w:t>
      </w:r>
      <w:r>
        <w:rPr>
          <w:rFonts w:ascii="Georgia" w:eastAsia="Georgia" w:hAnsi="Georgia" w:cs="Georgia"/>
          <w:spacing w:val="13"/>
          <w:sz w:val="19"/>
          <w:szCs w:val="19"/>
        </w:rPr>
        <w:t xml:space="preserve"> </w:t>
      </w:r>
      <w:r>
        <w:rPr>
          <w:rFonts w:ascii="Georgia" w:eastAsia="Georgia" w:hAnsi="Georgia" w:cs="Georgia"/>
          <w:sz w:val="19"/>
          <w:szCs w:val="19"/>
        </w:rPr>
        <w:t>will</w:t>
      </w:r>
      <w:r>
        <w:rPr>
          <w:rFonts w:ascii="Georgia" w:eastAsia="Georgia" w:hAnsi="Georgia" w:cs="Georgia"/>
          <w:spacing w:val="6"/>
          <w:sz w:val="19"/>
          <w:szCs w:val="19"/>
        </w:rPr>
        <w:t xml:space="preserve"> </w:t>
      </w:r>
      <w:r>
        <w:rPr>
          <w:rFonts w:ascii="Georgia" w:eastAsia="Georgia" w:hAnsi="Georgia" w:cs="Georgia"/>
          <w:sz w:val="19"/>
          <w:szCs w:val="19"/>
        </w:rPr>
        <w:t>be</w:t>
      </w:r>
      <w:r>
        <w:rPr>
          <w:rFonts w:ascii="Georgia" w:eastAsia="Georgia" w:hAnsi="Georgia" w:cs="Georgia"/>
          <w:spacing w:val="4"/>
          <w:sz w:val="19"/>
          <w:szCs w:val="19"/>
        </w:rPr>
        <w:t xml:space="preserve"> </w:t>
      </w:r>
      <w:r>
        <w:rPr>
          <w:rFonts w:ascii="Georgia" w:eastAsia="Georgia" w:hAnsi="Georgia" w:cs="Georgia"/>
          <w:sz w:val="19"/>
          <w:szCs w:val="19"/>
        </w:rPr>
        <w:t>appropriate</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use</w:t>
      </w:r>
      <w:r>
        <w:rPr>
          <w:rFonts w:ascii="Georgia" w:eastAsia="Georgia" w:hAnsi="Georgia" w:cs="Georgia"/>
          <w:spacing w:val="6"/>
          <w:sz w:val="19"/>
          <w:szCs w:val="19"/>
        </w:rPr>
        <w:t xml:space="preserve"> </w:t>
      </w:r>
      <w:r>
        <w:rPr>
          <w:rFonts w:ascii="Georgia" w:eastAsia="Georgia" w:hAnsi="Georgia" w:cs="Georgia"/>
          <w:sz w:val="19"/>
          <w:szCs w:val="19"/>
        </w:rPr>
        <w:t>in</w:t>
      </w:r>
      <w:r>
        <w:rPr>
          <w:rFonts w:ascii="Georgia" w:eastAsia="Georgia" w:hAnsi="Georgia" w:cs="Georgia"/>
          <w:spacing w:val="5"/>
          <w:sz w:val="19"/>
          <w:szCs w:val="19"/>
        </w:rPr>
        <w:t xml:space="preserve"> </w:t>
      </w:r>
      <w:r>
        <w:rPr>
          <w:rFonts w:ascii="Georgia" w:eastAsia="Georgia" w:hAnsi="Georgia" w:cs="Georgia"/>
          <w:w w:val="102"/>
          <w:sz w:val="19"/>
          <w:szCs w:val="19"/>
        </w:rPr>
        <w:t xml:space="preserve">novel, </w:t>
      </w:r>
      <w:r>
        <w:rPr>
          <w:rFonts w:ascii="Georgia" w:eastAsia="Georgia" w:hAnsi="Georgia" w:cs="Georgia"/>
          <w:sz w:val="19"/>
          <w:szCs w:val="19"/>
        </w:rPr>
        <w:t>flexible</w:t>
      </w:r>
      <w:r>
        <w:rPr>
          <w:rFonts w:ascii="Georgia" w:eastAsia="Georgia" w:hAnsi="Georgia" w:cs="Georgia"/>
          <w:spacing w:val="28"/>
          <w:sz w:val="19"/>
          <w:szCs w:val="19"/>
        </w:rPr>
        <w:t xml:space="preserve"> </w:t>
      </w:r>
      <w:r>
        <w:rPr>
          <w:rFonts w:ascii="Georgia" w:eastAsia="Georgia" w:hAnsi="Georgia" w:cs="Georgia"/>
          <w:sz w:val="19"/>
          <w:szCs w:val="19"/>
        </w:rPr>
        <w:t>study</w:t>
      </w:r>
      <w:r>
        <w:rPr>
          <w:rFonts w:ascii="Georgia" w:eastAsia="Georgia" w:hAnsi="Georgia" w:cs="Georgia"/>
          <w:spacing w:val="25"/>
          <w:sz w:val="19"/>
          <w:szCs w:val="19"/>
        </w:rPr>
        <w:t xml:space="preserve"> </w:t>
      </w:r>
      <w:r>
        <w:rPr>
          <w:rFonts w:ascii="Georgia" w:eastAsia="Georgia" w:hAnsi="Georgia" w:cs="Georgia"/>
          <w:sz w:val="19"/>
          <w:szCs w:val="19"/>
        </w:rPr>
        <w:t xml:space="preserve">designs. </w:t>
      </w:r>
      <w:r>
        <w:rPr>
          <w:rFonts w:ascii="Georgia" w:eastAsia="Georgia" w:hAnsi="Georgia" w:cs="Georgia"/>
          <w:spacing w:val="29"/>
          <w:sz w:val="19"/>
          <w:szCs w:val="19"/>
        </w:rPr>
        <w:t xml:space="preserve"> </w:t>
      </w:r>
      <w:r>
        <w:rPr>
          <w:rFonts w:ascii="Georgia" w:eastAsia="Georgia" w:hAnsi="Georgia" w:cs="Georgia"/>
          <w:sz w:val="19"/>
          <w:szCs w:val="19"/>
        </w:rPr>
        <w:t>Perhaps</w:t>
      </w:r>
      <w:r>
        <w:rPr>
          <w:rFonts w:ascii="Georgia" w:eastAsia="Georgia" w:hAnsi="Georgia" w:cs="Georgia"/>
          <w:spacing w:val="30"/>
          <w:sz w:val="19"/>
          <w:szCs w:val="19"/>
        </w:rPr>
        <w:t xml:space="preserve"> </w:t>
      </w:r>
      <w:r>
        <w:rPr>
          <w:rFonts w:ascii="Georgia" w:eastAsia="Georgia" w:hAnsi="Georgia" w:cs="Georgia"/>
          <w:sz w:val="19"/>
          <w:szCs w:val="19"/>
        </w:rPr>
        <w:t>most</w:t>
      </w:r>
      <w:r>
        <w:rPr>
          <w:rFonts w:ascii="Georgia" w:eastAsia="Georgia" w:hAnsi="Georgia" w:cs="Georgia"/>
          <w:spacing w:val="24"/>
          <w:sz w:val="19"/>
          <w:szCs w:val="19"/>
        </w:rPr>
        <w:t xml:space="preserve"> </w:t>
      </w:r>
      <w:r>
        <w:rPr>
          <w:rFonts w:ascii="Georgia" w:eastAsia="Georgia" w:hAnsi="Georgia" w:cs="Georgia"/>
          <w:sz w:val="19"/>
          <w:szCs w:val="19"/>
        </w:rPr>
        <w:t>importantly,</w:t>
      </w:r>
      <w:r>
        <w:rPr>
          <w:rFonts w:ascii="Georgia" w:eastAsia="Georgia" w:hAnsi="Georgia" w:cs="Georgia"/>
          <w:spacing w:val="40"/>
          <w:sz w:val="19"/>
          <w:szCs w:val="19"/>
        </w:rPr>
        <w:t xml:space="preserve"> </w:t>
      </w:r>
      <w:r>
        <w:rPr>
          <w:rFonts w:ascii="Georgia" w:eastAsia="Georgia" w:hAnsi="Georgia" w:cs="Georgia"/>
          <w:sz w:val="19"/>
          <w:szCs w:val="19"/>
        </w:rPr>
        <w:t>this</w:t>
      </w:r>
      <w:r>
        <w:rPr>
          <w:rFonts w:ascii="Georgia" w:eastAsia="Georgia" w:hAnsi="Georgia" w:cs="Georgia"/>
          <w:spacing w:val="22"/>
          <w:sz w:val="19"/>
          <w:szCs w:val="19"/>
        </w:rPr>
        <w:t xml:space="preserve"> </w:t>
      </w:r>
      <w:r>
        <w:rPr>
          <w:rFonts w:ascii="Georgia" w:eastAsia="Georgia" w:hAnsi="Georgia" w:cs="Georgia"/>
          <w:sz w:val="19"/>
          <w:szCs w:val="19"/>
        </w:rPr>
        <w:t>research</w:t>
      </w:r>
      <w:r>
        <w:rPr>
          <w:rFonts w:ascii="Georgia" w:eastAsia="Georgia" w:hAnsi="Georgia" w:cs="Georgia"/>
          <w:spacing w:val="30"/>
          <w:sz w:val="19"/>
          <w:szCs w:val="19"/>
        </w:rPr>
        <w:t xml:space="preserve"> </w:t>
      </w:r>
      <w:r>
        <w:rPr>
          <w:rFonts w:ascii="Georgia" w:eastAsia="Georgia" w:hAnsi="Georgia" w:cs="Georgia"/>
          <w:sz w:val="19"/>
          <w:szCs w:val="19"/>
        </w:rPr>
        <w:t>will</w:t>
      </w:r>
      <w:r>
        <w:rPr>
          <w:rFonts w:ascii="Georgia" w:eastAsia="Georgia" w:hAnsi="Georgia" w:cs="Georgia"/>
          <w:spacing w:val="22"/>
          <w:sz w:val="19"/>
          <w:szCs w:val="19"/>
        </w:rPr>
        <w:t xml:space="preserve"> </w:t>
      </w:r>
      <w:r>
        <w:rPr>
          <w:rFonts w:ascii="Georgia" w:eastAsia="Georgia" w:hAnsi="Georgia" w:cs="Georgia"/>
          <w:sz w:val="19"/>
          <w:szCs w:val="19"/>
        </w:rPr>
        <w:t>enhance</w:t>
      </w:r>
      <w:r>
        <w:rPr>
          <w:rFonts w:ascii="Georgia" w:eastAsia="Georgia" w:hAnsi="Georgia" w:cs="Georgia"/>
          <w:spacing w:val="30"/>
          <w:sz w:val="19"/>
          <w:szCs w:val="19"/>
        </w:rPr>
        <w:t xml:space="preserve"> </w:t>
      </w:r>
      <w:r>
        <w:rPr>
          <w:rFonts w:ascii="Georgia" w:eastAsia="Georgia" w:hAnsi="Georgia" w:cs="Georgia"/>
          <w:sz w:val="19"/>
          <w:szCs w:val="19"/>
        </w:rPr>
        <w:t>understanding</w:t>
      </w:r>
      <w:r>
        <w:rPr>
          <w:rFonts w:ascii="Georgia" w:eastAsia="Georgia" w:hAnsi="Georgia" w:cs="Georgia"/>
          <w:spacing w:val="41"/>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natural</w:t>
      </w:r>
      <w:r>
        <w:rPr>
          <w:rFonts w:ascii="Georgia" w:eastAsia="Georgia" w:hAnsi="Georgia" w:cs="Georgia"/>
          <w:spacing w:val="28"/>
          <w:sz w:val="19"/>
          <w:szCs w:val="19"/>
        </w:rPr>
        <w:t xml:space="preserve"> </w:t>
      </w:r>
      <w:r>
        <w:rPr>
          <w:rFonts w:ascii="Georgia" w:eastAsia="Georgia" w:hAnsi="Georgia" w:cs="Georgia"/>
          <w:sz w:val="19"/>
          <w:szCs w:val="19"/>
        </w:rPr>
        <w:t>history</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COPD.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doing</w:t>
      </w:r>
      <w:r>
        <w:rPr>
          <w:rFonts w:ascii="Georgia" w:eastAsia="Georgia" w:hAnsi="Georgia" w:cs="Georgia"/>
          <w:spacing w:val="17"/>
          <w:sz w:val="19"/>
          <w:szCs w:val="19"/>
        </w:rPr>
        <w:t xml:space="preserve"> </w:t>
      </w:r>
      <w:r>
        <w:rPr>
          <w:rFonts w:ascii="Georgia" w:eastAsia="Georgia" w:hAnsi="Georgia" w:cs="Georgia"/>
          <w:sz w:val="19"/>
          <w:szCs w:val="19"/>
        </w:rPr>
        <w:t>so,</w:t>
      </w:r>
      <w:r>
        <w:rPr>
          <w:rFonts w:ascii="Georgia" w:eastAsia="Georgia" w:hAnsi="Georgia" w:cs="Georgia"/>
          <w:spacing w:val="13"/>
          <w:sz w:val="19"/>
          <w:szCs w:val="19"/>
        </w:rPr>
        <w:t xml:space="preserve"> </w:t>
      </w:r>
      <w:r>
        <w:rPr>
          <w:rFonts w:ascii="Georgia" w:eastAsia="Georgia" w:hAnsi="Georgia" w:cs="Georgia"/>
          <w:sz w:val="19"/>
          <w:szCs w:val="19"/>
        </w:rPr>
        <w:t>it</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13"/>
          <w:sz w:val="19"/>
          <w:szCs w:val="19"/>
        </w:rPr>
        <w:t xml:space="preserve"> </w:t>
      </w:r>
      <w:r>
        <w:rPr>
          <w:rFonts w:ascii="Georgia" w:eastAsia="Georgia" w:hAnsi="Georgia" w:cs="Georgia"/>
          <w:sz w:val="19"/>
          <w:szCs w:val="19"/>
        </w:rPr>
        <w:t>provide</w:t>
      </w:r>
      <w:r>
        <w:rPr>
          <w:rFonts w:ascii="Georgia" w:eastAsia="Georgia" w:hAnsi="Georgia" w:cs="Georgia"/>
          <w:spacing w:val="20"/>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vital</w:t>
      </w:r>
      <w:r>
        <w:rPr>
          <w:rFonts w:ascii="Georgia" w:eastAsia="Georgia" w:hAnsi="Georgia" w:cs="Georgia"/>
          <w:spacing w:val="14"/>
          <w:sz w:val="19"/>
          <w:szCs w:val="19"/>
        </w:rPr>
        <w:t xml:space="preserve"> </w:t>
      </w:r>
      <w:r>
        <w:rPr>
          <w:rFonts w:ascii="Georgia" w:eastAsia="Georgia" w:hAnsi="Georgia" w:cs="Georgia"/>
          <w:sz w:val="19"/>
          <w:szCs w:val="19"/>
        </w:rPr>
        <w:t>supplement</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ongoing</w:t>
      </w:r>
      <w:r>
        <w:rPr>
          <w:rFonts w:ascii="Georgia" w:eastAsia="Georgia" w:hAnsi="Georgia" w:cs="Georgia"/>
          <w:spacing w:val="21"/>
          <w:sz w:val="19"/>
          <w:szCs w:val="19"/>
        </w:rPr>
        <w:t xml:space="preserve"> </w:t>
      </w:r>
      <w:r>
        <w:rPr>
          <w:rFonts w:ascii="Georgia" w:eastAsia="Georgia" w:hAnsi="Georgia" w:cs="Georgia"/>
          <w:sz w:val="19"/>
          <w:szCs w:val="19"/>
        </w:rPr>
        <w:t>efforts</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identify</w:t>
      </w:r>
      <w:r>
        <w:rPr>
          <w:rFonts w:ascii="Georgia" w:eastAsia="Georgia" w:hAnsi="Georgia" w:cs="Georgia"/>
          <w:spacing w:val="20"/>
          <w:sz w:val="19"/>
          <w:szCs w:val="19"/>
        </w:rPr>
        <w:t xml:space="preserve"> </w:t>
      </w:r>
      <w:r>
        <w:rPr>
          <w:rFonts w:ascii="Georgia" w:eastAsia="Georgia" w:hAnsi="Georgia" w:cs="Georgia"/>
          <w:sz w:val="19"/>
          <w:szCs w:val="19"/>
        </w:rPr>
        <w:t>COPD</w:t>
      </w:r>
      <w:r>
        <w:rPr>
          <w:rFonts w:ascii="Georgia" w:eastAsia="Georgia" w:hAnsi="Georgia" w:cs="Georgia"/>
          <w:spacing w:val="17"/>
          <w:sz w:val="19"/>
          <w:szCs w:val="19"/>
        </w:rPr>
        <w:t xml:space="preserve"> </w:t>
      </w:r>
      <w:r>
        <w:rPr>
          <w:rFonts w:ascii="Georgia" w:eastAsia="Georgia" w:hAnsi="Georgia" w:cs="Georgia"/>
          <w:sz w:val="19"/>
          <w:szCs w:val="19"/>
        </w:rPr>
        <w:t>subtypes</w:t>
      </w:r>
      <w:r>
        <w:rPr>
          <w:rFonts w:ascii="Georgia" w:eastAsia="Georgia" w:hAnsi="Georgia" w:cs="Georgia"/>
          <w:spacing w:val="22"/>
          <w:sz w:val="19"/>
          <w:szCs w:val="19"/>
        </w:rPr>
        <w:t xml:space="preserve"> </w:t>
      </w:r>
      <w:r>
        <w:rPr>
          <w:rFonts w:ascii="Georgia" w:eastAsia="Georgia" w:hAnsi="Georgia" w:cs="Georgia"/>
          <w:sz w:val="19"/>
          <w:szCs w:val="19"/>
        </w:rPr>
        <w:t>by</w:t>
      </w:r>
      <w:r>
        <w:rPr>
          <w:rFonts w:ascii="Georgia" w:eastAsia="Georgia" w:hAnsi="Georgia" w:cs="Georgia"/>
          <w:spacing w:val="11"/>
          <w:sz w:val="19"/>
          <w:szCs w:val="19"/>
        </w:rPr>
        <w:t xml:space="preserve"> </w:t>
      </w:r>
      <w:r>
        <w:rPr>
          <w:rFonts w:ascii="Georgia" w:eastAsia="Georgia" w:hAnsi="Georgia" w:cs="Georgia"/>
          <w:sz w:val="19"/>
          <w:szCs w:val="19"/>
        </w:rPr>
        <w:t>adding</w:t>
      </w:r>
      <w:r>
        <w:rPr>
          <w:rFonts w:ascii="Georgia" w:eastAsia="Georgia" w:hAnsi="Georgia" w:cs="Georgia"/>
          <w:spacing w:val="19"/>
          <w:sz w:val="19"/>
          <w:szCs w:val="19"/>
        </w:rPr>
        <w:t xml:space="preserve"> </w:t>
      </w:r>
      <w:r>
        <w:rPr>
          <w:rFonts w:ascii="Georgia" w:eastAsia="Georgia" w:hAnsi="Georgia" w:cs="Georgia"/>
          <w:sz w:val="19"/>
          <w:szCs w:val="19"/>
        </w:rPr>
        <w:t>substantial</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physiologic </w:t>
      </w:r>
      <w:r>
        <w:rPr>
          <w:rFonts w:ascii="Georgia" w:eastAsia="Georgia" w:hAnsi="Georgia" w:cs="Georgia"/>
          <w:sz w:val="19"/>
          <w:szCs w:val="19"/>
        </w:rPr>
        <w:t>detail</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descriptions</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this</w:t>
      </w:r>
      <w:r>
        <w:rPr>
          <w:rFonts w:ascii="Georgia" w:eastAsia="Georgia" w:hAnsi="Georgia" w:cs="Georgia"/>
          <w:spacing w:val="6"/>
          <w:sz w:val="19"/>
          <w:szCs w:val="19"/>
        </w:rPr>
        <w:t xml:space="preserve"> </w:t>
      </w:r>
      <w:r>
        <w:rPr>
          <w:rFonts w:ascii="Georgia" w:eastAsia="Georgia" w:hAnsi="Georgia" w:cs="Georgia"/>
          <w:sz w:val="19"/>
          <w:szCs w:val="19"/>
        </w:rPr>
        <w:t>disease.</w:t>
      </w:r>
      <w:r>
        <w:rPr>
          <w:rFonts w:ascii="Georgia" w:eastAsia="Georgia" w:hAnsi="Georgia" w:cs="Georgia"/>
          <w:spacing w:val="30"/>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overall</w:t>
      </w:r>
      <w:r>
        <w:rPr>
          <w:rFonts w:ascii="Georgia" w:eastAsia="Georgia" w:hAnsi="Georgia" w:cs="Georgia"/>
          <w:spacing w:val="11"/>
          <w:sz w:val="19"/>
          <w:szCs w:val="19"/>
        </w:rPr>
        <w:t xml:space="preserve"> </w:t>
      </w:r>
      <w:r>
        <w:rPr>
          <w:rFonts w:ascii="Georgia" w:eastAsia="Georgia" w:hAnsi="Georgia" w:cs="Georgia"/>
          <w:sz w:val="19"/>
          <w:szCs w:val="19"/>
        </w:rPr>
        <w:t>goals</w:t>
      </w:r>
      <w:r>
        <w:rPr>
          <w:rFonts w:ascii="Georgia" w:eastAsia="Georgia" w:hAnsi="Georgia" w:cs="Georgia"/>
          <w:spacing w:val="9"/>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study</w:t>
      </w:r>
      <w:r>
        <w:rPr>
          <w:rFonts w:ascii="Georgia" w:eastAsia="Georgia" w:hAnsi="Georgia" w:cs="Georgia"/>
          <w:spacing w:val="9"/>
          <w:sz w:val="19"/>
          <w:szCs w:val="19"/>
        </w:rPr>
        <w:t xml:space="preserve"> </w:t>
      </w:r>
      <w:r>
        <w:rPr>
          <w:rFonts w:ascii="Georgia" w:eastAsia="Georgia" w:hAnsi="Georgia" w:cs="Georgia"/>
          <w:sz w:val="19"/>
          <w:szCs w:val="19"/>
        </w:rPr>
        <w:t>experiments</w:t>
      </w:r>
      <w:r>
        <w:rPr>
          <w:rFonts w:ascii="Georgia" w:eastAsia="Georgia" w:hAnsi="Georgia" w:cs="Georgia"/>
          <w:spacing w:val="21"/>
          <w:sz w:val="19"/>
          <w:szCs w:val="19"/>
        </w:rPr>
        <w:t xml:space="preserve"> </w:t>
      </w:r>
      <w:r>
        <w:rPr>
          <w:rFonts w:ascii="Georgia" w:eastAsia="Georgia" w:hAnsi="Georgia" w:cs="Georgia"/>
          <w:sz w:val="19"/>
          <w:szCs w:val="19"/>
        </w:rPr>
        <w:t>are:</w:t>
      </w:r>
      <w:r>
        <w:rPr>
          <w:rFonts w:ascii="Georgia" w:eastAsia="Georgia" w:hAnsi="Georgia" w:cs="Georgia"/>
          <w:spacing w:val="23"/>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to</w:t>
      </w:r>
      <w:r>
        <w:rPr>
          <w:rFonts w:ascii="Georgia" w:eastAsia="Georgia" w:hAnsi="Georgia" w:cs="Georgia"/>
          <w:spacing w:val="3"/>
          <w:sz w:val="19"/>
          <w:szCs w:val="19"/>
        </w:rPr>
        <w:t xml:space="preserve"> </w:t>
      </w:r>
      <w:r>
        <w:rPr>
          <w:rFonts w:ascii="Georgia" w:eastAsia="Georgia" w:hAnsi="Georgia" w:cs="Georgia"/>
          <w:sz w:val="19"/>
          <w:szCs w:val="19"/>
        </w:rPr>
        <w:t>develop</w:t>
      </w:r>
      <w:r>
        <w:rPr>
          <w:rFonts w:ascii="Georgia" w:eastAsia="Georgia" w:hAnsi="Georgia" w:cs="Georgia"/>
          <w:spacing w:val="13"/>
          <w:sz w:val="19"/>
          <w:szCs w:val="19"/>
        </w:rPr>
        <w:t xml:space="preserve"> </w:t>
      </w:r>
      <w:r>
        <w:rPr>
          <w:rFonts w:ascii="Georgia" w:eastAsia="Georgia" w:hAnsi="Georgia" w:cs="Georgia"/>
          <w:sz w:val="19"/>
          <w:szCs w:val="19"/>
        </w:rPr>
        <w:t>imaging</w:t>
      </w:r>
      <w:r>
        <w:rPr>
          <w:rFonts w:ascii="Georgia" w:eastAsia="Georgia" w:hAnsi="Georgia" w:cs="Georgia"/>
          <w:spacing w:val="14"/>
          <w:sz w:val="19"/>
          <w:szCs w:val="19"/>
        </w:rPr>
        <w:t xml:space="preserve"> </w:t>
      </w:r>
      <w:r>
        <w:rPr>
          <w:rFonts w:ascii="Georgia" w:eastAsia="Georgia" w:hAnsi="Georgia" w:cs="Georgia"/>
          <w:sz w:val="19"/>
          <w:szCs w:val="19"/>
        </w:rPr>
        <w:t>markers</w:t>
      </w:r>
      <w:r>
        <w:rPr>
          <w:rFonts w:ascii="Georgia" w:eastAsia="Georgia" w:hAnsi="Georgia" w:cs="Georgia"/>
          <w:spacing w:val="14"/>
          <w:sz w:val="19"/>
          <w:szCs w:val="19"/>
        </w:rPr>
        <w:t xml:space="preserve"> </w:t>
      </w:r>
      <w:r>
        <w:rPr>
          <w:rFonts w:ascii="Georgia" w:eastAsia="Georgia" w:hAnsi="Georgia" w:cs="Georgia"/>
          <w:sz w:val="19"/>
          <w:szCs w:val="19"/>
        </w:rPr>
        <w:t>that</w:t>
      </w:r>
      <w:r>
        <w:rPr>
          <w:rFonts w:ascii="Georgia" w:eastAsia="Georgia" w:hAnsi="Georgia" w:cs="Georgia"/>
          <w:spacing w:val="7"/>
          <w:sz w:val="19"/>
          <w:szCs w:val="19"/>
        </w:rPr>
        <w:t xml:space="preserve"> </w:t>
      </w:r>
      <w:r>
        <w:rPr>
          <w:rFonts w:ascii="Georgia" w:eastAsia="Georgia" w:hAnsi="Georgia" w:cs="Georgia"/>
          <w:w w:val="102"/>
          <w:sz w:val="19"/>
          <w:szCs w:val="19"/>
        </w:rPr>
        <w:t xml:space="preserve">better </w:t>
      </w:r>
      <w:r>
        <w:rPr>
          <w:rFonts w:ascii="Georgia" w:eastAsia="Georgia" w:hAnsi="Georgia" w:cs="Georgia"/>
          <w:sz w:val="19"/>
          <w:szCs w:val="19"/>
        </w:rPr>
        <w:t>identify</w:t>
      </w:r>
      <w:r>
        <w:rPr>
          <w:rFonts w:ascii="Georgia" w:eastAsia="Georgia" w:hAnsi="Georgia" w:cs="Georgia"/>
          <w:spacing w:val="22"/>
          <w:sz w:val="19"/>
          <w:szCs w:val="19"/>
        </w:rPr>
        <w:t xml:space="preserve"> </w:t>
      </w:r>
      <w:r>
        <w:rPr>
          <w:rFonts w:ascii="Georgia" w:eastAsia="Georgia" w:hAnsi="Georgia" w:cs="Georgia"/>
          <w:sz w:val="19"/>
          <w:szCs w:val="19"/>
        </w:rPr>
        <w:t>early</w:t>
      </w:r>
      <w:r>
        <w:rPr>
          <w:rFonts w:ascii="Georgia" w:eastAsia="Georgia" w:hAnsi="Georgia" w:cs="Georgia"/>
          <w:spacing w:val="17"/>
          <w:sz w:val="19"/>
          <w:szCs w:val="19"/>
        </w:rPr>
        <w:t xml:space="preserve"> </w:t>
      </w:r>
      <w:r>
        <w:rPr>
          <w:rFonts w:ascii="Georgia" w:eastAsia="Georgia" w:hAnsi="Georgia" w:cs="Georgia"/>
          <w:sz w:val="19"/>
          <w:szCs w:val="19"/>
        </w:rPr>
        <w:t>COPD;</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develop</w:t>
      </w:r>
      <w:r>
        <w:rPr>
          <w:rFonts w:ascii="Georgia" w:eastAsia="Georgia" w:hAnsi="Georgia" w:cs="Georgia"/>
          <w:spacing w:val="22"/>
          <w:sz w:val="19"/>
          <w:szCs w:val="19"/>
        </w:rPr>
        <w:t xml:space="preserve"> </w:t>
      </w:r>
      <w:r>
        <w:rPr>
          <w:rFonts w:ascii="Georgia" w:eastAsia="Georgia" w:hAnsi="Georgia" w:cs="Georgia"/>
          <w:sz w:val="19"/>
          <w:szCs w:val="19"/>
        </w:rPr>
        <w:t>tests</w:t>
      </w:r>
      <w:r>
        <w:rPr>
          <w:rFonts w:ascii="Georgia" w:eastAsia="Georgia" w:hAnsi="Georgia" w:cs="Georgia"/>
          <w:spacing w:val="17"/>
          <w:sz w:val="19"/>
          <w:szCs w:val="19"/>
        </w:rPr>
        <w:t xml:space="preserve"> </w:t>
      </w:r>
      <w:r>
        <w:rPr>
          <w:rFonts w:ascii="Georgia" w:eastAsia="Georgia" w:hAnsi="Georgia" w:cs="Georgia"/>
          <w:sz w:val="19"/>
          <w:szCs w:val="19"/>
        </w:rPr>
        <w:t>that</w:t>
      </w:r>
      <w:r>
        <w:rPr>
          <w:rFonts w:ascii="Georgia" w:eastAsia="Georgia" w:hAnsi="Georgia" w:cs="Georgia"/>
          <w:spacing w:val="16"/>
          <w:sz w:val="19"/>
          <w:szCs w:val="19"/>
        </w:rPr>
        <w:t xml:space="preserve"> </w:t>
      </w:r>
      <w:r>
        <w:rPr>
          <w:rFonts w:ascii="Georgia" w:eastAsia="Georgia" w:hAnsi="Georgia" w:cs="Georgia"/>
          <w:sz w:val="19"/>
          <w:szCs w:val="19"/>
        </w:rPr>
        <w:t>predict</w:t>
      </w:r>
      <w:r>
        <w:rPr>
          <w:rFonts w:ascii="Georgia" w:eastAsia="Georgia" w:hAnsi="Georgia" w:cs="Georgia"/>
          <w:spacing w:val="21"/>
          <w:sz w:val="19"/>
          <w:szCs w:val="19"/>
        </w:rPr>
        <w:t xml:space="preserve"> </w:t>
      </w:r>
      <w:r>
        <w:rPr>
          <w:rFonts w:ascii="Georgia" w:eastAsia="Georgia" w:hAnsi="Georgia" w:cs="Georgia"/>
          <w:sz w:val="19"/>
          <w:szCs w:val="19"/>
        </w:rPr>
        <w:t>health</w:t>
      </w:r>
      <w:r>
        <w:rPr>
          <w:rFonts w:ascii="Georgia" w:eastAsia="Georgia" w:hAnsi="Georgia" w:cs="Georgia"/>
          <w:spacing w:val="20"/>
          <w:sz w:val="19"/>
          <w:szCs w:val="19"/>
        </w:rPr>
        <w:t xml:space="preserve"> </w:t>
      </w:r>
      <w:r>
        <w:rPr>
          <w:rFonts w:ascii="Georgia" w:eastAsia="Georgia" w:hAnsi="Georgia" w:cs="Georgia"/>
          <w:sz w:val="19"/>
          <w:szCs w:val="19"/>
        </w:rPr>
        <w:t>deterioration</w:t>
      </w:r>
      <w:r>
        <w:rPr>
          <w:rFonts w:ascii="Georgia" w:eastAsia="Georgia" w:hAnsi="Georgia" w:cs="Georgia"/>
          <w:spacing w:val="31"/>
          <w:sz w:val="19"/>
          <w:szCs w:val="19"/>
        </w:rPr>
        <w:t xml:space="preserve"> </w:t>
      </w:r>
      <w:r>
        <w:rPr>
          <w:rFonts w:ascii="Georgia" w:eastAsia="Georgia" w:hAnsi="Georgia" w:cs="Georgia"/>
          <w:sz w:val="19"/>
          <w:szCs w:val="19"/>
        </w:rPr>
        <w:t>due</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COPD;</w:t>
      </w:r>
      <w:r>
        <w:rPr>
          <w:rFonts w:ascii="Georgia" w:eastAsia="Georgia" w:hAnsi="Georgia" w:cs="Georgia"/>
          <w:spacing w:val="21"/>
          <w:sz w:val="19"/>
          <w:szCs w:val="19"/>
        </w:rPr>
        <w:t xml:space="preserve"> </w:t>
      </w:r>
      <w:r>
        <w:rPr>
          <w:rFonts w:ascii="Georgia" w:eastAsia="Georgia" w:hAnsi="Georgia" w:cs="Georgia"/>
          <w:sz w:val="19"/>
          <w:szCs w:val="19"/>
        </w:rPr>
        <w:t>c)</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determine</w:t>
      </w:r>
      <w:r>
        <w:rPr>
          <w:rFonts w:ascii="Georgia" w:eastAsia="Georgia" w:hAnsi="Georgia" w:cs="Georgia"/>
          <w:spacing w:val="26"/>
          <w:sz w:val="19"/>
          <w:szCs w:val="19"/>
        </w:rPr>
        <w:t xml:space="preserve"> </w:t>
      </w:r>
      <w:r>
        <w:rPr>
          <w:rFonts w:ascii="Georgia" w:eastAsia="Georgia" w:hAnsi="Georgia" w:cs="Georgia"/>
          <w:sz w:val="19"/>
          <w:szCs w:val="19"/>
        </w:rPr>
        <w:t>if</w:t>
      </w:r>
      <w:r>
        <w:rPr>
          <w:rFonts w:ascii="Georgia" w:eastAsia="Georgia" w:hAnsi="Georgia" w:cs="Georgia"/>
          <w:spacing w:val="11"/>
          <w:sz w:val="19"/>
          <w:szCs w:val="19"/>
        </w:rPr>
        <w:t xml:space="preserve"> </w:t>
      </w:r>
      <w:r>
        <w:rPr>
          <w:rFonts w:ascii="Georgia" w:eastAsia="Georgia" w:hAnsi="Georgia" w:cs="Georgia"/>
          <w:sz w:val="19"/>
          <w:szCs w:val="19"/>
        </w:rPr>
        <w:t>specific</w:t>
      </w:r>
      <w:r>
        <w:rPr>
          <w:rFonts w:ascii="Georgia" w:eastAsia="Georgia" w:hAnsi="Georgia" w:cs="Georgia"/>
          <w:spacing w:val="22"/>
          <w:sz w:val="19"/>
          <w:szCs w:val="19"/>
        </w:rPr>
        <w:t xml:space="preserve"> </w:t>
      </w:r>
      <w:r>
        <w:rPr>
          <w:rFonts w:ascii="Georgia" w:eastAsia="Georgia" w:hAnsi="Georgia" w:cs="Georgia"/>
          <w:sz w:val="19"/>
          <w:szCs w:val="19"/>
        </w:rPr>
        <w:t>patterns</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of </w:t>
      </w:r>
      <w:r>
        <w:rPr>
          <w:rFonts w:ascii="Georgia" w:eastAsia="Georgia" w:hAnsi="Georgia" w:cs="Georgia"/>
          <w:sz w:val="19"/>
          <w:szCs w:val="19"/>
        </w:rPr>
        <w:t>disease</w:t>
      </w:r>
      <w:r>
        <w:rPr>
          <w:rFonts w:ascii="Georgia" w:eastAsia="Georgia" w:hAnsi="Georgia" w:cs="Georgia"/>
          <w:spacing w:val="3"/>
          <w:sz w:val="19"/>
          <w:szCs w:val="19"/>
        </w:rPr>
        <w:t xml:space="preserve"> </w:t>
      </w:r>
      <w:r>
        <w:rPr>
          <w:rFonts w:ascii="Georgia" w:eastAsia="Georgia" w:hAnsi="Georgia" w:cs="Georgia"/>
          <w:sz w:val="19"/>
          <w:szCs w:val="19"/>
        </w:rPr>
        <w:t>progression</w:t>
      </w:r>
      <w:r>
        <w:rPr>
          <w:rFonts w:ascii="Georgia" w:eastAsia="Georgia" w:hAnsi="Georgia" w:cs="Georgia"/>
          <w:spacing w:val="11"/>
          <w:sz w:val="19"/>
          <w:szCs w:val="19"/>
        </w:rPr>
        <w:t xml:space="preserve"> </w:t>
      </w:r>
      <w:r>
        <w:rPr>
          <w:rFonts w:ascii="Georgia" w:eastAsia="Georgia" w:hAnsi="Georgia" w:cs="Georgia"/>
          <w:sz w:val="19"/>
          <w:szCs w:val="19"/>
        </w:rPr>
        <w:t>are</w:t>
      </w:r>
      <w:r>
        <w:rPr>
          <w:rFonts w:ascii="Georgia" w:eastAsia="Georgia" w:hAnsi="Georgia" w:cs="Georgia"/>
          <w:spacing w:val="-4"/>
          <w:sz w:val="19"/>
          <w:szCs w:val="19"/>
        </w:rPr>
        <w:t xml:space="preserve"> </w:t>
      </w:r>
      <w:r>
        <w:rPr>
          <w:rFonts w:ascii="Georgia" w:eastAsia="Georgia" w:hAnsi="Georgia" w:cs="Georgia"/>
          <w:sz w:val="19"/>
          <w:szCs w:val="19"/>
        </w:rPr>
        <w:t>associated</w:t>
      </w:r>
      <w:r>
        <w:rPr>
          <w:rFonts w:ascii="Georgia" w:eastAsia="Georgia" w:hAnsi="Georgia" w:cs="Georgia"/>
          <w:spacing w:val="8"/>
          <w:sz w:val="19"/>
          <w:szCs w:val="19"/>
        </w:rPr>
        <w:t xml:space="preserve"> </w:t>
      </w:r>
      <w:r>
        <w:rPr>
          <w:rFonts w:ascii="Georgia" w:eastAsia="Georgia" w:hAnsi="Georgia" w:cs="Georgia"/>
          <w:sz w:val="19"/>
          <w:szCs w:val="19"/>
        </w:rPr>
        <w:t>with</w:t>
      </w:r>
      <w:r>
        <w:rPr>
          <w:rFonts w:ascii="Georgia" w:eastAsia="Georgia" w:hAnsi="Georgia" w:cs="Georgia"/>
          <w:spacing w:val="-2"/>
          <w:sz w:val="19"/>
          <w:szCs w:val="19"/>
        </w:rPr>
        <w:t xml:space="preserve"> </w:t>
      </w:r>
      <w:r>
        <w:rPr>
          <w:rFonts w:ascii="Georgia" w:eastAsia="Georgia" w:hAnsi="Georgia" w:cs="Georgia"/>
          <w:sz w:val="19"/>
          <w:szCs w:val="19"/>
        </w:rPr>
        <w:t>genetic</w:t>
      </w:r>
      <w:r>
        <w:rPr>
          <w:rFonts w:ascii="Georgia" w:eastAsia="Georgia" w:hAnsi="Georgia" w:cs="Georgia"/>
          <w:spacing w:val="3"/>
          <w:sz w:val="19"/>
          <w:szCs w:val="19"/>
        </w:rPr>
        <w:t xml:space="preserve"> </w:t>
      </w:r>
      <w:r>
        <w:rPr>
          <w:rFonts w:ascii="Georgia" w:eastAsia="Georgia" w:hAnsi="Georgia" w:cs="Georgia"/>
          <w:sz w:val="19"/>
          <w:szCs w:val="19"/>
        </w:rPr>
        <w:t>markers</w:t>
      </w:r>
      <w:r>
        <w:rPr>
          <w:rFonts w:ascii="Georgia" w:eastAsia="Georgia" w:hAnsi="Georgia" w:cs="Georgia"/>
          <w:spacing w:val="5"/>
          <w:sz w:val="19"/>
          <w:szCs w:val="19"/>
        </w:rPr>
        <w:t xml:space="preserve"> </w:t>
      </w:r>
      <w:r>
        <w:rPr>
          <w:rFonts w:ascii="Georgia" w:eastAsia="Georgia" w:hAnsi="Georgia" w:cs="Georgia"/>
          <w:sz w:val="19"/>
          <w:szCs w:val="19"/>
        </w:rPr>
        <w:t>identified</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larger</w:t>
      </w:r>
      <w:r>
        <w:rPr>
          <w:rFonts w:ascii="Georgia" w:eastAsia="Georgia" w:hAnsi="Georgia" w:cs="Georgia"/>
          <w:spacing w:val="1"/>
          <w:sz w:val="19"/>
          <w:szCs w:val="19"/>
        </w:rPr>
        <w:t xml:space="preserve"> </w:t>
      </w:r>
      <w:proofErr w:type="spellStart"/>
      <w:r>
        <w:rPr>
          <w:rFonts w:ascii="Georgia" w:eastAsia="Georgia" w:hAnsi="Georgia" w:cs="Georgia"/>
          <w:sz w:val="19"/>
          <w:szCs w:val="19"/>
        </w:rPr>
        <w:t>COPDGene</w:t>
      </w:r>
      <w:proofErr w:type="spellEnd"/>
      <w:r>
        <w:rPr>
          <w:rFonts w:ascii="Georgia" w:eastAsia="Georgia" w:hAnsi="Georgia" w:cs="Georgia"/>
          <w:spacing w:val="10"/>
          <w:sz w:val="19"/>
          <w:szCs w:val="19"/>
        </w:rPr>
        <w:t xml:space="preserve"> </w:t>
      </w:r>
      <w:r>
        <w:rPr>
          <w:rFonts w:ascii="Georgia" w:eastAsia="Georgia" w:hAnsi="Georgia" w:cs="Georgia"/>
          <w:sz w:val="19"/>
          <w:szCs w:val="19"/>
        </w:rPr>
        <w:t>study;</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d)</w:t>
      </w:r>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determine</w:t>
      </w:r>
      <w:r>
        <w:rPr>
          <w:rFonts w:ascii="Georgia" w:eastAsia="Georgia" w:hAnsi="Georgia" w:cs="Georgia"/>
          <w:spacing w:val="8"/>
          <w:sz w:val="19"/>
          <w:szCs w:val="19"/>
        </w:rPr>
        <w:t xml:space="preserve"> </w:t>
      </w:r>
      <w:r>
        <w:rPr>
          <w:rFonts w:ascii="Georgia" w:eastAsia="Georgia" w:hAnsi="Georgia" w:cs="Georgia"/>
          <w:sz w:val="19"/>
          <w:szCs w:val="19"/>
        </w:rPr>
        <w:t>if</w:t>
      </w:r>
      <w:r>
        <w:rPr>
          <w:rFonts w:ascii="Georgia" w:eastAsia="Georgia" w:hAnsi="Georgia" w:cs="Georgia"/>
          <w:spacing w:val="-7"/>
          <w:sz w:val="19"/>
          <w:szCs w:val="19"/>
        </w:rPr>
        <w:t xml:space="preserve"> </w:t>
      </w:r>
      <w:r>
        <w:rPr>
          <w:rFonts w:ascii="Georgia" w:eastAsia="Georgia" w:hAnsi="Georgia" w:cs="Georgia"/>
          <w:w w:val="102"/>
          <w:sz w:val="19"/>
          <w:szCs w:val="19"/>
        </w:rPr>
        <w:t xml:space="preserve">disease </w:t>
      </w:r>
      <w:r>
        <w:rPr>
          <w:rFonts w:ascii="Georgia" w:eastAsia="Georgia" w:hAnsi="Georgia" w:cs="Georgia"/>
          <w:sz w:val="19"/>
          <w:szCs w:val="19"/>
        </w:rPr>
        <w:t>progression</w:t>
      </w:r>
      <w:r>
        <w:rPr>
          <w:rFonts w:ascii="Georgia" w:eastAsia="Georgia" w:hAnsi="Georgia" w:cs="Georgia"/>
          <w:spacing w:val="21"/>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part</w:t>
      </w:r>
      <w:r>
        <w:rPr>
          <w:rFonts w:ascii="Georgia" w:eastAsia="Georgia" w:hAnsi="Georgia" w:cs="Georgia"/>
          <w:spacing w:val="8"/>
          <w:sz w:val="19"/>
          <w:szCs w:val="19"/>
        </w:rPr>
        <w:t xml:space="preserve"> </w:t>
      </w:r>
      <w:r>
        <w:rPr>
          <w:rFonts w:ascii="Georgia" w:eastAsia="Georgia" w:hAnsi="Georgia" w:cs="Georgia"/>
          <w:sz w:val="19"/>
          <w:szCs w:val="19"/>
        </w:rPr>
        <w:t>caused</w:t>
      </w:r>
      <w:r>
        <w:rPr>
          <w:rFonts w:ascii="Georgia" w:eastAsia="Georgia" w:hAnsi="Georgia" w:cs="Georgia"/>
          <w:spacing w:val="12"/>
          <w:sz w:val="19"/>
          <w:szCs w:val="19"/>
        </w:rPr>
        <w:t xml:space="preserve"> </w:t>
      </w:r>
      <w:r>
        <w:rPr>
          <w:rFonts w:ascii="Georgia" w:eastAsia="Georgia" w:hAnsi="Georgia" w:cs="Georgia"/>
          <w:sz w:val="19"/>
          <w:szCs w:val="19"/>
        </w:rPr>
        <w:t>by</w:t>
      </w:r>
      <w:r>
        <w:rPr>
          <w:rFonts w:ascii="Georgia" w:eastAsia="Georgia" w:hAnsi="Georgia" w:cs="Georgia"/>
          <w:spacing w:val="5"/>
          <w:sz w:val="19"/>
          <w:szCs w:val="19"/>
        </w:rPr>
        <w:t xml:space="preserve"> </w:t>
      </w:r>
      <w:r>
        <w:rPr>
          <w:rFonts w:ascii="Georgia" w:eastAsia="Georgia" w:hAnsi="Georgia" w:cs="Georgia"/>
          <w:sz w:val="19"/>
          <w:szCs w:val="19"/>
        </w:rPr>
        <w:t>excessive</w:t>
      </w:r>
      <w:r>
        <w:rPr>
          <w:rFonts w:ascii="Georgia" w:eastAsia="Georgia" w:hAnsi="Georgia" w:cs="Georgia"/>
          <w:spacing w:val="16"/>
          <w:sz w:val="19"/>
          <w:szCs w:val="19"/>
        </w:rPr>
        <w:t xml:space="preserve"> </w:t>
      </w:r>
      <w:r>
        <w:rPr>
          <w:rFonts w:ascii="Georgia" w:eastAsia="Georgia" w:hAnsi="Georgia" w:cs="Georgia"/>
          <w:sz w:val="19"/>
          <w:szCs w:val="19"/>
        </w:rPr>
        <w:t>stretch</w:t>
      </w:r>
      <w:r>
        <w:rPr>
          <w:rFonts w:ascii="Georgia" w:eastAsia="Georgia" w:hAnsi="Georgia" w:cs="Georgia"/>
          <w:spacing w:val="13"/>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regions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next</w:t>
      </w:r>
      <w:r>
        <w:rPr>
          <w:rFonts w:ascii="Georgia" w:eastAsia="Georgia" w:hAnsi="Georgia" w:cs="Georgia"/>
          <w:spacing w:val="8"/>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blocked-off</w:t>
      </w:r>
      <w:r>
        <w:rPr>
          <w:rFonts w:ascii="Georgia" w:eastAsia="Georgia" w:hAnsi="Georgia" w:cs="Georgia"/>
          <w:spacing w:val="20"/>
          <w:sz w:val="19"/>
          <w:szCs w:val="19"/>
        </w:rPr>
        <w:t xml:space="preserve"> </w:t>
      </w:r>
      <w:r>
        <w:rPr>
          <w:rFonts w:ascii="Georgia" w:eastAsia="Georgia" w:hAnsi="Georgia" w:cs="Georgia"/>
          <w:sz w:val="19"/>
          <w:szCs w:val="19"/>
        </w:rPr>
        <w:t>areas</w:t>
      </w:r>
      <w:r>
        <w:rPr>
          <w:rFonts w:ascii="Georgia" w:eastAsia="Georgia" w:hAnsi="Georgia" w:cs="Georgia"/>
          <w:spacing w:val="10"/>
          <w:sz w:val="19"/>
          <w:szCs w:val="19"/>
        </w:rPr>
        <w:t xml:space="preserve"> </w:t>
      </w:r>
      <w:r>
        <w:rPr>
          <w:rFonts w:ascii="Georgia" w:eastAsia="Georgia" w:hAnsi="Georgia" w:cs="Georgia"/>
          <w:sz w:val="19"/>
          <w:szCs w:val="19"/>
        </w:rPr>
        <w:t>unable</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inflate</w:t>
      </w:r>
      <w:r>
        <w:rPr>
          <w:rFonts w:ascii="Georgia" w:eastAsia="Georgia" w:hAnsi="Georgia" w:cs="Georgia"/>
          <w:spacing w:val="12"/>
          <w:sz w:val="19"/>
          <w:szCs w:val="19"/>
        </w:rPr>
        <w:t xml:space="preserve"> </w:t>
      </w:r>
      <w:r>
        <w:rPr>
          <w:rFonts w:ascii="Georgia" w:eastAsia="Georgia" w:hAnsi="Georgia" w:cs="Georgia"/>
          <w:w w:val="102"/>
          <w:sz w:val="19"/>
          <w:szCs w:val="19"/>
        </w:rPr>
        <w:t>normally.</w:t>
      </w:r>
    </w:p>
    <w:p w14:paraId="57DB4873" w14:textId="77777777"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sz w:val="19"/>
          <w:szCs w:val="19"/>
        </w:rPr>
        <w:t>More</w:t>
      </w:r>
      <w:r>
        <w:rPr>
          <w:rFonts w:ascii="Georgia" w:eastAsia="Georgia" w:hAnsi="Georgia" w:cs="Georgia"/>
          <w:spacing w:val="2"/>
          <w:sz w:val="19"/>
          <w:szCs w:val="19"/>
        </w:rPr>
        <w:t xml:space="preserve"> </w:t>
      </w:r>
      <w:r>
        <w:rPr>
          <w:rFonts w:ascii="Georgia" w:eastAsia="Georgia" w:hAnsi="Georgia" w:cs="Georgia"/>
          <w:sz w:val="19"/>
          <w:szCs w:val="19"/>
        </w:rPr>
        <w:t>than</w:t>
      </w:r>
      <w:r>
        <w:rPr>
          <w:rFonts w:ascii="Georgia" w:eastAsia="Georgia" w:hAnsi="Georgia" w:cs="Georgia"/>
          <w:spacing w:val="1"/>
          <w:sz w:val="19"/>
          <w:szCs w:val="19"/>
        </w:rPr>
        <w:t xml:space="preserve"> </w:t>
      </w:r>
      <w:r>
        <w:rPr>
          <w:rFonts w:ascii="Georgia" w:eastAsia="Georgia" w:hAnsi="Georgia" w:cs="Georgia"/>
          <w:sz w:val="19"/>
          <w:szCs w:val="19"/>
        </w:rPr>
        <w:t>200 million</w:t>
      </w:r>
      <w:r>
        <w:rPr>
          <w:rFonts w:ascii="Georgia" w:eastAsia="Georgia" w:hAnsi="Georgia" w:cs="Georgia"/>
          <w:spacing w:val="5"/>
          <w:sz w:val="19"/>
          <w:szCs w:val="19"/>
        </w:rPr>
        <w:t xml:space="preserve"> </w:t>
      </w:r>
      <w:r>
        <w:rPr>
          <w:rFonts w:ascii="Georgia" w:eastAsia="Georgia" w:hAnsi="Georgia" w:cs="Georgia"/>
          <w:sz w:val="19"/>
          <w:szCs w:val="19"/>
        </w:rPr>
        <w:t>people</w:t>
      </w:r>
      <w:r>
        <w:rPr>
          <w:rFonts w:ascii="Georgia" w:eastAsia="Georgia" w:hAnsi="Georgia" w:cs="Georgia"/>
          <w:spacing w:val="4"/>
          <w:sz w:val="19"/>
          <w:szCs w:val="19"/>
        </w:rPr>
        <w:t xml:space="preserve"> </w:t>
      </w:r>
      <w:r>
        <w:rPr>
          <w:rFonts w:ascii="Georgia" w:eastAsia="Georgia" w:hAnsi="Georgia" w:cs="Georgia"/>
          <w:sz w:val="19"/>
          <w:szCs w:val="19"/>
        </w:rPr>
        <w:t>suffer</w:t>
      </w:r>
      <w:r>
        <w:rPr>
          <w:rFonts w:ascii="Georgia" w:eastAsia="Georgia" w:hAnsi="Georgia" w:cs="Georgia"/>
          <w:spacing w:val="3"/>
          <w:sz w:val="19"/>
          <w:szCs w:val="19"/>
        </w:rPr>
        <w:t xml:space="preserve"> </w:t>
      </w:r>
      <w:r>
        <w:rPr>
          <w:rFonts w:ascii="Georgia" w:eastAsia="Georgia" w:hAnsi="Georgia" w:cs="Georgia"/>
          <w:sz w:val="19"/>
          <w:szCs w:val="19"/>
        </w:rPr>
        <w:t>from</w:t>
      </w:r>
      <w:r>
        <w:rPr>
          <w:rFonts w:ascii="Georgia" w:eastAsia="Georgia" w:hAnsi="Georgia" w:cs="Georgia"/>
          <w:spacing w:val="1"/>
          <w:sz w:val="19"/>
          <w:szCs w:val="19"/>
        </w:rPr>
        <w:t xml:space="preserve"> </w:t>
      </w:r>
      <w:r>
        <w:rPr>
          <w:rFonts w:ascii="Georgia" w:eastAsia="Georgia" w:hAnsi="Georgia" w:cs="Georgia"/>
          <w:sz w:val="19"/>
          <w:szCs w:val="19"/>
        </w:rPr>
        <w:t>COPD</w:t>
      </w:r>
      <w:r>
        <w:rPr>
          <w:rFonts w:ascii="Georgia" w:eastAsia="Georgia" w:hAnsi="Georgia" w:cs="Georgia"/>
          <w:spacing w:val="3"/>
          <w:sz w:val="19"/>
          <w:szCs w:val="19"/>
        </w:rPr>
        <w:t xml:space="preserve"> </w:t>
      </w:r>
      <w:r>
        <w:rPr>
          <w:rFonts w:ascii="Georgia" w:eastAsia="Georgia" w:hAnsi="Georgia" w:cs="Georgia"/>
          <w:sz w:val="19"/>
          <w:szCs w:val="19"/>
        </w:rPr>
        <w:t>worldwide.</w:t>
      </w:r>
      <w:r>
        <w:rPr>
          <w:rFonts w:ascii="Georgia" w:eastAsia="Georgia" w:hAnsi="Georgia" w:cs="Georgia"/>
          <w:spacing w:val="33"/>
          <w:sz w:val="19"/>
          <w:szCs w:val="19"/>
        </w:rPr>
        <w:t xml:space="preserve"> </w:t>
      </w:r>
      <w:r>
        <w:rPr>
          <w:rFonts w:ascii="Georgia" w:eastAsia="Georgia" w:hAnsi="Georgia" w:cs="Georgia"/>
          <w:sz w:val="19"/>
          <w:szCs w:val="19"/>
        </w:rPr>
        <w:t>Yet</w:t>
      </w:r>
      <w:r>
        <w:rPr>
          <w:rFonts w:ascii="Georgia" w:eastAsia="Georgia" w:hAnsi="Georgia" w:cs="Georgia"/>
          <w:spacing w:val="-2"/>
          <w:sz w:val="19"/>
          <w:szCs w:val="19"/>
        </w:rPr>
        <w:t xml:space="preserve"> </w:t>
      </w:r>
      <w:r>
        <w:rPr>
          <w:rFonts w:ascii="Georgia" w:eastAsia="Georgia" w:hAnsi="Georgia" w:cs="Georgia"/>
          <w:sz w:val="19"/>
          <w:szCs w:val="19"/>
        </w:rPr>
        <w:t>effectively</w:t>
      </w:r>
      <w:r>
        <w:rPr>
          <w:rFonts w:ascii="Georgia" w:eastAsia="Georgia" w:hAnsi="Georgia" w:cs="Georgia"/>
          <w:spacing w:val="10"/>
          <w:sz w:val="19"/>
          <w:szCs w:val="19"/>
        </w:rPr>
        <w:t xml:space="preserve"> </w:t>
      </w:r>
      <w:r>
        <w:rPr>
          <w:rFonts w:ascii="Georgia" w:eastAsia="Georgia" w:hAnsi="Georgia" w:cs="Georgia"/>
          <w:sz w:val="19"/>
          <w:szCs w:val="19"/>
        </w:rPr>
        <w:t>assessing</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progression</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1"/>
          <w:sz w:val="19"/>
          <w:szCs w:val="19"/>
        </w:rPr>
        <w:t xml:space="preserve"> </w:t>
      </w:r>
      <w:r>
        <w:rPr>
          <w:rFonts w:ascii="Georgia" w:eastAsia="Georgia" w:hAnsi="Georgia" w:cs="Georgia"/>
          <w:sz w:val="19"/>
          <w:szCs w:val="19"/>
        </w:rPr>
        <w:t>increasingly</w:t>
      </w:r>
      <w:r>
        <w:rPr>
          <w:rFonts w:ascii="Georgia" w:eastAsia="Georgia" w:hAnsi="Georgia" w:cs="Georgia"/>
          <w:spacing w:val="13"/>
          <w:sz w:val="19"/>
          <w:szCs w:val="19"/>
        </w:rPr>
        <w:t xml:space="preserve"> </w:t>
      </w:r>
      <w:proofErr w:type="spellStart"/>
      <w:r>
        <w:rPr>
          <w:rFonts w:ascii="Georgia" w:eastAsia="Georgia" w:hAnsi="Georgia" w:cs="Georgia"/>
          <w:w w:val="102"/>
          <w:sz w:val="19"/>
          <w:szCs w:val="19"/>
        </w:rPr>
        <w:t>preva</w:t>
      </w:r>
      <w:proofErr w:type="spellEnd"/>
      <w:r>
        <w:rPr>
          <w:rFonts w:ascii="Georgia" w:eastAsia="Georgia" w:hAnsi="Georgia" w:cs="Georgia"/>
          <w:w w:val="102"/>
          <w:sz w:val="19"/>
          <w:szCs w:val="19"/>
        </w:rPr>
        <w:t xml:space="preserve">- </w:t>
      </w:r>
      <w:r>
        <w:rPr>
          <w:rFonts w:ascii="Georgia" w:eastAsia="Georgia" w:hAnsi="Georgia" w:cs="Georgia"/>
          <w:sz w:val="19"/>
          <w:szCs w:val="19"/>
        </w:rPr>
        <w:t>lent</w:t>
      </w:r>
      <w:r>
        <w:rPr>
          <w:rFonts w:ascii="Georgia" w:eastAsia="Georgia" w:hAnsi="Georgia" w:cs="Georgia"/>
          <w:spacing w:val="-6"/>
          <w:sz w:val="19"/>
          <w:szCs w:val="19"/>
        </w:rPr>
        <w:t xml:space="preserve"> </w:t>
      </w:r>
      <w:r>
        <w:rPr>
          <w:rFonts w:ascii="Georgia" w:eastAsia="Georgia" w:hAnsi="Georgia" w:cs="Georgia"/>
          <w:sz w:val="19"/>
          <w:szCs w:val="19"/>
        </w:rPr>
        <w:t>disease and</w:t>
      </w:r>
      <w:r>
        <w:rPr>
          <w:rFonts w:ascii="Georgia" w:eastAsia="Georgia" w:hAnsi="Georgia" w:cs="Georgia"/>
          <w:spacing w:val="-6"/>
          <w:sz w:val="19"/>
          <w:szCs w:val="19"/>
        </w:rPr>
        <w:t xml:space="preserve"> </w:t>
      </w:r>
      <w:r>
        <w:rPr>
          <w:rFonts w:ascii="Georgia" w:eastAsia="Georgia" w:hAnsi="Georgia" w:cs="Georgia"/>
          <w:sz w:val="19"/>
          <w:szCs w:val="19"/>
        </w:rPr>
        <w:t>monitoring</w:t>
      </w:r>
      <w:r>
        <w:rPr>
          <w:rFonts w:ascii="Georgia" w:eastAsia="Georgia" w:hAnsi="Georgia" w:cs="Georgia"/>
          <w:spacing w:val="7"/>
          <w:sz w:val="19"/>
          <w:szCs w:val="19"/>
        </w:rPr>
        <w:t xml:space="preserve"> </w:t>
      </w:r>
      <w:r>
        <w:rPr>
          <w:rFonts w:ascii="Georgia" w:eastAsia="Georgia" w:hAnsi="Georgia" w:cs="Georgia"/>
          <w:sz w:val="19"/>
          <w:szCs w:val="19"/>
        </w:rPr>
        <w:t>its</w:t>
      </w:r>
      <w:r>
        <w:rPr>
          <w:rFonts w:ascii="Georgia" w:eastAsia="Georgia" w:hAnsi="Georgia" w:cs="Georgia"/>
          <w:spacing w:val="-8"/>
          <w:sz w:val="19"/>
          <w:szCs w:val="19"/>
        </w:rPr>
        <w:t xml:space="preserve"> </w:t>
      </w:r>
      <w:r>
        <w:rPr>
          <w:rFonts w:ascii="Georgia" w:eastAsia="Georgia" w:hAnsi="Georgia" w:cs="Georgia"/>
          <w:sz w:val="19"/>
          <w:szCs w:val="19"/>
        </w:rPr>
        <w:t>response</w:t>
      </w:r>
      <w:r>
        <w:rPr>
          <w:rFonts w:ascii="Georgia" w:eastAsia="Georgia" w:hAnsi="Georgia" w:cs="Georgia"/>
          <w:spacing w:val="3"/>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treatment</w:t>
      </w:r>
      <w:r>
        <w:rPr>
          <w:rFonts w:ascii="Georgia" w:eastAsia="Georgia" w:hAnsi="Georgia" w:cs="Georgia"/>
          <w:spacing w:val="5"/>
          <w:sz w:val="19"/>
          <w:szCs w:val="19"/>
        </w:rPr>
        <w:t xml:space="preserve"> </w:t>
      </w:r>
      <w:r>
        <w:rPr>
          <w:rFonts w:ascii="Georgia" w:eastAsia="Georgia" w:hAnsi="Georgia" w:cs="Georgia"/>
          <w:sz w:val="19"/>
          <w:szCs w:val="19"/>
        </w:rPr>
        <w:t>remain problematic.</w:t>
      </w:r>
      <w:r>
        <w:rPr>
          <w:rFonts w:ascii="Georgia" w:eastAsia="Georgia" w:hAnsi="Georgia" w:cs="Georgia"/>
          <w:spacing w:val="34"/>
          <w:sz w:val="19"/>
          <w:szCs w:val="19"/>
        </w:rPr>
        <w:t xml:space="preserve"> </w:t>
      </w:r>
      <w:r>
        <w:rPr>
          <w:rFonts w:ascii="Georgia" w:eastAsia="Georgia" w:hAnsi="Georgia" w:cs="Georgia"/>
          <w:sz w:val="19"/>
          <w:szCs w:val="19"/>
        </w:rPr>
        <w:t>Hyperpolarized</w:t>
      </w:r>
      <w:r>
        <w:rPr>
          <w:rFonts w:ascii="Georgia" w:eastAsia="Georgia" w:hAnsi="Georgia" w:cs="Georgia"/>
          <w:spacing w:val="14"/>
          <w:sz w:val="19"/>
          <w:szCs w:val="19"/>
        </w:rPr>
        <w:t xml:space="preserve"> </w:t>
      </w:r>
      <w:r>
        <w:rPr>
          <w:rFonts w:ascii="Georgia" w:eastAsia="Georgia" w:hAnsi="Georgia" w:cs="Georgia"/>
          <w:sz w:val="19"/>
          <w:szCs w:val="19"/>
        </w:rPr>
        <w:t>gas</w:t>
      </w:r>
      <w:r>
        <w:rPr>
          <w:rFonts w:ascii="Georgia" w:eastAsia="Georgia" w:hAnsi="Georgia" w:cs="Georgia"/>
          <w:spacing w:val="-7"/>
          <w:sz w:val="19"/>
          <w:szCs w:val="19"/>
        </w:rPr>
        <w:t xml:space="preserve"> </w:t>
      </w:r>
      <w:r>
        <w:rPr>
          <w:rFonts w:ascii="Georgia" w:eastAsia="Georgia" w:hAnsi="Georgia" w:cs="Georgia"/>
          <w:sz w:val="19"/>
          <w:szCs w:val="19"/>
        </w:rPr>
        <w:t>MRI</w:t>
      </w:r>
      <w:r>
        <w:rPr>
          <w:rFonts w:ascii="Georgia" w:eastAsia="Georgia" w:hAnsi="Georgia" w:cs="Georgia"/>
          <w:spacing w:val="-4"/>
          <w:sz w:val="19"/>
          <w:szCs w:val="19"/>
        </w:rPr>
        <w:t xml:space="preserve"> </w:t>
      </w:r>
      <w:r>
        <w:rPr>
          <w:rFonts w:ascii="Georgia" w:eastAsia="Georgia" w:hAnsi="Georgia" w:cs="Georgia"/>
          <w:sz w:val="19"/>
          <w:szCs w:val="19"/>
        </w:rPr>
        <w:t>can</w:t>
      </w:r>
      <w:r>
        <w:rPr>
          <w:rFonts w:ascii="Georgia" w:eastAsia="Georgia" w:hAnsi="Georgia" w:cs="Georgia"/>
          <w:spacing w:val="-6"/>
          <w:sz w:val="19"/>
          <w:szCs w:val="19"/>
        </w:rPr>
        <w:t xml:space="preserve"> </w:t>
      </w:r>
      <w:r>
        <w:rPr>
          <w:rFonts w:ascii="Georgia" w:eastAsia="Georgia" w:hAnsi="Georgia" w:cs="Georgia"/>
          <w:sz w:val="19"/>
          <w:szCs w:val="19"/>
        </w:rPr>
        <w:t>help</w:t>
      </w:r>
      <w:r>
        <w:rPr>
          <w:rFonts w:ascii="Georgia" w:eastAsia="Georgia" w:hAnsi="Georgia" w:cs="Georgia"/>
          <w:spacing w:val="-5"/>
          <w:sz w:val="19"/>
          <w:szCs w:val="19"/>
        </w:rPr>
        <w:t xml:space="preserve"> </w:t>
      </w:r>
      <w:r>
        <w:rPr>
          <w:rFonts w:ascii="Georgia" w:eastAsia="Georgia" w:hAnsi="Georgia" w:cs="Georgia"/>
          <w:sz w:val="19"/>
          <w:szCs w:val="19"/>
        </w:rPr>
        <w:t>rectify</w:t>
      </w:r>
      <w:r>
        <w:rPr>
          <w:rFonts w:ascii="Georgia" w:eastAsia="Georgia" w:hAnsi="Georgia" w:cs="Georgia"/>
          <w:spacing w:val="-1"/>
          <w:sz w:val="19"/>
          <w:szCs w:val="19"/>
        </w:rPr>
        <w:t xml:space="preserve"> </w:t>
      </w:r>
      <w:r>
        <w:rPr>
          <w:rFonts w:ascii="Georgia" w:eastAsia="Georgia" w:hAnsi="Georgia" w:cs="Georgia"/>
          <w:sz w:val="19"/>
          <w:szCs w:val="19"/>
        </w:rPr>
        <w:t>these</w:t>
      </w:r>
      <w:r>
        <w:rPr>
          <w:rFonts w:ascii="Georgia" w:eastAsia="Georgia" w:hAnsi="Georgia" w:cs="Georgia"/>
          <w:spacing w:val="-3"/>
          <w:sz w:val="19"/>
          <w:szCs w:val="19"/>
        </w:rPr>
        <w:t xml:space="preserve"> </w:t>
      </w:r>
      <w:r>
        <w:rPr>
          <w:rFonts w:ascii="Georgia" w:eastAsia="Georgia" w:hAnsi="Georgia" w:cs="Georgia"/>
          <w:w w:val="102"/>
          <w:sz w:val="19"/>
          <w:szCs w:val="19"/>
        </w:rPr>
        <w:t xml:space="preserve">issues </w:t>
      </w:r>
      <w:r>
        <w:rPr>
          <w:rFonts w:ascii="Georgia" w:eastAsia="Georgia" w:hAnsi="Georgia" w:cs="Georgia"/>
          <w:sz w:val="19"/>
          <w:szCs w:val="19"/>
        </w:rPr>
        <w:t>by</w:t>
      </w:r>
      <w:r>
        <w:rPr>
          <w:rFonts w:ascii="Georgia" w:eastAsia="Georgia" w:hAnsi="Georgia" w:cs="Georgia"/>
          <w:spacing w:val="15"/>
          <w:sz w:val="19"/>
          <w:szCs w:val="19"/>
        </w:rPr>
        <w:t xml:space="preserve"> </w:t>
      </w:r>
      <w:r>
        <w:rPr>
          <w:rFonts w:ascii="Georgia" w:eastAsia="Georgia" w:hAnsi="Georgia" w:cs="Georgia"/>
          <w:sz w:val="19"/>
          <w:szCs w:val="19"/>
        </w:rPr>
        <w:t>providing</w:t>
      </w:r>
      <w:r>
        <w:rPr>
          <w:rFonts w:ascii="Georgia" w:eastAsia="Georgia" w:hAnsi="Georgia" w:cs="Georgia"/>
          <w:spacing w:val="27"/>
          <w:sz w:val="19"/>
          <w:szCs w:val="19"/>
        </w:rPr>
        <w:t xml:space="preserve"> </w:t>
      </w:r>
      <w:r>
        <w:rPr>
          <w:rFonts w:ascii="Georgia" w:eastAsia="Georgia" w:hAnsi="Georgia" w:cs="Georgia"/>
          <w:sz w:val="19"/>
          <w:szCs w:val="19"/>
        </w:rPr>
        <w:t>sensitive</w:t>
      </w:r>
      <w:r>
        <w:rPr>
          <w:rFonts w:ascii="Georgia" w:eastAsia="Georgia" w:hAnsi="Georgia" w:cs="Georgia"/>
          <w:spacing w:val="27"/>
          <w:sz w:val="19"/>
          <w:szCs w:val="19"/>
        </w:rPr>
        <w:t xml:space="preserve"> </w:t>
      </w:r>
      <w:r>
        <w:rPr>
          <w:rFonts w:ascii="Georgia" w:eastAsia="Georgia" w:hAnsi="Georgia" w:cs="Georgia"/>
          <w:sz w:val="19"/>
          <w:szCs w:val="19"/>
        </w:rPr>
        <w:t>measurements</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lung</w:t>
      </w:r>
      <w:r>
        <w:rPr>
          <w:rFonts w:ascii="Georgia" w:eastAsia="Georgia" w:hAnsi="Georgia" w:cs="Georgia"/>
          <w:spacing w:val="18"/>
          <w:sz w:val="19"/>
          <w:szCs w:val="19"/>
        </w:rPr>
        <w:t xml:space="preserve"> </w:t>
      </w:r>
      <w:r>
        <w:rPr>
          <w:rFonts w:ascii="Georgia" w:eastAsia="Georgia" w:hAnsi="Georgia" w:cs="Georgia"/>
          <w:sz w:val="19"/>
          <w:szCs w:val="19"/>
        </w:rPr>
        <w:t>physiology</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microstructure,</w:t>
      </w:r>
      <w:r>
        <w:rPr>
          <w:rFonts w:ascii="Georgia" w:eastAsia="Georgia" w:hAnsi="Georgia" w:cs="Georgia"/>
          <w:spacing w:val="40"/>
          <w:sz w:val="19"/>
          <w:szCs w:val="19"/>
        </w:rPr>
        <w:t xml:space="preserve"> </w:t>
      </w:r>
      <w:r>
        <w:rPr>
          <w:rFonts w:ascii="Georgia" w:eastAsia="Georgia" w:hAnsi="Georgia" w:cs="Georgia"/>
          <w:sz w:val="19"/>
          <w:szCs w:val="19"/>
        </w:rPr>
        <w:t>but</w:t>
      </w:r>
      <w:r>
        <w:rPr>
          <w:rFonts w:ascii="Georgia" w:eastAsia="Georgia" w:hAnsi="Georgia" w:cs="Georgia"/>
          <w:spacing w:val="18"/>
          <w:sz w:val="19"/>
          <w:szCs w:val="19"/>
        </w:rPr>
        <w:t xml:space="preserve"> </w:t>
      </w:r>
      <w:r>
        <w:rPr>
          <w:rFonts w:ascii="Georgia" w:eastAsia="Georgia" w:hAnsi="Georgia" w:cs="Georgia"/>
          <w:sz w:val="19"/>
          <w:szCs w:val="19"/>
        </w:rPr>
        <w:t>its</w:t>
      </w:r>
      <w:r>
        <w:rPr>
          <w:rFonts w:ascii="Georgia" w:eastAsia="Georgia" w:hAnsi="Georgia" w:cs="Georgia"/>
          <w:spacing w:val="15"/>
          <w:sz w:val="19"/>
          <w:szCs w:val="19"/>
        </w:rPr>
        <w:t xml:space="preserve"> </w:t>
      </w:r>
      <w:r>
        <w:rPr>
          <w:rFonts w:ascii="Georgia" w:eastAsia="Georgia" w:hAnsi="Georgia" w:cs="Georgia"/>
          <w:sz w:val="19"/>
          <w:szCs w:val="19"/>
        </w:rPr>
        <w:t>adoption</w:t>
      </w:r>
      <w:r>
        <w:rPr>
          <w:rFonts w:ascii="Georgia" w:eastAsia="Georgia" w:hAnsi="Georgia" w:cs="Georgia"/>
          <w:spacing w:val="27"/>
          <w:sz w:val="19"/>
          <w:szCs w:val="19"/>
        </w:rPr>
        <w:t xml:space="preserve"> </w:t>
      </w:r>
      <w:r>
        <w:rPr>
          <w:rFonts w:ascii="Georgia" w:eastAsia="Georgia" w:hAnsi="Georgia" w:cs="Georgia"/>
          <w:sz w:val="19"/>
          <w:szCs w:val="19"/>
        </w:rPr>
        <w:t>by</w:t>
      </w:r>
      <w:r>
        <w:rPr>
          <w:rFonts w:ascii="Georgia" w:eastAsia="Georgia" w:hAnsi="Georgia" w:cs="Georgia"/>
          <w:spacing w:val="15"/>
          <w:sz w:val="19"/>
          <w:szCs w:val="19"/>
        </w:rPr>
        <w:t xml:space="preserve"> </w:t>
      </w:r>
      <w:r>
        <w:rPr>
          <w:rFonts w:ascii="Georgia" w:eastAsia="Georgia" w:hAnsi="Georgia" w:cs="Georgia"/>
          <w:sz w:val="19"/>
          <w:szCs w:val="19"/>
        </w:rPr>
        <w:t>clinicians</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w w:val="102"/>
          <w:sz w:val="19"/>
          <w:szCs w:val="19"/>
        </w:rPr>
        <w:t xml:space="preserve">investigators </w:t>
      </w:r>
      <w:r>
        <w:rPr>
          <w:rFonts w:ascii="Georgia" w:eastAsia="Georgia" w:hAnsi="Georgia" w:cs="Georgia"/>
          <w:sz w:val="19"/>
          <w:szCs w:val="19"/>
        </w:rPr>
        <w:t>has</w:t>
      </w:r>
      <w:r>
        <w:rPr>
          <w:rFonts w:ascii="Georgia" w:eastAsia="Georgia" w:hAnsi="Georgia" w:cs="Georgia"/>
          <w:spacing w:val="8"/>
          <w:sz w:val="19"/>
          <w:szCs w:val="19"/>
        </w:rPr>
        <w:t xml:space="preserve"> </w:t>
      </w:r>
      <w:r>
        <w:rPr>
          <w:rFonts w:ascii="Georgia" w:eastAsia="Georgia" w:hAnsi="Georgia" w:cs="Georgia"/>
          <w:sz w:val="19"/>
          <w:szCs w:val="19"/>
        </w:rPr>
        <w:t>been</w:t>
      </w:r>
      <w:r>
        <w:rPr>
          <w:rFonts w:ascii="Georgia" w:eastAsia="Georgia" w:hAnsi="Georgia" w:cs="Georgia"/>
          <w:spacing w:val="10"/>
          <w:sz w:val="19"/>
          <w:szCs w:val="19"/>
        </w:rPr>
        <w:t xml:space="preserve"> </w:t>
      </w:r>
      <w:r>
        <w:rPr>
          <w:rFonts w:ascii="Georgia" w:eastAsia="Georgia" w:hAnsi="Georgia" w:cs="Georgia"/>
          <w:sz w:val="19"/>
          <w:szCs w:val="19"/>
        </w:rPr>
        <w:t>slow.</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r>
        <w:rPr>
          <w:rFonts w:ascii="Georgia" w:eastAsia="Georgia" w:hAnsi="Georgia" w:cs="Georgia"/>
          <w:sz w:val="19"/>
          <w:szCs w:val="19"/>
        </w:rPr>
        <w:t>contrast,</w:t>
      </w:r>
      <w:r>
        <w:rPr>
          <w:rFonts w:ascii="Georgia" w:eastAsia="Georgia" w:hAnsi="Georgia" w:cs="Georgia"/>
          <w:spacing w:val="18"/>
          <w:sz w:val="19"/>
          <w:szCs w:val="19"/>
        </w:rPr>
        <w:t xml:space="preserve"> </w:t>
      </w:r>
      <w:r>
        <w:rPr>
          <w:rFonts w:ascii="Georgia" w:eastAsia="Georgia" w:hAnsi="Georgia" w:cs="Georgia"/>
          <w:sz w:val="19"/>
          <w:szCs w:val="19"/>
        </w:rPr>
        <w:t>CT-based</w:t>
      </w:r>
      <w:r>
        <w:rPr>
          <w:rFonts w:ascii="Georgia" w:eastAsia="Georgia" w:hAnsi="Georgia" w:cs="Georgia"/>
          <w:spacing w:val="18"/>
          <w:sz w:val="19"/>
          <w:szCs w:val="19"/>
        </w:rPr>
        <w:t xml:space="preserve"> </w:t>
      </w:r>
      <w:r>
        <w:rPr>
          <w:rFonts w:ascii="Georgia" w:eastAsia="Georgia" w:hAnsi="Georgia" w:cs="Georgia"/>
          <w:sz w:val="19"/>
          <w:szCs w:val="19"/>
        </w:rPr>
        <w:t>methods</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measuring</w:t>
      </w:r>
      <w:r>
        <w:rPr>
          <w:rFonts w:ascii="Georgia" w:eastAsia="Georgia" w:hAnsi="Georgia" w:cs="Georgia"/>
          <w:spacing w:val="20"/>
          <w:sz w:val="19"/>
          <w:szCs w:val="19"/>
        </w:rPr>
        <w:t xml:space="preserve"> </w:t>
      </w:r>
      <w:r>
        <w:rPr>
          <w:rFonts w:ascii="Georgia" w:eastAsia="Georgia" w:hAnsi="Georgia" w:cs="Georgia"/>
          <w:sz w:val="19"/>
          <w:szCs w:val="19"/>
        </w:rPr>
        <w:t>emphysema,</w:t>
      </w:r>
      <w:r>
        <w:rPr>
          <w:rFonts w:ascii="Georgia" w:eastAsia="Georgia" w:hAnsi="Georgia" w:cs="Georgia"/>
          <w:spacing w:val="24"/>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wall</w:t>
      </w:r>
      <w:r>
        <w:rPr>
          <w:rFonts w:ascii="Georgia" w:eastAsia="Georgia" w:hAnsi="Georgia" w:cs="Georgia"/>
          <w:spacing w:val="9"/>
          <w:sz w:val="19"/>
          <w:szCs w:val="19"/>
        </w:rPr>
        <w:t xml:space="preserve"> </w:t>
      </w:r>
      <w:r>
        <w:rPr>
          <w:rFonts w:ascii="Georgia" w:eastAsia="Georgia" w:hAnsi="Georgia" w:cs="Georgia"/>
          <w:sz w:val="19"/>
          <w:szCs w:val="19"/>
        </w:rPr>
        <w:t>thickening,</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expiratory</w:t>
      </w:r>
      <w:r>
        <w:rPr>
          <w:rFonts w:ascii="Georgia" w:eastAsia="Georgia" w:hAnsi="Georgia" w:cs="Georgia"/>
          <w:spacing w:val="19"/>
          <w:sz w:val="19"/>
          <w:szCs w:val="19"/>
        </w:rPr>
        <w:t xml:space="preserve"> </w:t>
      </w:r>
      <w:r>
        <w:rPr>
          <w:rFonts w:ascii="Georgia" w:eastAsia="Georgia" w:hAnsi="Georgia" w:cs="Georgia"/>
          <w:sz w:val="19"/>
          <w:szCs w:val="19"/>
        </w:rPr>
        <w:t>air</w:t>
      </w:r>
      <w:r>
        <w:rPr>
          <w:rFonts w:ascii="Georgia" w:eastAsia="Georgia" w:hAnsi="Georgia" w:cs="Georgia"/>
          <w:spacing w:val="9"/>
          <w:sz w:val="19"/>
          <w:szCs w:val="19"/>
        </w:rPr>
        <w:t xml:space="preserve"> </w:t>
      </w:r>
      <w:r>
        <w:rPr>
          <w:rFonts w:ascii="Georgia" w:eastAsia="Georgia" w:hAnsi="Georgia" w:cs="Georgia"/>
          <w:w w:val="102"/>
          <w:sz w:val="19"/>
          <w:szCs w:val="19"/>
        </w:rPr>
        <w:t xml:space="preserve">trapping </w:t>
      </w:r>
      <w:r>
        <w:rPr>
          <w:rFonts w:ascii="Georgia" w:eastAsia="Georgia" w:hAnsi="Georgia" w:cs="Georgia"/>
          <w:sz w:val="19"/>
          <w:szCs w:val="19"/>
        </w:rPr>
        <w:t>have</w:t>
      </w:r>
      <w:r>
        <w:rPr>
          <w:rFonts w:ascii="Georgia" w:eastAsia="Georgia" w:hAnsi="Georgia" w:cs="Georgia"/>
          <w:spacing w:val="3"/>
          <w:sz w:val="19"/>
          <w:szCs w:val="19"/>
        </w:rPr>
        <w:t xml:space="preserve"> </w:t>
      </w:r>
      <w:r>
        <w:rPr>
          <w:rFonts w:ascii="Georgia" w:eastAsia="Georgia" w:hAnsi="Georgia" w:cs="Georgia"/>
          <w:sz w:val="19"/>
          <w:szCs w:val="19"/>
        </w:rPr>
        <w:t>become</w:t>
      </w:r>
      <w:r>
        <w:rPr>
          <w:rFonts w:ascii="Georgia" w:eastAsia="Georgia" w:hAnsi="Georgia" w:cs="Georgia"/>
          <w:spacing w:val="8"/>
          <w:sz w:val="19"/>
          <w:szCs w:val="19"/>
        </w:rPr>
        <w:t xml:space="preserve"> </w:t>
      </w:r>
      <w:r>
        <w:rPr>
          <w:rFonts w:ascii="Georgia" w:eastAsia="Georgia" w:hAnsi="Georgia" w:cs="Georgia"/>
          <w:sz w:val="19"/>
          <w:szCs w:val="19"/>
        </w:rPr>
        <w:t>common</w:t>
      </w:r>
      <w:r>
        <w:rPr>
          <w:rFonts w:ascii="Georgia" w:eastAsia="Georgia" w:hAnsi="Georgia" w:cs="Georgia"/>
          <w:spacing w:val="10"/>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COPD</w:t>
      </w:r>
      <w:r>
        <w:rPr>
          <w:rFonts w:ascii="Georgia" w:eastAsia="Georgia" w:hAnsi="Georgia" w:cs="Georgia"/>
          <w:spacing w:val="5"/>
          <w:sz w:val="19"/>
          <w:szCs w:val="19"/>
        </w:rPr>
        <w:t xml:space="preserve"> </w:t>
      </w:r>
      <w:r>
        <w:rPr>
          <w:rFonts w:ascii="Georgia" w:eastAsia="Georgia" w:hAnsi="Georgia" w:cs="Georgia"/>
          <w:sz w:val="19"/>
          <w:szCs w:val="19"/>
        </w:rPr>
        <w:t>clinical</w:t>
      </w:r>
      <w:r>
        <w:rPr>
          <w:rFonts w:ascii="Georgia" w:eastAsia="Georgia" w:hAnsi="Georgia" w:cs="Georgia"/>
          <w:spacing w:val="7"/>
          <w:sz w:val="19"/>
          <w:szCs w:val="19"/>
        </w:rPr>
        <w:t xml:space="preserve"> </w:t>
      </w:r>
      <w:r>
        <w:rPr>
          <w:rFonts w:ascii="Georgia" w:eastAsia="Georgia" w:hAnsi="Georgia" w:cs="Georgia"/>
          <w:sz w:val="19"/>
          <w:szCs w:val="19"/>
        </w:rPr>
        <w:t>studies.</w:t>
      </w:r>
      <w:r>
        <w:rPr>
          <w:rFonts w:ascii="Georgia" w:eastAsia="Georgia" w:hAnsi="Georgia" w:cs="Georgia"/>
          <w:spacing w:val="28"/>
          <w:sz w:val="19"/>
          <w:szCs w:val="19"/>
        </w:rPr>
        <w:t xml:space="preserve"> </w:t>
      </w:r>
      <w:r>
        <w:rPr>
          <w:rFonts w:ascii="Georgia" w:eastAsia="Georgia" w:hAnsi="Georgia" w:cs="Georgia"/>
          <w:sz w:val="19"/>
          <w:szCs w:val="19"/>
        </w:rPr>
        <w:t>There</w:t>
      </w:r>
      <w:r>
        <w:rPr>
          <w:rFonts w:ascii="Georgia" w:eastAsia="Georgia" w:hAnsi="Georgia" w:cs="Georgia"/>
          <w:spacing w:val="5"/>
          <w:sz w:val="19"/>
          <w:szCs w:val="19"/>
        </w:rPr>
        <w:t xml:space="preserve"> </w:t>
      </w:r>
      <w:r>
        <w:rPr>
          <w:rFonts w:ascii="Georgia" w:eastAsia="Georgia" w:hAnsi="Georgia" w:cs="Georgia"/>
          <w:sz w:val="19"/>
          <w:szCs w:val="19"/>
        </w:rPr>
        <w:t>are several</w:t>
      </w:r>
      <w:r>
        <w:rPr>
          <w:rFonts w:ascii="Georgia" w:eastAsia="Georgia" w:hAnsi="Georgia" w:cs="Georgia"/>
          <w:spacing w:val="8"/>
          <w:sz w:val="19"/>
          <w:szCs w:val="19"/>
        </w:rPr>
        <w:t xml:space="preserve"> </w:t>
      </w:r>
      <w:r>
        <w:rPr>
          <w:rFonts w:ascii="Georgia" w:eastAsia="Georgia" w:hAnsi="Georgia" w:cs="Georgia"/>
          <w:sz w:val="19"/>
          <w:szCs w:val="19"/>
        </w:rPr>
        <w:t>reasons</w:t>
      </w:r>
      <w:r>
        <w:rPr>
          <w:rFonts w:ascii="Georgia" w:eastAsia="Georgia" w:hAnsi="Georgia" w:cs="Georgia"/>
          <w:spacing w:val="8"/>
          <w:sz w:val="19"/>
          <w:szCs w:val="19"/>
        </w:rPr>
        <w:t xml:space="preserve"> </w:t>
      </w:r>
      <w:r>
        <w:rPr>
          <w:rFonts w:ascii="Georgia" w:eastAsia="Georgia" w:hAnsi="Georgia" w:cs="Georgia"/>
          <w:sz w:val="19"/>
          <w:szCs w:val="19"/>
        </w:rPr>
        <w:t>for this:</w:t>
      </w:r>
      <w:r>
        <w:rPr>
          <w:rFonts w:ascii="Georgia" w:eastAsia="Georgia" w:hAnsi="Georgia" w:cs="Georgia"/>
          <w:spacing w:val="21"/>
          <w:sz w:val="19"/>
          <w:szCs w:val="19"/>
        </w:rPr>
        <w:t xml:space="preserve"> </w:t>
      </w:r>
      <w:r>
        <w:rPr>
          <w:rFonts w:ascii="Georgia" w:eastAsia="Georgia" w:hAnsi="Georgia" w:cs="Georgia"/>
          <w:sz w:val="19"/>
          <w:szCs w:val="19"/>
        </w:rPr>
        <w:t>CT is</w:t>
      </w:r>
      <w:r>
        <w:rPr>
          <w:rFonts w:ascii="Georgia" w:eastAsia="Georgia" w:hAnsi="Georgia" w:cs="Georgia"/>
          <w:spacing w:val="-2"/>
          <w:sz w:val="19"/>
          <w:szCs w:val="19"/>
        </w:rPr>
        <w:t xml:space="preserve"> </w:t>
      </w:r>
      <w:r>
        <w:rPr>
          <w:rFonts w:ascii="Georgia" w:eastAsia="Georgia" w:hAnsi="Georgia" w:cs="Georgia"/>
          <w:sz w:val="19"/>
          <w:szCs w:val="19"/>
        </w:rPr>
        <w:t>more</w:t>
      </w:r>
      <w:r>
        <w:rPr>
          <w:rFonts w:ascii="Georgia" w:eastAsia="Georgia" w:hAnsi="Georgia" w:cs="Georgia"/>
          <w:spacing w:val="5"/>
          <w:sz w:val="19"/>
          <w:szCs w:val="19"/>
        </w:rPr>
        <w:t xml:space="preserve"> </w:t>
      </w:r>
      <w:r>
        <w:rPr>
          <w:rFonts w:ascii="Georgia" w:eastAsia="Georgia" w:hAnsi="Georgia" w:cs="Georgia"/>
          <w:sz w:val="19"/>
          <w:szCs w:val="19"/>
        </w:rPr>
        <w:t>accessible,</w:t>
      </w:r>
      <w:r>
        <w:rPr>
          <w:rFonts w:ascii="Georgia" w:eastAsia="Georgia" w:hAnsi="Georgia" w:cs="Georgia"/>
          <w:spacing w:val="15"/>
          <w:sz w:val="19"/>
          <w:szCs w:val="19"/>
        </w:rPr>
        <w:t xml:space="preserve"> </w:t>
      </w:r>
      <w:r>
        <w:rPr>
          <w:rFonts w:ascii="Georgia" w:eastAsia="Georgia" w:hAnsi="Georgia" w:cs="Georgia"/>
          <w:sz w:val="19"/>
          <w:szCs w:val="19"/>
        </w:rPr>
        <w:t>its</w:t>
      </w:r>
      <w:r>
        <w:rPr>
          <w:rFonts w:ascii="Georgia" w:eastAsia="Georgia" w:hAnsi="Georgia" w:cs="Georgia"/>
          <w:spacing w:val="-1"/>
          <w:sz w:val="19"/>
          <w:szCs w:val="19"/>
        </w:rPr>
        <w:t xml:space="preserve"> </w:t>
      </w:r>
      <w:r>
        <w:rPr>
          <w:rFonts w:ascii="Georgia" w:eastAsia="Georgia" w:hAnsi="Georgia" w:cs="Georgia"/>
          <w:sz w:val="19"/>
          <w:szCs w:val="19"/>
        </w:rPr>
        <w:t>images</w:t>
      </w:r>
      <w:r>
        <w:rPr>
          <w:rFonts w:ascii="Georgia" w:eastAsia="Georgia" w:hAnsi="Georgia" w:cs="Georgia"/>
          <w:spacing w:val="7"/>
          <w:sz w:val="19"/>
          <w:szCs w:val="19"/>
        </w:rPr>
        <w:t xml:space="preserve"> </w:t>
      </w:r>
      <w:r>
        <w:rPr>
          <w:rFonts w:ascii="Georgia" w:eastAsia="Georgia" w:hAnsi="Georgia" w:cs="Georgia"/>
          <w:sz w:val="19"/>
          <w:szCs w:val="19"/>
        </w:rPr>
        <w:t>possess</w:t>
      </w:r>
      <w:r>
        <w:rPr>
          <w:rFonts w:ascii="Georgia" w:eastAsia="Georgia" w:hAnsi="Georgia" w:cs="Georgia"/>
          <w:spacing w:val="9"/>
          <w:sz w:val="19"/>
          <w:szCs w:val="19"/>
        </w:rPr>
        <w:t xml:space="preserve"> </w:t>
      </w:r>
      <w:r>
        <w:rPr>
          <w:rFonts w:ascii="Georgia" w:eastAsia="Georgia" w:hAnsi="Georgia" w:cs="Georgia"/>
          <w:w w:val="102"/>
          <w:sz w:val="19"/>
          <w:szCs w:val="19"/>
        </w:rPr>
        <w:t xml:space="preserve">ex- </w:t>
      </w:r>
      <w:proofErr w:type="spellStart"/>
      <w:r>
        <w:rPr>
          <w:rFonts w:ascii="Georgia" w:eastAsia="Georgia" w:hAnsi="Georgia" w:cs="Georgia"/>
          <w:sz w:val="19"/>
          <w:szCs w:val="19"/>
        </w:rPr>
        <w:t>cellent</w:t>
      </w:r>
      <w:proofErr w:type="spellEnd"/>
      <w:r>
        <w:rPr>
          <w:rFonts w:ascii="Georgia" w:eastAsia="Georgia" w:hAnsi="Georgia" w:cs="Georgia"/>
          <w:spacing w:val="16"/>
          <w:sz w:val="19"/>
          <w:szCs w:val="19"/>
        </w:rPr>
        <w:t xml:space="preserve"> </w:t>
      </w:r>
      <w:r>
        <w:rPr>
          <w:rFonts w:ascii="Georgia" w:eastAsia="Georgia" w:hAnsi="Georgia" w:cs="Georgia"/>
          <w:sz w:val="19"/>
          <w:szCs w:val="19"/>
        </w:rPr>
        <w:t>spatial</w:t>
      </w:r>
      <w:r>
        <w:rPr>
          <w:rFonts w:ascii="Georgia" w:eastAsia="Georgia" w:hAnsi="Georgia" w:cs="Georgia"/>
          <w:spacing w:val="16"/>
          <w:sz w:val="19"/>
          <w:szCs w:val="19"/>
        </w:rPr>
        <w:t xml:space="preserve"> </w:t>
      </w:r>
      <w:r>
        <w:rPr>
          <w:rFonts w:ascii="Georgia" w:eastAsia="Georgia" w:hAnsi="Georgia" w:cs="Georgia"/>
          <w:sz w:val="19"/>
          <w:szCs w:val="19"/>
        </w:rPr>
        <w:t>resolution,</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quantification</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these</w:t>
      </w:r>
      <w:r>
        <w:rPr>
          <w:rFonts w:ascii="Georgia" w:eastAsia="Georgia" w:hAnsi="Georgia" w:cs="Georgia"/>
          <w:spacing w:val="14"/>
          <w:sz w:val="19"/>
          <w:szCs w:val="19"/>
        </w:rPr>
        <w:t xml:space="preserve"> </w:t>
      </w:r>
      <w:r>
        <w:rPr>
          <w:rFonts w:ascii="Georgia" w:eastAsia="Georgia" w:hAnsi="Georgia" w:cs="Georgia"/>
          <w:sz w:val="19"/>
          <w:szCs w:val="19"/>
        </w:rPr>
        <w:t>images</w:t>
      </w:r>
      <w:r>
        <w:rPr>
          <w:rFonts w:ascii="Georgia" w:eastAsia="Georgia" w:hAnsi="Georgia" w:cs="Georgia"/>
          <w:spacing w:val="17"/>
          <w:sz w:val="19"/>
          <w:szCs w:val="19"/>
        </w:rPr>
        <w:t xml:space="preserve"> </w:t>
      </w:r>
      <w:r>
        <w:rPr>
          <w:rFonts w:ascii="Georgia" w:eastAsia="Georgia" w:hAnsi="Georgia" w:cs="Georgia"/>
          <w:sz w:val="19"/>
          <w:szCs w:val="19"/>
        </w:rPr>
        <w:t>is</w:t>
      </w:r>
      <w:r>
        <w:rPr>
          <w:rFonts w:ascii="Georgia" w:eastAsia="Georgia" w:hAnsi="Georgia" w:cs="Georgia"/>
          <w:spacing w:val="8"/>
          <w:sz w:val="19"/>
          <w:szCs w:val="19"/>
        </w:rPr>
        <w:t xml:space="preserve"> </w:t>
      </w:r>
      <w:r>
        <w:rPr>
          <w:rFonts w:ascii="Georgia" w:eastAsia="Georgia" w:hAnsi="Georgia" w:cs="Georgia"/>
          <w:sz w:val="19"/>
          <w:szCs w:val="19"/>
        </w:rPr>
        <w:t>currently</w:t>
      </w:r>
      <w:r>
        <w:rPr>
          <w:rFonts w:ascii="Georgia" w:eastAsia="Georgia" w:hAnsi="Georgia" w:cs="Georgia"/>
          <w:spacing w:val="20"/>
          <w:sz w:val="19"/>
          <w:szCs w:val="19"/>
        </w:rPr>
        <w:t xml:space="preserve"> </w:t>
      </w:r>
      <w:r>
        <w:rPr>
          <w:rFonts w:ascii="Georgia" w:eastAsia="Georgia" w:hAnsi="Georgia" w:cs="Georgia"/>
          <w:sz w:val="19"/>
          <w:szCs w:val="19"/>
        </w:rPr>
        <w:t>superior.</w:t>
      </w:r>
      <w:r>
        <w:rPr>
          <w:rFonts w:ascii="Georgia" w:eastAsia="Georgia" w:hAnsi="Georgia" w:cs="Georgia"/>
          <w:spacing w:val="43"/>
          <w:sz w:val="19"/>
          <w:szCs w:val="19"/>
        </w:rPr>
        <w:t xml:space="preserve"> </w:t>
      </w:r>
      <w:r>
        <w:rPr>
          <w:rFonts w:ascii="Georgia" w:eastAsia="Georgia" w:hAnsi="Georgia" w:cs="Georgia"/>
          <w:sz w:val="19"/>
          <w:szCs w:val="19"/>
        </w:rPr>
        <w:t>However,</w:t>
      </w:r>
      <w:r>
        <w:rPr>
          <w:rFonts w:ascii="Georgia" w:eastAsia="Georgia" w:hAnsi="Georgia" w:cs="Georgia"/>
          <w:spacing w:val="22"/>
          <w:sz w:val="19"/>
          <w:szCs w:val="19"/>
        </w:rPr>
        <w:t xml:space="preserve"> </w:t>
      </w:r>
      <w:r>
        <w:rPr>
          <w:rFonts w:ascii="Georgia" w:eastAsia="Georgia" w:hAnsi="Georgia" w:cs="Georgia"/>
          <w:sz w:val="19"/>
          <w:szCs w:val="19"/>
        </w:rPr>
        <w:t>most</w:t>
      </w:r>
      <w:r>
        <w:rPr>
          <w:rFonts w:ascii="Georgia" w:eastAsia="Georgia" w:hAnsi="Georgia" w:cs="Georgia"/>
          <w:spacing w:val="13"/>
          <w:sz w:val="19"/>
          <w:szCs w:val="19"/>
        </w:rPr>
        <w:t xml:space="preserve"> </w:t>
      </w:r>
      <w:r>
        <w:rPr>
          <w:rFonts w:ascii="Georgia" w:eastAsia="Georgia" w:hAnsi="Georgia" w:cs="Georgia"/>
          <w:sz w:val="19"/>
          <w:szCs w:val="19"/>
        </w:rPr>
        <w:t>CT-based</w:t>
      </w:r>
      <w:r>
        <w:rPr>
          <w:rFonts w:ascii="Georgia" w:eastAsia="Georgia" w:hAnsi="Georgia" w:cs="Georgia"/>
          <w:spacing w:val="21"/>
          <w:sz w:val="19"/>
          <w:szCs w:val="19"/>
        </w:rPr>
        <w:t xml:space="preserve"> </w:t>
      </w:r>
      <w:r>
        <w:rPr>
          <w:rFonts w:ascii="Georgia" w:eastAsia="Georgia" w:hAnsi="Georgia" w:cs="Georgia"/>
          <w:sz w:val="19"/>
          <w:szCs w:val="19"/>
        </w:rPr>
        <w:t>parameters</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have </w:t>
      </w:r>
      <w:r>
        <w:rPr>
          <w:rFonts w:ascii="Georgia" w:eastAsia="Georgia" w:hAnsi="Georgia" w:cs="Georgia"/>
          <w:sz w:val="19"/>
          <w:szCs w:val="19"/>
        </w:rPr>
        <w:t>only</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18"/>
          <w:sz w:val="19"/>
          <w:szCs w:val="19"/>
        </w:rPr>
        <w:t xml:space="preserve"> </w:t>
      </w:r>
      <w:r>
        <w:rPr>
          <w:rFonts w:ascii="Georgia" w:eastAsia="Georgia" w:hAnsi="Georgia" w:cs="Georgia"/>
          <w:sz w:val="19"/>
          <w:szCs w:val="19"/>
        </w:rPr>
        <w:t>indirect</w:t>
      </w:r>
      <w:r>
        <w:rPr>
          <w:rFonts w:ascii="Georgia" w:eastAsia="Georgia" w:hAnsi="Georgia" w:cs="Georgia"/>
          <w:spacing w:val="27"/>
          <w:sz w:val="19"/>
          <w:szCs w:val="19"/>
        </w:rPr>
        <w:t xml:space="preserve"> </w:t>
      </w:r>
      <w:r>
        <w:rPr>
          <w:rFonts w:ascii="Georgia" w:eastAsia="Georgia" w:hAnsi="Georgia" w:cs="Georgia"/>
          <w:sz w:val="19"/>
          <w:szCs w:val="19"/>
        </w:rPr>
        <w:t>relation</w:t>
      </w:r>
      <w:r>
        <w:rPr>
          <w:rFonts w:ascii="Georgia" w:eastAsia="Georgia" w:hAnsi="Georgia" w:cs="Georgia"/>
          <w:spacing w:val="27"/>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physiology,</w:t>
      </w:r>
      <w:r>
        <w:rPr>
          <w:rFonts w:ascii="Georgia" w:eastAsia="Georgia" w:hAnsi="Georgia" w:cs="Georgia"/>
          <w:spacing w:val="36"/>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modality</w:t>
      </w:r>
      <w:r>
        <w:rPr>
          <w:rFonts w:ascii="Georgia" w:eastAsia="Georgia" w:hAnsi="Georgia" w:cs="Georgia"/>
          <w:spacing w:val="29"/>
          <w:sz w:val="19"/>
          <w:szCs w:val="19"/>
        </w:rPr>
        <w:t xml:space="preserve"> </w:t>
      </w:r>
      <w:r>
        <w:rPr>
          <w:rFonts w:ascii="Georgia" w:eastAsia="Georgia" w:hAnsi="Georgia" w:cs="Georgia"/>
          <w:sz w:val="19"/>
          <w:szCs w:val="19"/>
        </w:rPr>
        <w:t>exposes</w:t>
      </w:r>
      <w:r>
        <w:rPr>
          <w:rFonts w:ascii="Georgia" w:eastAsia="Georgia" w:hAnsi="Georgia" w:cs="Georgia"/>
          <w:spacing w:val="27"/>
          <w:sz w:val="19"/>
          <w:szCs w:val="19"/>
        </w:rPr>
        <w:t xml:space="preserve"> </w:t>
      </w:r>
      <w:r>
        <w:rPr>
          <w:rFonts w:ascii="Georgia" w:eastAsia="Georgia" w:hAnsi="Georgia" w:cs="Georgia"/>
          <w:sz w:val="19"/>
          <w:szCs w:val="19"/>
        </w:rPr>
        <w:t>patients</w:t>
      </w:r>
      <w:r>
        <w:rPr>
          <w:rFonts w:ascii="Georgia" w:eastAsia="Georgia" w:hAnsi="Georgia" w:cs="Georgia"/>
          <w:spacing w:val="28"/>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ionizing</w:t>
      </w:r>
      <w:r>
        <w:rPr>
          <w:rFonts w:ascii="Georgia" w:eastAsia="Georgia" w:hAnsi="Georgia" w:cs="Georgia"/>
          <w:spacing w:val="27"/>
          <w:sz w:val="19"/>
          <w:szCs w:val="19"/>
        </w:rPr>
        <w:t xml:space="preserve"> </w:t>
      </w:r>
      <w:r>
        <w:rPr>
          <w:rFonts w:ascii="Georgia" w:eastAsia="Georgia" w:hAnsi="Georgia" w:cs="Georgia"/>
          <w:sz w:val="19"/>
          <w:szCs w:val="19"/>
        </w:rPr>
        <w:t xml:space="preserve">radiation. </w:t>
      </w:r>
      <w:r>
        <w:rPr>
          <w:rFonts w:ascii="Georgia" w:eastAsia="Georgia" w:hAnsi="Georgia" w:cs="Georgia"/>
          <w:spacing w:val="25"/>
          <w:sz w:val="19"/>
          <w:szCs w:val="19"/>
        </w:rPr>
        <w:t xml:space="preserve"> </w:t>
      </w:r>
      <w:r>
        <w:rPr>
          <w:rFonts w:ascii="Georgia" w:eastAsia="Georgia" w:hAnsi="Georgia" w:cs="Georgia"/>
          <w:sz w:val="19"/>
          <w:szCs w:val="19"/>
        </w:rPr>
        <w:t>Both</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these</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shortcomings </w:t>
      </w:r>
      <w:r>
        <w:rPr>
          <w:rFonts w:ascii="Georgia" w:eastAsia="Georgia" w:hAnsi="Georgia" w:cs="Georgia"/>
          <w:sz w:val="19"/>
          <w:szCs w:val="19"/>
        </w:rPr>
        <w:t>can</w:t>
      </w:r>
      <w:r>
        <w:rPr>
          <w:rFonts w:ascii="Georgia" w:eastAsia="Georgia" w:hAnsi="Georgia" w:cs="Georgia"/>
          <w:spacing w:val="14"/>
          <w:sz w:val="19"/>
          <w:szCs w:val="19"/>
        </w:rPr>
        <w:t xml:space="preserve"> </w:t>
      </w:r>
      <w:r>
        <w:rPr>
          <w:rFonts w:ascii="Georgia" w:eastAsia="Georgia" w:hAnsi="Georgia" w:cs="Georgia"/>
          <w:sz w:val="19"/>
          <w:szCs w:val="19"/>
        </w:rPr>
        <w:t>be</w:t>
      </w:r>
      <w:r>
        <w:rPr>
          <w:rFonts w:ascii="Georgia" w:eastAsia="Georgia" w:hAnsi="Georgia" w:cs="Georgia"/>
          <w:spacing w:val="12"/>
          <w:sz w:val="19"/>
          <w:szCs w:val="19"/>
        </w:rPr>
        <w:t xml:space="preserve"> </w:t>
      </w:r>
      <w:r>
        <w:rPr>
          <w:rFonts w:ascii="Georgia" w:eastAsia="Georgia" w:hAnsi="Georgia" w:cs="Georgia"/>
          <w:sz w:val="19"/>
          <w:szCs w:val="19"/>
        </w:rPr>
        <w:t>addressed</w:t>
      </w:r>
      <w:r>
        <w:rPr>
          <w:rFonts w:ascii="Georgia" w:eastAsia="Georgia" w:hAnsi="Georgia" w:cs="Georgia"/>
          <w:spacing w:val="25"/>
          <w:sz w:val="19"/>
          <w:szCs w:val="19"/>
        </w:rPr>
        <w:t xml:space="preserve"> </w:t>
      </w:r>
      <w:r>
        <w:rPr>
          <w:rFonts w:ascii="Georgia" w:eastAsia="Georgia" w:hAnsi="Georgia" w:cs="Georgia"/>
          <w:sz w:val="19"/>
          <w:szCs w:val="19"/>
        </w:rPr>
        <w:t>by</w:t>
      </w:r>
      <w:r>
        <w:rPr>
          <w:rFonts w:ascii="Georgia" w:eastAsia="Georgia" w:hAnsi="Georgia" w:cs="Georgia"/>
          <w:spacing w:val="12"/>
          <w:sz w:val="19"/>
          <w:szCs w:val="19"/>
        </w:rPr>
        <w:t xml:space="preserve"> </w:t>
      </w:r>
      <w:r>
        <w:rPr>
          <w:rFonts w:ascii="Georgia" w:eastAsia="Georgia" w:hAnsi="Georgia" w:cs="Georgia"/>
          <w:sz w:val="19"/>
          <w:szCs w:val="19"/>
        </w:rPr>
        <w:t>HP</w:t>
      </w:r>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7"/>
          <w:sz w:val="19"/>
          <w:szCs w:val="19"/>
        </w:rPr>
        <w:t xml:space="preserve"> </w:t>
      </w:r>
      <w:r>
        <w:rPr>
          <w:rFonts w:ascii="Georgia" w:eastAsia="Georgia" w:hAnsi="Georgia" w:cs="Georgia"/>
          <w:sz w:val="19"/>
          <w:szCs w:val="19"/>
        </w:rPr>
        <w:t>Consequently,</w:t>
      </w:r>
      <w:r>
        <w:rPr>
          <w:rFonts w:ascii="Georgia" w:eastAsia="Georgia" w:hAnsi="Georgia" w:cs="Georgia"/>
          <w:spacing w:val="3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study</w:t>
      </w:r>
      <w:r>
        <w:rPr>
          <w:rFonts w:ascii="Georgia" w:eastAsia="Georgia" w:hAnsi="Georgia" w:cs="Georgia"/>
          <w:spacing w:val="17"/>
          <w:sz w:val="19"/>
          <w:szCs w:val="19"/>
        </w:rPr>
        <w:t xml:space="preserve"> </w:t>
      </w:r>
      <w:r>
        <w:rPr>
          <w:rFonts w:ascii="Georgia" w:eastAsia="Georgia" w:hAnsi="Georgia" w:cs="Georgia"/>
          <w:sz w:val="19"/>
          <w:szCs w:val="19"/>
        </w:rPr>
        <w:t>seeks</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more</w:t>
      </w:r>
      <w:r>
        <w:rPr>
          <w:rFonts w:ascii="Georgia" w:eastAsia="Georgia" w:hAnsi="Georgia" w:cs="Georgia"/>
          <w:spacing w:val="17"/>
          <w:sz w:val="19"/>
          <w:szCs w:val="19"/>
        </w:rPr>
        <w:t xml:space="preserve"> </w:t>
      </w:r>
      <w:r>
        <w:rPr>
          <w:rFonts w:ascii="Georgia" w:eastAsia="Georgia" w:hAnsi="Georgia" w:cs="Georgia"/>
          <w:sz w:val="19"/>
          <w:szCs w:val="19"/>
        </w:rPr>
        <w:t>fully</w:t>
      </w:r>
      <w:r>
        <w:rPr>
          <w:rFonts w:ascii="Georgia" w:eastAsia="Georgia" w:hAnsi="Georgia" w:cs="Georgia"/>
          <w:spacing w:val="15"/>
          <w:sz w:val="19"/>
          <w:szCs w:val="19"/>
        </w:rPr>
        <w:t xml:space="preserve"> </w:t>
      </w:r>
      <w:r>
        <w:rPr>
          <w:rFonts w:ascii="Georgia" w:eastAsia="Georgia" w:hAnsi="Georgia" w:cs="Georgia"/>
          <w:sz w:val="19"/>
          <w:szCs w:val="19"/>
        </w:rPr>
        <w:t>exploit</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clinical</w:t>
      </w:r>
      <w:r>
        <w:rPr>
          <w:rFonts w:ascii="Georgia" w:eastAsia="Georgia" w:hAnsi="Georgia" w:cs="Georgia"/>
          <w:spacing w:val="20"/>
          <w:sz w:val="19"/>
          <w:szCs w:val="19"/>
        </w:rPr>
        <w:t xml:space="preserve"> </w:t>
      </w:r>
      <w:r>
        <w:rPr>
          <w:rFonts w:ascii="Georgia" w:eastAsia="Georgia" w:hAnsi="Georgia" w:cs="Georgia"/>
          <w:sz w:val="19"/>
          <w:szCs w:val="19"/>
        </w:rPr>
        <w:t>potential</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HP</w:t>
      </w:r>
      <w:r>
        <w:rPr>
          <w:rFonts w:ascii="Georgia" w:eastAsia="Georgia" w:hAnsi="Georgia" w:cs="Georgia"/>
          <w:spacing w:val="13"/>
          <w:sz w:val="19"/>
          <w:szCs w:val="19"/>
        </w:rPr>
        <w:t xml:space="preserve"> </w:t>
      </w:r>
      <w:r>
        <w:rPr>
          <w:rFonts w:ascii="Georgia" w:eastAsia="Georgia" w:hAnsi="Georgia" w:cs="Georgia"/>
          <w:sz w:val="19"/>
          <w:szCs w:val="19"/>
        </w:rPr>
        <w:t>gas</w:t>
      </w:r>
      <w:r>
        <w:rPr>
          <w:rFonts w:ascii="Georgia" w:eastAsia="Georgia" w:hAnsi="Georgia" w:cs="Georgia"/>
          <w:spacing w:val="13"/>
          <w:sz w:val="19"/>
          <w:szCs w:val="19"/>
        </w:rPr>
        <w:t xml:space="preserve"> </w:t>
      </w:r>
      <w:r>
        <w:rPr>
          <w:rFonts w:ascii="Georgia" w:eastAsia="Georgia" w:hAnsi="Georgia" w:cs="Georgia"/>
          <w:sz w:val="19"/>
          <w:szCs w:val="19"/>
        </w:rPr>
        <w:t>MRI</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by </w:t>
      </w:r>
      <w:r>
        <w:rPr>
          <w:rFonts w:ascii="Georgia" w:eastAsia="Georgia" w:hAnsi="Georgia" w:cs="Georgia"/>
          <w:sz w:val="19"/>
          <w:szCs w:val="19"/>
        </w:rPr>
        <w:t>optimizing</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testing</w:t>
      </w:r>
      <w:r>
        <w:rPr>
          <w:rFonts w:ascii="Georgia" w:eastAsia="Georgia" w:hAnsi="Georgia" w:cs="Georgia"/>
          <w:spacing w:val="12"/>
          <w:sz w:val="19"/>
          <w:szCs w:val="19"/>
        </w:rPr>
        <w:t xml:space="preserve"> </w:t>
      </w:r>
      <w:r>
        <w:rPr>
          <w:rFonts w:ascii="Georgia" w:eastAsia="Georgia" w:hAnsi="Georgia" w:cs="Georgia"/>
          <w:sz w:val="19"/>
          <w:szCs w:val="19"/>
        </w:rPr>
        <w:t>parameters</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regional</w:t>
      </w:r>
      <w:r>
        <w:rPr>
          <w:rFonts w:ascii="Georgia" w:eastAsia="Georgia" w:hAnsi="Georgia" w:cs="Georgia"/>
          <w:spacing w:val="15"/>
          <w:sz w:val="19"/>
          <w:szCs w:val="19"/>
        </w:rPr>
        <w:t xml:space="preserve"> </w:t>
      </w:r>
      <w:r>
        <w:rPr>
          <w:rFonts w:ascii="Georgia" w:eastAsia="Georgia" w:hAnsi="Georgia" w:cs="Georgia"/>
          <w:sz w:val="19"/>
          <w:szCs w:val="19"/>
        </w:rPr>
        <w:t>assessment</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COPD</w:t>
      </w:r>
      <w:r>
        <w:rPr>
          <w:rFonts w:ascii="Georgia" w:eastAsia="Georgia" w:hAnsi="Georgia" w:cs="Georgia"/>
          <w:spacing w:val="11"/>
          <w:sz w:val="19"/>
          <w:szCs w:val="19"/>
        </w:rPr>
        <w:t xml:space="preserve"> </w:t>
      </w:r>
      <w:r>
        <w:rPr>
          <w:rFonts w:ascii="Georgia" w:eastAsia="Georgia" w:hAnsi="Georgia" w:cs="Georgia"/>
          <w:sz w:val="19"/>
          <w:szCs w:val="19"/>
        </w:rPr>
        <w:t>patients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symptomatic</w:t>
      </w:r>
      <w:r>
        <w:rPr>
          <w:rFonts w:ascii="Georgia" w:eastAsia="Georgia" w:hAnsi="Georgia" w:cs="Georgia"/>
          <w:spacing w:val="23"/>
          <w:sz w:val="19"/>
          <w:szCs w:val="19"/>
        </w:rPr>
        <w:t xml:space="preserve"> </w:t>
      </w:r>
      <w:r>
        <w:rPr>
          <w:rFonts w:ascii="Georgia" w:eastAsia="Georgia" w:hAnsi="Georgia" w:cs="Georgia"/>
          <w:w w:val="102"/>
          <w:sz w:val="19"/>
          <w:szCs w:val="19"/>
        </w:rPr>
        <w:t>smokers.</w:t>
      </w:r>
    </w:p>
    <w:p w14:paraId="12775B5E" w14:textId="77777777" w:rsidR="00E61F9D" w:rsidRDefault="005C64D6">
      <w:pPr>
        <w:spacing w:before="60" w:after="0" w:line="277" w:lineRule="auto"/>
        <w:ind w:left="120" w:right="88" w:hanging="7"/>
        <w:jc w:val="both"/>
        <w:rPr>
          <w:rFonts w:ascii="Georgia" w:eastAsia="Georgia" w:hAnsi="Georgia" w:cs="Georgia"/>
          <w:sz w:val="19"/>
          <w:szCs w:val="19"/>
        </w:rPr>
      </w:pP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novel</w:t>
      </w:r>
      <w:r>
        <w:rPr>
          <w:rFonts w:ascii="Georgia" w:eastAsia="Georgia" w:hAnsi="Georgia" w:cs="Georgia"/>
          <w:spacing w:val="-5"/>
          <w:sz w:val="19"/>
          <w:szCs w:val="19"/>
        </w:rPr>
        <w:t xml:space="preserve"> </w:t>
      </w:r>
      <w:r>
        <w:rPr>
          <w:rFonts w:ascii="Georgia" w:eastAsia="Georgia" w:hAnsi="Georgia" w:cs="Georgia"/>
          <w:sz w:val="19"/>
          <w:szCs w:val="19"/>
        </w:rPr>
        <w:t>multi-breath</w:t>
      </w:r>
      <w:r>
        <w:rPr>
          <w:rFonts w:ascii="Georgia" w:eastAsia="Georgia" w:hAnsi="Georgia" w:cs="Georgia"/>
          <w:spacing w:val="8"/>
          <w:sz w:val="19"/>
          <w:szCs w:val="19"/>
        </w:rPr>
        <w:t xml:space="preserve"> </w:t>
      </w:r>
      <w:r>
        <w:rPr>
          <w:rFonts w:ascii="Georgia" w:eastAsia="Georgia" w:hAnsi="Georgia" w:cs="Georgia"/>
          <w:sz w:val="19"/>
          <w:szCs w:val="19"/>
        </w:rPr>
        <w:t>HP</w:t>
      </w:r>
      <w:r>
        <w:rPr>
          <w:rFonts w:ascii="Georgia" w:eastAsia="Georgia" w:hAnsi="Georgia" w:cs="Georgia"/>
          <w:spacing w:val="-9"/>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technique</w:t>
      </w:r>
      <w:r>
        <w:rPr>
          <w:rFonts w:ascii="Georgia" w:eastAsia="Georgia" w:hAnsi="Georgia" w:cs="Georgia"/>
          <w:spacing w:val="3"/>
          <w:sz w:val="19"/>
          <w:szCs w:val="19"/>
        </w:rPr>
        <w:t xml:space="preserve"> </w:t>
      </w:r>
      <w:r>
        <w:rPr>
          <w:rFonts w:ascii="Georgia" w:eastAsia="Georgia" w:hAnsi="Georgia" w:cs="Georgia"/>
          <w:sz w:val="19"/>
          <w:szCs w:val="19"/>
        </w:rPr>
        <w:t>allows</w:t>
      </w:r>
      <w:r>
        <w:rPr>
          <w:rFonts w:ascii="Georgia" w:eastAsia="Georgia" w:hAnsi="Georgia" w:cs="Georgia"/>
          <w:spacing w:val="-3"/>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simultaneous</w:t>
      </w:r>
      <w:r>
        <w:rPr>
          <w:rFonts w:ascii="Georgia" w:eastAsia="Georgia" w:hAnsi="Georgia" w:cs="Georgia"/>
          <w:spacing w:val="9"/>
          <w:sz w:val="19"/>
          <w:szCs w:val="19"/>
        </w:rPr>
        <w:t xml:space="preserve"> </w:t>
      </w:r>
      <w:r>
        <w:rPr>
          <w:rFonts w:ascii="Georgia" w:eastAsia="Georgia" w:hAnsi="Georgia" w:cs="Georgia"/>
          <w:sz w:val="19"/>
          <w:szCs w:val="19"/>
        </w:rPr>
        <w:t>measurement</w:t>
      </w:r>
      <w:r>
        <w:rPr>
          <w:rFonts w:ascii="Georgia" w:eastAsia="Georgia" w:hAnsi="Georgia" w:cs="Georgia"/>
          <w:spacing w:val="9"/>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fractional</w:t>
      </w:r>
      <w:r>
        <w:rPr>
          <w:rFonts w:ascii="Georgia" w:eastAsia="Georgia" w:hAnsi="Georgia" w:cs="Georgia"/>
          <w:spacing w:val="2"/>
          <w:sz w:val="19"/>
          <w:szCs w:val="19"/>
        </w:rPr>
        <w:t xml:space="preserve"> </w:t>
      </w:r>
      <w:r>
        <w:rPr>
          <w:rFonts w:ascii="Georgia" w:eastAsia="Georgia" w:hAnsi="Georgia" w:cs="Georgia"/>
          <w:sz w:val="19"/>
          <w:szCs w:val="19"/>
        </w:rPr>
        <w:t>ventilation</w:t>
      </w:r>
      <w:r>
        <w:rPr>
          <w:rFonts w:ascii="Georgia" w:eastAsia="Georgia" w:hAnsi="Georgia" w:cs="Georgia"/>
          <w:spacing w:val="5"/>
          <w:sz w:val="19"/>
          <w:szCs w:val="19"/>
        </w:rPr>
        <w:t xml:space="preserve"> </w:t>
      </w:r>
      <w:r>
        <w:rPr>
          <w:rFonts w:ascii="Georgia" w:eastAsia="Georgia" w:hAnsi="Georgia" w:cs="Georgia"/>
          <w:sz w:val="19"/>
          <w:szCs w:val="19"/>
        </w:rPr>
        <w:t>(FV),</w:t>
      </w:r>
      <w:r>
        <w:rPr>
          <w:rFonts w:ascii="Georgia" w:eastAsia="Georgia" w:hAnsi="Georgia" w:cs="Georgia"/>
          <w:spacing w:val="-5"/>
          <w:sz w:val="19"/>
          <w:szCs w:val="19"/>
        </w:rPr>
        <w:t xml:space="preserve"> </w:t>
      </w:r>
      <w:r>
        <w:rPr>
          <w:rFonts w:ascii="Georgia" w:eastAsia="Georgia" w:hAnsi="Georgia" w:cs="Georgia"/>
          <w:sz w:val="19"/>
          <w:szCs w:val="19"/>
        </w:rPr>
        <w:t xml:space="preserve">regional </w:t>
      </w:r>
      <w:r>
        <w:rPr>
          <w:rFonts w:ascii="Georgia" w:eastAsia="Georgia" w:hAnsi="Georgia" w:cs="Georgia"/>
          <w:w w:val="102"/>
          <w:sz w:val="19"/>
          <w:szCs w:val="19"/>
        </w:rPr>
        <w:t xml:space="preserve">partial </w:t>
      </w:r>
      <w:r>
        <w:rPr>
          <w:rFonts w:ascii="Georgia" w:eastAsia="Georgia" w:hAnsi="Georgia" w:cs="Georgia"/>
          <w:sz w:val="19"/>
          <w:szCs w:val="19"/>
        </w:rPr>
        <w:t>pressure</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8"/>
          <w:sz w:val="19"/>
          <w:szCs w:val="19"/>
        </w:rPr>
        <w:t xml:space="preserve"> </w:t>
      </w:r>
      <w:r>
        <w:rPr>
          <w:rFonts w:ascii="Georgia" w:eastAsia="Georgia" w:hAnsi="Georgia" w:cs="Georgia"/>
          <w:sz w:val="19"/>
          <w:szCs w:val="19"/>
        </w:rPr>
        <w:t>oxygen</w:t>
      </w:r>
      <w:r>
        <w:rPr>
          <w:rFonts w:ascii="Georgia" w:eastAsia="Georgia" w:hAnsi="Georgia" w:cs="Georgia"/>
          <w:spacing w:val="17"/>
          <w:sz w:val="19"/>
          <w:szCs w:val="19"/>
        </w:rPr>
        <w:t xml:space="preserve"> </w:t>
      </w:r>
      <w:r>
        <w:rPr>
          <w:rFonts w:ascii="Georgia" w:eastAsia="Georgia" w:hAnsi="Georgia" w:cs="Georgia"/>
          <w:sz w:val="19"/>
          <w:szCs w:val="19"/>
        </w:rPr>
        <w:t>(PAO2),</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apparent</w:t>
      </w:r>
      <w:r>
        <w:rPr>
          <w:rFonts w:ascii="Georgia" w:eastAsia="Georgia" w:hAnsi="Georgia" w:cs="Georgia"/>
          <w:spacing w:val="20"/>
          <w:sz w:val="19"/>
          <w:szCs w:val="19"/>
        </w:rPr>
        <w:t xml:space="preserve"> </w:t>
      </w:r>
      <w:r>
        <w:rPr>
          <w:rFonts w:ascii="Georgia" w:eastAsia="Georgia" w:hAnsi="Georgia" w:cs="Georgia"/>
          <w:sz w:val="19"/>
          <w:szCs w:val="19"/>
        </w:rPr>
        <w:t>diffusion</w:t>
      </w:r>
      <w:r>
        <w:rPr>
          <w:rFonts w:ascii="Georgia" w:eastAsia="Georgia" w:hAnsi="Georgia" w:cs="Georgia"/>
          <w:spacing w:val="20"/>
          <w:sz w:val="19"/>
          <w:szCs w:val="19"/>
        </w:rPr>
        <w:t xml:space="preserve"> </w:t>
      </w:r>
      <w:r>
        <w:rPr>
          <w:rFonts w:ascii="Georgia" w:eastAsia="Georgia" w:hAnsi="Georgia" w:cs="Georgia"/>
          <w:sz w:val="19"/>
          <w:szCs w:val="19"/>
        </w:rPr>
        <w:t>coefficient</w:t>
      </w:r>
      <w:r>
        <w:rPr>
          <w:rFonts w:ascii="Georgia" w:eastAsia="Georgia" w:hAnsi="Georgia" w:cs="Georgia"/>
          <w:spacing w:val="22"/>
          <w:sz w:val="19"/>
          <w:szCs w:val="19"/>
        </w:rPr>
        <w:t xml:space="preserve"> </w:t>
      </w:r>
      <w:r>
        <w:rPr>
          <w:rFonts w:ascii="Georgia" w:eastAsia="Georgia" w:hAnsi="Georgia" w:cs="Georgia"/>
          <w:sz w:val="19"/>
          <w:szCs w:val="19"/>
        </w:rPr>
        <w:t>(ADC).</w:t>
      </w:r>
      <w:r>
        <w:rPr>
          <w:rFonts w:ascii="Georgia" w:eastAsia="Georgia" w:hAnsi="Georgia" w:cs="Georgia"/>
          <w:spacing w:val="17"/>
          <w:sz w:val="19"/>
          <w:szCs w:val="19"/>
        </w:rPr>
        <w:t xml:space="preserve"> </w:t>
      </w:r>
      <w:r>
        <w:rPr>
          <w:rFonts w:ascii="Georgia" w:eastAsia="Georgia" w:hAnsi="Georgia" w:cs="Georgia"/>
          <w:sz w:val="19"/>
          <w:szCs w:val="19"/>
        </w:rPr>
        <w:t>Obtaining</w:t>
      </w:r>
      <w:r>
        <w:rPr>
          <w:rFonts w:ascii="Georgia" w:eastAsia="Georgia" w:hAnsi="Georgia" w:cs="Georgia"/>
          <w:spacing w:val="22"/>
          <w:sz w:val="19"/>
          <w:szCs w:val="19"/>
        </w:rPr>
        <w:t xml:space="preserve"> </w:t>
      </w:r>
      <w:r>
        <w:rPr>
          <w:rFonts w:ascii="Georgia" w:eastAsia="Georgia" w:hAnsi="Georgia" w:cs="Georgia"/>
          <w:sz w:val="19"/>
          <w:szCs w:val="19"/>
        </w:rPr>
        <w:t>all</w:t>
      </w:r>
      <w:r>
        <w:rPr>
          <w:rFonts w:ascii="Georgia" w:eastAsia="Georgia" w:hAnsi="Georgia" w:cs="Georgia"/>
          <w:spacing w:val="9"/>
          <w:sz w:val="19"/>
          <w:szCs w:val="19"/>
        </w:rPr>
        <w:t xml:space="preserve"> </w:t>
      </w:r>
      <w:r>
        <w:rPr>
          <w:rFonts w:ascii="Georgia" w:eastAsia="Georgia" w:hAnsi="Georgia" w:cs="Georgia"/>
          <w:sz w:val="19"/>
          <w:szCs w:val="19"/>
        </w:rPr>
        <w:t>three</w:t>
      </w:r>
      <w:r>
        <w:rPr>
          <w:rFonts w:ascii="Georgia" w:eastAsia="Georgia" w:hAnsi="Georgia" w:cs="Georgia"/>
          <w:spacing w:val="14"/>
          <w:sz w:val="19"/>
          <w:szCs w:val="19"/>
        </w:rPr>
        <w:t xml:space="preserve"> </w:t>
      </w:r>
      <w:r>
        <w:rPr>
          <w:rFonts w:ascii="Georgia" w:eastAsia="Georgia" w:hAnsi="Georgia" w:cs="Georgia"/>
          <w:sz w:val="19"/>
          <w:szCs w:val="19"/>
        </w:rPr>
        <w:t>parameters</w:t>
      </w:r>
      <w:r>
        <w:rPr>
          <w:rFonts w:ascii="Georgia" w:eastAsia="Georgia" w:hAnsi="Georgia" w:cs="Georgia"/>
          <w:spacing w:val="24"/>
          <w:sz w:val="19"/>
          <w:szCs w:val="19"/>
        </w:rPr>
        <w:t xml:space="preserve"> </w:t>
      </w:r>
      <w:r>
        <w:rPr>
          <w:rFonts w:ascii="Georgia" w:eastAsia="Georgia" w:hAnsi="Georgia" w:cs="Georgia"/>
          <w:sz w:val="19"/>
          <w:szCs w:val="19"/>
        </w:rPr>
        <w:t>in</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single</w:t>
      </w:r>
      <w:r>
        <w:rPr>
          <w:rFonts w:ascii="Georgia" w:eastAsia="Georgia" w:hAnsi="Georgia" w:cs="Georgia"/>
          <w:spacing w:val="15"/>
          <w:sz w:val="19"/>
          <w:szCs w:val="19"/>
        </w:rPr>
        <w:t xml:space="preserve"> </w:t>
      </w:r>
      <w:r>
        <w:rPr>
          <w:rFonts w:ascii="Georgia" w:eastAsia="Georgia" w:hAnsi="Georgia" w:cs="Georgia"/>
          <w:sz w:val="19"/>
          <w:szCs w:val="19"/>
        </w:rPr>
        <w:t>scan</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reduces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necessary</w:t>
      </w:r>
      <w:r>
        <w:rPr>
          <w:rFonts w:ascii="Georgia" w:eastAsia="Georgia" w:hAnsi="Georgia" w:cs="Georgia"/>
          <w:spacing w:val="10"/>
          <w:sz w:val="19"/>
          <w:szCs w:val="19"/>
        </w:rPr>
        <w:t xml:space="preserve"> </w:t>
      </w:r>
      <w:r>
        <w:rPr>
          <w:rFonts w:ascii="Georgia" w:eastAsia="Georgia" w:hAnsi="Georgia" w:cs="Georgia"/>
          <w:sz w:val="19"/>
          <w:szCs w:val="19"/>
        </w:rPr>
        <w:t>amount</w:t>
      </w:r>
      <w:r>
        <w:rPr>
          <w:rFonts w:ascii="Georgia" w:eastAsia="Georgia" w:hAnsi="Georgia" w:cs="Georgia"/>
          <w:spacing w:val="7"/>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imaging</w:t>
      </w:r>
      <w:r>
        <w:rPr>
          <w:rFonts w:ascii="Georgia" w:eastAsia="Georgia" w:hAnsi="Georgia" w:cs="Georgia"/>
          <w:spacing w:val="8"/>
          <w:sz w:val="19"/>
          <w:szCs w:val="19"/>
        </w:rPr>
        <w:t xml:space="preserve"> </w:t>
      </w:r>
      <w:r>
        <w:rPr>
          <w:rFonts w:ascii="Georgia" w:eastAsia="Georgia" w:hAnsi="Georgia" w:cs="Georgia"/>
          <w:sz w:val="19"/>
          <w:szCs w:val="19"/>
        </w:rPr>
        <w:t>gas</w:t>
      </w:r>
      <w:r>
        <w:rPr>
          <w:rFonts w:ascii="Georgia" w:eastAsia="Georgia" w:hAnsi="Georgia" w:cs="Georgia"/>
          <w:spacing w:val="-1"/>
          <w:sz w:val="19"/>
          <w:szCs w:val="19"/>
        </w:rPr>
        <w:t xml:space="preserve"> </w:t>
      </w:r>
      <w:r>
        <w:rPr>
          <w:rFonts w:ascii="Georgia" w:eastAsia="Georgia" w:hAnsi="Georgia" w:cs="Georgia"/>
          <w:sz w:val="19"/>
          <w:szCs w:val="19"/>
        </w:rPr>
        <w:t>while</w:t>
      </w:r>
      <w:r>
        <w:rPr>
          <w:rFonts w:ascii="Georgia" w:eastAsia="Georgia" w:hAnsi="Georgia" w:cs="Georgia"/>
          <w:spacing w:val="3"/>
          <w:sz w:val="19"/>
          <w:szCs w:val="19"/>
        </w:rPr>
        <w:t xml:space="preserve"> </w:t>
      </w:r>
      <w:r>
        <w:rPr>
          <w:rFonts w:ascii="Georgia" w:eastAsia="Georgia" w:hAnsi="Georgia" w:cs="Georgia"/>
          <w:sz w:val="19"/>
          <w:szCs w:val="19"/>
        </w:rPr>
        <w:t>increasing</w:t>
      </w:r>
      <w:r>
        <w:rPr>
          <w:rFonts w:ascii="Georgia" w:eastAsia="Georgia" w:hAnsi="Georgia" w:cs="Georgia"/>
          <w:spacing w:val="11"/>
          <w:sz w:val="19"/>
          <w:szCs w:val="19"/>
        </w:rPr>
        <w:t xml:space="preserve"> </w:t>
      </w:r>
      <w:r>
        <w:rPr>
          <w:rFonts w:ascii="Georgia" w:eastAsia="Georgia" w:hAnsi="Georgia" w:cs="Georgia"/>
          <w:sz w:val="19"/>
          <w:szCs w:val="19"/>
        </w:rPr>
        <w:t>accuracy</w:t>
      </w:r>
      <w:r>
        <w:rPr>
          <w:rFonts w:ascii="Georgia" w:eastAsia="Georgia" w:hAnsi="Georgia" w:cs="Georgia"/>
          <w:spacing w:val="9"/>
          <w:sz w:val="19"/>
          <w:szCs w:val="19"/>
        </w:rPr>
        <w:t xml:space="preserve"> </w:t>
      </w:r>
      <w:r>
        <w:rPr>
          <w:rFonts w:ascii="Georgia" w:eastAsia="Georgia" w:hAnsi="Georgia" w:cs="Georgia"/>
          <w:sz w:val="19"/>
          <w:szCs w:val="19"/>
        </w:rPr>
        <w:t>by</w:t>
      </w:r>
      <w:r>
        <w:rPr>
          <w:rFonts w:ascii="Georgia" w:eastAsia="Georgia" w:hAnsi="Georgia" w:cs="Georgia"/>
          <w:spacing w:val="-2"/>
          <w:sz w:val="19"/>
          <w:szCs w:val="19"/>
        </w:rPr>
        <w:t xml:space="preserve"> </w:t>
      </w:r>
      <w:r>
        <w:rPr>
          <w:rFonts w:ascii="Georgia" w:eastAsia="Georgia" w:hAnsi="Georgia" w:cs="Georgia"/>
          <w:sz w:val="19"/>
          <w:szCs w:val="19"/>
        </w:rPr>
        <w:t>correcting</w:t>
      </w:r>
      <w:r>
        <w:rPr>
          <w:rFonts w:ascii="Georgia" w:eastAsia="Georgia" w:hAnsi="Georgia" w:cs="Georgia"/>
          <w:spacing w:val="11"/>
          <w:sz w:val="19"/>
          <w:szCs w:val="19"/>
        </w:rPr>
        <w:t xml:space="preserve"> </w:t>
      </w:r>
      <w:r>
        <w:rPr>
          <w:rFonts w:ascii="Georgia" w:eastAsia="Georgia" w:hAnsi="Georgia" w:cs="Georgia"/>
          <w:sz w:val="19"/>
          <w:szCs w:val="19"/>
        </w:rPr>
        <w:t>artifacts</w:t>
      </w:r>
      <w:r>
        <w:rPr>
          <w:rFonts w:ascii="Georgia" w:eastAsia="Georgia" w:hAnsi="Georgia" w:cs="Georgia"/>
          <w:spacing w:val="8"/>
          <w:sz w:val="19"/>
          <w:szCs w:val="19"/>
        </w:rPr>
        <w:t xml:space="preserve"> </w:t>
      </w:r>
      <w:r>
        <w:rPr>
          <w:rFonts w:ascii="Georgia" w:eastAsia="Georgia" w:hAnsi="Georgia" w:cs="Georgia"/>
          <w:sz w:val="19"/>
          <w:szCs w:val="19"/>
        </w:rPr>
        <w:t>associated</w:t>
      </w:r>
      <w:r>
        <w:rPr>
          <w:rFonts w:ascii="Georgia" w:eastAsia="Georgia" w:hAnsi="Georgia" w:cs="Georgia"/>
          <w:spacing w:val="11"/>
          <w:sz w:val="19"/>
          <w:szCs w:val="19"/>
        </w:rPr>
        <w:t xml:space="preserve"> </w:t>
      </w:r>
      <w:r>
        <w:rPr>
          <w:rFonts w:ascii="Georgia" w:eastAsia="Georgia" w:hAnsi="Georgia" w:cs="Georgia"/>
          <w:sz w:val="19"/>
          <w:szCs w:val="19"/>
        </w:rPr>
        <w:t>with</w:t>
      </w:r>
      <w:r>
        <w:rPr>
          <w:rFonts w:ascii="Georgia" w:eastAsia="Georgia" w:hAnsi="Georgia" w:cs="Georgia"/>
          <w:spacing w:val="1"/>
          <w:sz w:val="19"/>
          <w:szCs w:val="19"/>
        </w:rPr>
        <w:t xml:space="preserve"> </w:t>
      </w:r>
      <w:r>
        <w:rPr>
          <w:rFonts w:ascii="Georgia" w:eastAsia="Georgia" w:hAnsi="Georgia" w:cs="Georgia"/>
          <w:sz w:val="19"/>
          <w:szCs w:val="19"/>
        </w:rPr>
        <w:t>collateral</w:t>
      </w:r>
      <w:r>
        <w:rPr>
          <w:rFonts w:ascii="Georgia" w:eastAsia="Georgia" w:hAnsi="Georgia" w:cs="Georgia"/>
          <w:spacing w:val="10"/>
          <w:sz w:val="19"/>
          <w:szCs w:val="19"/>
        </w:rPr>
        <w:t xml:space="preserve"> </w:t>
      </w:r>
      <w:r>
        <w:rPr>
          <w:rFonts w:ascii="Georgia" w:eastAsia="Georgia" w:hAnsi="Georgia" w:cs="Georgia"/>
          <w:sz w:val="19"/>
          <w:szCs w:val="19"/>
        </w:rPr>
        <w:t>ventilation</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slow</w:t>
      </w:r>
      <w:r>
        <w:rPr>
          <w:rFonts w:ascii="Georgia" w:eastAsia="Georgia" w:hAnsi="Georgia" w:cs="Georgia"/>
          <w:spacing w:val="24"/>
          <w:sz w:val="19"/>
          <w:szCs w:val="19"/>
        </w:rPr>
        <w:t xml:space="preserve"> </w:t>
      </w:r>
      <w:r>
        <w:rPr>
          <w:rFonts w:ascii="Georgia" w:eastAsia="Georgia" w:hAnsi="Georgia" w:cs="Georgia"/>
          <w:sz w:val="19"/>
          <w:szCs w:val="19"/>
        </w:rPr>
        <w:t>filling</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parenchyma</w:t>
      </w:r>
      <w:r>
        <w:rPr>
          <w:rFonts w:ascii="Georgia" w:eastAsia="Georgia" w:hAnsi="Georgia" w:cs="Georgia"/>
          <w:spacing w:val="37"/>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diseased</w:t>
      </w:r>
      <w:r>
        <w:rPr>
          <w:rFonts w:ascii="Georgia" w:eastAsia="Georgia" w:hAnsi="Georgia" w:cs="Georgia"/>
          <w:spacing w:val="30"/>
          <w:sz w:val="19"/>
          <w:szCs w:val="19"/>
        </w:rPr>
        <w:t xml:space="preserve"> </w:t>
      </w:r>
      <w:r>
        <w:rPr>
          <w:rFonts w:ascii="Georgia" w:eastAsia="Georgia" w:hAnsi="Georgia" w:cs="Georgia"/>
          <w:sz w:val="19"/>
          <w:szCs w:val="19"/>
        </w:rPr>
        <w:t xml:space="preserve">lungs. </w:t>
      </w:r>
      <w:r>
        <w:rPr>
          <w:rFonts w:ascii="Georgia" w:eastAsia="Georgia" w:hAnsi="Georgia" w:cs="Georgia"/>
          <w:spacing w:val="25"/>
          <w:sz w:val="19"/>
          <w:szCs w:val="19"/>
        </w:rPr>
        <w:t xml:space="preserve"> </w:t>
      </w:r>
      <w:r>
        <w:rPr>
          <w:rFonts w:ascii="Georgia" w:eastAsia="Georgia" w:hAnsi="Georgia" w:cs="Georgia"/>
          <w:sz w:val="19"/>
          <w:szCs w:val="19"/>
        </w:rPr>
        <w:t>Each</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these</w:t>
      </w:r>
      <w:r>
        <w:rPr>
          <w:rFonts w:ascii="Georgia" w:eastAsia="Georgia" w:hAnsi="Georgia" w:cs="Georgia"/>
          <w:spacing w:val="25"/>
          <w:sz w:val="19"/>
          <w:szCs w:val="19"/>
        </w:rPr>
        <w:t xml:space="preserve"> </w:t>
      </w:r>
      <w:r>
        <w:rPr>
          <w:rFonts w:ascii="Georgia" w:eastAsia="Georgia" w:hAnsi="Georgia" w:cs="Georgia"/>
          <w:sz w:val="19"/>
          <w:szCs w:val="19"/>
        </w:rPr>
        <w:t>metrics</w:t>
      </w:r>
      <w:r>
        <w:rPr>
          <w:rFonts w:ascii="Georgia" w:eastAsia="Georgia" w:hAnsi="Georgia" w:cs="Georgia"/>
          <w:spacing w:val="29"/>
          <w:sz w:val="19"/>
          <w:szCs w:val="19"/>
        </w:rPr>
        <w:t xml:space="preserve"> </w:t>
      </w:r>
      <w:r>
        <w:rPr>
          <w:rFonts w:ascii="Georgia" w:eastAsia="Georgia" w:hAnsi="Georgia" w:cs="Georgia"/>
          <w:sz w:val="19"/>
          <w:szCs w:val="19"/>
        </w:rPr>
        <w:t>allows</w:t>
      </w:r>
      <w:r>
        <w:rPr>
          <w:rFonts w:ascii="Georgia" w:eastAsia="Georgia" w:hAnsi="Georgia" w:cs="Georgia"/>
          <w:spacing w:val="27"/>
          <w:sz w:val="19"/>
          <w:szCs w:val="19"/>
        </w:rPr>
        <w:t xml:space="preserve"> </w:t>
      </w:r>
      <w:r>
        <w:rPr>
          <w:rFonts w:ascii="Georgia" w:eastAsia="Georgia" w:hAnsi="Georgia" w:cs="Georgia"/>
          <w:sz w:val="19"/>
          <w:szCs w:val="19"/>
        </w:rPr>
        <w:t>for</w:t>
      </w:r>
      <w:r>
        <w:rPr>
          <w:rFonts w:ascii="Georgia" w:eastAsia="Georgia" w:hAnsi="Georgia" w:cs="Georgia"/>
          <w:spacing w:val="21"/>
          <w:sz w:val="19"/>
          <w:szCs w:val="19"/>
        </w:rPr>
        <w:t xml:space="preserve"> </w:t>
      </w:r>
      <w:r>
        <w:rPr>
          <w:rFonts w:ascii="Georgia" w:eastAsia="Georgia" w:hAnsi="Georgia" w:cs="Georgia"/>
          <w:sz w:val="19"/>
          <w:szCs w:val="19"/>
        </w:rPr>
        <w:t>the</w:t>
      </w:r>
      <w:r>
        <w:rPr>
          <w:rFonts w:ascii="Georgia" w:eastAsia="Georgia" w:hAnsi="Georgia" w:cs="Georgia"/>
          <w:spacing w:val="21"/>
          <w:sz w:val="19"/>
          <w:szCs w:val="19"/>
        </w:rPr>
        <w:t xml:space="preserve"> </w:t>
      </w:r>
      <w:r>
        <w:rPr>
          <w:rFonts w:ascii="Georgia" w:eastAsia="Georgia" w:hAnsi="Georgia" w:cs="Georgia"/>
          <w:sz w:val="19"/>
          <w:szCs w:val="19"/>
        </w:rPr>
        <w:t>investigation</w:t>
      </w:r>
      <w:r>
        <w:rPr>
          <w:rFonts w:ascii="Georgia" w:eastAsia="Georgia" w:hAnsi="Georgia" w:cs="Georgia"/>
          <w:spacing w:val="38"/>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19"/>
          <w:sz w:val="19"/>
          <w:szCs w:val="19"/>
        </w:rPr>
        <w:t xml:space="preserve"> </w:t>
      </w:r>
      <w:r>
        <w:rPr>
          <w:rFonts w:ascii="Georgia" w:eastAsia="Georgia" w:hAnsi="Georgia" w:cs="Georgia"/>
          <w:sz w:val="19"/>
          <w:szCs w:val="19"/>
        </w:rPr>
        <w:t>vital</w:t>
      </w:r>
      <w:r>
        <w:rPr>
          <w:rFonts w:ascii="Georgia" w:eastAsia="Georgia" w:hAnsi="Georgia" w:cs="Georgia"/>
          <w:spacing w:val="23"/>
          <w:sz w:val="19"/>
          <w:szCs w:val="19"/>
        </w:rPr>
        <w:t xml:space="preserve"> </w:t>
      </w:r>
      <w:r>
        <w:rPr>
          <w:rFonts w:ascii="Georgia" w:eastAsia="Georgia" w:hAnsi="Georgia" w:cs="Georgia"/>
          <w:sz w:val="19"/>
          <w:szCs w:val="19"/>
        </w:rPr>
        <w:t>aspect</w:t>
      </w:r>
      <w:r>
        <w:rPr>
          <w:rFonts w:ascii="Georgia" w:eastAsia="Georgia" w:hAnsi="Georgia" w:cs="Georgia"/>
          <w:spacing w:val="27"/>
          <w:sz w:val="19"/>
          <w:szCs w:val="19"/>
        </w:rPr>
        <w:t xml:space="preserve"> </w:t>
      </w:r>
      <w:r>
        <w:rPr>
          <w:rFonts w:ascii="Georgia" w:eastAsia="Georgia" w:hAnsi="Georgia" w:cs="Georgia"/>
          <w:sz w:val="19"/>
          <w:szCs w:val="19"/>
        </w:rPr>
        <w:t>of</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lung </w:t>
      </w:r>
      <w:r>
        <w:rPr>
          <w:rFonts w:ascii="Georgia" w:eastAsia="Georgia" w:hAnsi="Georgia" w:cs="Georgia"/>
          <w:sz w:val="19"/>
          <w:szCs w:val="19"/>
        </w:rPr>
        <w:t>disease</w:t>
      </w:r>
      <w:r>
        <w:rPr>
          <w:rFonts w:ascii="Georgia" w:eastAsia="Georgia" w:hAnsi="Georgia" w:cs="Georgia"/>
          <w:spacing w:val="8"/>
          <w:sz w:val="19"/>
          <w:szCs w:val="19"/>
        </w:rPr>
        <w:t xml:space="preserve"> </w:t>
      </w:r>
      <w:r>
        <w:rPr>
          <w:rFonts w:ascii="Georgia" w:eastAsia="Georgia" w:hAnsi="Georgia" w:cs="Georgia"/>
          <w:sz w:val="19"/>
          <w:szCs w:val="19"/>
        </w:rPr>
        <w:t>progression</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their</w:t>
      </w:r>
      <w:r>
        <w:rPr>
          <w:rFonts w:ascii="Georgia" w:eastAsia="Georgia" w:hAnsi="Georgia" w:cs="Georgia"/>
          <w:spacing w:val="5"/>
          <w:sz w:val="19"/>
          <w:szCs w:val="19"/>
        </w:rPr>
        <w:t xml:space="preserve"> </w:t>
      </w:r>
      <w:r>
        <w:rPr>
          <w:rFonts w:ascii="Georgia" w:eastAsia="Georgia" w:hAnsi="Georgia" w:cs="Georgia"/>
          <w:sz w:val="19"/>
          <w:szCs w:val="19"/>
        </w:rPr>
        <w:t>comparison</w:t>
      </w:r>
      <w:r>
        <w:rPr>
          <w:rFonts w:ascii="Georgia" w:eastAsia="Georgia" w:hAnsi="Georgia" w:cs="Georgia"/>
          <w:spacing w:val="17"/>
          <w:sz w:val="19"/>
          <w:szCs w:val="19"/>
        </w:rPr>
        <w:t xml:space="preserve"> </w:t>
      </w:r>
      <w:r>
        <w:rPr>
          <w:rFonts w:ascii="Georgia" w:eastAsia="Georgia" w:hAnsi="Georgia" w:cs="Georgia"/>
          <w:sz w:val="19"/>
          <w:szCs w:val="19"/>
        </w:rPr>
        <w:t>with</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current</w:t>
      </w:r>
      <w:r>
        <w:rPr>
          <w:rFonts w:ascii="Georgia" w:eastAsia="Georgia" w:hAnsi="Georgia" w:cs="Georgia"/>
          <w:spacing w:val="9"/>
          <w:sz w:val="19"/>
          <w:szCs w:val="19"/>
        </w:rPr>
        <w:t xml:space="preserve"> </w:t>
      </w:r>
      <w:r>
        <w:rPr>
          <w:rFonts w:ascii="Georgia" w:eastAsia="Georgia" w:hAnsi="Georgia" w:cs="Georgia"/>
          <w:sz w:val="19"/>
          <w:szCs w:val="19"/>
        </w:rPr>
        <w:t>CT-based</w:t>
      </w:r>
      <w:r>
        <w:rPr>
          <w:rFonts w:ascii="Georgia" w:eastAsia="Georgia" w:hAnsi="Georgia" w:cs="Georgia"/>
          <w:spacing w:val="13"/>
          <w:sz w:val="19"/>
          <w:szCs w:val="19"/>
        </w:rPr>
        <w:t xml:space="preserve"> </w:t>
      </w:r>
      <w:r>
        <w:rPr>
          <w:rFonts w:ascii="Georgia" w:eastAsia="Georgia" w:hAnsi="Georgia" w:cs="Georgia"/>
          <w:sz w:val="19"/>
          <w:szCs w:val="19"/>
        </w:rPr>
        <w:t>standard</w:t>
      </w:r>
      <w:r>
        <w:rPr>
          <w:rFonts w:ascii="Georgia" w:eastAsia="Georgia" w:hAnsi="Georgia" w:cs="Georgia"/>
          <w:spacing w:val="12"/>
          <w:sz w:val="19"/>
          <w:szCs w:val="19"/>
        </w:rPr>
        <w:t xml:space="preserve"> </w:t>
      </w:r>
      <w:r>
        <w:rPr>
          <w:rFonts w:ascii="Georgia" w:eastAsia="Georgia" w:hAnsi="Georgia" w:cs="Georgia"/>
          <w:sz w:val="19"/>
          <w:szCs w:val="19"/>
        </w:rPr>
        <w:t>of care</w:t>
      </w:r>
      <w:r>
        <w:rPr>
          <w:rFonts w:ascii="Georgia" w:eastAsia="Georgia" w:hAnsi="Georgia" w:cs="Georgia"/>
          <w:spacing w:val="4"/>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help</w:t>
      </w:r>
      <w:r>
        <w:rPr>
          <w:rFonts w:ascii="Georgia" w:eastAsia="Georgia" w:hAnsi="Georgia" w:cs="Georgia"/>
          <w:spacing w:val="4"/>
          <w:sz w:val="19"/>
          <w:szCs w:val="19"/>
        </w:rPr>
        <w:t xml:space="preserve"> </w:t>
      </w:r>
      <w:r>
        <w:rPr>
          <w:rFonts w:ascii="Georgia" w:eastAsia="Georgia" w:hAnsi="Georgia" w:cs="Georgia"/>
          <w:sz w:val="19"/>
          <w:szCs w:val="19"/>
        </w:rPr>
        <w:t>to more</w:t>
      </w:r>
      <w:r>
        <w:rPr>
          <w:rFonts w:ascii="Georgia" w:eastAsia="Georgia" w:hAnsi="Georgia" w:cs="Georgia"/>
          <w:spacing w:val="5"/>
          <w:sz w:val="19"/>
          <w:szCs w:val="19"/>
        </w:rPr>
        <w:t xml:space="preserve"> </w:t>
      </w:r>
      <w:r>
        <w:rPr>
          <w:rFonts w:ascii="Georgia" w:eastAsia="Georgia" w:hAnsi="Georgia" w:cs="Georgia"/>
          <w:sz w:val="19"/>
          <w:szCs w:val="19"/>
        </w:rPr>
        <w:t>clearly</w:t>
      </w:r>
      <w:r>
        <w:rPr>
          <w:rFonts w:ascii="Georgia" w:eastAsia="Georgia" w:hAnsi="Georgia" w:cs="Georgia"/>
          <w:spacing w:val="8"/>
          <w:sz w:val="19"/>
          <w:szCs w:val="19"/>
        </w:rPr>
        <w:t xml:space="preserve"> </w:t>
      </w:r>
      <w:r>
        <w:rPr>
          <w:rFonts w:ascii="Georgia" w:eastAsia="Georgia" w:hAnsi="Georgia" w:cs="Georgia"/>
          <w:w w:val="102"/>
          <w:sz w:val="19"/>
          <w:szCs w:val="19"/>
        </w:rPr>
        <w:t xml:space="preserve">understand </w:t>
      </w:r>
      <w:r>
        <w:rPr>
          <w:rFonts w:ascii="Georgia" w:eastAsia="Georgia" w:hAnsi="Georgia" w:cs="Georgia"/>
          <w:sz w:val="19"/>
          <w:szCs w:val="19"/>
        </w:rPr>
        <w:t>different</w:t>
      </w:r>
      <w:r>
        <w:rPr>
          <w:rFonts w:ascii="Georgia" w:eastAsia="Georgia" w:hAnsi="Georgia" w:cs="Georgia"/>
          <w:spacing w:val="16"/>
          <w:sz w:val="19"/>
          <w:szCs w:val="19"/>
        </w:rPr>
        <w:t xml:space="preserve"> </w:t>
      </w:r>
      <w:r>
        <w:rPr>
          <w:rFonts w:ascii="Georgia" w:eastAsia="Georgia" w:hAnsi="Georgia" w:cs="Georgia"/>
          <w:sz w:val="19"/>
          <w:szCs w:val="19"/>
        </w:rPr>
        <w:t>features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phenotypes</w:t>
      </w:r>
      <w:r>
        <w:rPr>
          <w:rFonts w:ascii="Georgia" w:eastAsia="Georgia" w:hAnsi="Georgia" w:cs="Georgia"/>
          <w:spacing w:val="2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COPD.</w:t>
      </w:r>
    </w:p>
    <w:p w14:paraId="07F8D4BB" w14:textId="77777777" w:rsidR="00E61F9D" w:rsidRDefault="005C64D6">
      <w:pPr>
        <w:spacing w:before="60" w:after="0"/>
        <w:ind w:left="120" w:right="90" w:hanging="6"/>
        <w:jc w:val="both"/>
        <w:rPr>
          <w:rFonts w:ascii="Georgia" w:eastAsia="Georgia" w:hAnsi="Georgia" w:cs="Georgia"/>
          <w:sz w:val="19"/>
          <w:szCs w:val="19"/>
        </w:rPr>
      </w:pP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12"/>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analysis</w:t>
      </w:r>
      <w:r>
        <w:rPr>
          <w:rFonts w:ascii="Georgia" w:eastAsia="Georgia" w:hAnsi="Georgia" w:cs="Georgia"/>
          <w:spacing w:val="10"/>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be</w:t>
      </w:r>
      <w:r>
        <w:rPr>
          <w:rFonts w:ascii="Georgia" w:eastAsia="Georgia" w:hAnsi="Georgia" w:cs="Georgia"/>
          <w:spacing w:val="1"/>
          <w:sz w:val="19"/>
          <w:szCs w:val="19"/>
        </w:rPr>
        <w:t xml:space="preserve"> </w:t>
      </w:r>
      <w:r>
        <w:rPr>
          <w:rFonts w:ascii="Georgia" w:eastAsia="Georgia" w:hAnsi="Georgia" w:cs="Georgia"/>
          <w:sz w:val="19"/>
          <w:szCs w:val="19"/>
        </w:rPr>
        <w:t>central</w:t>
      </w:r>
      <w:r>
        <w:rPr>
          <w:rFonts w:ascii="Georgia" w:eastAsia="Georgia" w:hAnsi="Georgia" w:cs="Georgia"/>
          <w:spacing w:val="8"/>
          <w:sz w:val="19"/>
          <w:szCs w:val="19"/>
        </w:rPr>
        <w:t xml:space="preserve"> </w:t>
      </w:r>
      <w:r>
        <w:rPr>
          <w:rFonts w:ascii="Georgia" w:eastAsia="Georgia" w:hAnsi="Georgia" w:cs="Georgia"/>
          <w:sz w:val="19"/>
          <w:szCs w:val="19"/>
        </w:rPr>
        <w:t>to the</w:t>
      </w:r>
      <w:r>
        <w:rPr>
          <w:rFonts w:ascii="Georgia" w:eastAsia="Georgia" w:hAnsi="Georgia" w:cs="Georgia"/>
          <w:spacing w:val="2"/>
          <w:sz w:val="19"/>
          <w:szCs w:val="19"/>
        </w:rPr>
        <w:t xml:space="preserve"> </w:t>
      </w:r>
      <w:r>
        <w:rPr>
          <w:rFonts w:ascii="Georgia" w:eastAsia="Georgia" w:hAnsi="Georgia" w:cs="Georgia"/>
          <w:sz w:val="19"/>
          <w:szCs w:val="19"/>
        </w:rPr>
        <w:t>successful</w:t>
      </w:r>
      <w:r>
        <w:rPr>
          <w:rFonts w:ascii="Georgia" w:eastAsia="Georgia" w:hAnsi="Georgia" w:cs="Georgia"/>
          <w:spacing w:val="14"/>
          <w:sz w:val="19"/>
          <w:szCs w:val="19"/>
        </w:rPr>
        <w:t xml:space="preserve"> </w:t>
      </w:r>
      <w:r>
        <w:rPr>
          <w:rFonts w:ascii="Georgia" w:eastAsia="Georgia" w:hAnsi="Georgia" w:cs="Georgia"/>
          <w:sz w:val="19"/>
          <w:szCs w:val="19"/>
        </w:rPr>
        <w:t>conduct</w:t>
      </w:r>
      <w:r>
        <w:rPr>
          <w:rFonts w:ascii="Georgia" w:eastAsia="Georgia" w:hAnsi="Georgia" w:cs="Georgia"/>
          <w:spacing w:val="10"/>
          <w:sz w:val="19"/>
          <w:szCs w:val="19"/>
        </w:rPr>
        <w:t xml:space="preserve"> </w:t>
      </w:r>
      <w:r>
        <w:rPr>
          <w:rFonts w:ascii="Georgia" w:eastAsia="Georgia" w:hAnsi="Georgia" w:cs="Georgia"/>
          <w:sz w:val="19"/>
          <w:szCs w:val="19"/>
        </w:rPr>
        <w:t>of the</w:t>
      </w:r>
      <w:r>
        <w:rPr>
          <w:rFonts w:ascii="Georgia" w:eastAsia="Georgia" w:hAnsi="Georgia" w:cs="Georgia"/>
          <w:spacing w:val="2"/>
          <w:sz w:val="19"/>
          <w:szCs w:val="19"/>
        </w:rPr>
        <w:t xml:space="preserve"> </w:t>
      </w:r>
      <w:r>
        <w:rPr>
          <w:rFonts w:ascii="Georgia" w:eastAsia="Georgia" w:hAnsi="Georgia" w:cs="Georgia"/>
          <w:sz w:val="19"/>
          <w:szCs w:val="19"/>
        </w:rPr>
        <w:t>following</w:t>
      </w:r>
      <w:r>
        <w:rPr>
          <w:rFonts w:ascii="Georgia" w:eastAsia="Georgia" w:hAnsi="Georgia" w:cs="Georgia"/>
          <w:spacing w:val="12"/>
          <w:sz w:val="19"/>
          <w:szCs w:val="19"/>
        </w:rPr>
        <w:t xml:space="preserve"> </w:t>
      </w:r>
      <w:r>
        <w:rPr>
          <w:rFonts w:ascii="Georgia" w:eastAsia="Georgia" w:hAnsi="Georgia" w:cs="Georgia"/>
          <w:sz w:val="19"/>
          <w:szCs w:val="19"/>
        </w:rPr>
        <w:t>tasks</w:t>
      </w:r>
      <w:r>
        <w:rPr>
          <w:rFonts w:ascii="Georgia" w:eastAsia="Georgia" w:hAnsi="Georgia" w:cs="Georgia"/>
          <w:spacing w:val="5"/>
          <w:sz w:val="19"/>
          <w:szCs w:val="19"/>
        </w:rPr>
        <w:t xml:space="preserve"> </w:t>
      </w:r>
      <w:r>
        <w:rPr>
          <w:rFonts w:ascii="Georgia" w:eastAsia="Georgia" w:hAnsi="Georgia" w:cs="Georgia"/>
          <w:sz w:val="19"/>
          <w:szCs w:val="19"/>
        </w:rPr>
        <w:t>necessary</w:t>
      </w:r>
      <w:r>
        <w:rPr>
          <w:rFonts w:ascii="Georgia" w:eastAsia="Georgia" w:hAnsi="Georgia" w:cs="Georgia"/>
          <w:spacing w:val="13"/>
          <w:sz w:val="19"/>
          <w:szCs w:val="19"/>
        </w:rPr>
        <w:t xml:space="preserve"> </w:t>
      </w:r>
      <w:r>
        <w:rPr>
          <w:rFonts w:ascii="Georgia" w:eastAsia="Georgia" w:hAnsi="Georgia" w:cs="Georgia"/>
          <w:sz w:val="19"/>
          <w:szCs w:val="19"/>
        </w:rPr>
        <w:t>to establish</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goals</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w w:val="102"/>
          <w:sz w:val="19"/>
          <w:szCs w:val="19"/>
        </w:rPr>
        <w:t>study:</w:t>
      </w:r>
    </w:p>
    <w:p w14:paraId="7005CA85" w14:textId="77777777" w:rsidR="00E61F9D" w:rsidRDefault="005C64D6">
      <w:pPr>
        <w:spacing w:before="60" w:after="0"/>
        <w:ind w:left="665" w:right="89"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41"/>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proofErr w:type="spellStart"/>
      <w:r>
        <w:rPr>
          <w:rFonts w:ascii="Georgia" w:eastAsia="Georgia" w:hAnsi="Georgia" w:cs="Georgia"/>
          <w:sz w:val="19"/>
          <w:szCs w:val="19"/>
        </w:rPr>
        <w:t>multibreath</w:t>
      </w:r>
      <w:proofErr w:type="spellEnd"/>
      <w:r>
        <w:rPr>
          <w:rFonts w:ascii="Georgia" w:eastAsia="Georgia" w:hAnsi="Georgia" w:cs="Georgia"/>
          <w:sz w:val="19"/>
          <w:szCs w:val="19"/>
        </w:rPr>
        <w:t>/</w:t>
      </w:r>
      <w:proofErr w:type="spellStart"/>
      <w:proofErr w:type="gramStart"/>
      <w:r>
        <w:rPr>
          <w:rFonts w:ascii="Georgia" w:eastAsia="Georgia" w:hAnsi="Georgia" w:cs="Georgia"/>
          <w:sz w:val="19"/>
          <w:szCs w:val="19"/>
        </w:rPr>
        <w:t>multislice</w:t>
      </w:r>
      <w:proofErr w:type="spellEnd"/>
      <w:r>
        <w:rPr>
          <w:rFonts w:ascii="Georgia" w:eastAsia="Georgia" w:hAnsi="Georgia" w:cs="Georgia"/>
          <w:sz w:val="19"/>
          <w:szCs w:val="19"/>
        </w:rPr>
        <w:t xml:space="preserve"> </w:t>
      </w:r>
      <w:r>
        <w:rPr>
          <w:rFonts w:ascii="Georgia" w:eastAsia="Georgia" w:hAnsi="Georgia" w:cs="Georgia"/>
          <w:spacing w:val="12"/>
          <w:sz w:val="19"/>
          <w:szCs w:val="19"/>
        </w:rPr>
        <w:t xml:space="preserve"> </w:t>
      </w:r>
      <w:r>
        <w:rPr>
          <w:rFonts w:ascii="Georgia" w:eastAsia="Georgia" w:hAnsi="Georgia" w:cs="Georgia"/>
          <w:sz w:val="19"/>
          <w:szCs w:val="19"/>
        </w:rPr>
        <w:t>gas</w:t>
      </w:r>
      <w:proofErr w:type="gramEnd"/>
      <w:r>
        <w:rPr>
          <w:rFonts w:ascii="Georgia" w:eastAsia="Georgia" w:hAnsi="Georgia" w:cs="Georgia"/>
          <w:spacing w:val="25"/>
          <w:sz w:val="19"/>
          <w:szCs w:val="19"/>
        </w:rPr>
        <w:t xml:space="preserve"> </w:t>
      </w:r>
      <w:r>
        <w:rPr>
          <w:rFonts w:ascii="Georgia" w:eastAsia="Georgia" w:hAnsi="Georgia" w:cs="Georgia"/>
          <w:sz w:val="19"/>
          <w:szCs w:val="19"/>
        </w:rPr>
        <w:t>MRI</w:t>
      </w:r>
      <w:r>
        <w:rPr>
          <w:rFonts w:ascii="Georgia" w:eastAsia="Georgia" w:hAnsi="Georgia" w:cs="Georgia"/>
          <w:spacing w:val="28"/>
          <w:sz w:val="19"/>
          <w:szCs w:val="19"/>
        </w:rPr>
        <w:t xml:space="preserve"> </w:t>
      </w:r>
      <w:r>
        <w:rPr>
          <w:rFonts w:ascii="Georgia" w:eastAsia="Georgia" w:hAnsi="Georgia" w:cs="Georgia"/>
          <w:sz w:val="19"/>
          <w:szCs w:val="19"/>
        </w:rPr>
        <w:t>images</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25"/>
          <w:sz w:val="19"/>
          <w:szCs w:val="19"/>
        </w:rPr>
        <w:t xml:space="preserve"> </w:t>
      </w:r>
      <w:r>
        <w:rPr>
          <w:rFonts w:ascii="Georgia" w:eastAsia="Georgia" w:hAnsi="Georgia" w:cs="Georgia"/>
          <w:sz w:val="19"/>
          <w:szCs w:val="19"/>
        </w:rPr>
        <w:t>whole</w:t>
      </w:r>
      <w:r>
        <w:rPr>
          <w:rFonts w:ascii="Georgia" w:eastAsia="Georgia" w:hAnsi="Georgia" w:cs="Georgia"/>
          <w:spacing w:val="30"/>
          <w:sz w:val="19"/>
          <w:szCs w:val="19"/>
        </w:rPr>
        <w:t xml:space="preserve"> </w:t>
      </w:r>
      <w:r>
        <w:rPr>
          <w:rFonts w:ascii="Georgia" w:eastAsia="Georgia" w:hAnsi="Georgia" w:cs="Georgia"/>
          <w:sz w:val="19"/>
          <w:szCs w:val="19"/>
        </w:rPr>
        <w:t>lung</w:t>
      </w:r>
      <w:r>
        <w:rPr>
          <w:rFonts w:ascii="Georgia" w:eastAsia="Georgia" w:hAnsi="Georgia" w:cs="Georgia"/>
          <w:spacing w:val="27"/>
          <w:sz w:val="19"/>
          <w:szCs w:val="19"/>
        </w:rPr>
        <w:t xml:space="preserve"> </w:t>
      </w:r>
      <w:r>
        <w:rPr>
          <w:rFonts w:ascii="Georgia" w:eastAsia="Georgia" w:hAnsi="Georgia" w:cs="Georgia"/>
          <w:sz w:val="19"/>
          <w:szCs w:val="19"/>
        </w:rPr>
        <w:t>consisting</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r>
        <w:rPr>
          <w:rFonts w:ascii="Georgia" w:eastAsia="Georgia" w:hAnsi="Georgia" w:cs="Georgia"/>
          <w:sz w:val="19"/>
          <w:szCs w:val="19"/>
        </w:rPr>
        <w:t>minimum</w:t>
      </w:r>
      <w:r>
        <w:rPr>
          <w:rFonts w:ascii="Georgia" w:eastAsia="Georgia" w:hAnsi="Georgia" w:cs="Georgia"/>
          <w:spacing w:val="37"/>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seven</w:t>
      </w:r>
      <w:r>
        <w:rPr>
          <w:rFonts w:ascii="Georgia" w:eastAsia="Georgia" w:hAnsi="Georgia" w:cs="Georgia"/>
          <w:spacing w:val="29"/>
          <w:sz w:val="19"/>
          <w:szCs w:val="19"/>
        </w:rPr>
        <w:t xml:space="preserve"> </w:t>
      </w:r>
      <w:r>
        <w:rPr>
          <w:rFonts w:ascii="Georgia" w:eastAsia="Georgia" w:hAnsi="Georgia" w:cs="Georgia"/>
          <w:w w:val="102"/>
          <w:sz w:val="19"/>
          <w:szCs w:val="19"/>
        </w:rPr>
        <w:t>time points</w:t>
      </w:r>
    </w:p>
    <w:p w14:paraId="29374030" w14:textId="77777777" w:rsidR="00E61F9D" w:rsidRDefault="005C64D6">
      <w:pPr>
        <w:spacing w:after="0"/>
        <w:ind w:left="665" w:right="52"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analysis</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inspiratory</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expiratory</w:t>
      </w:r>
      <w:r>
        <w:rPr>
          <w:rFonts w:ascii="Georgia" w:eastAsia="Georgia" w:hAnsi="Georgia" w:cs="Georgia"/>
          <w:spacing w:val="19"/>
          <w:sz w:val="19"/>
          <w:szCs w:val="19"/>
        </w:rPr>
        <w:t xml:space="preserve"> </w:t>
      </w:r>
      <w:r>
        <w:rPr>
          <w:rFonts w:ascii="Georgia" w:eastAsia="Georgia" w:hAnsi="Georgia" w:cs="Georgia"/>
          <w:sz w:val="19"/>
          <w:szCs w:val="19"/>
        </w:rPr>
        <w:t>CT</w:t>
      </w:r>
      <w:r>
        <w:rPr>
          <w:rFonts w:ascii="Georgia" w:eastAsia="Georgia" w:hAnsi="Georgia" w:cs="Georgia"/>
          <w:spacing w:val="7"/>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changes</w:t>
      </w:r>
      <w:r>
        <w:rPr>
          <w:rFonts w:ascii="Georgia" w:eastAsia="Georgia" w:hAnsi="Georgia" w:cs="Georgia"/>
          <w:spacing w:val="15"/>
          <w:sz w:val="19"/>
          <w:szCs w:val="19"/>
        </w:rPr>
        <w:t xml:space="preserve"> </w:t>
      </w:r>
      <w:r>
        <w:rPr>
          <w:rFonts w:ascii="Georgia" w:eastAsia="Georgia" w:hAnsi="Georgia" w:cs="Georgia"/>
          <w:sz w:val="19"/>
          <w:szCs w:val="19"/>
        </w:rPr>
        <w:t>to</w:t>
      </w:r>
      <w:r>
        <w:rPr>
          <w:rFonts w:ascii="Georgia" w:eastAsia="Georgia" w:hAnsi="Georgia" w:cs="Georgia"/>
          <w:spacing w:val="5"/>
          <w:sz w:val="19"/>
          <w:szCs w:val="19"/>
        </w:rPr>
        <w:t xml:space="preserve"> </w:t>
      </w:r>
      <w:r>
        <w:rPr>
          <w:rFonts w:ascii="Georgia" w:eastAsia="Georgia" w:hAnsi="Georgia" w:cs="Georgia"/>
          <w:sz w:val="19"/>
          <w:szCs w:val="19"/>
        </w:rPr>
        <w:t>assess</w:t>
      </w:r>
      <w:r>
        <w:rPr>
          <w:rFonts w:ascii="Georgia" w:eastAsia="Georgia" w:hAnsi="Georgia" w:cs="Georgia"/>
          <w:spacing w:val="12"/>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collapsibility</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remod</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eling</w:t>
      </w:r>
      <w:proofErr w:type="spellEnd"/>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other</w:t>
      </w:r>
      <w:r>
        <w:rPr>
          <w:rFonts w:ascii="Georgia" w:eastAsia="Georgia" w:hAnsi="Georgia" w:cs="Georgia"/>
          <w:spacing w:val="10"/>
          <w:sz w:val="19"/>
          <w:szCs w:val="19"/>
        </w:rPr>
        <w:t xml:space="preserve"> </w:t>
      </w:r>
      <w:r>
        <w:rPr>
          <w:rFonts w:ascii="Georgia" w:eastAsia="Georgia" w:hAnsi="Georgia" w:cs="Georgia"/>
          <w:sz w:val="19"/>
          <w:szCs w:val="19"/>
        </w:rPr>
        <w:t>CT</w:t>
      </w:r>
      <w:r>
        <w:rPr>
          <w:rFonts w:ascii="Georgia" w:eastAsia="Georgia" w:hAnsi="Georgia" w:cs="Georgia"/>
          <w:spacing w:val="6"/>
          <w:sz w:val="19"/>
          <w:szCs w:val="19"/>
        </w:rPr>
        <w:t xml:space="preserve"> </w:t>
      </w:r>
      <w:r>
        <w:rPr>
          <w:rFonts w:ascii="Georgia" w:eastAsia="Georgia" w:hAnsi="Georgia" w:cs="Georgia"/>
          <w:w w:val="102"/>
          <w:sz w:val="19"/>
          <w:szCs w:val="19"/>
        </w:rPr>
        <w:t>markers</w:t>
      </w:r>
    </w:p>
    <w:p w14:paraId="47A62C42" w14:textId="77777777" w:rsidR="00E61F9D" w:rsidRDefault="005C64D6">
      <w:pPr>
        <w:spacing w:after="0"/>
        <w:ind w:left="665" w:right="89"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25"/>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inspiratory</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r>
        <w:rPr>
          <w:rFonts w:ascii="Georgia" w:eastAsia="Georgia" w:hAnsi="Georgia" w:cs="Georgia"/>
          <w:sz w:val="19"/>
          <w:szCs w:val="19"/>
        </w:rPr>
        <w:t>expiratory</w:t>
      </w:r>
      <w:r>
        <w:rPr>
          <w:rFonts w:ascii="Georgia" w:eastAsia="Georgia" w:hAnsi="Georgia" w:cs="Georgia"/>
          <w:spacing w:val="21"/>
          <w:sz w:val="19"/>
          <w:szCs w:val="19"/>
        </w:rPr>
        <w:t xml:space="preserve"> </w:t>
      </w:r>
      <w:r>
        <w:rPr>
          <w:rFonts w:ascii="Georgia" w:eastAsia="Georgia" w:hAnsi="Georgia" w:cs="Georgia"/>
          <w:sz w:val="19"/>
          <w:szCs w:val="19"/>
        </w:rPr>
        <w:t>CT</w:t>
      </w:r>
      <w:r>
        <w:rPr>
          <w:rFonts w:ascii="Georgia" w:eastAsia="Georgia" w:hAnsi="Georgia" w:cs="Georgia"/>
          <w:spacing w:val="9"/>
          <w:sz w:val="19"/>
          <w:szCs w:val="19"/>
        </w:rPr>
        <w:t xml:space="preserve"> </w:t>
      </w:r>
      <w:r>
        <w:rPr>
          <w:rFonts w:ascii="Georgia" w:eastAsia="Georgia" w:hAnsi="Georgia" w:cs="Georgia"/>
          <w:sz w:val="19"/>
          <w:szCs w:val="19"/>
        </w:rPr>
        <w:t>with</w:t>
      </w:r>
      <w:r>
        <w:rPr>
          <w:rFonts w:ascii="Georgia" w:eastAsia="Georgia" w:hAnsi="Georgia" w:cs="Georgia"/>
          <w:spacing w:val="11"/>
          <w:sz w:val="19"/>
          <w:szCs w:val="19"/>
        </w:rPr>
        <w:t xml:space="preserve"> </w:t>
      </w:r>
      <w:r>
        <w:rPr>
          <w:rFonts w:ascii="Georgia" w:eastAsia="Georgia" w:hAnsi="Georgia" w:cs="Georgia"/>
          <w:sz w:val="19"/>
          <w:szCs w:val="19"/>
        </w:rPr>
        <w:t>MRI</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7"/>
          <w:sz w:val="19"/>
          <w:szCs w:val="19"/>
        </w:rPr>
        <w:t xml:space="preserve"> </w:t>
      </w:r>
      <w:r>
        <w:rPr>
          <w:rFonts w:ascii="Georgia" w:eastAsia="Georgia" w:hAnsi="Georgia" w:cs="Georgia"/>
          <w:sz w:val="19"/>
          <w:szCs w:val="19"/>
        </w:rPr>
        <w:t>study</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similarities</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r>
        <w:rPr>
          <w:rFonts w:ascii="Georgia" w:eastAsia="Georgia" w:hAnsi="Georgia" w:cs="Georgia"/>
          <w:sz w:val="19"/>
          <w:szCs w:val="19"/>
        </w:rPr>
        <w:t>differences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w w:val="102"/>
          <w:sz w:val="19"/>
          <w:szCs w:val="19"/>
        </w:rPr>
        <w:t xml:space="preserve">two </w:t>
      </w:r>
      <w:r>
        <w:rPr>
          <w:rFonts w:ascii="Georgia" w:eastAsia="Georgia" w:hAnsi="Georgia" w:cs="Georgia"/>
          <w:sz w:val="19"/>
          <w:szCs w:val="19"/>
        </w:rPr>
        <w:t>modalities</w:t>
      </w:r>
      <w:r>
        <w:rPr>
          <w:rFonts w:ascii="Georgia" w:eastAsia="Georgia" w:hAnsi="Georgia" w:cs="Georgia"/>
          <w:spacing w:val="19"/>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proofErr w:type="spellStart"/>
      <w:r>
        <w:rPr>
          <w:rFonts w:ascii="Georgia" w:eastAsia="Georgia" w:hAnsi="Georgia" w:cs="Georgia"/>
          <w:sz w:val="19"/>
          <w:szCs w:val="19"/>
        </w:rPr>
        <w:t>phenotyping</w:t>
      </w:r>
      <w:proofErr w:type="spellEnd"/>
      <w:r>
        <w:rPr>
          <w:rFonts w:ascii="Georgia" w:eastAsia="Georgia" w:hAnsi="Georgia" w:cs="Georgia"/>
          <w:spacing w:val="22"/>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COPD</w:t>
      </w:r>
      <w:r>
        <w:rPr>
          <w:rFonts w:ascii="Georgia" w:eastAsia="Georgia" w:hAnsi="Georgia" w:cs="Georgia"/>
          <w:spacing w:val="11"/>
          <w:sz w:val="19"/>
          <w:szCs w:val="19"/>
        </w:rPr>
        <w:t xml:space="preserve"> </w:t>
      </w:r>
      <w:r>
        <w:rPr>
          <w:rFonts w:ascii="Georgia" w:eastAsia="Georgia" w:hAnsi="Georgia" w:cs="Georgia"/>
          <w:w w:val="102"/>
          <w:sz w:val="19"/>
          <w:szCs w:val="19"/>
        </w:rPr>
        <w:t>population</w:t>
      </w:r>
    </w:p>
    <w:p w14:paraId="4CFCAA01" w14:textId="77777777" w:rsidR="00E61F9D" w:rsidRDefault="005C64D6">
      <w:pPr>
        <w:spacing w:after="0" w:line="277" w:lineRule="auto"/>
        <w:ind w:left="665" w:right="84" w:hanging="186"/>
        <w:jc w:val="both"/>
        <w:rPr>
          <w:rFonts w:ascii="Georgia" w:eastAsia="Georgia" w:hAnsi="Georgia" w:cs="Georgia"/>
          <w:sz w:val="19"/>
          <w:szCs w:val="19"/>
        </w:rPr>
      </w:pPr>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17"/>
          <w:sz w:val="19"/>
          <w:szCs w:val="19"/>
        </w:rPr>
        <w:t xml:space="preserve">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follow-up</w:t>
      </w:r>
      <w:r>
        <w:rPr>
          <w:rFonts w:ascii="Georgia" w:eastAsia="Georgia" w:hAnsi="Georgia" w:cs="Georgia"/>
          <w:spacing w:val="31"/>
          <w:sz w:val="19"/>
          <w:szCs w:val="19"/>
        </w:rPr>
        <w:t xml:space="preserve"> </w:t>
      </w:r>
      <w:r>
        <w:rPr>
          <w:rFonts w:ascii="Georgia" w:eastAsia="Georgia" w:hAnsi="Georgia" w:cs="Georgia"/>
          <w:sz w:val="19"/>
          <w:szCs w:val="19"/>
        </w:rPr>
        <w:t>MRI</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images</w:t>
      </w:r>
      <w:r>
        <w:rPr>
          <w:rFonts w:ascii="Georgia" w:eastAsia="Georgia" w:hAnsi="Georgia" w:cs="Georgia"/>
          <w:spacing w:val="26"/>
          <w:sz w:val="19"/>
          <w:szCs w:val="19"/>
        </w:rPr>
        <w:t xml:space="preserve"> </w:t>
      </w:r>
      <w:r>
        <w:rPr>
          <w:rFonts w:ascii="Georgia" w:eastAsia="Georgia" w:hAnsi="Georgia" w:cs="Georgia"/>
          <w:sz w:val="19"/>
          <w:szCs w:val="19"/>
        </w:rPr>
        <w:t>(two</w:t>
      </w:r>
      <w:r>
        <w:rPr>
          <w:rFonts w:ascii="Georgia" w:eastAsia="Georgia" w:hAnsi="Georgia" w:cs="Georgia"/>
          <w:spacing w:val="23"/>
          <w:sz w:val="19"/>
          <w:szCs w:val="19"/>
        </w:rPr>
        <w:t xml:space="preserve"> </w:t>
      </w:r>
      <w:r>
        <w:rPr>
          <w:rFonts w:ascii="Georgia" w:eastAsia="Georgia" w:hAnsi="Georgia" w:cs="Georgia"/>
          <w:sz w:val="19"/>
          <w:szCs w:val="19"/>
        </w:rPr>
        <w:t>years)</w:t>
      </w:r>
      <w:r>
        <w:rPr>
          <w:rFonts w:ascii="Georgia" w:eastAsia="Georgia" w:hAnsi="Georgia" w:cs="Georgia"/>
          <w:spacing w:val="24"/>
          <w:sz w:val="19"/>
          <w:szCs w:val="19"/>
        </w:rPr>
        <w:t xml:space="preserve"> </w:t>
      </w:r>
      <w:r>
        <w:rPr>
          <w:rFonts w:ascii="Georgia" w:eastAsia="Georgia" w:hAnsi="Georgia" w:cs="Georgia"/>
          <w:sz w:val="19"/>
          <w:szCs w:val="19"/>
        </w:rPr>
        <w:t>to</w:t>
      </w:r>
      <w:r>
        <w:rPr>
          <w:rFonts w:ascii="Georgia" w:eastAsia="Georgia" w:hAnsi="Georgia" w:cs="Georgia"/>
          <w:spacing w:val="17"/>
          <w:sz w:val="19"/>
          <w:szCs w:val="19"/>
        </w:rPr>
        <w:t xml:space="preserve"> </w:t>
      </w:r>
      <w:r>
        <w:rPr>
          <w:rFonts w:ascii="Georgia" w:eastAsia="Georgia" w:hAnsi="Georgia" w:cs="Georgia"/>
          <w:sz w:val="19"/>
          <w:szCs w:val="19"/>
        </w:rPr>
        <w:t>determine</w:t>
      </w:r>
      <w:r>
        <w:rPr>
          <w:rFonts w:ascii="Georgia" w:eastAsia="Georgia" w:hAnsi="Georgia" w:cs="Georgia"/>
          <w:spacing w:val="31"/>
          <w:sz w:val="19"/>
          <w:szCs w:val="19"/>
        </w:rPr>
        <w:t xml:space="preserve"> </w:t>
      </w:r>
      <w:r>
        <w:rPr>
          <w:rFonts w:ascii="Georgia" w:eastAsia="Georgia" w:hAnsi="Georgia" w:cs="Georgia"/>
          <w:sz w:val="19"/>
          <w:szCs w:val="19"/>
        </w:rPr>
        <w:t>if</w:t>
      </w:r>
      <w:r>
        <w:rPr>
          <w:rFonts w:ascii="Georgia" w:eastAsia="Georgia" w:hAnsi="Georgia" w:cs="Georgia"/>
          <w:spacing w:val="16"/>
          <w:sz w:val="19"/>
          <w:szCs w:val="19"/>
        </w:rPr>
        <w:t xml:space="preserve"> </w:t>
      </w:r>
      <w:r>
        <w:rPr>
          <w:rFonts w:ascii="Georgia" w:eastAsia="Georgia" w:hAnsi="Georgia" w:cs="Georgia"/>
          <w:sz w:val="19"/>
          <w:szCs w:val="19"/>
        </w:rPr>
        <w:t>disease</w:t>
      </w:r>
      <w:r>
        <w:rPr>
          <w:rFonts w:ascii="Georgia" w:eastAsia="Georgia" w:hAnsi="Georgia" w:cs="Georgia"/>
          <w:spacing w:val="27"/>
          <w:sz w:val="19"/>
          <w:szCs w:val="19"/>
        </w:rPr>
        <w:t xml:space="preserve"> </w:t>
      </w:r>
      <w:r>
        <w:rPr>
          <w:rFonts w:ascii="Georgia" w:eastAsia="Georgia" w:hAnsi="Georgia" w:cs="Georgia"/>
          <w:sz w:val="19"/>
          <w:szCs w:val="19"/>
        </w:rPr>
        <w:t>progression</w:t>
      </w:r>
      <w:r>
        <w:rPr>
          <w:rFonts w:ascii="Georgia" w:eastAsia="Georgia" w:hAnsi="Georgia" w:cs="Georgia"/>
          <w:spacing w:val="34"/>
          <w:sz w:val="19"/>
          <w:szCs w:val="19"/>
        </w:rPr>
        <w:t xml:space="preserve"> </w:t>
      </w:r>
      <w:r>
        <w:rPr>
          <w:rFonts w:ascii="Georgia" w:eastAsia="Georgia" w:hAnsi="Georgia" w:cs="Georgia"/>
          <w:sz w:val="19"/>
          <w:szCs w:val="19"/>
        </w:rPr>
        <w:t>is</w:t>
      </w:r>
      <w:r>
        <w:rPr>
          <w:rFonts w:ascii="Georgia" w:eastAsia="Georgia" w:hAnsi="Georgia" w:cs="Georgia"/>
          <w:spacing w:val="17"/>
          <w:sz w:val="19"/>
          <w:szCs w:val="19"/>
        </w:rPr>
        <w:t xml:space="preserve"> </w:t>
      </w:r>
      <w:r>
        <w:rPr>
          <w:rFonts w:ascii="Georgia" w:eastAsia="Georgia" w:hAnsi="Georgia" w:cs="Georgia"/>
          <w:sz w:val="19"/>
          <w:szCs w:val="19"/>
        </w:rPr>
        <w:t>in</w:t>
      </w:r>
      <w:r>
        <w:rPr>
          <w:rFonts w:ascii="Georgia" w:eastAsia="Georgia" w:hAnsi="Georgia" w:cs="Georgia"/>
          <w:spacing w:val="19"/>
          <w:sz w:val="19"/>
          <w:szCs w:val="19"/>
        </w:rPr>
        <w:t xml:space="preserve"> </w:t>
      </w:r>
      <w:r>
        <w:rPr>
          <w:rFonts w:ascii="Georgia" w:eastAsia="Georgia" w:hAnsi="Georgia" w:cs="Georgia"/>
          <w:sz w:val="19"/>
          <w:szCs w:val="19"/>
        </w:rPr>
        <w:t>part</w:t>
      </w:r>
      <w:r>
        <w:rPr>
          <w:rFonts w:ascii="Georgia" w:eastAsia="Georgia" w:hAnsi="Georgia" w:cs="Georgia"/>
          <w:spacing w:val="21"/>
          <w:sz w:val="19"/>
          <w:szCs w:val="19"/>
        </w:rPr>
        <w:t xml:space="preserve"> </w:t>
      </w:r>
      <w:r>
        <w:rPr>
          <w:rFonts w:ascii="Georgia" w:eastAsia="Georgia" w:hAnsi="Georgia" w:cs="Georgia"/>
          <w:sz w:val="19"/>
          <w:szCs w:val="19"/>
        </w:rPr>
        <w:t>caused</w:t>
      </w:r>
      <w:r>
        <w:rPr>
          <w:rFonts w:ascii="Georgia" w:eastAsia="Georgia" w:hAnsi="Georgia" w:cs="Georgia"/>
          <w:spacing w:val="26"/>
          <w:sz w:val="19"/>
          <w:szCs w:val="19"/>
        </w:rPr>
        <w:t xml:space="preserve"> </w:t>
      </w:r>
      <w:r>
        <w:rPr>
          <w:rFonts w:ascii="Georgia" w:eastAsia="Georgia" w:hAnsi="Georgia" w:cs="Georgia"/>
          <w:w w:val="102"/>
          <w:sz w:val="19"/>
          <w:szCs w:val="19"/>
        </w:rPr>
        <w:t xml:space="preserve">by </w:t>
      </w:r>
      <w:r>
        <w:rPr>
          <w:rFonts w:ascii="Georgia" w:eastAsia="Georgia" w:hAnsi="Georgia" w:cs="Georgia"/>
          <w:sz w:val="19"/>
          <w:szCs w:val="19"/>
        </w:rPr>
        <w:t>excessive</w:t>
      </w:r>
      <w:r>
        <w:rPr>
          <w:rFonts w:ascii="Georgia" w:eastAsia="Georgia" w:hAnsi="Georgia" w:cs="Georgia"/>
          <w:spacing w:val="21"/>
          <w:sz w:val="19"/>
          <w:szCs w:val="19"/>
        </w:rPr>
        <w:t xml:space="preserve"> </w:t>
      </w:r>
      <w:r>
        <w:rPr>
          <w:rFonts w:ascii="Georgia" w:eastAsia="Georgia" w:hAnsi="Georgia" w:cs="Georgia"/>
          <w:sz w:val="19"/>
          <w:szCs w:val="19"/>
        </w:rPr>
        <w:t>stretch</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1"/>
          <w:sz w:val="19"/>
          <w:szCs w:val="19"/>
        </w:rPr>
        <w:t xml:space="preserve"> </w:t>
      </w:r>
      <w:r>
        <w:rPr>
          <w:rFonts w:ascii="Georgia" w:eastAsia="Georgia" w:hAnsi="Georgia" w:cs="Georgia"/>
          <w:sz w:val="19"/>
          <w:szCs w:val="19"/>
        </w:rPr>
        <w:t>regions</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lung</w:t>
      </w:r>
      <w:r>
        <w:rPr>
          <w:rFonts w:ascii="Georgia" w:eastAsia="Georgia" w:hAnsi="Georgia" w:cs="Georgia"/>
          <w:spacing w:val="13"/>
          <w:sz w:val="19"/>
          <w:szCs w:val="19"/>
        </w:rPr>
        <w:t xml:space="preserve"> </w:t>
      </w:r>
      <w:r>
        <w:rPr>
          <w:rFonts w:ascii="Georgia" w:eastAsia="Georgia" w:hAnsi="Georgia" w:cs="Georgia"/>
          <w:sz w:val="19"/>
          <w:szCs w:val="19"/>
        </w:rPr>
        <w:t>next</w:t>
      </w:r>
      <w:r>
        <w:rPr>
          <w:rFonts w:ascii="Georgia" w:eastAsia="Georgia" w:hAnsi="Georgia" w:cs="Georgia"/>
          <w:spacing w:val="13"/>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blocked-off</w:t>
      </w:r>
      <w:r>
        <w:rPr>
          <w:rFonts w:ascii="Georgia" w:eastAsia="Georgia" w:hAnsi="Georgia" w:cs="Georgia"/>
          <w:spacing w:val="25"/>
          <w:sz w:val="19"/>
          <w:szCs w:val="19"/>
        </w:rPr>
        <w:t xml:space="preserve"> </w:t>
      </w:r>
      <w:r>
        <w:rPr>
          <w:rFonts w:ascii="Georgia" w:eastAsia="Georgia" w:hAnsi="Georgia" w:cs="Georgia"/>
          <w:sz w:val="19"/>
          <w:szCs w:val="19"/>
        </w:rPr>
        <w:t>areas</w:t>
      </w:r>
      <w:r>
        <w:rPr>
          <w:rFonts w:ascii="Georgia" w:eastAsia="Georgia" w:hAnsi="Georgia" w:cs="Georgia"/>
          <w:spacing w:val="15"/>
          <w:sz w:val="19"/>
          <w:szCs w:val="19"/>
        </w:rPr>
        <w:t xml:space="preserve"> </w:t>
      </w:r>
      <w:r>
        <w:rPr>
          <w:rFonts w:ascii="Georgia" w:eastAsia="Georgia" w:hAnsi="Georgia" w:cs="Georgia"/>
          <w:sz w:val="19"/>
          <w:szCs w:val="19"/>
        </w:rPr>
        <w:t>unable</w:t>
      </w:r>
      <w:r>
        <w:rPr>
          <w:rFonts w:ascii="Georgia" w:eastAsia="Georgia" w:hAnsi="Georgia" w:cs="Georgia"/>
          <w:spacing w:val="17"/>
          <w:sz w:val="19"/>
          <w:szCs w:val="19"/>
        </w:rPr>
        <w:t xml:space="preserve"> </w:t>
      </w:r>
      <w:r>
        <w:rPr>
          <w:rFonts w:ascii="Georgia" w:eastAsia="Georgia" w:hAnsi="Georgia" w:cs="Georgia"/>
          <w:sz w:val="19"/>
          <w:szCs w:val="19"/>
        </w:rPr>
        <w:t>to</w:t>
      </w:r>
      <w:r>
        <w:rPr>
          <w:rFonts w:ascii="Georgia" w:eastAsia="Georgia" w:hAnsi="Georgia" w:cs="Georgia"/>
          <w:spacing w:val="9"/>
          <w:sz w:val="19"/>
          <w:szCs w:val="19"/>
        </w:rPr>
        <w:t xml:space="preserve"> </w:t>
      </w:r>
      <w:r>
        <w:rPr>
          <w:rFonts w:ascii="Georgia" w:eastAsia="Georgia" w:hAnsi="Georgia" w:cs="Georgia"/>
          <w:sz w:val="19"/>
          <w:szCs w:val="19"/>
        </w:rPr>
        <w:t>inflate</w:t>
      </w:r>
      <w:r>
        <w:rPr>
          <w:rFonts w:ascii="Georgia" w:eastAsia="Georgia" w:hAnsi="Georgia" w:cs="Georgia"/>
          <w:spacing w:val="17"/>
          <w:sz w:val="19"/>
          <w:szCs w:val="19"/>
        </w:rPr>
        <w:t xml:space="preserve"> </w:t>
      </w:r>
      <w:r>
        <w:rPr>
          <w:rFonts w:ascii="Georgia" w:eastAsia="Georgia" w:hAnsi="Georgia" w:cs="Georgia"/>
          <w:sz w:val="19"/>
          <w:szCs w:val="19"/>
        </w:rPr>
        <w:t>normally</w:t>
      </w:r>
      <w:r>
        <w:rPr>
          <w:rFonts w:ascii="Georgia" w:eastAsia="Georgia" w:hAnsi="Georgia" w:cs="Georgia"/>
          <w:spacing w:val="21"/>
          <w:sz w:val="19"/>
          <w:szCs w:val="19"/>
        </w:rPr>
        <w:t xml:space="preserve"> </w:t>
      </w:r>
      <w:r>
        <w:rPr>
          <w:rFonts w:ascii="Georgia" w:eastAsia="Georgia" w:hAnsi="Georgia" w:cs="Georgia"/>
          <w:sz w:val="19"/>
          <w:szCs w:val="19"/>
        </w:rPr>
        <w:t>(based</w:t>
      </w:r>
      <w:r>
        <w:rPr>
          <w:rFonts w:ascii="Georgia" w:eastAsia="Georgia" w:hAnsi="Georgia" w:cs="Georgia"/>
          <w:spacing w:val="17"/>
          <w:sz w:val="19"/>
          <w:szCs w:val="19"/>
        </w:rPr>
        <w:t xml:space="preserve"> </w:t>
      </w:r>
      <w:r>
        <w:rPr>
          <w:rFonts w:ascii="Georgia" w:eastAsia="Georgia" w:hAnsi="Georgia" w:cs="Georgia"/>
          <w:sz w:val="19"/>
          <w:szCs w:val="19"/>
        </w:rPr>
        <w:t>on</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11"/>
          <w:sz w:val="19"/>
          <w:szCs w:val="19"/>
        </w:rPr>
        <w:t xml:space="preserve"> </w:t>
      </w:r>
      <w:r>
        <w:rPr>
          <w:rFonts w:ascii="Georgia" w:eastAsia="Georgia" w:hAnsi="Georgia" w:cs="Georgia"/>
          <w:sz w:val="19"/>
          <w:szCs w:val="19"/>
        </w:rPr>
        <w:t>baseline</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MRI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w w:val="102"/>
          <w:sz w:val="19"/>
          <w:szCs w:val="19"/>
        </w:rPr>
        <w:t>CT)</w:t>
      </w:r>
    </w:p>
    <w:p w14:paraId="1412D3E3" w14:textId="77777777" w:rsidR="00E61F9D" w:rsidRDefault="005C64D6">
      <w:pPr>
        <w:spacing w:before="59" w:after="0" w:line="277" w:lineRule="auto"/>
        <w:ind w:left="113" w:right="51" w:firstLine="7"/>
        <w:jc w:val="both"/>
        <w:rPr>
          <w:rFonts w:ascii="Georgia" w:eastAsia="Georgia" w:hAnsi="Georgia" w:cs="Georgia"/>
          <w:sz w:val="19"/>
          <w:szCs w:val="19"/>
        </w:rPr>
      </w:pPr>
      <w:r>
        <w:rPr>
          <w:rFonts w:ascii="Georgia" w:eastAsia="Georgia" w:hAnsi="Georgia" w:cs="Georgia"/>
          <w:b/>
          <w:bCs/>
          <w:sz w:val="19"/>
          <w:szCs w:val="19"/>
        </w:rPr>
        <w:t>3(c.3.4)</w:t>
      </w:r>
      <w:r>
        <w:rPr>
          <w:rFonts w:ascii="Georgia" w:eastAsia="Georgia" w:hAnsi="Georgia" w:cs="Georgia"/>
          <w:b/>
          <w:bCs/>
          <w:spacing w:val="4"/>
          <w:sz w:val="19"/>
          <w:szCs w:val="19"/>
        </w:rPr>
        <w:t xml:space="preserve"> </w:t>
      </w:r>
      <w:r>
        <w:rPr>
          <w:rFonts w:ascii="Georgia" w:eastAsia="Georgia" w:hAnsi="Georgia" w:cs="Georgia"/>
          <w:b/>
          <w:bCs/>
          <w:sz w:val="19"/>
          <w:szCs w:val="19"/>
        </w:rPr>
        <w:t>Advanced</w:t>
      </w:r>
      <w:r>
        <w:rPr>
          <w:rFonts w:ascii="Georgia" w:eastAsia="Georgia" w:hAnsi="Georgia" w:cs="Georgia"/>
          <w:b/>
          <w:bCs/>
          <w:spacing w:val="8"/>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 xml:space="preserve"> </w:t>
      </w:r>
      <w:r>
        <w:rPr>
          <w:rFonts w:ascii="Georgia" w:eastAsia="Georgia" w:hAnsi="Georgia" w:cs="Georgia"/>
          <w:b/>
          <w:bCs/>
          <w:sz w:val="19"/>
          <w:szCs w:val="19"/>
        </w:rPr>
        <w:t>analysis</w:t>
      </w:r>
      <w:r>
        <w:rPr>
          <w:rFonts w:ascii="Georgia" w:eastAsia="Georgia" w:hAnsi="Georgia" w:cs="Georgia"/>
          <w:b/>
          <w:bCs/>
          <w:spacing w:val="5"/>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CT</w:t>
      </w:r>
      <w:r>
        <w:rPr>
          <w:rFonts w:ascii="Georgia" w:eastAsia="Georgia" w:hAnsi="Georgia" w:cs="Georgia"/>
          <w:b/>
          <w:bCs/>
          <w:spacing w:val="-6"/>
          <w:sz w:val="19"/>
          <w:szCs w:val="19"/>
        </w:rPr>
        <w:t xml:space="preserve"> </w:t>
      </w:r>
      <w:r>
        <w:rPr>
          <w:rFonts w:ascii="Georgia" w:eastAsia="Georgia" w:hAnsi="Georgia" w:cs="Georgia"/>
          <w:b/>
          <w:bCs/>
          <w:sz w:val="19"/>
          <w:szCs w:val="19"/>
        </w:rPr>
        <w:t>for</w:t>
      </w:r>
      <w:r>
        <w:rPr>
          <w:rFonts w:ascii="Georgia" w:eastAsia="Georgia" w:hAnsi="Georgia" w:cs="Georgia"/>
          <w:b/>
          <w:bCs/>
          <w:spacing w:val="-4"/>
          <w:sz w:val="19"/>
          <w:szCs w:val="19"/>
        </w:rPr>
        <w:t xml:space="preserve"> </w:t>
      </w:r>
      <w:r>
        <w:rPr>
          <w:rFonts w:ascii="Georgia" w:eastAsia="Georgia" w:hAnsi="Georgia" w:cs="Georgia"/>
          <w:b/>
          <w:bCs/>
          <w:sz w:val="19"/>
          <w:szCs w:val="19"/>
        </w:rPr>
        <w:t>early</w:t>
      </w:r>
      <w:r>
        <w:rPr>
          <w:rFonts w:ascii="Georgia" w:eastAsia="Georgia" w:hAnsi="Georgia" w:cs="Georgia"/>
          <w:b/>
          <w:bCs/>
          <w:spacing w:val="-1"/>
          <w:sz w:val="19"/>
          <w:szCs w:val="19"/>
        </w:rPr>
        <w:t xml:space="preserve"> </w:t>
      </w:r>
      <w:r>
        <w:rPr>
          <w:rFonts w:ascii="Georgia" w:eastAsia="Georgia" w:hAnsi="Georgia" w:cs="Georgia"/>
          <w:b/>
          <w:bCs/>
          <w:sz w:val="19"/>
          <w:szCs w:val="19"/>
        </w:rPr>
        <w:t>diagnosis</w:t>
      </w:r>
      <w:r>
        <w:rPr>
          <w:rFonts w:ascii="Georgia" w:eastAsia="Georgia" w:hAnsi="Georgia" w:cs="Georgia"/>
          <w:b/>
          <w:bCs/>
          <w:spacing w:val="8"/>
          <w:sz w:val="19"/>
          <w:szCs w:val="19"/>
        </w:rPr>
        <w:t xml:space="preserve"> </w:t>
      </w:r>
      <w:r>
        <w:rPr>
          <w:rFonts w:ascii="Georgia" w:eastAsia="Georgia" w:hAnsi="Georgia" w:cs="Georgia"/>
          <w:b/>
          <w:bCs/>
          <w:sz w:val="19"/>
          <w:szCs w:val="19"/>
        </w:rPr>
        <w:t>and</w:t>
      </w:r>
      <w:r>
        <w:rPr>
          <w:rFonts w:ascii="Georgia" w:eastAsia="Georgia" w:hAnsi="Georgia" w:cs="Georgia"/>
          <w:b/>
          <w:bCs/>
          <w:spacing w:val="-4"/>
          <w:sz w:val="19"/>
          <w:szCs w:val="19"/>
        </w:rPr>
        <w:t xml:space="preserve"> </w:t>
      </w:r>
      <w:r>
        <w:rPr>
          <w:rFonts w:ascii="Georgia" w:eastAsia="Georgia" w:hAnsi="Georgia" w:cs="Georgia"/>
          <w:b/>
          <w:bCs/>
          <w:sz w:val="19"/>
          <w:szCs w:val="19"/>
        </w:rPr>
        <w:t>prognosis</w:t>
      </w:r>
      <w:r>
        <w:rPr>
          <w:rFonts w:ascii="Georgia" w:eastAsia="Georgia" w:hAnsi="Georgia" w:cs="Georgia"/>
          <w:b/>
          <w:bCs/>
          <w:spacing w:val="8"/>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bronchiolitis</w:t>
      </w:r>
      <w:r>
        <w:rPr>
          <w:rFonts w:ascii="Georgia" w:eastAsia="Georgia" w:hAnsi="Georgia" w:cs="Georgia"/>
          <w:b/>
          <w:bCs/>
          <w:spacing w:val="15"/>
          <w:sz w:val="19"/>
          <w:szCs w:val="19"/>
        </w:rPr>
        <w:t xml:space="preserve"> </w:t>
      </w:r>
      <w:proofErr w:type="spellStart"/>
      <w:r>
        <w:rPr>
          <w:rFonts w:ascii="Georgia" w:eastAsia="Georgia" w:hAnsi="Georgia" w:cs="Georgia"/>
          <w:b/>
          <w:bCs/>
          <w:sz w:val="19"/>
          <w:szCs w:val="19"/>
        </w:rPr>
        <w:t>obliterans</w:t>
      </w:r>
      <w:proofErr w:type="spellEnd"/>
      <w:r>
        <w:rPr>
          <w:rFonts w:ascii="Georgia" w:eastAsia="Georgia" w:hAnsi="Georgia" w:cs="Georgia"/>
          <w:b/>
          <w:bCs/>
          <w:spacing w:val="9"/>
          <w:sz w:val="19"/>
          <w:szCs w:val="19"/>
        </w:rPr>
        <w:t xml:space="preserve"> </w:t>
      </w:r>
      <w:r>
        <w:rPr>
          <w:rFonts w:ascii="Georgia" w:eastAsia="Georgia" w:hAnsi="Georgia" w:cs="Georgia"/>
          <w:b/>
          <w:bCs/>
          <w:w w:val="102"/>
          <w:sz w:val="19"/>
          <w:szCs w:val="19"/>
        </w:rPr>
        <w:t xml:space="preserve">syndrome </w:t>
      </w:r>
      <w:r>
        <w:rPr>
          <w:rFonts w:ascii="Georgia" w:eastAsia="Georgia" w:hAnsi="Georgia" w:cs="Georgia"/>
          <w:b/>
          <w:bCs/>
          <w:sz w:val="19"/>
          <w:szCs w:val="19"/>
        </w:rPr>
        <w:t>(BOS)</w:t>
      </w:r>
      <w:r>
        <w:rPr>
          <w:rFonts w:ascii="Georgia" w:eastAsia="Georgia" w:hAnsi="Georgia" w:cs="Georgia"/>
          <w:b/>
          <w:bCs/>
          <w:spacing w:val="32"/>
          <w:sz w:val="19"/>
          <w:szCs w:val="19"/>
        </w:rPr>
        <w:t xml:space="preserve"> </w:t>
      </w:r>
      <w:r>
        <w:rPr>
          <w:rFonts w:ascii="Georgia" w:eastAsia="Georgia" w:hAnsi="Georgia" w:cs="Georgia"/>
          <w:b/>
          <w:bCs/>
          <w:sz w:val="19"/>
          <w:szCs w:val="19"/>
        </w:rPr>
        <w:t>in</w:t>
      </w:r>
      <w:r>
        <w:rPr>
          <w:rFonts w:ascii="Georgia" w:eastAsia="Georgia" w:hAnsi="Georgia" w:cs="Georgia"/>
          <w:b/>
          <w:bCs/>
          <w:spacing w:val="24"/>
          <w:sz w:val="19"/>
          <w:szCs w:val="19"/>
        </w:rPr>
        <w:t xml:space="preserve"> </w:t>
      </w:r>
      <w:r>
        <w:rPr>
          <w:rFonts w:ascii="Georgia" w:eastAsia="Georgia" w:hAnsi="Georgia" w:cs="Georgia"/>
          <w:b/>
          <w:bCs/>
          <w:sz w:val="19"/>
          <w:szCs w:val="19"/>
        </w:rPr>
        <w:t>lung</w:t>
      </w:r>
      <w:r>
        <w:rPr>
          <w:rFonts w:ascii="Georgia" w:eastAsia="Georgia" w:hAnsi="Georgia" w:cs="Georgia"/>
          <w:b/>
          <w:bCs/>
          <w:spacing w:val="29"/>
          <w:sz w:val="19"/>
          <w:szCs w:val="19"/>
        </w:rPr>
        <w:t xml:space="preserve"> </w:t>
      </w:r>
      <w:r>
        <w:rPr>
          <w:rFonts w:ascii="Georgia" w:eastAsia="Georgia" w:hAnsi="Georgia" w:cs="Georgia"/>
          <w:b/>
          <w:bCs/>
          <w:sz w:val="19"/>
          <w:szCs w:val="19"/>
        </w:rPr>
        <w:t>transplant</w:t>
      </w:r>
      <w:r>
        <w:rPr>
          <w:rFonts w:ascii="Georgia" w:eastAsia="Georgia" w:hAnsi="Georgia" w:cs="Georgia"/>
          <w:b/>
          <w:bCs/>
          <w:spacing w:val="40"/>
          <w:sz w:val="19"/>
          <w:szCs w:val="19"/>
        </w:rPr>
        <w:t xml:space="preserve"> </w:t>
      </w:r>
      <w:r>
        <w:rPr>
          <w:rFonts w:ascii="Georgia" w:eastAsia="Georgia" w:hAnsi="Georgia" w:cs="Georgia"/>
          <w:b/>
          <w:bCs/>
          <w:sz w:val="19"/>
          <w:szCs w:val="19"/>
        </w:rPr>
        <w:t xml:space="preserve">patients. </w:t>
      </w:r>
      <w:r>
        <w:rPr>
          <w:rFonts w:ascii="Georgia" w:eastAsia="Georgia" w:hAnsi="Georgia" w:cs="Georgia"/>
          <w:b/>
          <w:bCs/>
          <w:spacing w:val="37"/>
          <w:sz w:val="19"/>
          <w:szCs w:val="19"/>
        </w:rPr>
        <w:t xml:space="preserve"> </w:t>
      </w:r>
      <w:r>
        <w:rPr>
          <w:rFonts w:ascii="Georgia" w:eastAsia="Georgia" w:hAnsi="Georgia" w:cs="Georgia"/>
          <w:sz w:val="19"/>
          <w:szCs w:val="19"/>
        </w:rPr>
        <w:t>Co-</w:t>
      </w:r>
      <w:proofErr w:type="gramStart"/>
      <w:r>
        <w:rPr>
          <w:rFonts w:ascii="Georgia" w:eastAsia="Georgia" w:hAnsi="Georgia" w:cs="Georgia"/>
          <w:sz w:val="19"/>
          <w:szCs w:val="19"/>
        </w:rPr>
        <w:t xml:space="preserve">investigators </w:t>
      </w:r>
      <w:r>
        <w:rPr>
          <w:rFonts w:ascii="Georgia" w:eastAsia="Georgia" w:hAnsi="Georgia" w:cs="Georgia"/>
          <w:spacing w:val="1"/>
          <w:sz w:val="19"/>
          <w:szCs w:val="19"/>
        </w:rPr>
        <w:t xml:space="preserve"> </w:t>
      </w:r>
      <w:r>
        <w:rPr>
          <w:rFonts w:ascii="Georgia" w:eastAsia="Georgia" w:hAnsi="Georgia" w:cs="Georgia"/>
          <w:b/>
          <w:bCs/>
          <w:sz w:val="19"/>
          <w:szCs w:val="19"/>
        </w:rPr>
        <w:t>Eduardo</w:t>
      </w:r>
      <w:proofErr w:type="gramEnd"/>
      <w:r>
        <w:rPr>
          <w:rFonts w:ascii="Georgia" w:eastAsia="Georgia" w:hAnsi="Georgia" w:cs="Georgia"/>
          <w:b/>
          <w:bCs/>
          <w:spacing w:val="37"/>
          <w:sz w:val="19"/>
          <w:szCs w:val="19"/>
        </w:rPr>
        <w:t xml:space="preserve"> </w:t>
      </w:r>
      <w:r>
        <w:rPr>
          <w:rFonts w:ascii="Georgia" w:eastAsia="Georgia" w:hAnsi="Georgia" w:cs="Georgia"/>
          <w:b/>
          <w:bCs/>
          <w:sz w:val="19"/>
          <w:szCs w:val="19"/>
        </w:rPr>
        <w:t>Barbosa</w:t>
      </w:r>
      <w:r>
        <w:rPr>
          <w:rFonts w:ascii="Georgia" w:eastAsia="Georgia" w:hAnsi="Georgia" w:cs="Georgia"/>
          <w:b/>
          <w:bCs/>
          <w:spacing w:val="33"/>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r>
        <w:rPr>
          <w:rFonts w:ascii="Georgia" w:eastAsia="Georgia" w:hAnsi="Georgia" w:cs="Georgia"/>
          <w:b/>
          <w:bCs/>
          <w:sz w:val="19"/>
          <w:szCs w:val="19"/>
        </w:rPr>
        <w:t>Warren</w:t>
      </w:r>
      <w:r>
        <w:rPr>
          <w:rFonts w:ascii="Georgia" w:eastAsia="Georgia" w:hAnsi="Georgia" w:cs="Georgia"/>
          <w:b/>
          <w:bCs/>
          <w:spacing w:val="35"/>
          <w:sz w:val="19"/>
          <w:szCs w:val="19"/>
        </w:rPr>
        <w:t xml:space="preserve"> </w:t>
      </w:r>
      <w:proofErr w:type="spellStart"/>
      <w:r>
        <w:rPr>
          <w:rFonts w:ascii="Georgia" w:eastAsia="Georgia" w:hAnsi="Georgia" w:cs="Georgia"/>
          <w:b/>
          <w:bCs/>
          <w:sz w:val="19"/>
          <w:szCs w:val="19"/>
        </w:rPr>
        <w:t>Gefter</w:t>
      </w:r>
      <w:proofErr w:type="spellEnd"/>
      <w:r>
        <w:rPr>
          <w:rFonts w:ascii="Georgia" w:eastAsia="Georgia" w:hAnsi="Georgia" w:cs="Georgia"/>
          <w:b/>
          <w:bCs/>
          <w:spacing w:val="29"/>
          <w:sz w:val="19"/>
          <w:szCs w:val="19"/>
        </w:rPr>
        <w:t xml:space="preserve"> </w:t>
      </w:r>
      <w:r>
        <w:rPr>
          <w:rFonts w:ascii="Georgia" w:eastAsia="Georgia" w:hAnsi="Georgia" w:cs="Georgia"/>
          <w:sz w:val="19"/>
          <w:szCs w:val="19"/>
        </w:rPr>
        <w:t>are</w:t>
      </w:r>
      <w:r>
        <w:rPr>
          <w:rFonts w:ascii="Georgia" w:eastAsia="Georgia" w:hAnsi="Georgia" w:cs="Georgia"/>
          <w:spacing w:val="24"/>
          <w:sz w:val="19"/>
          <w:szCs w:val="19"/>
        </w:rPr>
        <w:t xml:space="preserve"> </w:t>
      </w:r>
      <w:r>
        <w:rPr>
          <w:rFonts w:ascii="Georgia" w:eastAsia="Georgia" w:hAnsi="Georgia" w:cs="Georgia"/>
          <w:sz w:val="19"/>
          <w:szCs w:val="19"/>
        </w:rPr>
        <w:t>conducting</w:t>
      </w:r>
      <w:r>
        <w:rPr>
          <w:rFonts w:ascii="Georgia" w:eastAsia="Georgia" w:hAnsi="Georgia" w:cs="Georgia"/>
          <w:spacing w:val="38"/>
          <w:sz w:val="19"/>
          <w:szCs w:val="19"/>
        </w:rPr>
        <w:t xml:space="preserve"> </w:t>
      </w:r>
      <w:r>
        <w:rPr>
          <w:rFonts w:ascii="Georgia" w:eastAsia="Georgia" w:hAnsi="Georgia" w:cs="Georgia"/>
          <w:sz w:val="19"/>
          <w:szCs w:val="19"/>
        </w:rPr>
        <w:t>a</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retro- </w:t>
      </w:r>
      <w:proofErr w:type="spellStart"/>
      <w:r>
        <w:rPr>
          <w:rFonts w:ascii="Georgia" w:eastAsia="Georgia" w:hAnsi="Georgia" w:cs="Georgia"/>
          <w:sz w:val="19"/>
          <w:szCs w:val="19"/>
        </w:rPr>
        <w:t>spective</w:t>
      </w:r>
      <w:proofErr w:type="spellEnd"/>
      <w:r>
        <w:rPr>
          <w:rFonts w:ascii="Georgia" w:eastAsia="Georgia" w:hAnsi="Georgia" w:cs="Georgia"/>
          <w:spacing w:val="28"/>
          <w:sz w:val="19"/>
          <w:szCs w:val="19"/>
        </w:rPr>
        <w:t xml:space="preserve"> </w:t>
      </w:r>
      <w:r>
        <w:rPr>
          <w:rFonts w:ascii="Georgia" w:eastAsia="Georgia" w:hAnsi="Georgia" w:cs="Georgia"/>
          <w:sz w:val="19"/>
          <w:szCs w:val="19"/>
        </w:rPr>
        <w:t>study</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more</w:t>
      </w:r>
      <w:r>
        <w:rPr>
          <w:rFonts w:ascii="Georgia" w:eastAsia="Georgia" w:hAnsi="Georgia" w:cs="Georgia"/>
          <w:spacing w:val="24"/>
          <w:sz w:val="19"/>
          <w:szCs w:val="19"/>
        </w:rPr>
        <w:t xml:space="preserve"> </w:t>
      </w:r>
      <w:r>
        <w:rPr>
          <w:rFonts w:ascii="Georgia" w:eastAsia="Georgia" w:hAnsi="Georgia" w:cs="Georgia"/>
          <w:sz w:val="19"/>
          <w:szCs w:val="19"/>
        </w:rPr>
        <w:t>than</w:t>
      </w:r>
      <w:r>
        <w:rPr>
          <w:rFonts w:ascii="Georgia" w:eastAsia="Georgia" w:hAnsi="Georgia" w:cs="Georgia"/>
          <w:spacing w:val="23"/>
          <w:sz w:val="19"/>
          <w:szCs w:val="19"/>
        </w:rPr>
        <w:t xml:space="preserve"> </w:t>
      </w:r>
      <w:r>
        <w:rPr>
          <w:rFonts w:ascii="Georgia" w:eastAsia="Georgia" w:hAnsi="Georgia" w:cs="Georgia"/>
          <w:sz w:val="19"/>
          <w:szCs w:val="19"/>
        </w:rPr>
        <w:t>300</w:t>
      </w:r>
      <w:r>
        <w:rPr>
          <w:rFonts w:ascii="Georgia" w:eastAsia="Georgia" w:hAnsi="Georgia" w:cs="Georgia"/>
          <w:spacing w:val="22"/>
          <w:sz w:val="19"/>
          <w:szCs w:val="19"/>
        </w:rPr>
        <w:t xml:space="preserve"> </w:t>
      </w:r>
      <w:r>
        <w:rPr>
          <w:rFonts w:ascii="Georgia" w:eastAsia="Georgia" w:hAnsi="Georgia" w:cs="Georgia"/>
          <w:sz w:val="19"/>
          <w:szCs w:val="19"/>
        </w:rPr>
        <w:t>lung</w:t>
      </w:r>
      <w:r>
        <w:rPr>
          <w:rFonts w:ascii="Georgia" w:eastAsia="Georgia" w:hAnsi="Georgia" w:cs="Georgia"/>
          <w:spacing w:val="22"/>
          <w:sz w:val="19"/>
          <w:szCs w:val="19"/>
        </w:rPr>
        <w:t xml:space="preserve"> </w:t>
      </w:r>
      <w:r>
        <w:rPr>
          <w:rFonts w:ascii="Georgia" w:eastAsia="Georgia" w:hAnsi="Georgia" w:cs="Georgia"/>
          <w:sz w:val="19"/>
          <w:szCs w:val="19"/>
        </w:rPr>
        <w:t>transplant</w:t>
      </w:r>
      <w:r>
        <w:rPr>
          <w:rFonts w:ascii="Georgia" w:eastAsia="Georgia" w:hAnsi="Georgia" w:cs="Georgia"/>
          <w:spacing w:val="32"/>
          <w:sz w:val="19"/>
          <w:szCs w:val="19"/>
        </w:rPr>
        <w:t xml:space="preserve"> </w:t>
      </w:r>
      <w:r>
        <w:rPr>
          <w:rFonts w:ascii="Georgia" w:eastAsia="Georgia" w:hAnsi="Georgia" w:cs="Georgia"/>
          <w:sz w:val="19"/>
          <w:szCs w:val="19"/>
        </w:rPr>
        <w:t>patients</w:t>
      </w:r>
      <w:r>
        <w:rPr>
          <w:rFonts w:ascii="Georgia" w:eastAsia="Georgia" w:hAnsi="Georgia" w:cs="Georgia"/>
          <w:spacing w:val="29"/>
          <w:sz w:val="19"/>
          <w:szCs w:val="19"/>
        </w:rPr>
        <w:t xml:space="preserve"> </w:t>
      </w:r>
      <w:r>
        <w:rPr>
          <w:rFonts w:ascii="Georgia" w:eastAsia="Georgia" w:hAnsi="Georgia" w:cs="Georgia"/>
          <w:sz w:val="19"/>
          <w:szCs w:val="19"/>
        </w:rPr>
        <w:t>to</w:t>
      </w:r>
      <w:r>
        <w:rPr>
          <w:rFonts w:ascii="Georgia" w:eastAsia="Georgia" w:hAnsi="Georgia" w:cs="Georgia"/>
          <w:spacing w:val="18"/>
          <w:sz w:val="19"/>
          <w:szCs w:val="19"/>
        </w:rPr>
        <w:t xml:space="preserve"> </w:t>
      </w:r>
      <w:r>
        <w:rPr>
          <w:rFonts w:ascii="Georgia" w:eastAsia="Georgia" w:hAnsi="Georgia" w:cs="Georgia"/>
          <w:sz w:val="19"/>
          <w:szCs w:val="19"/>
        </w:rPr>
        <w:t>advance</w:t>
      </w:r>
      <w:r>
        <w:rPr>
          <w:rFonts w:ascii="Georgia" w:eastAsia="Georgia" w:hAnsi="Georgia" w:cs="Georgia"/>
          <w:spacing w:val="29"/>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early</w:t>
      </w:r>
      <w:r>
        <w:rPr>
          <w:rFonts w:ascii="Georgia" w:eastAsia="Georgia" w:hAnsi="Georgia" w:cs="Georgia"/>
          <w:spacing w:val="23"/>
          <w:sz w:val="19"/>
          <w:szCs w:val="19"/>
        </w:rPr>
        <w:t xml:space="preserve"> </w:t>
      </w:r>
      <w:r>
        <w:rPr>
          <w:rFonts w:ascii="Georgia" w:eastAsia="Georgia" w:hAnsi="Georgia" w:cs="Georgia"/>
          <w:sz w:val="19"/>
          <w:szCs w:val="19"/>
        </w:rPr>
        <w:t>diagnosis</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BOS.</w:t>
      </w:r>
      <w:r>
        <w:rPr>
          <w:rFonts w:ascii="Georgia" w:eastAsia="Georgia" w:hAnsi="Georgia" w:cs="Georgia"/>
          <w:spacing w:val="23"/>
          <w:sz w:val="19"/>
          <w:szCs w:val="19"/>
        </w:rPr>
        <w:t xml:space="preserve"> </w:t>
      </w:r>
      <w:r>
        <w:rPr>
          <w:rFonts w:ascii="Georgia" w:eastAsia="Georgia" w:hAnsi="Georgia" w:cs="Georgia"/>
          <w:sz w:val="19"/>
          <w:szCs w:val="19"/>
        </w:rPr>
        <w:t>Lung</w:t>
      </w:r>
      <w:r>
        <w:rPr>
          <w:rFonts w:ascii="Georgia" w:eastAsia="Georgia" w:hAnsi="Georgia" w:cs="Georgia"/>
          <w:spacing w:val="24"/>
          <w:sz w:val="19"/>
          <w:szCs w:val="19"/>
        </w:rPr>
        <w:t xml:space="preserve"> </w:t>
      </w:r>
      <w:r>
        <w:rPr>
          <w:rFonts w:ascii="Georgia" w:eastAsia="Georgia" w:hAnsi="Georgia" w:cs="Georgia"/>
          <w:sz w:val="19"/>
          <w:szCs w:val="19"/>
        </w:rPr>
        <w:t>transplantation</w:t>
      </w:r>
      <w:r>
        <w:rPr>
          <w:rFonts w:ascii="Georgia" w:eastAsia="Georgia" w:hAnsi="Georgia" w:cs="Georgia"/>
          <w:spacing w:val="41"/>
          <w:sz w:val="19"/>
          <w:szCs w:val="19"/>
        </w:rPr>
        <w:t xml:space="preserve"> </w:t>
      </w:r>
      <w:r>
        <w:rPr>
          <w:rFonts w:ascii="Georgia" w:eastAsia="Georgia" w:hAnsi="Georgia" w:cs="Georgia"/>
          <w:sz w:val="19"/>
          <w:szCs w:val="19"/>
        </w:rPr>
        <w:t>is</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an </w:t>
      </w:r>
      <w:r>
        <w:rPr>
          <w:rFonts w:ascii="Georgia" w:eastAsia="Georgia" w:hAnsi="Georgia" w:cs="Georgia"/>
          <w:sz w:val="19"/>
          <w:szCs w:val="19"/>
        </w:rPr>
        <w:t>established</w:t>
      </w:r>
      <w:r>
        <w:rPr>
          <w:rFonts w:ascii="Georgia" w:eastAsia="Georgia" w:hAnsi="Georgia" w:cs="Georgia"/>
          <w:spacing w:val="41"/>
          <w:sz w:val="19"/>
          <w:szCs w:val="19"/>
        </w:rPr>
        <w:t xml:space="preserve"> </w:t>
      </w:r>
      <w:r>
        <w:rPr>
          <w:rFonts w:ascii="Georgia" w:eastAsia="Georgia" w:hAnsi="Georgia" w:cs="Georgia"/>
          <w:sz w:val="19"/>
          <w:szCs w:val="19"/>
        </w:rPr>
        <w:t>treatment</w:t>
      </w:r>
      <w:r>
        <w:rPr>
          <w:rFonts w:ascii="Georgia" w:eastAsia="Georgia" w:hAnsi="Georgia" w:cs="Georgia"/>
          <w:spacing w:val="39"/>
          <w:sz w:val="19"/>
          <w:szCs w:val="19"/>
        </w:rPr>
        <w:t xml:space="preserve"> </w:t>
      </w:r>
      <w:r>
        <w:rPr>
          <w:rFonts w:ascii="Georgia" w:eastAsia="Georgia" w:hAnsi="Georgia" w:cs="Georgia"/>
          <w:sz w:val="19"/>
          <w:szCs w:val="19"/>
        </w:rPr>
        <w:t>for</w:t>
      </w:r>
      <w:r>
        <w:rPr>
          <w:rFonts w:ascii="Georgia" w:eastAsia="Georgia" w:hAnsi="Georgia" w:cs="Georgia"/>
          <w:spacing w:val="27"/>
          <w:sz w:val="19"/>
          <w:szCs w:val="19"/>
        </w:rPr>
        <w:t xml:space="preserve"> </w:t>
      </w:r>
      <w:r>
        <w:rPr>
          <w:rFonts w:ascii="Georgia" w:eastAsia="Georgia" w:hAnsi="Georgia" w:cs="Georgia"/>
          <w:sz w:val="19"/>
          <w:szCs w:val="19"/>
        </w:rPr>
        <w:t>end-stage,</w:t>
      </w:r>
      <w:r>
        <w:rPr>
          <w:rFonts w:ascii="Georgia" w:eastAsia="Georgia" w:hAnsi="Georgia" w:cs="Georgia"/>
          <w:spacing w:val="44"/>
          <w:sz w:val="19"/>
          <w:szCs w:val="19"/>
        </w:rPr>
        <w:t xml:space="preserve"> </w:t>
      </w:r>
      <w:r>
        <w:rPr>
          <w:rFonts w:ascii="Georgia" w:eastAsia="Georgia" w:hAnsi="Georgia" w:cs="Georgia"/>
          <w:sz w:val="19"/>
          <w:szCs w:val="19"/>
        </w:rPr>
        <w:t>irreversible</w:t>
      </w:r>
      <w:r>
        <w:rPr>
          <w:rFonts w:ascii="Georgia" w:eastAsia="Georgia" w:hAnsi="Georgia" w:cs="Georgia"/>
          <w:spacing w:val="41"/>
          <w:sz w:val="19"/>
          <w:szCs w:val="19"/>
        </w:rPr>
        <w:t xml:space="preserve"> </w:t>
      </w:r>
      <w:r>
        <w:rPr>
          <w:rFonts w:ascii="Georgia" w:eastAsia="Georgia" w:hAnsi="Georgia" w:cs="Georgia"/>
          <w:sz w:val="19"/>
          <w:szCs w:val="19"/>
        </w:rPr>
        <w:t>pulmonary</w:t>
      </w:r>
      <w:r>
        <w:rPr>
          <w:rFonts w:ascii="Georgia" w:eastAsia="Georgia" w:hAnsi="Georgia" w:cs="Georgia"/>
          <w:spacing w:val="40"/>
          <w:sz w:val="19"/>
          <w:szCs w:val="19"/>
        </w:rPr>
        <w:t xml:space="preserve"> </w:t>
      </w:r>
      <w:r>
        <w:rPr>
          <w:rFonts w:ascii="Georgia" w:eastAsia="Georgia" w:hAnsi="Georgia" w:cs="Georgia"/>
          <w:sz w:val="19"/>
          <w:szCs w:val="19"/>
        </w:rPr>
        <w:t>disease,</w:t>
      </w:r>
      <w:r>
        <w:rPr>
          <w:rFonts w:ascii="Georgia" w:eastAsia="Georgia" w:hAnsi="Georgia" w:cs="Georgia"/>
          <w:spacing w:val="40"/>
          <w:sz w:val="19"/>
          <w:szCs w:val="19"/>
        </w:rPr>
        <w:t xml:space="preserve"> </w:t>
      </w:r>
      <w:r>
        <w:rPr>
          <w:rFonts w:ascii="Georgia" w:eastAsia="Georgia" w:hAnsi="Georgia" w:cs="Georgia"/>
          <w:sz w:val="19"/>
          <w:szCs w:val="19"/>
        </w:rPr>
        <w:t>particularly</w:t>
      </w:r>
      <w:r>
        <w:rPr>
          <w:rFonts w:ascii="Georgia" w:eastAsia="Georgia" w:hAnsi="Georgia" w:cs="Georgia"/>
          <w:spacing w:val="41"/>
          <w:sz w:val="19"/>
          <w:szCs w:val="19"/>
        </w:rPr>
        <w:t xml:space="preserve"> </w:t>
      </w:r>
      <w:r>
        <w:rPr>
          <w:rFonts w:ascii="Georgia" w:eastAsia="Georgia" w:hAnsi="Georgia" w:cs="Georgia"/>
          <w:sz w:val="19"/>
          <w:szCs w:val="19"/>
        </w:rPr>
        <w:t>due</w:t>
      </w:r>
      <w:r>
        <w:rPr>
          <w:rFonts w:ascii="Georgia" w:eastAsia="Georgia" w:hAnsi="Georgia" w:cs="Georgia"/>
          <w:spacing w:val="28"/>
          <w:sz w:val="19"/>
          <w:szCs w:val="19"/>
        </w:rPr>
        <w:t xml:space="preserve"> </w:t>
      </w:r>
      <w:r>
        <w:rPr>
          <w:rFonts w:ascii="Georgia" w:eastAsia="Georgia" w:hAnsi="Georgia" w:cs="Georgia"/>
          <w:sz w:val="19"/>
          <w:szCs w:val="19"/>
        </w:rPr>
        <w:t>to</w:t>
      </w:r>
      <w:r>
        <w:rPr>
          <w:rFonts w:ascii="Georgia" w:eastAsia="Georgia" w:hAnsi="Georgia" w:cs="Georgia"/>
          <w:spacing w:val="25"/>
          <w:sz w:val="19"/>
          <w:szCs w:val="19"/>
        </w:rPr>
        <w:t xml:space="preserve"> </w:t>
      </w:r>
      <w:r>
        <w:rPr>
          <w:rFonts w:ascii="Georgia" w:eastAsia="Georgia" w:hAnsi="Georgia" w:cs="Georgia"/>
          <w:sz w:val="19"/>
          <w:szCs w:val="19"/>
        </w:rPr>
        <w:t>COPD</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interstitial</w:t>
      </w:r>
      <w:r>
        <w:rPr>
          <w:rFonts w:ascii="Georgia" w:eastAsia="Georgia" w:hAnsi="Georgia" w:cs="Georgia"/>
          <w:spacing w:val="40"/>
          <w:sz w:val="19"/>
          <w:szCs w:val="19"/>
        </w:rPr>
        <w:t xml:space="preserve"> </w:t>
      </w:r>
      <w:r>
        <w:rPr>
          <w:rFonts w:ascii="Georgia" w:eastAsia="Georgia" w:hAnsi="Georgia" w:cs="Georgia"/>
          <w:sz w:val="19"/>
          <w:szCs w:val="19"/>
        </w:rPr>
        <w:t>lung</w:t>
      </w:r>
      <w:r>
        <w:rPr>
          <w:rFonts w:ascii="Georgia" w:eastAsia="Georgia" w:hAnsi="Georgia" w:cs="Georgia"/>
          <w:spacing w:val="29"/>
          <w:sz w:val="19"/>
          <w:szCs w:val="19"/>
        </w:rPr>
        <w:t xml:space="preserve"> </w:t>
      </w:r>
      <w:r>
        <w:rPr>
          <w:rFonts w:ascii="Georgia" w:eastAsia="Georgia" w:hAnsi="Georgia" w:cs="Georgia"/>
          <w:w w:val="102"/>
          <w:sz w:val="19"/>
          <w:szCs w:val="19"/>
        </w:rPr>
        <w:t xml:space="preserve">disease </w:t>
      </w:r>
      <w:r>
        <w:rPr>
          <w:rFonts w:ascii="Georgia" w:eastAsia="Georgia" w:hAnsi="Georgia" w:cs="Georgia"/>
          <w:sz w:val="19"/>
          <w:szCs w:val="19"/>
        </w:rPr>
        <w:t>(ILD).</w:t>
      </w:r>
      <w:r>
        <w:rPr>
          <w:rFonts w:ascii="Georgia" w:eastAsia="Georgia" w:hAnsi="Georgia" w:cs="Georgia"/>
          <w:spacing w:val="20"/>
          <w:sz w:val="19"/>
          <w:szCs w:val="19"/>
        </w:rPr>
        <w:t xml:space="preserve"> </w:t>
      </w:r>
      <w:r>
        <w:rPr>
          <w:rFonts w:ascii="Georgia" w:eastAsia="Georgia" w:hAnsi="Georgia" w:cs="Georgia"/>
          <w:sz w:val="19"/>
          <w:szCs w:val="19"/>
        </w:rPr>
        <w:t>While</w:t>
      </w:r>
      <w:r>
        <w:rPr>
          <w:rFonts w:ascii="Georgia" w:eastAsia="Georgia" w:hAnsi="Georgia" w:cs="Georgia"/>
          <w:spacing w:val="20"/>
          <w:sz w:val="19"/>
          <w:szCs w:val="19"/>
        </w:rPr>
        <w:t xml:space="preserve"> </w:t>
      </w:r>
      <w:r>
        <w:rPr>
          <w:rFonts w:ascii="Georgia" w:eastAsia="Georgia" w:hAnsi="Georgia" w:cs="Georgia"/>
          <w:sz w:val="19"/>
          <w:szCs w:val="19"/>
        </w:rPr>
        <w:t>continued</w:t>
      </w:r>
      <w:r>
        <w:rPr>
          <w:rFonts w:ascii="Georgia" w:eastAsia="Georgia" w:hAnsi="Georgia" w:cs="Georgia"/>
          <w:spacing w:val="27"/>
          <w:sz w:val="19"/>
          <w:szCs w:val="19"/>
        </w:rPr>
        <w:t xml:space="preserve"> </w:t>
      </w:r>
      <w:r>
        <w:rPr>
          <w:rFonts w:ascii="Georgia" w:eastAsia="Georgia" w:hAnsi="Georgia" w:cs="Georgia"/>
          <w:sz w:val="19"/>
          <w:szCs w:val="19"/>
        </w:rPr>
        <w:t>improvements</w:t>
      </w:r>
      <w:r>
        <w:rPr>
          <w:rFonts w:ascii="Georgia" w:eastAsia="Georgia" w:hAnsi="Georgia" w:cs="Georgia"/>
          <w:spacing w:val="34"/>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surgical</w:t>
      </w:r>
      <w:r>
        <w:rPr>
          <w:rFonts w:ascii="Georgia" w:eastAsia="Georgia" w:hAnsi="Georgia" w:cs="Georgia"/>
          <w:spacing w:val="23"/>
          <w:sz w:val="19"/>
          <w:szCs w:val="19"/>
        </w:rPr>
        <w:t xml:space="preserve"> </w:t>
      </w:r>
      <w:r>
        <w:rPr>
          <w:rFonts w:ascii="Georgia" w:eastAsia="Georgia" w:hAnsi="Georgia" w:cs="Georgia"/>
          <w:sz w:val="19"/>
          <w:szCs w:val="19"/>
        </w:rPr>
        <w:t>techniques</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immunosuppressive</w:t>
      </w:r>
      <w:r>
        <w:rPr>
          <w:rFonts w:ascii="Georgia" w:eastAsia="Georgia" w:hAnsi="Georgia" w:cs="Georgia"/>
          <w:spacing w:val="44"/>
          <w:sz w:val="19"/>
          <w:szCs w:val="19"/>
        </w:rPr>
        <w:t xml:space="preserve"> </w:t>
      </w:r>
      <w:r>
        <w:rPr>
          <w:rFonts w:ascii="Georgia" w:eastAsia="Georgia" w:hAnsi="Georgia" w:cs="Georgia"/>
          <w:sz w:val="19"/>
          <w:szCs w:val="19"/>
        </w:rPr>
        <w:t>medications</w:t>
      </w:r>
      <w:r>
        <w:rPr>
          <w:rFonts w:ascii="Georgia" w:eastAsia="Georgia" w:hAnsi="Georgia" w:cs="Georgia"/>
          <w:spacing w:val="30"/>
          <w:sz w:val="19"/>
          <w:szCs w:val="19"/>
        </w:rPr>
        <w:t xml:space="preserve"> </w:t>
      </w:r>
      <w:r>
        <w:rPr>
          <w:rFonts w:ascii="Georgia" w:eastAsia="Georgia" w:hAnsi="Georgia" w:cs="Georgia"/>
          <w:sz w:val="19"/>
          <w:szCs w:val="19"/>
        </w:rPr>
        <w:t>have</w:t>
      </w:r>
      <w:r>
        <w:rPr>
          <w:rFonts w:ascii="Georgia" w:eastAsia="Georgia" w:hAnsi="Georgia" w:cs="Georgia"/>
          <w:spacing w:val="18"/>
          <w:sz w:val="19"/>
          <w:szCs w:val="19"/>
        </w:rPr>
        <w:t xml:space="preserve"> </w:t>
      </w:r>
      <w:r>
        <w:rPr>
          <w:rFonts w:ascii="Georgia" w:eastAsia="Georgia" w:hAnsi="Georgia" w:cs="Georgia"/>
          <w:sz w:val="19"/>
          <w:szCs w:val="19"/>
        </w:rPr>
        <w:t>reduced</w:t>
      </w:r>
      <w:r>
        <w:rPr>
          <w:rFonts w:ascii="Georgia" w:eastAsia="Georgia" w:hAnsi="Georgia" w:cs="Georgia"/>
          <w:spacing w:val="23"/>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proofErr w:type="spellStart"/>
      <w:r>
        <w:rPr>
          <w:rFonts w:ascii="Georgia" w:eastAsia="Georgia" w:hAnsi="Georgia" w:cs="Georgia"/>
          <w:w w:val="102"/>
          <w:sz w:val="19"/>
          <w:szCs w:val="19"/>
        </w:rPr>
        <w:t>compli</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cation</w:t>
      </w:r>
      <w:proofErr w:type="spellEnd"/>
      <w:r>
        <w:rPr>
          <w:rFonts w:ascii="Georgia" w:eastAsia="Georgia" w:hAnsi="Georgia" w:cs="Georgia"/>
          <w:spacing w:val="7"/>
          <w:sz w:val="19"/>
          <w:szCs w:val="19"/>
        </w:rPr>
        <w:t xml:space="preserve"> </w:t>
      </w:r>
      <w:r>
        <w:rPr>
          <w:rFonts w:ascii="Georgia" w:eastAsia="Georgia" w:hAnsi="Georgia" w:cs="Georgia"/>
          <w:sz w:val="19"/>
          <w:szCs w:val="19"/>
        </w:rPr>
        <w:t>rates</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increased</w:t>
      </w:r>
      <w:r>
        <w:rPr>
          <w:rFonts w:ascii="Georgia" w:eastAsia="Georgia" w:hAnsi="Georgia" w:cs="Georgia"/>
          <w:spacing w:val="13"/>
          <w:sz w:val="19"/>
          <w:szCs w:val="19"/>
        </w:rPr>
        <w:t xml:space="preserve"> </w:t>
      </w:r>
      <w:r>
        <w:rPr>
          <w:rFonts w:ascii="Georgia" w:eastAsia="Georgia" w:hAnsi="Georgia" w:cs="Georgia"/>
          <w:sz w:val="19"/>
          <w:szCs w:val="19"/>
        </w:rPr>
        <w:t>short-term</w:t>
      </w:r>
      <w:r>
        <w:rPr>
          <w:rFonts w:ascii="Georgia" w:eastAsia="Georgia" w:hAnsi="Georgia" w:cs="Georgia"/>
          <w:spacing w:val="15"/>
          <w:sz w:val="19"/>
          <w:szCs w:val="19"/>
        </w:rPr>
        <w:t xml:space="preserve"> </w:t>
      </w:r>
      <w:r>
        <w:rPr>
          <w:rFonts w:ascii="Georgia" w:eastAsia="Georgia" w:hAnsi="Georgia" w:cs="Georgia"/>
          <w:sz w:val="19"/>
          <w:szCs w:val="19"/>
        </w:rPr>
        <w:t>survival</w:t>
      </w:r>
      <w:r>
        <w:rPr>
          <w:rFonts w:ascii="Georgia" w:eastAsia="Georgia" w:hAnsi="Georgia" w:cs="Georgia"/>
          <w:spacing w:val="10"/>
          <w:sz w:val="19"/>
          <w:szCs w:val="19"/>
        </w:rPr>
        <w:t xml:space="preserve"> </w:t>
      </w:r>
      <w:r>
        <w:rPr>
          <w:rFonts w:ascii="Georgia" w:eastAsia="Georgia" w:hAnsi="Georgia" w:cs="Georgia"/>
          <w:sz w:val="19"/>
          <w:szCs w:val="19"/>
        </w:rPr>
        <w:t>after</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procedure,</w:t>
      </w:r>
      <w:r>
        <w:rPr>
          <w:rFonts w:ascii="Georgia" w:eastAsia="Georgia" w:hAnsi="Georgia" w:cs="Georgia"/>
          <w:spacing w:val="16"/>
          <w:sz w:val="19"/>
          <w:szCs w:val="19"/>
        </w:rPr>
        <w:t xml:space="preserve"> </w:t>
      </w:r>
      <w:r>
        <w:rPr>
          <w:rFonts w:ascii="Georgia" w:eastAsia="Georgia" w:hAnsi="Georgia" w:cs="Georgia"/>
          <w:sz w:val="19"/>
          <w:szCs w:val="19"/>
        </w:rPr>
        <w:t>chronic</w:t>
      </w:r>
      <w:r>
        <w:rPr>
          <w:rFonts w:ascii="Georgia" w:eastAsia="Georgia" w:hAnsi="Georgia" w:cs="Georgia"/>
          <w:spacing w:val="9"/>
          <w:sz w:val="19"/>
          <w:szCs w:val="19"/>
        </w:rPr>
        <w:t xml:space="preserve"> </w:t>
      </w:r>
      <w:r>
        <w:rPr>
          <w:rFonts w:ascii="Georgia" w:eastAsia="Georgia" w:hAnsi="Georgia" w:cs="Georgia"/>
          <w:sz w:val="19"/>
          <w:szCs w:val="19"/>
        </w:rPr>
        <w:t>allograft</w:t>
      </w:r>
      <w:r>
        <w:rPr>
          <w:rFonts w:ascii="Georgia" w:eastAsia="Georgia" w:hAnsi="Georgia" w:cs="Georgia"/>
          <w:spacing w:val="11"/>
          <w:sz w:val="19"/>
          <w:szCs w:val="19"/>
        </w:rPr>
        <w:t xml:space="preserve"> </w:t>
      </w:r>
      <w:r>
        <w:rPr>
          <w:rFonts w:ascii="Georgia" w:eastAsia="Georgia" w:hAnsi="Georgia" w:cs="Georgia"/>
          <w:sz w:val="19"/>
          <w:szCs w:val="19"/>
        </w:rPr>
        <w:t>rejection</w:t>
      </w:r>
      <w:r>
        <w:rPr>
          <w:rFonts w:ascii="Georgia" w:eastAsia="Georgia" w:hAnsi="Georgia" w:cs="Georgia"/>
          <w:spacing w:val="11"/>
          <w:sz w:val="19"/>
          <w:szCs w:val="19"/>
        </w:rPr>
        <w:t xml:space="preserve"> </w:t>
      </w:r>
      <w:r>
        <w:rPr>
          <w:rFonts w:ascii="Georgia" w:eastAsia="Georgia" w:hAnsi="Georgia" w:cs="Georgia"/>
          <w:sz w:val="19"/>
          <w:szCs w:val="19"/>
        </w:rPr>
        <w:t>due</w:t>
      </w:r>
      <w:r>
        <w:rPr>
          <w:rFonts w:ascii="Georgia" w:eastAsia="Georgia" w:hAnsi="Georgia" w:cs="Georgia"/>
          <w:spacing w:val="3"/>
          <w:sz w:val="19"/>
          <w:szCs w:val="19"/>
        </w:rPr>
        <w:t xml:space="preserve"> </w:t>
      </w:r>
      <w:r>
        <w:rPr>
          <w:rFonts w:ascii="Georgia" w:eastAsia="Georgia" w:hAnsi="Georgia" w:cs="Georgia"/>
          <w:sz w:val="19"/>
          <w:szCs w:val="19"/>
        </w:rPr>
        <w:t>to bronchiolitis</w:t>
      </w:r>
      <w:r>
        <w:rPr>
          <w:rFonts w:ascii="Georgia" w:eastAsia="Georgia" w:hAnsi="Georgia" w:cs="Georgia"/>
          <w:spacing w:val="18"/>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13"/>
          <w:sz w:val="19"/>
          <w:szCs w:val="19"/>
        </w:rPr>
        <w:t xml:space="preserve"> </w:t>
      </w:r>
      <w:r>
        <w:rPr>
          <w:rFonts w:ascii="Georgia" w:eastAsia="Georgia" w:hAnsi="Georgia" w:cs="Georgia"/>
          <w:w w:val="102"/>
          <w:sz w:val="19"/>
          <w:szCs w:val="19"/>
        </w:rPr>
        <w:t xml:space="preserve">(a </w:t>
      </w:r>
      <w:r>
        <w:rPr>
          <w:rFonts w:ascii="Georgia" w:eastAsia="Georgia" w:hAnsi="Georgia" w:cs="Georgia"/>
          <w:sz w:val="19"/>
          <w:szCs w:val="19"/>
        </w:rPr>
        <w:t>fibrous</w:t>
      </w:r>
      <w:r>
        <w:rPr>
          <w:rFonts w:ascii="Georgia" w:eastAsia="Georgia" w:hAnsi="Georgia" w:cs="Georgia"/>
          <w:spacing w:val="15"/>
          <w:sz w:val="19"/>
          <w:szCs w:val="19"/>
        </w:rPr>
        <w:t xml:space="preserve"> </w:t>
      </w:r>
      <w:proofErr w:type="spellStart"/>
      <w:r>
        <w:rPr>
          <w:rFonts w:ascii="Georgia" w:eastAsia="Georgia" w:hAnsi="Georgia" w:cs="Georgia"/>
          <w:sz w:val="19"/>
          <w:szCs w:val="19"/>
        </w:rPr>
        <w:t>obliterative</w:t>
      </w:r>
      <w:proofErr w:type="spellEnd"/>
      <w:r>
        <w:rPr>
          <w:rFonts w:ascii="Georgia" w:eastAsia="Georgia" w:hAnsi="Georgia" w:cs="Georgia"/>
          <w:spacing w:val="22"/>
          <w:sz w:val="19"/>
          <w:szCs w:val="19"/>
        </w:rPr>
        <w:t xml:space="preserve"> </w:t>
      </w:r>
      <w:r>
        <w:rPr>
          <w:rFonts w:ascii="Georgia" w:eastAsia="Georgia" w:hAnsi="Georgia" w:cs="Georgia"/>
          <w:sz w:val="19"/>
          <w:szCs w:val="19"/>
        </w:rPr>
        <w:t>disease</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bronchioles</w:t>
      </w:r>
      <w:r>
        <w:rPr>
          <w:rFonts w:ascii="Georgia" w:eastAsia="Georgia" w:hAnsi="Georgia" w:cs="Georgia"/>
          <w:spacing w:val="23"/>
          <w:sz w:val="19"/>
          <w:szCs w:val="19"/>
        </w:rPr>
        <w:t xml:space="preserve"> </w:t>
      </w:r>
      <w:r>
        <w:rPr>
          <w:rFonts w:ascii="Georgia" w:eastAsia="Georgia" w:hAnsi="Georgia" w:cs="Georgia"/>
          <w:sz w:val="19"/>
          <w:szCs w:val="19"/>
        </w:rPr>
        <w:t>representing</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histological</w:t>
      </w:r>
      <w:r>
        <w:rPr>
          <w:rFonts w:ascii="Georgia" w:eastAsia="Georgia" w:hAnsi="Georgia" w:cs="Georgia"/>
          <w:spacing w:val="22"/>
          <w:sz w:val="19"/>
          <w:szCs w:val="19"/>
        </w:rPr>
        <w:t xml:space="preserve"> </w:t>
      </w:r>
      <w:r>
        <w:rPr>
          <w:rFonts w:ascii="Georgia" w:eastAsia="Georgia" w:hAnsi="Georgia" w:cs="Georgia"/>
          <w:sz w:val="19"/>
          <w:szCs w:val="19"/>
        </w:rPr>
        <w:t>hallmark</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chronic</w:t>
      </w:r>
      <w:r>
        <w:rPr>
          <w:rFonts w:ascii="Georgia" w:eastAsia="Georgia" w:hAnsi="Georgia" w:cs="Georgia"/>
          <w:spacing w:val="16"/>
          <w:sz w:val="19"/>
          <w:szCs w:val="19"/>
        </w:rPr>
        <w:t xml:space="preserve"> </w:t>
      </w:r>
      <w:r>
        <w:rPr>
          <w:rFonts w:ascii="Georgia" w:eastAsia="Georgia" w:hAnsi="Georgia" w:cs="Georgia"/>
          <w:sz w:val="19"/>
          <w:szCs w:val="19"/>
        </w:rPr>
        <w:t>rejection</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resulting</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obstruc</w:t>
      </w:r>
      <w:proofErr w:type="spellEnd"/>
      <w:r>
        <w:rPr>
          <w:rFonts w:ascii="Georgia" w:eastAsia="Georgia" w:hAnsi="Georgia" w:cs="Georgia"/>
          <w:w w:val="102"/>
          <w:sz w:val="19"/>
          <w:szCs w:val="19"/>
        </w:rPr>
        <w:t xml:space="preserve">- </w:t>
      </w:r>
      <w:proofErr w:type="spellStart"/>
      <w:r>
        <w:rPr>
          <w:rFonts w:ascii="Georgia" w:eastAsia="Georgia" w:hAnsi="Georgia" w:cs="Georgia"/>
          <w:sz w:val="19"/>
          <w:szCs w:val="19"/>
        </w:rPr>
        <w:t>tive</w:t>
      </w:r>
      <w:proofErr w:type="spellEnd"/>
      <w:r>
        <w:rPr>
          <w:rFonts w:ascii="Georgia" w:eastAsia="Georgia" w:hAnsi="Georgia" w:cs="Georgia"/>
          <w:spacing w:val="24"/>
          <w:sz w:val="19"/>
          <w:szCs w:val="19"/>
        </w:rPr>
        <w:t xml:space="preserve"> </w:t>
      </w:r>
      <w:r>
        <w:rPr>
          <w:rFonts w:ascii="Georgia" w:eastAsia="Georgia" w:hAnsi="Georgia" w:cs="Georgia"/>
          <w:sz w:val="19"/>
          <w:szCs w:val="19"/>
        </w:rPr>
        <w:t>pulmonary</w:t>
      </w:r>
      <w:r>
        <w:rPr>
          <w:rFonts w:ascii="Georgia" w:eastAsia="Georgia" w:hAnsi="Georgia" w:cs="Georgia"/>
          <w:spacing w:val="36"/>
          <w:sz w:val="19"/>
          <w:szCs w:val="19"/>
        </w:rPr>
        <w:t xml:space="preserve"> </w:t>
      </w:r>
      <w:r>
        <w:rPr>
          <w:rFonts w:ascii="Georgia" w:eastAsia="Georgia" w:hAnsi="Georgia" w:cs="Georgia"/>
          <w:sz w:val="19"/>
          <w:szCs w:val="19"/>
        </w:rPr>
        <w:t>physiology)</w:t>
      </w:r>
      <w:r>
        <w:rPr>
          <w:rFonts w:ascii="Georgia" w:eastAsia="Georgia" w:hAnsi="Georgia" w:cs="Georgia"/>
          <w:spacing w:val="37"/>
          <w:sz w:val="19"/>
          <w:szCs w:val="19"/>
        </w:rPr>
        <w:t xml:space="preserve"> </w:t>
      </w:r>
      <w:r>
        <w:rPr>
          <w:rFonts w:ascii="Georgia" w:eastAsia="Georgia" w:hAnsi="Georgia" w:cs="Georgia"/>
          <w:sz w:val="19"/>
          <w:szCs w:val="19"/>
        </w:rPr>
        <w:t>remains</w:t>
      </w:r>
      <w:r>
        <w:rPr>
          <w:rFonts w:ascii="Georgia" w:eastAsia="Georgia" w:hAnsi="Georgia" w:cs="Georgia"/>
          <w:spacing w:val="32"/>
          <w:sz w:val="19"/>
          <w:szCs w:val="19"/>
        </w:rPr>
        <w:t xml:space="preserve"> </w:t>
      </w:r>
      <w:r>
        <w:rPr>
          <w:rFonts w:ascii="Georgia" w:eastAsia="Georgia" w:hAnsi="Georgia" w:cs="Georgia"/>
          <w:sz w:val="19"/>
          <w:szCs w:val="19"/>
        </w:rPr>
        <w:t>the</w:t>
      </w:r>
      <w:r>
        <w:rPr>
          <w:rFonts w:ascii="Georgia" w:eastAsia="Georgia" w:hAnsi="Georgia" w:cs="Georgia"/>
          <w:spacing w:val="23"/>
          <w:sz w:val="19"/>
          <w:szCs w:val="19"/>
        </w:rPr>
        <w:t xml:space="preserve"> </w:t>
      </w:r>
      <w:r>
        <w:rPr>
          <w:rFonts w:ascii="Georgia" w:eastAsia="Georgia" w:hAnsi="Georgia" w:cs="Georgia"/>
          <w:sz w:val="19"/>
          <w:szCs w:val="19"/>
        </w:rPr>
        <w:t>major</w:t>
      </w:r>
      <w:r>
        <w:rPr>
          <w:rFonts w:ascii="Georgia" w:eastAsia="Georgia" w:hAnsi="Georgia" w:cs="Georgia"/>
          <w:spacing w:val="28"/>
          <w:sz w:val="19"/>
          <w:szCs w:val="19"/>
        </w:rPr>
        <w:t xml:space="preserve"> </w:t>
      </w:r>
      <w:r>
        <w:rPr>
          <w:rFonts w:ascii="Georgia" w:eastAsia="Georgia" w:hAnsi="Georgia" w:cs="Georgia"/>
          <w:sz w:val="19"/>
          <w:szCs w:val="19"/>
        </w:rPr>
        <w:t>cause</w:t>
      </w:r>
      <w:r>
        <w:rPr>
          <w:rFonts w:ascii="Georgia" w:eastAsia="Georgia" w:hAnsi="Georgia" w:cs="Georgia"/>
          <w:spacing w:val="27"/>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morbidity</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4"/>
          <w:sz w:val="19"/>
          <w:szCs w:val="19"/>
        </w:rPr>
        <w:t xml:space="preserve"> </w:t>
      </w:r>
      <w:r>
        <w:rPr>
          <w:rFonts w:ascii="Georgia" w:eastAsia="Georgia" w:hAnsi="Georgia" w:cs="Georgia"/>
          <w:sz w:val="19"/>
          <w:szCs w:val="19"/>
        </w:rPr>
        <w:t>mortality</w:t>
      </w:r>
      <w:r>
        <w:rPr>
          <w:rFonts w:ascii="Georgia" w:eastAsia="Georgia" w:hAnsi="Georgia" w:cs="Georgia"/>
          <w:spacing w:val="34"/>
          <w:sz w:val="19"/>
          <w:szCs w:val="19"/>
        </w:rPr>
        <w:t xml:space="preserve"> </w:t>
      </w:r>
      <w:r>
        <w:rPr>
          <w:rFonts w:ascii="Georgia" w:eastAsia="Georgia" w:hAnsi="Georgia" w:cs="Georgia"/>
          <w:sz w:val="19"/>
          <w:szCs w:val="19"/>
        </w:rPr>
        <w:t>after</w:t>
      </w:r>
      <w:r>
        <w:rPr>
          <w:rFonts w:ascii="Georgia" w:eastAsia="Georgia" w:hAnsi="Georgia" w:cs="Georgia"/>
          <w:spacing w:val="26"/>
          <w:sz w:val="19"/>
          <w:szCs w:val="19"/>
        </w:rPr>
        <w:t xml:space="preserve"> </w:t>
      </w:r>
      <w:r>
        <w:rPr>
          <w:rFonts w:ascii="Georgia" w:eastAsia="Georgia" w:hAnsi="Georgia" w:cs="Georgia"/>
          <w:sz w:val="19"/>
          <w:szCs w:val="19"/>
        </w:rPr>
        <w:t>six</w:t>
      </w:r>
      <w:r>
        <w:rPr>
          <w:rFonts w:ascii="Georgia" w:eastAsia="Georgia" w:hAnsi="Georgia" w:cs="Georgia"/>
          <w:spacing w:val="23"/>
          <w:sz w:val="19"/>
          <w:szCs w:val="19"/>
        </w:rPr>
        <w:t xml:space="preserve"> </w:t>
      </w:r>
      <w:r>
        <w:rPr>
          <w:rFonts w:ascii="Georgia" w:eastAsia="Georgia" w:hAnsi="Georgia" w:cs="Georgia"/>
          <w:sz w:val="19"/>
          <w:szCs w:val="19"/>
        </w:rPr>
        <w:t>months</w:t>
      </w:r>
      <w:r>
        <w:rPr>
          <w:rFonts w:ascii="Georgia" w:eastAsia="Georgia" w:hAnsi="Georgia" w:cs="Georgia"/>
          <w:spacing w:val="31"/>
          <w:sz w:val="19"/>
          <w:szCs w:val="19"/>
        </w:rPr>
        <w:t xml:space="preserve"> </w:t>
      </w:r>
      <w:r>
        <w:rPr>
          <w:rFonts w:ascii="Georgia" w:eastAsia="Georgia" w:hAnsi="Georgia" w:cs="Georgia"/>
          <w:sz w:val="19"/>
          <w:szCs w:val="19"/>
        </w:rPr>
        <w:t>following</w:t>
      </w:r>
      <w:r>
        <w:rPr>
          <w:rFonts w:ascii="Georgia" w:eastAsia="Georgia" w:hAnsi="Georgia" w:cs="Georgia"/>
          <w:spacing w:val="34"/>
          <w:sz w:val="19"/>
          <w:szCs w:val="19"/>
        </w:rPr>
        <w:t xml:space="preserve"> </w:t>
      </w:r>
      <w:r>
        <w:rPr>
          <w:rFonts w:ascii="Georgia" w:eastAsia="Georgia" w:hAnsi="Georgia" w:cs="Georgia"/>
          <w:w w:val="102"/>
          <w:sz w:val="19"/>
          <w:szCs w:val="19"/>
        </w:rPr>
        <w:t>transplantation.</w:t>
      </w:r>
    </w:p>
    <w:p w14:paraId="3157780B" w14:textId="77777777" w:rsidR="00E61F9D" w:rsidRDefault="00E61F9D">
      <w:pPr>
        <w:spacing w:after="0"/>
        <w:jc w:val="both"/>
        <w:sectPr w:rsidR="00E61F9D">
          <w:pgSz w:w="12240" w:h="15840"/>
          <w:pgMar w:top="680" w:right="580" w:bottom="280" w:left="600" w:header="720" w:footer="720" w:gutter="0"/>
          <w:cols w:space="720"/>
        </w:sectPr>
      </w:pPr>
    </w:p>
    <w:p w14:paraId="03A509E7" w14:textId="77777777" w:rsidR="00E61F9D" w:rsidRDefault="005C64D6">
      <w:pPr>
        <w:spacing w:before="85" w:after="0" w:line="277" w:lineRule="auto"/>
        <w:ind w:left="120" w:right="88"/>
        <w:jc w:val="both"/>
        <w:rPr>
          <w:rFonts w:ascii="Georgia" w:eastAsia="Georgia" w:hAnsi="Georgia" w:cs="Georgia"/>
          <w:sz w:val="19"/>
          <w:szCs w:val="19"/>
        </w:rPr>
      </w:pPr>
      <w:r>
        <w:rPr>
          <w:rFonts w:ascii="Georgia" w:eastAsia="Georgia" w:hAnsi="Georgia" w:cs="Georgia"/>
          <w:sz w:val="19"/>
          <w:szCs w:val="19"/>
        </w:rPr>
        <w:lastRenderedPageBreak/>
        <w:t>Bronchiolitis</w:t>
      </w:r>
      <w:r>
        <w:rPr>
          <w:rFonts w:ascii="Georgia" w:eastAsia="Georgia" w:hAnsi="Georgia" w:cs="Georgia"/>
          <w:spacing w:val="41"/>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36"/>
          <w:sz w:val="19"/>
          <w:szCs w:val="19"/>
        </w:rPr>
        <w:t xml:space="preserve"> </w:t>
      </w:r>
      <w:r>
        <w:rPr>
          <w:rFonts w:ascii="Georgia" w:eastAsia="Georgia" w:hAnsi="Georgia" w:cs="Georgia"/>
          <w:sz w:val="19"/>
          <w:szCs w:val="19"/>
        </w:rPr>
        <w:t>currently</w:t>
      </w:r>
      <w:r>
        <w:rPr>
          <w:rFonts w:ascii="Georgia" w:eastAsia="Georgia" w:hAnsi="Georgia" w:cs="Georgia"/>
          <w:spacing w:val="34"/>
          <w:sz w:val="19"/>
          <w:szCs w:val="19"/>
        </w:rPr>
        <w:t xml:space="preserve"> </w:t>
      </w:r>
      <w:r>
        <w:rPr>
          <w:rFonts w:ascii="Georgia" w:eastAsia="Georgia" w:hAnsi="Georgia" w:cs="Georgia"/>
          <w:sz w:val="19"/>
          <w:szCs w:val="19"/>
        </w:rPr>
        <w:t>represents</w:t>
      </w:r>
      <w:r>
        <w:rPr>
          <w:rFonts w:ascii="Georgia" w:eastAsia="Georgia" w:hAnsi="Georgia" w:cs="Georgia"/>
          <w:spacing w:val="37"/>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greatest</w:t>
      </w:r>
      <w:r>
        <w:rPr>
          <w:rFonts w:ascii="Georgia" w:eastAsia="Georgia" w:hAnsi="Georgia" w:cs="Georgia"/>
          <w:spacing w:val="32"/>
          <w:sz w:val="19"/>
          <w:szCs w:val="19"/>
        </w:rPr>
        <w:t xml:space="preserve"> </w:t>
      </w:r>
      <w:r>
        <w:rPr>
          <w:rFonts w:ascii="Georgia" w:eastAsia="Georgia" w:hAnsi="Georgia" w:cs="Georgia"/>
          <w:sz w:val="19"/>
          <w:szCs w:val="19"/>
        </w:rPr>
        <w:t>limitation</w:t>
      </w:r>
      <w:r>
        <w:rPr>
          <w:rFonts w:ascii="Georgia" w:eastAsia="Georgia" w:hAnsi="Georgia" w:cs="Georgia"/>
          <w:spacing w:val="36"/>
          <w:sz w:val="19"/>
          <w:szCs w:val="19"/>
        </w:rPr>
        <w:t xml:space="preserve"> </w:t>
      </w:r>
      <w:r>
        <w:rPr>
          <w:rFonts w:ascii="Georgia" w:eastAsia="Georgia" w:hAnsi="Georgia" w:cs="Georgia"/>
          <w:sz w:val="19"/>
          <w:szCs w:val="19"/>
        </w:rPr>
        <w:t>to</w:t>
      </w:r>
      <w:r>
        <w:rPr>
          <w:rFonts w:ascii="Georgia" w:eastAsia="Georgia" w:hAnsi="Georgia" w:cs="Georgia"/>
          <w:spacing w:val="22"/>
          <w:sz w:val="19"/>
          <w:szCs w:val="19"/>
        </w:rPr>
        <w:t xml:space="preserve"> </w:t>
      </w:r>
      <w:r>
        <w:rPr>
          <w:rFonts w:ascii="Georgia" w:eastAsia="Georgia" w:hAnsi="Georgia" w:cs="Georgia"/>
          <w:sz w:val="19"/>
          <w:szCs w:val="19"/>
        </w:rPr>
        <w:t>long-term</w:t>
      </w:r>
      <w:r>
        <w:rPr>
          <w:rFonts w:ascii="Georgia" w:eastAsia="Georgia" w:hAnsi="Georgia" w:cs="Georgia"/>
          <w:spacing w:val="36"/>
          <w:sz w:val="19"/>
          <w:szCs w:val="19"/>
        </w:rPr>
        <w:t xml:space="preserve"> </w:t>
      </w:r>
      <w:r>
        <w:rPr>
          <w:rFonts w:ascii="Georgia" w:eastAsia="Georgia" w:hAnsi="Georgia" w:cs="Georgia"/>
          <w:sz w:val="19"/>
          <w:szCs w:val="19"/>
        </w:rPr>
        <w:t>survival</w:t>
      </w:r>
      <w:r>
        <w:rPr>
          <w:rFonts w:ascii="Georgia" w:eastAsia="Georgia" w:hAnsi="Georgia" w:cs="Georgia"/>
          <w:spacing w:val="32"/>
          <w:sz w:val="19"/>
          <w:szCs w:val="19"/>
        </w:rPr>
        <w:t xml:space="preserve"> </w:t>
      </w:r>
      <w:r>
        <w:rPr>
          <w:rFonts w:ascii="Georgia" w:eastAsia="Georgia" w:hAnsi="Georgia" w:cs="Georgia"/>
          <w:sz w:val="19"/>
          <w:szCs w:val="19"/>
        </w:rPr>
        <w:t>after</w:t>
      </w:r>
      <w:r>
        <w:rPr>
          <w:rFonts w:ascii="Georgia" w:eastAsia="Georgia" w:hAnsi="Georgia" w:cs="Georgia"/>
          <w:spacing w:val="27"/>
          <w:sz w:val="19"/>
          <w:szCs w:val="19"/>
        </w:rPr>
        <w:t xml:space="preserve"> </w:t>
      </w:r>
      <w:r>
        <w:rPr>
          <w:rFonts w:ascii="Georgia" w:eastAsia="Georgia" w:hAnsi="Georgia" w:cs="Georgia"/>
          <w:sz w:val="19"/>
          <w:szCs w:val="19"/>
        </w:rPr>
        <w:t>lung</w:t>
      </w:r>
      <w:r>
        <w:rPr>
          <w:rFonts w:ascii="Georgia" w:eastAsia="Georgia" w:hAnsi="Georgia" w:cs="Georgia"/>
          <w:spacing w:val="26"/>
          <w:sz w:val="19"/>
          <w:szCs w:val="19"/>
        </w:rPr>
        <w:t xml:space="preserve"> </w:t>
      </w:r>
      <w:r>
        <w:rPr>
          <w:rFonts w:ascii="Georgia" w:eastAsia="Georgia" w:hAnsi="Georgia" w:cs="Georgia"/>
          <w:sz w:val="19"/>
          <w:szCs w:val="19"/>
        </w:rPr>
        <w:t xml:space="preserve">transplantation.  </w:t>
      </w:r>
      <w:r>
        <w:rPr>
          <w:rFonts w:ascii="Georgia" w:eastAsia="Georgia" w:hAnsi="Georgia" w:cs="Georgia"/>
          <w:spacing w:val="6"/>
          <w:sz w:val="19"/>
          <w:szCs w:val="19"/>
        </w:rPr>
        <w:t xml:space="preserve"> </w:t>
      </w:r>
      <w:r>
        <w:rPr>
          <w:rFonts w:ascii="Georgia" w:eastAsia="Georgia" w:hAnsi="Georgia" w:cs="Georgia"/>
          <w:w w:val="102"/>
          <w:sz w:val="19"/>
          <w:szCs w:val="19"/>
        </w:rPr>
        <w:t xml:space="preserve">While </w:t>
      </w:r>
      <w:r>
        <w:rPr>
          <w:rFonts w:ascii="Georgia" w:eastAsia="Georgia" w:hAnsi="Georgia" w:cs="Georgia"/>
          <w:sz w:val="19"/>
          <w:szCs w:val="19"/>
        </w:rPr>
        <w:t>the diagnosis</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bronchiolitis</w:t>
      </w:r>
      <w:r>
        <w:rPr>
          <w:rFonts w:ascii="Georgia" w:eastAsia="Georgia" w:hAnsi="Georgia" w:cs="Georgia"/>
          <w:spacing w:val="16"/>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12"/>
          <w:sz w:val="19"/>
          <w:szCs w:val="19"/>
        </w:rPr>
        <w:t xml:space="preserve"> </w:t>
      </w:r>
      <w:r>
        <w:rPr>
          <w:rFonts w:ascii="Georgia" w:eastAsia="Georgia" w:hAnsi="Georgia" w:cs="Georgia"/>
          <w:sz w:val="19"/>
          <w:szCs w:val="19"/>
        </w:rPr>
        <w:t>is</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pathologic</w:t>
      </w:r>
      <w:r>
        <w:rPr>
          <w:rFonts w:ascii="Georgia" w:eastAsia="Georgia" w:hAnsi="Georgia" w:cs="Georgia"/>
          <w:spacing w:val="13"/>
          <w:sz w:val="19"/>
          <w:szCs w:val="19"/>
        </w:rPr>
        <w:t xml:space="preserve"> </w:t>
      </w:r>
      <w:r>
        <w:rPr>
          <w:rFonts w:ascii="Georgia" w:eastAsia="Georgia" w:hAnsi="Georgia" w:cs="Georgia"/>
          <w:sz w:val="19"/>
          <w:szCs w:val="19"/>
        </w:rPr>
        <w:t>one</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therefore</w:t>
      </w:r>
      <w:r>
        <w:rPr>
          <w:rFonts w:ascii="Georgia" w:eastAsia="Georgia" w:hAnsi="Georgia" w:cs="Georgia"/>
          <w:spacing w:val="10"/>
          <w:sz w:val="19"/>
          <w:szCs w:val="19"/>
        </w:rPr>
        <w:t xml:space="preserve"> </w:t>
      </w:r>
      <w:r>
        <w:rPr>
          <w:rFonts w:ascii="Georgia" w:eastAsia="Georgia" w:hAnsi="Georgia" w:cs="Georgia"/>
          <w:sz w:val="19"/>
          <w:szCs w:val="19"/>
        </w:rPr>
        <w:t>requires</w:t>
      </w:r>
      <w:r>
        <w:rPr>
          <w:rFonts w:ascii="Georgia" w:eastAsia="Georgia" w:hAnsi="Georgia" w:cs="Georgia"/>
          <w:spacing w:val="9"/>
          <w:sz w:val="19"/>
          <w:szCs w:val="19"/>
        </w:rPr>
        <w:t xml:space="preserve"> </w:t>
      </w:r>
      <w:r>
        <w:rPr>
          <w:rFonts w:ascii="Georgia" w:eastAsia="Georgia" w:hAnsi="Georgia" w:cs="Georgia"/>
          <w:sz w:val="19"/>
          <w:szCs w:val="19"/>
        </w:rPr>
        <w:t>invasive</w:t>
      </w:r>
      <w:r>
        <w:rPr>
          <w:rFonts w:ascii="Georgia" w:eastAsia="Georgia" w:hAnsi="Georgia" w:cs="Georgia"/>
          <w:spacing w:val="9"/>
          <w:sz w:val="19"/>
          <w:szCs w:val="19"/>
        </w:rPr>
        <w:t xml:space="preserve"> </w:t>
      </w:r>
      <w:r>
        <w:rPr>
          <w:rFonts w:ascii="Georgia" w:eastAsia="Georgia" w:hAnsi="Georgia" w:cs="Georgia"/>
          <w:sz w:val="19"/>
          <w:szCs w:val="19"/>
        </w:rPr>
        <w:t>biopsy,</w:t>
      </w:r>
      <w:r>
        <w:rPr>
          <w:rFonts w:ascii="Georgia" w:eastAsia="Georgia" w:hAnsi="Georgia" w:cs="Georgia"/>
          <w:spacing w:val="8"/>
          <w:sz w:val="19"/>
          <w:szCs w:val="19"/>
        </w:rPr>
        <w:t xml:space="preserve"> </w:t>
      </w:r>
      <w:r>
        <w:rPr>
          <w:rFonts w:ascii="Georgia" w:eastAsia="Georgia" w:hAnsi="Georgia" w:cs="Georgia"/>
          <w:sz w:val="19"/>
          <w:szCs w:val="19"/>
        </w:rPr>
        <w:t>the distribution</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disease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patchy,</w:t>
      </w:r>
      <w:r>
        <w:rPr>
          <w:rFonts w:ascii="Georgia" w:eastAsia="Georgia" w:hAnsi="Georgia" w:cs="Georgia"/>
          <w:spacing w:val="5"/>
          <w:sz w:val="19"/>
          <w:szCs w:val="19"/>
        </w:rPr>
        <w:t xml:space="preserve"> </w:t>
      </w:r>
      <w:r>
        <w:rPr>
          <w:rFonts w:ascii="Georgia" w:eastAsia="Georgia" w:hAnsi="Georgia" w:cs="Georgia"/>
          <w:sz w:val="19"/>
          <w:szCs w:val="19"/>
        </w:rPr>
        <w:t>with</w:t>
      </w:r>
      <w:r>
        <w:rPr>
          <w:rFonts w:ascii="Georgia" w:eastAsia="Georgia" w:hAnsi="Georgia" w:cs="Georgia"/>
          <w:spacing w:val="-2"/>
          <w:sz w:val="19"/>
          <w:szCs w:val="19"/>
        </w:rPr>
        <w:t xml:space="preserve"> </w:t>
      </w:r>
      <w:r>
        <w:rPr>
          <w:rFonts w:ascii="Georgia" w:eastAsia="Georgia" w:hAnsi="Georgia" w:cs="Georgia"/>
          <w:sz w:val="19"/>
          <w:szCs w:val="19"/>
        </w:rPr>
        <w:t>focal</w:t>
      </w:r>
      <w:r>
        <w:rPr>
          <w:rFonts w:ascii="Georgia" w:eastAsia="Georgia" w:hAnsi="Georgia" w:cs="Georgia"/>
          <w:spacing w:val="-1"/>
          <w:sz w:val="19"/>
          <w:szCs w:val="19"/>
        </w:rPr>
        <w:t xml:space="preserve"> </w:t>
      </w:r>
      <w:r>
        <w:rPr>
          <w:rFonts w:ascii="Georgia" w:eastAsia="Georgia" w:hAnsi="Georgia" w:cs="Georgia"/>
          <w:sz w:val="19"/>
          <w:szCs w:val="19"/>
        </w:rPr>
        <w:t>areas of</w:t>
      </w:r>
      <w:r>
        <w:rPr>
          <w:rFonts w:ascii="Georgia" w:eastAsia="Georgia" w:hAnsi="Georgia" w:cs="Georgia"/>
          <w:spacing w:val="-6"/>
          <w:sz w:val="19"/>
          <w:szCs w:val="19"/>
        </w:rPr>
        <w:t xml:space="preserve"> </w:t>
      </w:r>
      <w:r>
        <w:rPr>
          <w:rFonts w:ascii="Georgia" w:eastAsia="Georgia" w:hAnsi="Georgia" w:cs="Georgia"/>
          <w:sz w:val="19"/>
          <w:szCs w:val="19"/>
        </w:rPr>
        <w:t>abnormality</w:t>
      </w:r>
      <w:r>
        <w:rPr>
          <w:rFonts w:ascii="Georgia" w:eastAsia="Georgia" w:hAnsi="Georgia" w:cs="Georgia"/>
          <w:spacing w:val="12"/>
          <w:sz w:val="19"/>
          <w:szCs w:val="19"/>
        </w:rPr>
        <w:t xml:space="preserve"> </w:t>
      </w:r>
      <w:r>
        <w:rPr>
          <w:rFonts w:ascii="Georgia" w:eastAsia="Georgia" w:hAnsi="Georgia" w:cs="Georgia"/>
          <w:sz w:val="19"/>
          <w:szCs w:val="19"/>
        </w:rPr>
        <w:t>surrounded</w:t>
      </w:r>
      <w:r>
        <w:rPr>
          <w:rFonts w:ascii="Georgia" w:eastAsia="Georgia" w:hAnsi="Georgia" w:cs="Georgia"/>
          <w:spacing w:val="11"/>
          <w:sz w:val="19"/>
          <w:szCs w:val="19"/>
        </w:rPr>
        <w:t xml:space="preserve"> </w:t>
      </w:r>
      <w:r>
        <w:rPr>
          <w:rFonts w:ascii="Georgia" w:eastAsia="Georgia" w:hAnsi="Georgia" w:cs="Georgia"/>
          <w:sz w:val="19"/>
          <w:szCs w:val="19"/>
        </w:rPr>
        <w:t>by</w:t>
      </w:r>
      <w:r>
        <w:rPr>
          <w:rFonts w:ascii="Georgia" w:eastAsia="Georgia" w:hAnsi="Georgia" w:cs="Georgia"/>
          <w:spacing w:val="-5"/>
          <w:sz w:val="19"/>
          <w:szCs w:val="19"/>
        </w:rPr>
        <w:t xml:space="preserve"> </w:t>
      </w:r>
      <w:r>
        <w:rPr>
          <w:rFonts w:ascii="Georgia" w:eastAsia="Georgia" w:hAnsi="Georgia" w:cs="Georgia"/>
          <w:sz w:val="19"/>
          <w:szCs w:val="19"/>
        </w:rPr>
        <w:t>normal</w:t>
      </w:r>
      <w:r>
        <w:rPr>
          <w:rFonts w:ascii="Georgia" w:eastAsia="Georgia" w:hAnsi="Georgia" w:cs="Georgia"/>
          <w:spacing w:val="3"/>
          <w:sz w:val="19"/>
          <w:szCs w:val="19"/>
        </w:rPr>
        <w:t xml:space="preserve"> </w:t>
      </w:r>
      <w:r>
        <w:rPr>
          <w:rFonts w:ascii="Georgia" w:eastAsia="Georgia" w:hAnsi="Georgia" w:cs="Georgia"/>
          <w:sz w:val="19"/>
          <w:szCs w:val="19"/>
        </w:rPr>
        <w:t>lung,</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consequently</w:t>
      </w:r>
      <w:r>
        <w:rPr>
          <w:rFonts w:ascii="Georgia" w:eastAsia="Georgia" w:hAnsi="Georgia" w:cs="Georgia"/>
          <w:spacing w:val="13"/>
          <w:sz w:val="19"/>
          <w:szCs w:val="19"/>
        </w:rPr>
        <w:t xml:space="preserve"> </w:t>
      </w:r>
      <w:r>
        <w:rPr>
          <w:rFonts w:ascii="Georgia" w:eastAsia="Georgia" w:hAnsi="Georgia" w:cs="Georgia"/>
          <w:sz w:val="19"/>
          <w:szCs w:val="19"/>
        </w:rPr>
        <w:t>even</w:t>
      </w:r>
      <w:r>
        <w:rPr>
          <w:rFonts w:ascii="Georgia" w:eastAsia="Georgia" w:hAnsi="Georgia" w:cs="Georgia"/>
          <w:spacing w:val="-1"/>
          <w:sz w:val="19"/>
          <w:szCs w:val="19"/>
        </w:rPr>
        <w:t xml:space="preserve"> </w:t>
      </w:r>
      <w:r>
        <w:rPr>
          <w:rFonts w:ascii="Georgia" w:eastAsia="Georgia" w:hAnsi="Georgia" w:cs="Georgia"/>
          <w:sz w:val="19"/>
          <w:szCs w:val="19"/>
        </w:rPr>
        <w:t>biopsies</w:t>
      </w:r>
      <w:r>
        <w:rPr>
          <w:rFonts w:ascii="Georgia" w:eastAsia="Georgia" w:hAnsi="Georgia" w:cs="Georgia"/>
          <w:spacing w:val="5"/>
          <w:sz w:val="19"/>
          <w:szCs w:val="19"/>
        </w:rPr>
        <w:t xml:space="preserve"> </w:t>
      </w:r>
      <w:r>
        <w:rPr>
          <w:rFonts w:ascii="Georgia" w:eastAsia="Georgia" w:hAnsi="Georgia" w:cs="Georgia"/>
          <w:sz w:val="19"/>
          <w:szCs w:val="19"/>
        </w:rPr>
        <w:t>may</w:t>
      </w:r>
      <w:r>
        <w:rPr>
          <w:rFonts w:ascii="Georgia" w:eastAsia="Georgia" w:hAnsi="Georgia" w:cs="Georgia"/>
          <w:spacing w:val="-2"/>
          <w:sz w:val="19"/>
          <w:szCs w:val="19"/>
        </w:rPr>
        <w:t xml:space="preserve"> </w:t>
      </w:r>
      <w:r>
        <w:rPr>
          <w:rFonts w:ascii="Georgia" w:eastAsia="Georgia" w:hAnsi="Georgia" w:cs="Georgia"/>
          <w:sz w:val="19"/>
          <w:szCs w:val="19"/>
        </w:rPr>
        <w:t>fail</w:t>
      </w:r>
      <w:r>
        <w:rPr>
          <w:rFonts w:ascii="Georgia" w:eastAsia="Georgia" w:hAnsi="Georgia" w:cs="Georgia"/>
          <w:spacing w:val="-4"/>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demonstrate</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diagnosis.</w:t>
      </w:r>
      <w:r>
        <w:rPr>
          <w:rFonts w:ascii="Georgia" w:eastAsia="Georgia" w:hAnsi="Georgia" w:cs="Georgia"/>
          <w:spacing w:val="34"/>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these</w:t>
      </w:r>
      <w:r>
        <w:rPr>
          <w:rFonts w:ascii="Georgia" w:eastAsia="Georgia" w:hAnsi="Georgia" w:cs="Georgia"/>
          <w:spacing w:val="9"/>
          <w:sz w:val="19"/>
          <w:szCs w:val="19"/>
        </w:rPr>
        <w:t xml:space="preserve"> </w:t>
      </w:r>
      <w:r>
        <w:rPr>
          <w:rFonts w:ascii="Georgia" w:eastAsia="Georgia" w:hAnsi="Georgia" w:cs="Georgia"/>
          <w:sz w:val="19"/>
          <w:szCs w:val="19"/>
        </w:rPr>
        <w:t>reasons,</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International</w:t>
      </w:r>
      <w:r>
        <w:rPr>
          <w:rFonts w:ascii="Georgia" w:eastAsia="Georgia" w:hAnsi="Georgia" w:cs="Georgia"/>
          <w:spacing w:val="22"/>
          <w:sz w:val="19"/>
          <w:szCs w:val="19"/>
        </w:rPr>
        <w:t xml:space="preserve"> </w:t>
      </w:r>
      <w:r>
        <w:rPr>
          <w:rFonts w:ascii="Georgia" w:eastAsia="Georgia" w:hAnsi="Georgia" w:cs="Georgia"/>
          <w:sz w:val="19"/>
          <w:szCs w:val="19"/>
        </w:rPr>
        <w:t>Society</w:t>
      </w:r>
      <w:r>
        <w:rPr>
          <w:rFonts w:ascii="Georgia" w:eastAsia="Georgia" w:hAnsi="Georgia" w:cs="Georgia"/>
          <w:spacing w:val="12"/>
          <w:sz w:val="19"/>
          <w:szCs w:val="19"/>
        </w:rPr>
        <w:t xml:space="preserve"> </w:t>
      </w:r>
      <w:r>
        <w:rPr>
          <w:rFonts w:ascii="Georgia" w:eastAsia="Georgia" w:hAnsi="Georgia" w:cs="Georgia"/>
          <w:sz w:val="19"/>
          <w:szCs w:val="19"/>
        </w:rPr>
        <w:t>for</w:t>
      </w:r>
      <w:r>
        <w:rPr>
          <w:rFonts w:ascii="Georgia" w:eastAsia="Georgia" w:hAnsi="Georgia" w:cs="Georgia"/>
          <w:spacing w:val="5"/>
          <w:sz w:val="19"/>
          <w:szCs w:val="19"/>
        </w:rPr>
        <w:t xml:space="preserve"> </w:t>
      </w:r>
      <w:r>
        <w:rPr>
          <w:rFonts w:ascii="Georgia" w:eastAsia="Georgia" w:hAnsi="Georgia" w:cs="Georgia"/>
          <w:sz w:val="19"/>
          <w:szCs w:val="19"/>
        </w:rPr>
        <w:t>Heart</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Lung</w:t>
      </w:r>
      <w:r>
        <w:rPr>
          <w:rFonts w:ascii="Georgia" w:eastAsia="Georgia" w:hAnsi="Georgia" w:cs="Georgia"/>
          <w:spacing w:val="9"/>
          <w:sz w:val="19"/>
          <w:szCs w:val="19"/>
        </w:rPr>
        <w:t xml:space="preserve"> </w:t>
      </w:r>
      <w:r>
        <w:rPr>
          <w:rFonts w:ascii="Georgia" w:eastAsia="Georgia" w:hAnsi="Georgia" w:cs="Georgia"/>
          <w:sz w:val="19"/>
          <w:szCs w:val="19"/>
        </w:rPr>
        <w:t>Transplantation</w:t>
      </w:r>
      <w:r>
        <w:rPr>
          <w:rFonts w:ascii="Georgia" w:eastAsia="Georgia" w:hAnsi="Georgia" w:cs="Georgia"/>
          <w:spacing w:val="27"/>
          <w:sz w:val="19"/>
          <w:szCs w:val="19"/>
        </w:rPr>
        <w:t xml:space="preserve"> </w:t>
      </w:r>
      <w:r>
        <w:rPr>
          <w:rFonts w:ascii="Georgia" w:eastAsia="Georgia" w:hAnsi="Georgia" w:cs="Georgia"/>
          <w:sz w:val="19"/>
          <w:szCs w:val="19"/>
        </w:rPr>
        <w:t>has</w:t>
      </w:r>
      <w:r>
        <w:rPr>
          <w:rFonts w:ascii="Georgia" w:eastAsia="Georgia" w:hAnsi="Georgia" w:cs="Georgia"/>
          <w:spacing w:val="6"/>
          <w:sz w:val="19"/>
          <w:szCs w:val="19"/>
        </w:rPr>
        <w:t xml:space="preserve"> </w:t>
      </w:r>
      <w:r>
        <w:rPr>
          <w:rFonts w:ascii="Georgia" w:eastAsia="Georgia" w:hAnsi="Georgia" w:cs="Georgia"/>
          <w:sz w:val="19"/>
          <w:szCs w:val="19"/>
        </w:rPr>
        <w:t>recommended</w:t>
      </w:r>
      <w:r>
        <w:rPr>
          <w:rFonts w:ascii="Georgia" w:eastAsia="Georgia" w:hAnsi="Georgia" w:cs="Georgia"/>
          <w:spacing w:val="24"/>
          <w:sz w:val="19"/>
          <w:szCs w:val="19"/>
        </w:rPr>
        <w:t xml:space="preserve"> </w:t>
      </w:r>
      <w:r>
        <w:rPr>
          <w:rFonts w:ascii="Georgia" w:eastAsia="Georgia" w:hAnsi="Georgia" w:cs="Georgia"/>
          <w:sz w:val="19"/>
          <w:szCs w:val="19"/>
        </w:rPr>
        <w:t>using</w:t>
      </w:r>
      <w:r>
        <w:rPr>
          <w:rFonts w:ascii="Georgia" w:eastAsia="Georgia" w:hAnsi="Georgia" w:cs="Georgia"/>
          <w:spacing w:val="9"/>
          <w:sz w:val="19"/>
          <w:szCs w:val="19"/>
        </w:rPr>
        <w:t xml:space="preserve"> </w:t>
      </w:r>
      <w:r>
        <w:rPr>
          <w:rFonts w:ascii="Georgia" w:eastAsia="Georgia" w:hAnsi="Georgia" w:cs="Georgia"/>
          <w:w w:val="102"/>
          <w:sz w:val="19"/>
          <w:szCs w:val="19"/>
        </w:rPr>
        <w:t xml:space="preserve">declining </w:t>
      </w:r>
      <w:proofErr w:type="spellStart"/>
      <w:r>
        <w:rPr>
          <w:rFonts w:ascii="Georgia" w:eastAsia="Georgia" w:hAnsi="Georgia" w:cs="Georgia"/>
          <w:sz w:val="19"/>
          <w:szCs w:val="19"/>
        </w:rPr>
        <w:t>spirometry</w:t>
      </w:r>
      <w:proofErr w:type="spellEnd"/>
      <w:r>
        <w:rPr>
          <w:rFonts w:ascii="Georgia" w:eastAsia="Georgia" w:hAnsi="Georgia" w:cs="Georgia"/>
          <w:sz w:val="19"/>
          <w:szCs w:val="19"/>
        </w:rPr>
        <w:t>,</w:t>
      </w:r>
      <w:r>
        <w:rPr>
          <w:rFonts w:ascii="Georgia" w:eastAsia="Georgia" w:hAnsi="Georgia" w:cs="Georgia"/>
          <w:spacing w:val="31"/>
          <w:sz w:val="19"/>
          <w:szCs w:val="19"/>
        </w:rPr>
        <w:t xml:space="preserve"> </w:t>
      </w:r>
      <w:r>
        <w:rPr>
          <w:rFonts w:ascii="Georgia" w:eastAsia="Georgia" w:hAnsi="Georgia" w:cs="Georgia"/>
          <w:sz w:val="19"/>
          <w:szCs w:val="19"/>
        </w:rPr>
        <w:t>termed</w:t>
      </w:r>
      <w:r>
        <w:rPr>
          <w:rFonts w:ascii="Georgia" w:eastAsia="Georgia" w:hAnsi="Georgia" w:cs="Georgia"/>
          <w:spacing w:val="22"/>
          <w:sz w:val="19"/>
          <w:szCs w:val="19"/>
        </w:rPr>
        <w:t xml:space="preserve"> </w:t>
      </w:r>
      <w:r>
        <w:rPr>
          <w:rFonts w:ascii="Georgia" w:eastAsia="Georgia" w:hAnsi="Georgia" w:cs="Georgia"/>
          <w:sz w:val="19"/>
          <w:szCs w:val="19"/>
        </w:rPr>
        <w:t>bronchiolitis</w:t>
      </w:r>
      <w:r>
        <w:rPr>
          <w:rFonts w:ascii="Georgia" w:eastAsia="Georgia" w:hAnsi="Georgia" w:cs="Georgia"/>
          <w:spacing w:val="31"/>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pacing w:val="27"/>
          <w:sz w:val="19"/>
          <w:szCs w:val="19"/>
        </w:rPr>
        <w:t xml:space="preserve"> </w:t>
      </w:r>
      <w:r>
        <w:rPr>
          <w:rFonts w:ascii="Georgia" w:eastAsia="Georgia" w:hAnsi="Georgia" w:cs="Georgia"/>
          <w:sz w:val="19"/>
          <w:szCs w:val="19"/>
        </w:rPr>
        <w:t>syndrome</w:t>
      </w:r>
      <w:r>
        <w:rPr>
          <w:rFonts w:ascii="Georgia" w:eastAsia="Georgia" w:hAnsi="Georgia" w:cs="Georgia"/>
          <w:spacing w:val="27"/>
          <w:sz w:val="19"/>
          <w:szCs w:val="19"/>
        </w:rPr>
        <w:t xml:space="preserve"> </w:t>
      </w:r>
      <w:r>
        <w:rPr>
          <w:rFonts w:ascii="Georgia" w:eastAsia="Georgia" w:hAnsi="Georgia" w:cs="Georgia"/>
          <w:sz w:val="19"/>
          <w:szCs w:val="19"/>
        </w:rPr>
        <w:t>(BOS),</w:t>
      </w:r>
      <w:r>
        <w:rPr>
          <w:rFonts w:ascii="Georgia" w:eastAsia="Georgia" w:hAnsi="Georgia" w:cs="Georgia"/>
          <w:spacing w:val="21"/>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sz w:val="19"/>
          <w:szCs w:val="19"/>
        </w:rPr>
        <w:t>surrogate</w:t>
      </w:r>
      <w:r>
        <w:rPr>
          <w:rFonts w:ascii="Georgia" w:eastAsia="Georgia" w:hAnsi="Georgia" w:cs="Georgia"/>
          <w:spacing w:val="26"/>
          <w:sz w:val="19"/>
          <w:szCs w:val="19"/>
        </w:rPr>
        <w:t xml:space="preserve"> </w:t>
      </w:r>
      <w:r>
        <w:rPr>
          <w:rFonts w:ascii="Georgia" w:eastAsia="Georgia" w:hAnsi="Georgia" w:cs="Georgia"/>
          <w:sz w:val="19"/>
          <w:szCs w:val="19"/>
        </w:rPr>
        <w:t>marker</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chronic</w:t>
      </w:r>
      <w:r>
        <w:rPr>
          <w:rFonts w:ascii="Georgia" w:eastAsia="Georgia" w:hAnsi="Georgia" w:cs="Georgia"/>
          <w:spacing w:val="23"/>
          <w:sz w:val="19"/>
          <w:szCs w:val="19"/>
        </w:rPr>
        <w:t xml:space="preserve"> </w:t>
      </w:r>
      <w:r>
        <w:rPr>
          <w:rFonts w:ascii="Georgia" w:eastAsia="Georgia" w:hAnsi="Georgia" w:cs="Georgia"/>
          <w:sz w:val="19"/>
          <w:szCs w:val="19"/>
        </w:rPr>
        <w:t>allograft</w:t>
      </w:r>
      <w:r>
        <w:rPr>
          <w:rFonts w:ascii="Georgia" w:eastAsia="Georgia" w:hAnsi="Georgia" w:cs="Georgia"/>
          <w:spacing w:val="24"/>
          <w:sz w:val="19"/>
          <w:szCs w:val="19"/>
        </w:rPr>
        <w:t xml:space="preserve"> </w:t>
      </w:r>
      <w:r>
        <w:rPr>
          <w:rFonts w:ascii="Georgia" w:eastAsia="Georgia" w:hAnsi="Georgia" w:cs="Georgia"/>
          <w:sz w:val="19"/>
          <w:szCs w:val="19"/>
        </w:rPr>
        <w:t xml:space="preserve">rejection. </w:t>
      </w:r>
      <w:r>
        <w:rPr>
          <w:rFonts w:ascii="Georgia" w:eastAsia="Georgia" w:hAnsi="Georgia" w:cs="Georgia"/>
          <w:spacing w:val="14"/>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clinical </w:t>
      </w:r>
      <w:r>
        <w:rPr>
          <w:rFonts w:ascii="Georgia" w:eastAsia="Georgia" w:hAnsi="Georgia" w:cs="Georgia"/>
          <w:sz w:val="19"/>
          <w:szCs w:val="19"/>
        </w:rPr>
        <w:t>practice,</w:t>
      </w:r>
      <w:r>
        <w:rPr>
          <w:rFonts w:ascii="Georgia" w:eastAsia="Georgia" w:hAnsi="Georgia" w:cs="Georgia"/>
          <w:spacing w:val="10"/>
          <w:sz w:val="19"/>
          <w:szCs w:val="19"/>
        </w:rPr>
        <w:t xml:space="preserve"> </w:t>
      </w:r>
      <w:r>
        <w:rPr>
          <w:rFonts w:ascii="Georgia" w:eastAsia="Georgia" w:hAnsi="Georgia" w:cs="Georgia"/>
          <w:sz w:val="19"/>
          <w:szCs w:val="19"/>
        </w:rPr>
        <w:t>the diagnosis</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BOS</w:t>
      </w:r>
      <w:r>
        <w:rPr>
          <w:rFonts w:ascii="Georgia" w:eastAsia="Georgia" w:hAnsi="Georgia" w:cs="Georgia"/>
          <w:spacing w:val="2"/>
          <w:sz w:val="19"/>
          <w:szCs w:val="19"/>
        </w:rPr>
        <w:t xml:space="preserve"> </w:t>
      </w:r>
      <w:r>
        <w:rPr>
          <w:rFonts w:ascii="Georgia" w:eastAsia="Georgia" w:hAnsi="Georgia" w:cs="Georgia"/>
          <w:sz w:val="19"/>
          <w:szCs w:val="19"/>
        </w:rPr>
        <w:t>is</w:t>
      </w:r>
      <w:r>
        <w:rPr>
          <w:rFonts w:ascii="Georgia" w:eastAsia="Georgia" w:hAnsi="Georgia" w:cs="Georgia"/>
          <w:spacing w:val="-2"/>
          <w:sz w:val="19"/>
          <w:szCs w:val="19"/>
        </w:rPr>
        <w:t xml:space="preserve"> </w:t>
      </w:r>
      <w:r>
        <w:rPr>
          <w:rFonts w:ascii="Georgia" w:eastAsia="Georgia" w:hAnsi="Georgia" w:cs="Georgia"/>
          <w:sz w:val="19"/>
          <w:szCs w:val="19"/>
        </w:rPr>
        <w:t>suspected</w:t>
      </w:r>
      <w:r>
        <w:rPr>
          <w:rFonts w:ascii="Georgia" w:eastAsia="Georgia" w:hAnsi="Georgia" w:cs="Georgia"/>
          <w:spacing w:val="12"/>
          <w:sz w:val="19"/>
          <w:szCs w:val="19"/>
        </w:rPr>
        <w:t xml:space="preserve"> </w:t>
      </w:r>
      <w:r>
        <w:rPr>
          <w:rFonts w:ascii="Georgia" w:eastAsia="Georgia" w:hAnsi="Georgia" w:cs="Georgia"/>
          <w:sz w:val="19"/>
          <w:szCs w:val="19"/>
        </w:rPr>
        <w:t>based</w:t>
      </w:r>
      <w:r>
        <w:rPr>
          <w:rFonts w:ascii="Georgia" w:eastAsia="Georgia" w:hAnsi="Georgia" w:cs="Georgia"/>
          <w:spacing w:val="5"/>
          <w:sz w:val="19"/>
          <w:szCs w:val="19"/>
        </w:rPr>
        <w:t xml:space="preserve"> </w:t>
      </w:r>
      <w:r>
        <w:rPr>
          <w:rFonts w:ascii="Georgia" w:eastAsia="Georgia" w:hAnsi="Georgia" w:cs="Georgia"/>
          <w:sz w:val="19"/>
          <w:szCs w:val="19"/>
        </w:rPr>
        <w:t>on</w:t>
      </w:r>
      <w:r>
        <w:rPr>
          <w:rFonts w:ascii="Georgia" w:eastAsia="Georgia" w:hAnsi="Georgia" w:cs="Georgia"/>
          <w:spacing w:val="-1"/>
          <w:sz w:val="19"/>
          <w:szCs w:val="19"/>
        </w:rPr>
        <w:t xml:space="preserve"> </w:t>
      </w:r>
      <w:r>
        <w:rPr>
          <w:rFonts w:ascii="Georgia" w:eastAsia="Georgia" w:hAnsi="Georgia" w:cs="Georgia"/>
          <w:sz w:val="19"/>
          <w:szCs w:val="19"/>
        </w:rPr>
        <w:t>an</w:t>
      </w:r>
      <w:r>
        <w:rPr>
          <w:rFonts w:ascii="Georgia" w:eastAsia="Georgia" w:hAnsi="Georgia" w:cs="Georgia"/>
          <w:spacing w:val="-1"/>
          <w:sz w:val="19"/>
          <w:szCs w:val="19"/>
        </w:rPr>
        <w:t xml:space="preserve"> </w:t>
      </w:r>
      <w:r>
        <w:rPr>
          <w:rFonts w:ascii="Georgia" w:eastAsia="Georgia" w:hAnsi="Georgia" w:cs="Georgia"/>
          <w:sz w:val="19"/>
          <w:szCs w:val="19"/>
        </w:rPr>
        <w:t>unexplained</w:t>
      </w:r>
      <w:r>
        <w:rPr>
          <w:rFonts w:ascii="Georgia" w:eastAsia="Georgia" w:hAnsi="Georgia" w:cs="Georgia"/>
          <w:spacing w:val="16"/>
          <w:sz w:val="19"/>
          <w:szCs w:val="19"/>
        </w:rPr>
        <w:t xml:space="preserve"> </w:t>
      </w:r>
      <w:r>
        <w:rPr>
          <w:rFonts w:ascii="Georgia" w:eastAsia="Georgia" w:hAnsi="Georgia" w:cs="Georgia"/>
          <w:sz w:val="19"/>
          <w:szCs w:val="19"/>
        </w:rPr>
        <w:t>decline</w:t>
      </w:r>
      <w:r>
        <w:rPr>
          <w:rFonts w:ascii="Georgia" w:eastAsia="Georgia" w:hAnsi="Georgia" w:cs="Georgia"/>
          <w:spacing w:val="7"/>
          <w:sz w:val="19"/>
          <w:szCs w:val="19"/>
        </w:rPr>
        <w:t xml:space="preserve"> </w:t>
      </w:r>
      <w:r>
        <w:rPr>
          <w:rFonts w:ascii="Georgia" w:eastAsia="Georgia" w:hAnsi="Georgia" w:cs="Georgia"/>
          <w:sz w:val="19"/>
          <w:szCs w:val="19"/>
        </w:rPr>
        <w:t>in lung</w:t>
      </w:r>
      <w:r>
        <w:rPr>
          <w:rFonts w:ascii="Georgia" w:eastAsia="Georgia" w:hAnsi="Georgia" w:cs="Georgia"/>
          <w:spacing w:val="2"/>
          <w:sz w:val="19"/>
          <w:szCs w:val="19"/>
        </w:rPr>
        <w:t xml:space="preserve"> </w:t>
      </w:r>
      <w:r>
        <w:rPr>
          <w:rFonts w:ascii="Georgia" w:eastAsia="Georgia" w:hAnsi="Georgia" w:cs="Georgia"/>
          <w:sz w:val="19"/>
          <w:szCs w:val="19"/>
        </w:rPr>
        <w:t>function</w:t>
      </w:r>
      <w:r>
        <w:rPr>
          <w:rFonts w:ascii="Georgia" w:eastAsia="Georgia" w:hAnsi="Georgia" w:cs="Georgia"/>
          <w:spacing w:val="9"/>
          <w:sz w:val="19"/>
          <w:szCs w:val="19"/>
        </w:rPr>
        <w:t xml:space="preserve"> </w:t>
      </w:r>
      <w:r>
        <w:rPr>
          <w:rFonts w:ascii="Georgia" w:eastAsia="Georgia" w:hAnsi="Georgia" w:cs="Georgia"/>
          <w:sz w:val="19"/>
          <w:szCs w:val="19"/>
        </w:rPr>
        <w:t>(measured</w:t>
      </w:r>
      <w:r>
        <w:rPr>
          <w:rFonts w:ascii="Georgia" w:eastAsia="Georgia" w:hAnsi="Georgia" w:cs="Georgia"/>
          <w:spacing w:val="13"/>
          <w:sz w:val="19"/>
          <w:szCs w:val="19"/>
        </w:rPr>
        <w:t xml:space="preserve"> </w:t>
      </w:r>
      <w:r>
        <w:rPr>
          <w:rFonts w:ascii="Georgia" w:eastAsia="Georgia" w:hAnsi="Georgia" w:cs="Georgia"/>
          <w:sz w:val="19"/>
          <w:szCs w:val="19"/>
        </w:rPr>
        <w:t>by</w:t>
      </w:r>
      <w:r>
        <w:rPr>
          <w:rFonts w:ascii="Georgia" w:eastAsia="Georgia" w:hAnsi="Georgia" w:cs="Georgia"/>
          <w:spacing w:val="-1"/>
          <w:sz w:val="19"/>
          <w:szCs w:val="19"/>
        </w:rPr>
        <w:t xml:space="preserve"> </w:t>
      </w:r>
      <w:r>
        <w:rPr>
          <w:rFonts w:ascii="Georgia" w:eastAsia="Georgia" w:hAnsi="Georgia" w:cs="Georgia"/>
          <w:sz w:val="19"/>
          <w:szCs w:val="19"/>
        </w:rPr>
        <w:t>PFT,</w:t>
      </w:r>
      <w:r>
        <w:rPr>
          <w:rFonts w:ascii="Georgia" w:eastAsia="Georgia" w:hAnsi="Georgia" w:cs="Georgia"/>
          <w:spacing w:val="3"/>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greater</w:t>
      </w:r>
      <w:r>
        <w:rPr>
          <w:rFonts w:ascii="Georgia" w:eastAsia="Georgia" w:hAnsi="Georgia" w:cs="Georgia"/>
          <w:spacing w:val="7"/>
          <w:sz w:val="19"/>
          <w:szCs w:val="19"/>
        </w:rPr>
        <w:t xml:space="preserve"> </w:t>
      </w:r>
      <w:r>
        <w:rPr>
          <w:rFonts w:ascii="Georgia" w:eastAsia="Georgia" w:hAnsi="Georgia" w:cs="Georgia"/>
          <w:w w:val="102"/>
          <w:sz w:val="19"/>
          <w:szCs w:val="19"/>
        </w:rPr>
        <w:t>than</w:t>
      </w:r>
    </w:p>
    <w:p w14:paraId="6D799677" w14:textId="77777777" w:rsidR="00E61F9D" w:rsidRDefault="005C64D6">
      <w:pPr>
        <w:spacing w:after="0" w:line="277" w:lineRule="auto"/>
        <w:ind w:left="120" w:right="62"/>
        <w:jc w:val="both"/>
        <w:rPr>
          <w:rFonts w:ascii="Georgia" w:eastAsia="Georgia" w:hAnsi="Georgia" w:cs="Georgia"/>
          <w:sz w:val="19"/>
          <w:szCs w:val="19"/>
        </w:rPr>
      </w:pPr>
      <w:proofErr w:type="gramStart"/>
      <w:r>
        <w:rPr>
          <w:rFonts w:ascii="Georgia" w:eastAsia="Georgia" w:hAnsi="Georgia" w:cs="Georgia"/>
          <w:sz w:val="19"/>
          <w:szCs w:val="19"/>
        </w:rPr>
        <w:t>20%</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baseline</w:t>
      </w:r>
      <w:r>
        <w:rPr>
          <w:rFonts w:ascii="Georgia" w:eastAsia="Georgia" w:hAnsi="Georgia" w:cs="Georgia"/>
          <w:spacing w:val="24"/>
          <w:sz w:val="19"/>
          <w:szCs w:val="19"/>
        </w:rPr>
        <w:t xml:space="preserve"> </w:t>
      </w:r>
      <w:r>
        <w:rPr>
          <w:rFonts w:ascii="Georgia" w:eastAsia="Georgia" w:hAnsi="Georgia" w:cs="Georgia"/>
          <w:sz w:val="19"/>
          <w:szCs w:val="19"/>
        </w:rPr>
        <w:t>FEV1)</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worsening</w:t>
      </w:r>
      <w:r>
        <w:rPr>
          <w:rFonts w:ascii="Georgia" w:eastAsia="Georgia" w:hAnsi="Georgia" w:cs="Georgia"/>
          <w:spacing w:val="27"/>
          <w:sz w:val="19"/>
          <w:szCs w:val="19"/>
        </w:rPr>
        <w:t xml:space="preserve"> </w:t>
      </w:r>
      <w:r>
        <w:rPr>
          <w:rFonts w:ascii="Georgia" w:eastAsia="Georgia" w:hAnsi="Georgia" w:cs="Georgia"/>
          <w:sz w:val="19"/>
          <w:szCs w:val="19"/>
        </w:rPr>
        <w:t>cough</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dyspnea,</w:t>
      </w:r>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absence</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other</w:t>
      </w:r>
      <w:r>
        <w:rPr>
          <w:rFonts w:ascii="Georgia" w:eastAsia="Georgia" w:hAnsi="Georgia" w:cs="Georgia"/>
          <w:spacing w:val="19"/>
          <w:sz w:val="19"/>
          <w:szCs w:val="19"/>
        </w:rPr>
        <w:t xml:space="preserve"> </w:t>
      </w:r>
      <w:r>
        <w:rPr>
          <w:rFonts w:ascii="Georgia" w:eastAsia="Georgia" w:hAnsi="Georgia" w:cs="Georgia"/>
          <w:sz w:val="19"/>
          <w:szCs w:val="19"/>
        </w:rPr>
        <w:t>explanations</w:t>
      </w:r>
      <w:r>
        <w:rPr>
          <w:rFonts w:ascii="Georgia" w:eastAsia="Georgia" w:hAnsi="Georgia" w:cs="Georgia"/>
          <w:spacing w:val="31"/>
          <w:sz w:val="19"/>
          <w:szCs w:val="19"/>
        </w:rPr>
        <w:t xml:space="preserve"> </w:t>
      </w:r>
      <w:r>
        <w:rPr>
          <w:rFonts w:ascii="Georgia" w:eastAsia="Georgia" w:hAnsi="Georgia" w:cs="Georgia"/>
          <w:sz w:val="19"/>
          <w:szCs w:val="19"/>
        </w:rPr>
        <w:t>such</w:t>
      </w:r>
      <w:r>
        <w:rPr>
          <w:rFonts w:ascii="Georgia" w:eastAsia="Georgia" w:hAnsi="Georgia" w:cs="Georgia"/>
          <w:spacing w:val="18"/>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pulmonary</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infection </w:t>
      </w:r>
      <w:r>
        <w:rPr>
          <w:rFonts w:ascii="Georgia" w:eastAsia="Georgia" w:hAnsi="Georgia" w:cs="Georgia"/>
          <w:sz w:val="19"/>
          <w:szCs w:val="19"/>
        </w:rPr>
        <w:t>or</w:t>
      </w:r>
      <w:r>
        <w:rPr>
          <w:rFonts w:ascii="Georgia" w:eastAsia="Georgia" w:hAnsi="Georgia" w:cs="Georgia"/>
          <w:spacing w:val="11"/>
          <w:sz w:val="19"/>
          <w:szCs w:val="19"/>
        </w:rPr>
        <w:t xml:space="preserve"> </w:t>
      </w:r>
      <w:r>
        <w:rPr>
          <w:rFonts w:ascii="Georgia" w:eastAsia="Georgia" w:hAnsi="Georgia" w:cs="Georgia"/>
          <w:sz w:val="19"/>
          <w:szCs w:val="19"/>
        </w:rPr>
        <w:t>congestive</w:t>
      </w:r>
      <w:r>
        <w:rPr>
          <w:rFonts w:ascii="Georgia" w:eastAsia="Georgia" w:hAnsi="Georgia" w:cs="Georgia"/>
          <w:spacing w:val="25"/>
          <w:sz w:val="19"/>
          <w:szCs w:val="19"/>
        </w:rPr>
        <w:t xml:space="preserve"> </w:t>
      </w:r>
      <w:r>
        <w:rPr>
          <w:rFonts w:ascii="Georgia" w:eastAsia="Georgia" w:hAnsi="Georgia" w:cs="Georgia"/>
          <w:sz w:val="19"/>
          <w:szCs w:val="19"/>
        </w:rPr>
        <w:t>heart</w:t>
      </w:r>
      <w:r>
        <w:rPr>
          <w:rFonts w:ascii="Georgia" w:eastAsia="Georgia" w:hAnsi="Georgia" w:cs="Georgia"/>
          <w:spacing w:val="16"/>
          <w:sz w:val="19"/>
          <w:szCs w:val="19"/>
        </w:rPr>
        <w:t xml:space="preserve"> </w:t>
      </w:r>
      <w:r>
        <w:rPr>
          <w:rFonts w:ascii="Georgia" w:eastAsia="Georgia" w:hAnsi="Georgia" w:cs="Georgia"/>
          <w:sz w:val="19"/>
          <w:szCs w:val="19"/>
        </w:rPr>
        <w:t>failure.</w:t>
      </w:r>
      <w:proofErr w:type="gramEnd"/>
      <w:r>
        <w:rPr>
          <w:rFonts w:ascii="Georgia" w:eastAsia="Georgia" w:hAnsi="Georgia" w:cs="Georgia"/>
          <w:spacing w:val="45"/>
          <w:sz w:val="19"/>
          <w:szCs w:val="19"/>
        </w:rPr>
        <w:t xml:space="preserve"> </w:t>
      </w:r>
      <w:r>
        <w:rPr>
          <w:rFonts w:ascii="Georgia" w:eastAsia="Georgia" w:hAnsi="Georgia" w:cs="Georgia"/>
          <w:sz w:val="19"/>
          <w:szCs w:val="19"/>
        </w:rPr>
        <w:t>MDCT</w:t>
      </w:r>
      <w:r>
        <w:rPr>
          <w:rFonts w:ascii="Georgia" w:eastAsia="Georgia" w:hAnsi="Georgia" w:cs="Georgia"/>
          <w:spacing w:val="18"/>
          <w:sz w:val="19"/>
          <w:szCs w:val="19"/>
        </w:rPr>
        <w:t xml:space="preserve"> </w:t>
      </w:r>
      <w:r>
        <w:rPr>
          <w:rFonts w:ascii="Georgia" w:eastAsia="Georgia" w:hAnsi="Georgia" w:cs="Georgia"/>
          <w:sz w:val="19"/>
          <w:szCs w:val="19"/>
        </w:rPr>
        <w:t>plays</w:t>
      </w:r>
      <w:r>
        <w:rPr>
          <w:rFonts w:ascii="Georgia" w:eastAsia="Georgia" w:hAnsi="Georgia" w:cs="Georgia"/>
          <w:spacing w:val="16"/>
          <w:sz w:val="19"/>
          <w:szCs w:val="19"/>
        </w:rPr>
        <w:t xml:space="preserve"> </w:t>
      </w:r>
      <w:r>
        <w:rPr>
          <w:rFonts w:ascii="Georgia" w:eastAsia="Georgia" w:hAnsi="Georgia" w:cs="Georgia"/>
          <w:sz w:val="19"/>
          <w:szCs w:val="19"/>
        </w:rPr>
        <w:t>an</w:t>
      </w:r>
      <w:r>
        <w:rPr>
          <w:rFonts w:ascii="Georgia" w:eastAsia="Georgia" w:hAnsi="Georgia" w:cs="Georgia"/>
          <w:spacing w:val="11"/>
          <w:sz w:val="19"/>
          <w:szCs w:val="19"/>
        </w:rPr>
        <w:t xml:space="preserve"> </w:t>
      </w:r>
      <w:r>
        <w:rPr>
          <w:rFonts w:ascii="Georgia" w:eastAsia="Georgia" w:hAnsi="Georgia" w:cs="Georgia"/>
          <w:sz w:val="19"/>
          <w:szCs w:val="19"/>
        </w:rPr>
        <w:t>important</w:t>
      </w:r>
      <w:r>
        <w:rPr>
          <w:rFonts w:ascii="Georgia" w:eastAsia="Georgia" w:hAnsi="Georgia" w:cs="Georgia"/>
          <w:spacing w:val="24"/>
          <w:sz w:val="19"/>
          <w:szCs w:val="19"/>
        </w:rPr>
        <w:t xml:space="preserve"> </w:t>
      </w:r>
      <w:r>
        <w:rPr>
          <w:rFonts w:ascii="Georgia" w:eastAsia="Georgia" w:hAnsi="Georgia" w:cs="Georgia"/>
          <w:sz w:val="19"/>
          <w:szCs w:val="19"/>
        </w:rPr>
        <w:t>role</w:t>
      </w:r>
      <w:r>
        <w:rPr>
          <w:rFonts w:ascii="Georgia" w:eastAsia="Georgia" w:hAnsi="Georgia" w:cs="Georgia"/>
          <w:spacing w:val="14"/>
          <w:sz w:val="19"/>
          <w:szCs w:val="19"/>
        </w:rPr>
        <w:t xml:space="preserve"> </w:t>
      </w:r>
      <w:r>
        <w:rPr>
          <w:rFonts w:ascii="Georgia" w:eastAsia="Georgia" w:hAnsi="Georgia" w:cs="Georgia"/>
          <w:sz w:val="19"/>
          <w:szCs w:val="19"/>
        </w:rPr>
        <w:t>by</w:t>
      </w:r>
      <w:r>
        <w:rPr>
          <w:rFonts w:ascii="Georgia" w:eastAsia="Georgia" w:hAnsi="Georgia" w:cs="Georgia"/>
          <w:spacing w:val="11"/>
          <w:sz w:val="19"/>
          <w:szCs w:val="19"/>
        </w:rPr>
        <w:t xml:space="preserve"> </w:t>
      </w:r>
      <w:r>
        <w:rPr>
          <w:rFonts w:ascii="Georgia" w:eastAsia="Georgia" w:hAnsi="Georgia" w:cs="Georgia"/>
          <w:sz w:val="19"/>
          <w:szCs w:val="19"/>
        </w:rPr>
        <w:t>demonstrating</w:t>
      </w:r>
      <w:r>
        <w:rPr>
          <w:rFonts w:ascii="Georgia" w:eastAsia="Georgia" w:hAnsi="Georgia" w:cs="Georgia"/>
          <w:spacing w:val="32"/>
          <w:sz w:val="19"/>
          <w:szCs w:val="19"/>
        </w:rPr>
        <w:t xml:space="preserve"> </w:t>
      </w:r>
      <w:r>
        <w:rPr>
          <w:rFonts w:ascii="Georgia" w:eastAsia="Georgia" w:hAnsi="Georgia" w:cs="Georgia"/>
          <w:sz w:val="19"/>
          <w:szCs w:val="19"/>
        </w:rPr>
        <w:t>low</w:t>
      </w:r>
      <w:r>
        <w:rPr>
          <w:rFonts w:ascii="Georgia" w:eastAsia="Georgia" w:hAnsi="Georgia" w:cs="Georgia"/>
          <w:spacing w:val="13"/>
          <w:sz w:val="19"/>
          <w:szCs w:val="19"/>
        </w:rPr>
        <w:t xml:space="preserve"> </w:t>
      </w:r>
      <w:r>
        <w:rPr>
          <w:rFonts w:ascii="Georgia" w:eastAsia="Georgia" w:hAnsi="Georgia" w:cs="Georgia"/>
          <w:sz w:val="19"/>
          <w:szCs w:val="19"/>
        </w:rPr>
        <w:t>attenuation</w:t>
      </w:r>
      <w:r>
        <w:rPr>
          <w:rFonts w:ascii="Georgia" w:eastAsia="Georgia" w:hAnsi="Georgia" w:cs="Georgia"/>
          <w:spacing w:val="26"/>
          <w:sz w:val="19"/>
          <w:szCs w:val="19"/>
        </w:rPr>
        <w:t xml:space="preserve"> </w:t>
      </w:r>
      <w:r>
        <w:rPr>
          <w:rFonts w:ascii="Georgia" w:eastAsia="Georgia" w:hAnsi="Georgia" w:cs="Georgia"/>
          <w:sz w:val="19"/>
          <w:szCs w:val="19"/>
        </w:rPr>
        <w:t>areas</w:t>
      </w:r>
      <w:r>
        <w:rPr>
          <w:rFonts w:ascii="Georgia" w:eastAsia="Georgia" w:hAnsi="Georgia" w:cs="Georgia"/>
          <w:spacing w:val="16"/>
          <w:sz w:val="19"/>
          <w:szCs w:val="19"/>
        </w:rPr>
        <w:t xml:space="preserve"> </w:t>
      </w:r>
      <w:r>
        <w:rPr>
          <w:rFonts w:ascii="Georgia" w:eastAsia="Georgia" w:hAnsi="Georgia" w:cs="Georgia"/>
          <w:sz w:val="19"/>
          <w:szCs w:val="19"/>
        </w:rPr>
        <w:t>representing</w:t>
      </w:r>
      <w:r>
        <w:rPr>
          <w:rFonts w:ascii="Georgia" w:eastAsia="Georgia" w:hAnsi="Georgia" w:cs="Georgia"/>
          <w:spacing w:val="28"/>
          <w:sz w:val="19"/>
          <w:szCs w:val="19"/>
        </w:rPr>
        <w:t xml:space="preserve"> </w:t>
      </w:r>
      <w:r>
        <w:rPr>
          <w:rFonts w:ascii="Georgia" w:eastAsia="Georgia" w:hAnsi="Georgia" w:cs="Georgia"/>
          <w:sz w:val="19"/>
          <w:szCs w:val="19"/>
        </w:rPr>
        <w:t>air</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trapping, </w:t>
      </w:r>
      <w:r>
        <w:rPr>
          <w:rFonts w:ascii="Georgia" w:eastAsia="Georgia" w:hAnsi="Georgia" w:cs="Georgia"/>
          <w:sz w:val="19"/>
          <w:szCs w:val="19"/>
        </w:rPr>
        <w:t>particularly</w:t>
      </w:r>
      <w:r>
        <w:rPr>
          <w:rFonts w:ascii="Georgia" w:eastAsia="Georgia" w:hAnsi="Georgia" w:cs="Georgia"/>
          <w:spacing w:val="20"/>
          <w:sz w:val="19"/>
          <w:szCs w:val="19"/>
        </w:rPr>
        <w:t xml:space="preserve"> </w:t>
      </w:r>
      <w:r>
        <w:rPr>
          <w:rFonts w:ascii="Georgia" w:eastAsia="Georgia" w:hAnsi="Georgia" w:cs="Georgia"/>
          <w:sz w:val="19"/>
          <w:szCs w:val="19"/>
        </w:rPr>
        <w:t>on</w:t>
      </w:r>
      <w:r>
        <w:rPr>
          <w:rFonts w:ascii="Georgia" w:eastAsia="Georgia" w:hAnsi="Georgia" w:cs="Georgia"/>
          <w:spacing w:val="5"/>
          <w:sz w:val="19"/>
          <w:szCs w:val="19"/>
        </w:rPr>
        <w:t xml:space="preserve"> </w:t>
      </w:r>
      <w:r>
        <w:rPr>
          <w:rFonts w:ascii="Georgia" w:eastAsia="Georgia" w:hAnsi="Georgia" w:cs="Georgia"/>
          <w:sz w:val="19"/>
          <w:szCs w:val="19"/>
        </w:rPr>
        <w:t>expiratory</w:t>
      </w:r>
      <w:r>
        <w:rPr>
          <w:rFonts w:ascii="Georgia" w:eastAsia="Georgia" w:hAnsi="Georgia" w:cs="Georgia"/>
          <w:spacing w:val="18"/>
          <w:sz w:val="19"/>
          <w:szCs w:val="19"/>
        </w:rPr>
        <w:t xml:space="preserve"> </w:t>
      </w:r>
      <w:r>
        <w:rPr>
          <w:rFonts w:ascii="Georgia" w:eastAsia="Georgia" w:hAnsi="Georgia" w:cs="Georgia"/>
          <w:sz w:val="19"/>
          <w:szCs w:val="19"/>
        </w:rPr>
        <w:t>images,</w:t>
      </w:r>
      <w:r>
        <w:rPr>
          <w:rFonts w:ascii="Georgia" w:eastAsia="Georgia" w:hAnsi="Georgia" w:cs="Georgia"/>
          <w:spacing w:val="14"/>
          <w:sz w:val="19"/>
          <w:szCs w:val="19"/>
        </w:rPr>
        <w:t xml:space="preserve"> </w:t>
      </w:r>
      <w:r>
        <w:rPr>
          <w:rFonts w:ascii="Georgia" w:eastAsia="Georgia" w:hAnsi="Georgia" w:cs="Georgia"/>
          <w:sz w:val="19"/>
          <w:szCs w:val="19"/>
        </w:rPr>
        <w:t>which</w:t>
      </w:r>
      <w:r>
        <w:rPr>
          <w:rFonts w:ascii="Georgia" w:eastAsia="Georgia" w:hAnsi="Georgia" w:cs="Georgia"/>
          <w:spacing w:val="11"/>
          <w:sz w:val="19"/>
          <w:szCs w:val="19"/>
        </w:rPr>
        <w:t xml:space="preserve"> </w:t>
      </w:r>
      <w:r>
        <w:rPr>
          <w:rFonts w:ascii="Georgia" w:eastAsia="Georgia" w:hAnsi="Georgia" w:cs="Georgia"/>
          <w:sz w:val="19"/>
          <w:szCs w:val="19"/>
        </w:rPr>
        <w:t>correlate</w:t>
      </w:r>
      <w:r>
        <w:rPr>
          <w:rFonts w:ascii="Georgia" w:eastAsia="Georgia" w:hAnsi="Georgia" w:cs="Georgia"/>
          <w:spacing w:val="16"/>
          <w:sz w:val="19"/>
          <w:szCs w:val="19"/>
        </w:rPr>
        <w:t xml:space="preserve"> </w:t>
      </w:r>
      <w:r>
        <w:rPr>
          <w:rFonts w:ascii="Georgia" w:eastAsia="Georgia" w:hAnsi="Georgia" w:cs="Georgia"/>
          <w:sz w:val="19"/>
          <w:szCs w:val="19"/>
        </w:rPr>
        <w:t>with</w:t>
      </w:r>
      <w:r>
        <w:rPr>
          <w:rFonts w:ascii="Georgia" w:eastAsia="Georgia" w:hAnsi="Georgia" w:cs="Georgia"/>
          <w:spacing w:val="8"/>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presence</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bronchiolitis</w:t>
      </w:r>
      <w:r>
        <w:rPr>
          <w:rFonts w:ascii="Georgia" w:eastAsia="Georgia" w:hAnsi="Georgia" w:cs="Georgia"/>
          <w:spacing w:val="22"/>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Prior</w:t>
      </w:r>
      <w:r>
        <w:rPr>
          <w:rFonts w:ascii="Georgia" w:eastAsia="Georgia" w:hAnsi="Georgia" w:cs="Georgia"/>
          <w:spacing w:val="10"/>
          <w:sz w:val="19"/>
          <w:szCs w:val="19"/>
        </w:rPr>
        <w:t xml:space="preserve"> </w:t>
      </w:r>
      <w:r>
        <w:rPr>
          <w:rFonts w:ascii="Georgia" w:eastAsia="Georgia" w:hAnsi="Georgia" w:cs="Georgia"/>
          <w:sz w:val="19"/>
          <w:szCs w:val="19"/>
        </w:rPr>
        <w:t>studies</w:t>
      </w:r>
      <w:r>
        <w:rPr>
          <w:rFonts w:ascii="Georgia" w:eastAsia="Georgia" w:hAnsi="Georgia" w:cs="Georgia"/>
          <w:spacing w:val="13"/>
          <w:sz w:val="19"/>
          <w:szCs w:val="19"/>
        </w:rPr>
        <w:t xml:space="preserve"> </w:t>
      </w:r>
      <w:r>
        <w:rPr>
          <w:rFonts w:ascii="Georgia" w:eastAsia="Georgia" w:hAnsi="Georgia" w:cs="Georgia"/>
          <w:sz w:val="19"/>
          <w:szCs w:val="19"/>
        </w:rPr>
        <w:t>reported</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limited </w:t>
      </w:r>
      <w:r>
        <w:rPr>
          <w:rFonts w:ascii="Georgia" w:eastAsia="Georgia" w:hAnsi="Georgia" w:cs="Georgia"/>
          <w:sz w:val="19"/>
          <w:szCs w:val="19"/>
        </w:rPr>
        <w:t>sensitivity</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early diagnosis</w:t>
      </w:r>
      <w:r>
        <w:rPr>
          <w:rFonts w:ascii="Georgia" w:eastAsia="Georgia" w:hAnsi="Georgia" w:cs="Georgia"/>
          <w:spacing w:val="8"/>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bronchiolitis</w:t>
      </w:r>
      <w:r>
        <w:rPr>
          <w:rFonts w:ascii="Georgia" w:eastAsia="Georgia" w:hAnsi="Georgia" w:cs="Georgia"/>
          <w:spacing w:val="13"/>
          <w:sz w:val="19"/>
          <w:szCs w:val="19"/>
        </w:rPr>
        <w:t xml:space="preserve"> </w:t>
      </w:r>
      <w:proofErr w:type="spellStart"/>
      <w:r>
        <w:rPr>
          <w:rFonts w:ascii="Georgia" w:eastAsia="Georgia" w:hAnsi="Georgia" w:cs="Georgia"/>
          <w:sz w:val="19"/>
          <w:szCs w:val="19"/>
        </w:rPr>
        <w:t>obliterans</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however</w:t>
      </w:r>
      <w:r>
        <w:rPr>
          <w:rFonts w:ascii="Georgia" w:eastAsia="Georgia" w:hAnsi="Georgia" w:cs="Georgia"/>
          <w:spacing w:val="6"/>
          <w:sz w:val="19"/>
          <w:szCs w:val="19"/>
        </w:rPr>
        <w:t xml:space="preserve"> </w:t>
      </w:r>
      <w:r>
        <w:rPr>
          <w:rFonts w:ascii="Georgia" w:eastAsia="Georgia" w:hAnsi="Georgia" w:cs="Georgia"/>
          <w:sz w:val="19"/>
          <w:szCs w:val="19"/>
        </w:rPr>
        <w:t>these</w:t>
      </w:r>
      <w:r>
        <w:rPr>
          <w:rFonts w:ascii="Georgia" w:eastAsia="Georgia" w:hAnsi="Georgia" w:cs="Georgia"/>
          <w:spacing w:val="1"/>
          <w:sz w:val="19"/>
          <w:szCs w:val="19"/>
        </w:rPr>
        <w:t xml:space="preserve"> </w:t>
      </w:r>
      <w:r>
        <w:rPr>
          <w:rFonts w:ascii="Georgia" w:eastAsia="Georgia" w:hAnsi="Georgia" w:cs="Georgia"/>
          <w:sz w:val="19"/>
          <w:szCs w:val="19"/>
        </w:rPr>
        <w:t>utilized</w:t>
      </w:r>
      <w:r>
        <w:rPr>
          <w:rFonts w:ascii="Georgia" w:eastAsia="Georgia" w:hAnsi="Georgia" w:cs="Georgia"/>
          <w:spacing w:val="5"/>
          <w:sz w:val="19"/>
          <w:szCs w:val="19"/>
        </w:rPr>
        <w:t xml:space="preserve"> </w:t>
      </w:r>
      <w:r>
        <w:rPr>
          <w:rFonts w:ascii="Georgia" w:eastAsia="Georgia" w:hAnsi="Georgia" w:cs="Georgia"/>
          <w:sz w:val="19"/>
          <w:szCs w:val="19"/>
        </w:rPr>
        <w:t>semi-quantitative</w:t>
      </w:r>
      <w:r>
        <w:rPr>
          <w:rFonts w:ascii="Georgia" w:eastAsia="Georgia" w:hAnsi="Georgia" w:cs="Georgia"/>
          <w:spacing w:val="22"/>
          <w:sz w:val="19"/>
          <w:szCs w:val="19"/>
        </w:rPr>
        <w:t xml:space="preserve"> </w:t>
      </w:r>
      <w:r>
        <w:rPr>
          <w:rFonts w:ascii="Georgia" w:eastAsia="Georgia" w:hAnsi="Georgia" w:cs="Georgia"/>
          <w:sz w:val="19"/>
          <w:szCs w:val="19"/>
        </w:rPr>
        <w:t>or</w:t>
      </w:r>
      <w:r>
        <w:rPr>
          <w:rFonts w:ascii="Georgia" w:eastAsia="Georgia" w:hAnsi="Georgia" w:cs="Georgia"/>
          <w:spacing w:val="-4"/>
          <w:sz w:val="19"/>
          <w:szCs w:val="19"/>
        </w:rPr>
        <w:t xml:space="preserve"> </w:t>
      </w:r>
      <w:r>
        <w:rPr>
          <w:rFonts w:ascii="Georgia" w:eastAsia="Georgia" w:hAnsi="Georgia" w:cs="Georgia"/>
          <w:sz w:val="19"/>
          <w:szCs w:val="19"/>
        </w:rPr>
        <w:t>qualitative</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assessment </w:t>
      </w:r>
      <w:r>
        <w:rPr>
          <w:rFonts w:ascii="Georgia" w:eastAsia="Georgia" w:hAnsi="Georgia" w:cs="Georgia"/>
          <w:sz w:val="19"/>
          <w:szCs w:val="19"/>
        </w:rPr>
        <w:t>of</w:t>
      </w:r>
      <w:r>
        <w:rPr>
          <w:rFonts w:ascii="Georgia" w:eastAsia="Georgia" w:hAnsi="Georgia" w:cs="Georgia"/>
          <w:spacing w:val="-6"/>
          <w:sz w:val="19"/>
          <w:szCs w:val="19"/>
        </w:rPr>
        <w:t xml:space="preserve"> </w:t>
      </w:r>
      <w:r>
        <w:rPr>
          <w:rFonts w:ascii="Georgia" w:eastAsia="Georgia" w:hAnsi="Georgia" w:cs="Georgia"/>
          <w:sz w:val="19"/>
          <w:szCs w:val="19"/>
        </w:rPr>
        <w:t>air</w:t>
      </w:r>
      <w:r>
        <w:rPr>
          <w:rFonts w:ascii="Georgia" w:eastAsia="Georgia" w:hAnsi="Georgia" w:cs="Georgia"/>
          <w:spacing w:val="-2"/>
          <w:sz w:val="19"/>
          <w:szCs w:val="19"/>
        </w:rPr>
        <w:t xml:space="preserve"> </w:t>
      </w:r>
      <w:r>
        <w:rPr>
          <w:rFonts w:ascii="Georgia" w:eastAsia="Georgia" w:hAnsi="Georgia" w:cs="Georgia"/>
          <w:sz w:val="19"/>
          <w:szCs w:val="19"/>
        </w:rPr>
        <w:t>trapping</w:t>
      </w:r>
      <w:r>
        <w:rPr>
          <w:rFonts w:ascii="Georgia" w:eastAsia="Georgia" w:hAnsi="Georgia" w:cs="Georgia"/>
          <w:spacing w:val="5"/>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non-volumetric</w:t>
      </w:r>
      <w:r>
        <w:rPr>
          <w:rFonts w:ascii="Georgia" w:eastAsia="Georgia" w:hAnsi="Georgia" w:cs="Georgia"/>
          <w:spacing w:val="17"/>
          <w:sz w:val="19"/>
          <w:szCs w:val="19"/>
        </w:rPr>
        <w:t xml:space="preserve"> </w:t>
      </w:r>
      <w:r>
        <w:rPr>
          <w:rFonts w:ascii="Georgia" w:eastAsia="Georgia" w:hAnsi="Georgia" w:cs="Georgia"/>
          <w:sz w:val="19"/>
          <w:szCs w:val="19"/>
        </w:rPr>
        <w:t>data</w:t>
      </w:r>
      <w:r>
        <w:rPr>
          <w:rFonts w:ascii="Georgia" w:eastAsia="Georgia" w:hAnsi="Georgia" w:cs="Georgia"/>
          <w:spacing w:val="-2"/>
          <w:sz w:val="19"/>
          <w:szCs w:val="19"/>
        </w:rPr>
        <w:t xml:space="preserve"> </w:t>
      </w:r>
      <w:r>
        <w:rPr>
          <w:rFonts w:ascii="Georgia" w:eastAsia="Georgia" w:hAnsi="Georgia" w:cs="Georgia"/>
          <w:sz w:val="19"/>
          <w:szCs w:val="19"/>
        </w:rPr>
        <w:t>sets.</w:t>
      </w:r>
      <w:r>
        <w:rPr>
          <w:rFonts w:ascii="Georgia" w:eastAsia="Georgia" w:hAnsi="Georgia" w:cs="Georgia"/>
          <w:spacing w:val="21"/>
          <w:sz w:val="19"/>
          <w:szCs w:val="19"/>
        </w:rPr>
        <w:t xml:space="preserve"> </w:t>
      </w:r>
      <w:r>
        <w:rPr>
          <w:rFonts w:ascii="Georgia" w:eastAsia="Georgia" w:hAnsi="Georgia" w:cs="Georgia"/>
          <w:sz w:val="19"/>
          <w:szCs w:val="19"/>
        </w:rPr>
        <w:t>This</w:t>
      </w:r>
      <w:r>
        <w:rPr>
          <w:rFonts w:ascii="Georgia" w:eastAsia="Georgia" w:hAnsi="Georgia" w:cs="Georgia"/>
          <w:spacing w:val="-2"/>
          <w:sz w:val="19"/>
          <w:szCs w:val="19"/>
        </w:rPr>
        <w:t xml:space="preserve"> </w:t>
      </w:r>
      <w:r>
        <w:rPr>
          <w:rFonts w:ascii="Georgia" w:eastAsia="Georgia" w:hAnsi="Georgia" w:cs="Georgia"/>
          <w:sz w:val="19"/>
          <w:szCs w:val="19"/>
        </w:rPr>
        <w:t>study aims</w:t>
      </w:r>
      <w:r>
        <w:rPr>
          <w:rFonts w:ascii="Georgia" w:eastAsia="Georgia" w:hAnsi="Georgia" w:cs="Georgia"/>
          <w:spacing w:val="-1"/>
          <w:sz w:val="19"/>
          <w:szCs w:val="19"/>
        </w:rPr>
        <w:t xml:space="preserve"> </w:t>
      </w:r>
      <w:r>
        <w:rPr>
          <w:rFonts w:ascii="Georgia" w:eastAsia="Georgia" w:hAnsi="Georgia" w:cs="Georgia"/>
          <w:sz w:val="19"/>
          <w:szCs w:val="19"/>
        </w:rPr>
        <w:t>to</w:t>
      </w:r>
      <w:r>
        <w:rPr>
          <w:rFonts w:ascii="Georgia" w:eastAsia="Georgia" w:hAnsi="Georgia" w:cs="Georgia"/>
          <w:spacing w:val="-6"/>
          <w:sz w:val="19"/>
          <w:szCs w:val="19"/>
        </w:rPr>
        <w:t xml:space="preserve"> </w:t>
      </w:r>
      <w:r>
        <w:rPr>
          <w:rFonts w:ascii="Georgia" w:eastAsia="Georgia" w:hAnsi="Georgia" w:cs="Georgia"/>
          <w:sz w:val="19"/>
          <w:szCs w:val="19"/>
        </w:rPr>
        <w:t>assess</w:t>
      </w:r>
      <w:r>
        <w:rPr>
          <w:rFonts w:ascii="Georgia" w:eastAsia="Georgia" w:hAnsi="Georgia" w:cs="Georgia"/>
          <w:spacing w:val="1"/>
          <w:sz w:val="19"/>
          <w:szCs w:val="19"/>
        </w:rPr>
        <w:t xml:space="preserve"> </w:t>
      </w:r>
      <w:r>
        <w:rPr>
          <w:rFonts w:ascii="Georgia" w:eastAsia="Georgia" w:hAnsi="Georgia" w:cs="Georgia"/>
          <w:sz w:val="19"/>
          <w:szCs w:val="19"/>
        </w:rPr>
        <w:t>whether</w:t>
      </w:r>
      <w:r>
        <w:rPr>
          <w:rFonts w:ascii="Georgia" w:eastAsia="Georgia" w:hAnsi="Georgia" w:cs="Georgia"/>
          <w:spacing w:val="5"/>
          <w:sz w:val="19"/>
          <w:szCs w:val="19"/>
        </w:rPr>
        <w:t xml:space="preserve"> </w:t>
      </w:r>
      <w:r>
        <w:rPr>
          <w:rFonts w:ascii="Georgia" w:eastAsia="Georgia" w:hAnsi="Georgia" w:cs="Georgia"/>
          <w:sz w:val="19"/>
          <w:szCs w:val="19"/>
        </w:rPr>
        <w:t>more advanced,</w:t>
      </w:r>
      <w:r>
        <w:rPr>
          <w:rFonts w:ascii="Georgia" w:eastAsia="Georgia" w:hAnsi="Georgia" w:cs="Georgia"/>
          <w:spacing w:val="10"/>
          <w:sz w:val="19"/>
          <w:szCs w:val="19"/>
        </w:rPr>
        <w:t xml:space="preserve"> </w:t>
      </w:r>
      <w:r>
        <w:rPr>
          <w:rFonts w:ascii="Georgia" w:eastAsia="Georgia" w:hAnsi="Georgia" w:cs="Georgia"/>
          <w:sz w:val="19"/>
          <w:szCs w:val="19"/>
        </w:rPr>
        <w:t>fully</w:t>
      </w:r>
      <w:r>
        <w:rPr>
          <w:rFonts w:ascii="Georgia" w:eastAsia="Georgia" w:hAnsi="Georgia" w:cs="Georgia"/>
          <w:spacing w:val="-2"/>
          <w:sz w:val="19"/>
          <w:szCs w:val="19"/>
        </w:rPr>
        <w:t xml:space="preserve"> </w:t>
      </w:r>
      <w:r>
        <w:rPr>
          <w:rFonts w:ascii="Georgia" w:eastAsia="Georgia" w:hAnsi="Georgia" w:cs="Georgia"/>
          <w:sz w:val="19"/>
          <w:szCs w:val="19"/>
        </w:rPr>
        <w:t>automated</w:t>
      </w:r>
      <w:r>
        <w:rPr>
          <w:rFonts w:ascii="Georgia" w:eastAsia="Georgia" w:hAnsi="Georgia" w:cs="Georgia"/>
          <w:spacing w:val="9"/>
          <w:sz w:val="19"/>
          <w:szCs w:val="19"/>
        </w:rPr>
        <w:t xml:space="preserve"> </w:t>
      </w:r>
      <w:r>
        <w:rPr>
          <w:rFonts w:ascii="Georgia" w:eastAsia="Georgia" w:hAnsi="Georgia" w:cs="Georgia"/>
          <w:sz w:val="19"/>
          <w:szCs w:val="19"/>
        </w:rPr>
        <w:t>imaging</w:t>
      </w:r>
      <w:r>
        <w:rPr>
          <w:rFonts w:ascii="Georgia" w:eastAsia="Georgia" w:hAnsi="Georgia" w:cs="Georgia"/>
          <w:spacing w:val="5"/>
          <w:sz w:val="19"/>
          <w:szCs w:val="19"/>
        </w:rPr>
        <w:t xml:space="preserve"> </w:t>
      </w:r>
      <w:r>
        <w:rPr>
          <w:rFonts w:ascii="Georgia" w:eastAsia="Georgia" w:hAnsi="Georgia" w:cs="Georgia"/>
          <w:w w:val="102"/>
          <w:sz w:val="19"/>
          <w:szCs w:val="19"/>
        </w:rPr>
        <w:t xml:space="preserve">analysis </w:t>
      </w:r>
      <w:r>
        <w:rPr>
          <w:rFonts w:ascii="Georgia" w:eastAsia="Georgia" w:hAnsi="Georgia" w:cs="Georgia"/>
          <w:sz w:val="19"/>
          <w:szCs w:val="19"/>
        </w:rPr>
        <w:t>can</w:t>
      </w:r>
      <w:r>
        <w:rPr>
          <w:rFonts w:ascii="Georgia" w:eastAsia="Georgia" w:hAnsi="Georgia" w:cs="Georgia"/>
          <w:spacing w:val="7"/>
          <w:sz w:val="19"/>
          <w:szCs w:val="19"/>
        </w:rPr>
        <w:t xml:space="preserve"> </w:t>
      </w:r>
      <w:r>
        <w:rPr>
          <w:rFonts w:ascii="Georgia" w:eastAsia="Georgia" w:hAnsi="Georgia" w:cs="Georgia"/>
          <w:sz w:val="19"/>
          <w:szCs w:val="19"/>
        </w:rPr>
        <w:t>detect</w:t>
      </w:r>
      <w:r>
        <w:rPr>
          <w:rFonts w:ascii="Georgia" w:eastAsia="Georgia" w:hAnsi="Georgia" w:cs="Georgia"/>
          <w:spacing w:val="11"/>
          <w:sz w:val="19"/>
          <w:szCs w:val="19"/>
        </w:rPr>
        <w:t xml:space="preserve"> </w:t>
      </w:r>
      <w:r>
        <w:rPr>
          <w:rFonts w:ascii="Georgia" w:eastAsia="Georgia" w:hAnsi="Georgia" w:cs="Georgia"/>
          <w:sz w:val="19"/>
          <w:szCs w:val="19"/>
        </w:rPr>
        <w:t>early</w:t>
      </w:r>
      <w:r>
        <w:rPr>
          <w:rFonts w:ascii="Georgia" w:eastAsia="Georgia" w:hAnsi="Georgia" w:cs="Georgia"/>
          <w:spacing w:val="9"/>
          <w:sz w:val="19"/>
          <w:szCs w:val="19"/>
        </w:rPr>
        <w:t xml:space="preserve"> </w:t>
      </w:r>
      <w:r>
        <w:rPr>
          <w:rFonts w:ascii="Georgia" w:eastAsia="Georgia" w:hAnsi="Georgia" w:cs="Georgia"/>
          <w:sz w:val="19"/>
          <w:szCs w:val="19"/>
        </w:rPr>
        <w:t>BOS</w:t>
      </w:r>
      <w:r>
        <w:rPr>
          <w:rFonts w:ascii="Georgia" w:eastAsia="Georgia" w:hAnsi="Georgia" w:cs="Georgia"/>
          <w:spacing w:val="8"/>
          <w:sz w:val="19"/>
          <w:szCs w:val="19"/>
        </w:rPr>
        <w:t xml:space="preserve"> </w:t>
      </w:r>
      <w:r>
        <w:rPr>
          <w:rFonts w:ascii="Georgia" w:eastAsia="Georgia" w:hAnsi="Georgia" w:cs="Georgia"/>
          <w:sz w:val="19"/>
          <w:szCs w:val="19"/>
        </w:rPr>
        <w:t>prior</w:t>
      </w:r>
      <w:r>
        <w:rPr>
          <w:rFonts w:ascii="Georgia" w:eastAsia="Georgia" w:hAnsi="Georgia" w:cs="Georgia"/>
          <w:spacing w:val="9"/>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development</w:t>
      </w:r>
      <w:r>
        <w:rPr>
          <w:rFonts w:ascii="Georgia" w:eastAsia="Georgia" w:hAnsi="Georgia" w:cs="Georgia"/>
          <w:spacing w:val="23"/>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clinically</w:t>
      </w:r>
      <w:r>
        <w:rPr>
          <w:rFonts w:ascii="Georgia" w:eastAsia="Georgia" w:hAnsi="Georgia" w:cs="Georgia"/>
          <w:spacing w:val="16"/>
          <w:sz w:val="19"/>
          <w:szCs w:val="19"/>
        </w:rPr>
        <w:t xml:space="preserve"> </w:t>
      </w:r>
      <w:r>
        <w:rPr>
          <w:rFonts w:ascii="Georgia" w:eastAsia="Georgia" w:hAnsi="Georgia" w:cs="Georgia"/>
          <w:sz w:val="19"/>
          <w:szCs w:val="19"/>
        </w:rPr>
        <w:t>apparent</w:t>
      </w:r>
      <w:r>
        <w:rPr>
          <w:rFonts w:ascii="Georgia" w:eastAsia="Georgia" w:hAnsi="Georgia" w:cs="Georgia"/>
          <w:spacing w:val="16"/>
          <w:sz w:val="19"/>
          <w:szCs w:val="19"/>
        </w:rPr>
        <w:t xml:space="preserve"> </w:t>
      </w:r>
      <w:r>
        <w:rPr>
          <w:rFonts w:ascii="Georgia" w:eastAsia="Georgia" w:hAnsi="Georgia" w:cs="Georgia"/>
          <w:w w:val="102"/>
          <w:sz w:val="19"/>
          <w:szCs w:val="19"/>
        </w:rPr>
        <w:t>disease.</w:t>
      </w:r>
    </w:p>
    <w:p w14:paraId="6C8E523B" w14:textId="718768D5" w:rsidR="00E61F9D" w:rsidRDefault="005C64D6">
      <w:pPr>
        <w:spacing w:before="59" w:after="0" w:line="277" w:lineRule="auto"/>
        <w:ind w:left="120" w:right="88"/>
        <w:jc w:val="both"/>
        <w:rPr>
          <w:rFonts w:ascii="Georgia" w:eastAsia="Georgia" w:hAnsi="Georgia" w:cs="Georgia"/>
          <w:sz w:val="19"/>
          <w:szCs w:val="19"/>
        </w:rPr>
      </w:pPr>
      <w:r>
        <w:rPr>
          <w:rFonts w:ascii="Georgia" w:eastAsia="Georgia" w:hAnsi="Georgia" w:cs="Georgia"/>
          <w:sz w:val="19"/>
          <w:szCs w:val="19"/>
        </w:rPr>
        <w:t>PFT</w:t>
      </w:r>
      <w:r>
        <w:rPr>
          <w:rFonts w:ascii="Georgia" w:eastAsia="Georgia" w:hAnsi="Georgia" w:cs="Georgia"/>
          <w:spacing w:val="-7"/>
          <w:sz w:val="19"/>
          <w:szCs w:val="19"/>
        </w:rPr>
        <w:t xml:space="preserve"> </w:t>
      </w:r>
      <w:r>
        <w:rPr>
          <w:rFonts w:ascii="Georgia" w:eastAsia="Georgia" w:hAnsi="Georgia" w:cs="Georgia"/>
          <w:sz w:val="19"/>
          <w:szCs w:val="19"/>
        </w:rPr>
        <w:t>is</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current</w:t>
      </w:r>
      <w:r>
        <w:rPr>
          <w:rFonts w:ascii="Georgia" w:eastAsia="Georgia" w:hAnsi="Georgia" w:cs="Georgia"/>
          <w:spacing w:val="-2"/>
          <w:sz w:val="19"/>
          <w:szCs w:val="19"/>
        </w:rPr>
        <w:t xml:space="preserve"> </w:t>
      </w:r>
      <w:r>
        <w:rPr>
          <w:rFonts w:ascii="Georgia" w:eastAsia="Georgia" w:hAnsi="Georgia" w:cs="Georgia"/>
          <w:sz w:val="19"/>
          <w:szCs w:val="19"/>
        </w:rPr>
        <w:t>reference</w:t>
      </w:r>
      <w:r>
        <w:rPr>
          <w:rFonts w:ascii="Georgia" w:eastAsia="Georgia" w:hAnsi="Georgia" w:cs="Georgia"/>
          <w:spacing w:val="2"/>
          <w:sz w:val="19"/>
          <w:szCs w:val="19"/>
        </w:rPr>
        <w:t xml:space="preserve"> </w:t>
      </w:r>
      <w:r>
        <w:rPr>
          <w:rFonts w:ascii="Georgia" w:eastAsia="Georgia" w:hAnsi="Georgia" w:cs="Georgia"/>
          <w:sz w:val="19"/>
          <w:szCs w:val="19"/>
        </w:rPr>
        <w:t>standard</w:t>
      </w:r>
      <w:r>
        <w:rPr>
          <w:rFonts w:ascii="Georgia" w:eastAsia="Georgia" w:hAnsi="Georgia" w:cs="Georgia"/>
          <w:spacing w:val="1"/>
          <w:sz w:val="19"/>
          <w:szCs w:val="19"/>
        </w:rPr>
        <w:t xml:space="preserve"> </w:t>
      </w:r>
      <w:r>
        <w:rPr>
          <w:rFonts w:ascii="Georgia" w:eastAsia="Georgia" w:hAnsi="Georgia" w:cs="Georgia"/>
          <w:sz w:val="19"/>
          <w:szCs w:val="19"/>
        </w:rPr>
        <w:t>for</w:t>
      </w:r>
      <w:r>
        <w:rPr>
          <w:rFonts w:ascii="Georgia" w:eastAsia="Georgia" w:hAnsi="Georgia" w:cs="Georgia"/>
          <w:spacing w:val="-9"/>
          <w:sz w:val="19"/>
          <w:szCs w:val="19"/>
        </w:rPr>
        <w:t xml:space="preserve"> </w:t>
      </w:r>
      <w:r>
        <w:rPr>
          <w:rFonts w:ascii="Georgia" w:eastAsia="Georgia" w:hAnsi="Georgia" w:cs="Georgia"/>
          <w:sz w:val="19"/>
          <w:szCs w:val="19"/>
        </w:rPr>
        <w:t>diagnosis</w:t>
      </w:r>
      <w:r>
        <w:rPr>
          <w:rFonts w:ascii="Georgia" w:eastAsia="Georgia" w:hAnsi="Georgia" w:cs="Georgia"/>
          <w:spacing w:val="2"/>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BOS;</w:t>
      </w:r>
      <w:r>
        <w:rPr>
          <w:rFonts w:ascii="Georgia" w:eastAsia="Georgia" w:hAnsi="Georgia" w:cs="Georgia"/>
          <w:spacing w:val="-5"/>
          <w:sz w:val="19"/>
          <w:szCs w:val="19"/>
        </w:rPr>
        <w:t xml:space="preserve"> </w:t>
      </w:r>
      <w:r>
        <w:rPr>
          <w:rFonts w:ascii="Georgia" w:eastAsia="Georgia" w:hAnsi="Georgia" w:cs="Georgia"/>
          <w:sz w:val="19"/>
          <w:szCs w:val="19"/>
        </w:rPr>
        <w:t>however,</w:t>
      </w:r>
      <w:r>
        <w:rPr>
          <w:rFonts w:ascii="Georgia" w:eastAsia="Georgia" w:hAnsi="Georgia" w:cs="Georgia"/>
          <w:spacing w:val="4"/>
          <w:sz w:val="19"/>
          <w:szCs w:val="19"/>
        </w:rPr>
        <w:t xml:space="preserve"> </w:t>
      </w:r>
      <w:r>
        <w:rPr>
          <w:rFonts w:ascii="Georgia" w:eastAsia="Georgia" w:hAnsi="Georgia" w:cs="Georgia"/>
          <w:sz w:val="19"/>
          <w:szCs w:val="19"/>
        </w:rPr>
        <w:t>by</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time</w:t>
      </w:r>
      <w:r>
        <w:rPr>
          <w:rFonts w:ascii="Georgia" w:eastAsia="Georgia" w:hAnsi="Georgia" w:cs="Georgia"/>
          <w:spacing w:val="-6"/>
          <w:sz w:val="19"/>
          <w:szCs w:val="19"/>
        </w:rPr>
        <w:t xml:space="preserve"> </w:t>
      </w:r>
      <w:r>
        <w:rPr>
          <w:rFonts w:ascii="Georgia" w:eastAsia="Georgia" w:hAnsi="Georgia" w:cs="Georgia"/>
          <w:sz w:val="19"/>
          <w:szCs w:val="19"/>
        </w:rPr>
        <w:t>PFT</w:t>
      </w:r>
      <w:r>
        <w:rPr>
          <w:rFonts w:ascii="Georgia" w:eastAsia="Georgia" w:hAnsi="Georgia" w:cs="Georgia"/>
          <w:spacing w:val="-7"/>
          <w:sz w:val="19"/>
          <w:szCs w:val="19"/>
        </w:rPr>
        <w:t xml:space="preserve"> </w:t>
      </w:r>
      <w:r>
        <w:rPr>
          <w:rFonts w:ascii="Georgia" w:eastAsia="Georgia" w:hAnsi="Georgia" w:cs="Georgia"/>
          <w:sz w:val="19"/>
          <w:szCs w:val="19"/>
        </w:rPr>
        <w:t>abnormalities</w:t>
      </w:r>
      <w:r>
        <w:rPr>
          <w:rFonts w:ascii="Georgia" w:eastAsia="Georgia" w:hAnsi="Georgia" w:cs="Georgia"/>
          <w:spacing w:val="9"/>
          <w:sz w:val="19"/>
          <w:szCs w:val="19"/>
        </w:rPr>
        <w:t xml:space="preserve"> </w:t>
      </w:r>
      <w:r>
        <w:rPr>
          <w:rFonts w:ascii="Georgia" w:eastAsia="Georgia" w:hAnsi="Georgia" w:cs="Georgia"/>
          <w:sz w:val="19"/>
          <w:szCs w:val="19"/>
        </w:rPr>
        <w:t>beyond</w:t>
      </w:r>
      <w:r>
        <w:rPr>
          <w:rFonts w:ascii="Georgia" w:eastAsia="Georgia" w:hAnsi="Georgia" w:cs="Georgia"/>
          <w:spacing w:val="-2"/>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threshold</w:t>
      </w:r>
      <w:r>
        <w:rPr>
          <w:rFonts w:ascii="Georgia" w:eastAsia="Georgia" w:hAnsi="Georgia" w:cs="Georgia"/>
          <w:spacing w:val="2"/>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w w:val="102"/>
          <w:sz w:val="19"/>
          <w:szCs w:val="19"/>
        </w:rPr>
        <w:t xml:space="preserve">BOS </w:t>
      </w:r>
      <w:r>
        <w:rPr>
          <w:rFonts w:ascii="Georgia" w:eastAsia="Georgia" w:hAnsi="Georgia" w:cs="Georgia"/>
          <w:sz w:val="19"/>
          <w:szCs w:val="19"/>
        </w:rPr>
        <w:t>diagnosis</w:t>
      </w:r>
      <w:r>
        <w:rPr>
          <w:rFonts w:ascii="Georgia" w:eastAsia="Georgia" w:hAnsi="Georgia" w:cs="Georgia"/>
          <w:spacing w:val="8"/>
          <w:sz w:val="19"/>
          <w:szCs w:val="19"/>
        </w:rPr>
        <w:t xml:space="preserve"> </w:t>
      </w:r>
      <w:r>
        <w:rPr>
          <w:rFonts w:ascii="Georgia" w:eastAsia="Georgia" w:hAnsi="Georgia" w:cs="Georgia"/>
          <w:sz w:val="19"/>
          <w:szCs w:val="19"/>
        </w:rPr>
        <w:t>ensue,</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disease</w:t>
      </w:r>
      <w:r>
        <w:rPr>
          <w:rFonts w:ascii="Georgia" w:eastAsia="Georgia" w:hAnsi="Georgia" w:cs="Georgia"/>
          <w:spacing w:val="4"/>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already</w:t>
      </w:r>
      <w:r>
        <w:rPr>
          <w:rFonts w:ascii="Georgia" w:eastAsia="Georgia" w:hAnsi="Georgia" w:cs="Georgia"/>
          <w:spacing w:val="4"/>
          <w:sz w:val="19"/>
          <w:szCs w:val="19"/>
        </w:rPr>
        <w:t xml:space="preserve"> </w:t>
      </w:r>
      <w:r>
        <w:rPr>
          <w:rFonts w:ascii="Georgia" w:eastAsia="Georgia" w:hAnsi="Georgia" w:cs="Georgia"/>
          <w:sz w:val="19"/>
          <w:szCs w:val="19"/>
        </w:rPr>
        <w:t>manifest</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not</w:t>
      </w:r>
      <w:r>
        <w:rPr>
          <w:rFonts w:ascii="Georgia" w:eastAsia="Georgia" w:hAnsi="Georgia" w:cs="Georgia"/>
          <w:spacing w:val="-2"/>
          <w:sz w:val="19"/>
          <w:szCs w:val="19"/>
        </w:rPr>
        <w:t xml:space="preserve"> </w:t>
      </w:r>
      <w:r>
        <w:rPr>
          <w:rFonts w:ascii="Georgia" w:eastAsia="Georgia" w:hAnsi="Georgia" w:cs="Georgia"/>
          <w:sz w:val="19"/>
          <w:szCs w:val="19"/>
        </w:rPr>
        <w:t>reversible</w:t>
      </w:r>
      <w:r>
        <w:rPr>
          <w:rFonts w:ascii="Georgia" w:eastAsia="Georgia" w:hAnsi="Georgia" w:cs="Georgia"/>
          <w:spacing w:val="8"/>
          <w:sz w:val="19"/>
          <w:szCs w:val="19"/>
        </w:rPr>
        <w:t xml:space="preserve"> </w:t>
      </w:r>
      <w:r>
        <w:rPr>
          <w:rFonts w:ascii="Georgia" w:eastAsia="Georgia" w:hAnsi="Georgia" w:cs="Georgia"/>
          <w:sz w:val="19"/>
          <w:szCs w:val="19"/>
        </w:rPr>
        <w:t>with</w:t>
      </w:r>
      <w:r>
        <w:rPr>
          <w:rFonts w:ascii="Georgia" w:eastAsia="Georgia" w:hAnsi="Georgia" w:cs="Georgia"/>
          <w:spacing w:val="-1"/>
          <w:sz w:val="19"/>
          <w:szCs w:val="19"/>
        </w:rPr>
        <w:t xml:space="preserve"> </w:t>
      </w:r>
      <w:r>
        <w:rPr>
          <w:rFonts w:ascii="Georgia" w:eastAsia="Georgia" w:hAnsi="Georgia" w:cs="Georgia"/>
          <w:sz w:val="19"/>
          <w:szCs w:val="19"/>
        </w:rPr>
        <w:t>existing</w:t>
      </w:r>
      <w:r>
        <w:rPr>
          <w:rFonts w:ascii="Georgia" w:eastAsia="Georgia" w:hAnsi="Georgia" w:cs="Georgia"/>
          <w:spacing w:val="5"/>
          <w:sz w:val="19"/>
          <w:szCs w:val="19"/>
        </w:rPr>
        <w:t xml:space="preserve"> </w:t>
      </w:r>
      <w:r>
        <w:rPr>
          <w:rFonts w:ascii="Georgia" w:eastAsia="Georgia" w:hAnsi="Georgia" w:cs="Georgia"/>
          <w:sz w:val="19"/>
          <w:szCs w:val="19"/>
        </w:rPr>
        <w:t>therapies.</w:t>
      </w:r>
      <w:r>
        <w:rPr>
          <w:rFonts w:ascii="Georgia" w:eastAsia="Georgia" w:hAnsi="Georgia" w:cs="Georgia"/>
          <w:spacing w:val="31"/>
          <w:sz w:val="19"/>
          <w:szCs w:val="19"/>
        </w:rPr>
        <w:t xml:space="preserve"> </w:t>
      </w:r>
      <w:r>
        <w:rPr>
          <w:rFonts w:ascii="Georgia" w:eastAsia="Georgia" w:hAnsi="Georgia" w:cs="Georgia"/>
          <w:sz w:val="19"/>
          <w:szCs w:val="19"/>
        </w:rPr>
        <w:t>It</w:t>
      </w:r>
      <w:r>
        <w:rPr>
          <w:rFonts w:ascii="Georgia" w:eastAsia="Georgia" w:hAnsi="Georgia" w:cs="Georgia"/>
          <w:spacing w:val="-5"/>
          <w:sz w:val="19"/>
          <w:szCs w:val="19"/>
        </w:rPr>
        <w:t xml:space="preserve"> </w:t>
      </w:r>
      <w:r>
        <w:rPr>
          <w:rFonts w:ascii="Georgia" w:eastAsia="Georgia" w:hAnsi="Georgia" w:cs="Georgia"/>
          <w:sz w:val="19"/>
          <w:szCs w:val="19"/>
        </w:rPr>
        <w:t>is</w:t>
      </w:r>
      <w:r>
        <w:rPr>
          <w:rFonts w:ascii="Georgia" w:eastAsia="Georgia" w:hAnsi="Georgia" w:cs="Georgia"/>
          <w:spacing w:val="-5"/>
          <w:sz w:val="19"/>
          <w:szCs w:val="19"/>
        </w:rPr>
        <w:t xml:space="preserve"> </w:t>
      </w:r>
      <w:r>
        <w:rPr>
          <w:rFonts w:ascii="Georgia" w:eastAsia="Georgia" w:hAnsi="Georgia" w:cs="Georgia"/>
          <w:sz w:val="19"/>
          <w:szCs w:val="19"/>
        </w:rPr>
        <w:t>conceivable</w:t>
      </w:r>
      <w:r>
        <w:rPr>
          <w:rFonts w:ascii="Georgia" w:eastAsia="Georgia" w:hAnsi="Georgia" w:cs="Georgia"/>
          <w:spacing w:val="12"/>
          <w:sz w:val="19"/>
          <w:szCs w:val="19"/>
        </w:rPr>
        <w:t xml:space="preserve"> </w:t>
      </w:r>
      <w:r>
        <w:rPr>
          <w:rFonts w:ascii="Georgia" w:eastAsia="Georgia" w:hAnsi="Georgia" w:cs="Georgia"/>
          <w:sz w:val="19"/>
          <w:szCs w:val="19"/>
        </w:rPr>
        <w:t>that</w:t>
      </w:r>
      <w:r>
        <w:rPr>
          <w:rFonts w:ascii="Georgia" w:eastAsia="Georgia" w:hAnsi="Georgia" w:cs="Georgia"/>
          <w:spacing w:val="-1"/>
          <w:sz w:val="19"/>
          <w:szCs w:val="19"/>
        </w:rPr>
        <w:t xml:space="preserve"> </w:t>
      </w:r>
      <w:r>
        <w:rPr>
          <w:rFonts w:ascii="Georgia" w:eastAsia="Georgia" w:hAnsi="Georgia" w:cs="Georgia"/>
          <w:w w:val="102"/>
          <w:sz w:val="19"/>
          <w:szCs w:val="19"/>
        </w:rPr>
        <w:t xml:space="preserve">sophisticated </w:t>
      </w:r>
      <w:r>
        <w:rPr>
          <w:rFonts w:ascii="Georgia" w:eastAsia="Georgia" w:hAnsi="Georgia" w:cs="Georgia"/>
          <w:sz w:val="19"/>
          <w:szCs w:val="19"/>
        </w:rPr>
        <w:t>analysis</w:t>
      </w:r>
      <w:r>
        <w:rPr>
          <w:rFonts w:ascii="Georgia" w:eastAsia="Georgia" w:hAnsi="Georgia" w:cs="Georgia"/>
          <w:spacing w:val="10"/>
          <w:sz w:val="19"/>
          <w:szCs w:val="19"/>
        </w:rPr>
        <w:t xml:space="preserve"> </w:t>
      </w:r>
      <w:r>
        <w:rPr>
          <w:rFonts w:ascii="Georgia" w:eastAsia="Georgia" w:hAnsi="Georgia" w:cs="Georgia"/>
          <w:sz w:val="19"/>
          <w:szCs w:val="19"/>
        </w:rPr>
        <w:t>of CT,</w:t>
      </w:r>
      <w:r>
        <w:rPr>
          <w:rFonts w:ascii="Georgia" w:eastAsia="Georgia" w:hAnsi="Georgia" w:cs="Georgia"/>
          <w:spacing w:val="3"/>
          <w:sz w:val="19"/>
          <w:szCs w:val="19"/>
        </w:rPr>
        <w:t xml:space="preserve"> </w:t>
      </w:r>
      <w:r>
        <w:rPr>
          <w:rFonts w:ascii="Georgia" w:eastAsia="Georgia" w:hAnsi="Georgia" w:cs="Georgia"/>
          <w:sz w:val="19"/>
          <w:szCs w:val="19"/>
        </w:rPr>
        <w:t>including</w:t>
      </w:r>
      <w:r>
        <w:rPr>
          <w:rFonts w:ascii="Georgia" w:eastAsia="Georgia" w:hAnsi="Georgia" w:cs="Georgia"/>
          <w:spacing w:val="13"/>
          <w:sz w:val="19"/>
          <w:szCs w:val="19"/>
        </w:rPr>
        <w:t xml:space="preserve"> </w:t>
      </w:r>
      <w:r>
        <w:rPr>
          <w:rFonts w:ascii="Georgia" w:eastAsia="Georgia" w:hAnsi="Georgia" w:cs="Georgia"/>
          <w:sz w:val="19"/>
          <w:szCs w:val="19"/>
        </w:rPr>
        <w:t>quantitative</w:t>
      </w:r>
      <w:r>
        <w:rPr>
          <w:rFonts w:ascii="Georgia" w:eastAsia="Georgia" w:hAnsi="Georgia" w:cs="Georgia"/>
          <w:spacing w:val="17"/>
          <w:sz w:val="19"/>
          <w:szCs w:val="19"/>
        </w:rPr>
        <w:t xml:space="preserve"> </w:t>
      </w:r>
      <w:r>
        <w:rPr>
          <w:rFonts w:ascii="Georgia" w:eastAsia="Georgia" w:hAnsi="Georgia" w:cs="Georgia"/>
          <w:sz w:val="19"/>
          <w:szCs w:val="19"/>
        </w:rPr>
        <w:t>attenuation</w:t>
      </w:r>
      <w:r>
        <w:rPr>
          <w:rFonts w:ascii="Georgia" w:eastAsia="Georgia" w:hAnsi="Georgia" w:cs="Georgia"/>
          <w:spacing w:val="16"/>
          <w:sz w:val="19"/>
          <w:szCs w:val="19"/>
        </w:rPr>
        <w:t xml:space="preserve"> </w:t>
      </w:r>
      <w:r>
        <w:rPr>
          <w:rFonts w:ascii="Georgia" w:eastAsia="Georgia" w:hAnsi="Georgia" w:cs="Georgia"/>
          <w:sz w:val="19"/>
          <w:szCs w:val="19"/>
        </w:rPr>
        <w:t>masks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inspiratory</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expiratory</w:t>
      </w:r>
      <w:r>
        <w:rPr>
          <w:rFonts w:ascii="Georgia" w:eastAsia="Georgia" w:hAnsi="Georgia" w:cs="Georgia"/>
          <w:spacing w:val="14"/>
          <w:sz w:val="19"/>
          <w:szCs w:val="19"/>
        </w:rPr>
        <w:t xml:space="preserve"> </w:t>
      </w:r>
      <w:r>
        <w:rPr>
          <w:rFonts w:ascii="Georgia" w:eastAsia="Georgia" w:hAnsi="Georgia" w:cs="Georgia"/>
          <w:sz w:val="19"/>
          <w:szCs w:val="19"/>
        </w:rPr>
        <w:t>datasets,</w:t>
      </w:r>
      <w:r>
        <w:rPr>
          <w:rFonts w:ascii="Georgia" w:eastAsia="Georgia" w:hAnsi="Georgia" w:cs="Georgia"/>
          <w:spacing w:val="12"/>
          <w:sz w:val="19"/>
          <w:szCs w:val="19"/>
        </w:rPr>
        <w:t xml:space="preserve"> </w:t>
      </w:r>
      <w:r>
        <w:rPr>
          <w:rFonts w:ascii="Georgia" w:eastAsia="Georgia" w:hAnsi="Georgia" w:cs="Georgia"/>
          <w:sz w:val="19"/>
          <w:szCs w:val="19"/>
        </w:rPr>
        <w:t>image</w:t>
      </w:r>
      <w:r>
        <w:rPr>
          <w:rFonts w:ascii="Georgia" w:eastAsia="Georgia" w:hAnsi="Georgia" w:cs="Georgia"/>
          <w:spacing w:val="7"/>
          <w:sz w:val="19"/>
          <w:szCs w:val="19"/>
        </w:rPr>
        <w:t xml:space="preserve"> </w:t>
      </w:r>
      <w:r>
        <w:rPr>
          <w:rFonts w:ascii="Georgia" w:eastAsia="Georgia" w:hAnsi="Georgia" w:cs="Georgia"/>
          <w:sz w:val="19"/>
          <w:szCs w:val="19"/>
        </w:rPr>
        <w:t>registration</w:t>
      </w:r>
      <w:ins w:id="403" w:author="James Gee" w:date="2016-07-18T16:05:00Z">
        <w:r w:rsidR="00785F79">
          <w:rPr>
            <w:rFonts w:ascii="Georgia" w:eastAsia="Georgia" w:hAnsi="Georgia" w:cs="Georgia"/>
            <w:sz w:val="19"/>
            <w:szCs w:val="19"/>
          </w:rPr>
          <w:t>,</w:t>
        </w:r>
      </w:ins>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w w:val="102"/>
          <w:sz w:val="19"/>
          <w:szCs w:val="19"/>
        </w:rPr>
        <w:t xml:space="preserve">texture </w:t>
      </w:r>
      <w:r>
        <w:rPr>
          <w:rFonts w:ascii="Georgia" w:eastAsia="Georgia" w:hAnsi="Georgia" w:cs="Georgia"/>
          <w:sz w:val="19"/>
          <w:szCs w:val="19"/>
        </w:rPr>
        <w:t>based</w:t>
      </w:r>
      <w:r>
        <w:rPr>
          <w:rFonts w:ascii="Georgia" w:eastAsia="Georgia" w:hAnsi="Georgia" w:cs="Georgia"/>
          <w:spacing w:val="-4"/>
          <w:sz w:val="19"/>
          <w:szCs w:val="19"/>
        </w:rPr>
        <w:t xml:space="preserve"> </w:t>
      </w:r>
      <w:r>
        <w:rPr>
          <w:rFonts w:ascii="Georgia" w:eastAsia="Georgia" w:hAnsi="Georgia" w:cs="Georgia"/>
          <w:sz w:val="19"/>
          <w:szCs w:val="19"/>
        </w:rPr>
        <w:t>feature</w:t>
      </w:r>
      <w:r>
        <w:rPr>
          <w:rFonts w:ascii="Georgia" w:eastAsia="Georgia" w:hAnsi="Georgia" w:cs="Georgia"/>
          <w:spacing w:val="-2"/>
          <w:sz w:val="19"/>
          <w:szCs w:val="19"/>
        </w:rPr>
        <w:t xml:space="preserve"> </w:t>
      </w:r>
      <w:r>
        <w:rPr>
          <w:rFonts w:ascii="Georgia" w:eastAsia="Georgia" w:hAnsi="Georgia" w:cs="Georgia"/>
          <w:sz w:val="19"/>
          <w:szCs w:val="19"/>
        </w:rPr>
        <w:t>extraction</w:t>
      </w:r>
      <w:r>
        <w:rPr>
          <w:rFonts w:ascii="Georgia" w:eastAsia="Georgia" w:hAnsi="Georgia" w:cs="Georgia"/>
          <w:spacing w:val="3"/>
          <w:sz w:val="19"/>
          <w:szCs w:val="19"/>
        </w:rPr>
        <w:t xml:space="preserve"> </w:t>
      </w:r>
      <w:r>
        <w:rPr>
          <w:rFonts w:ascii="Georgia" w:eastAsia="Georgia" w:hAnsi="Georgia" w:cs="Georgia"/>
          <w:sz w:val="19"/>
          <w:szCs w:val="19"/>
        </w:rPr>
        <w:t>may</w:t>
      </w:r>
      <w:r>
        <w:rPr>
          <w:rFonts w:ascii="Georgia" w:eastAsia="Georgia" w:hAnsi="Georgia" w:cs="Georgia"/>
          <w:spacing w:val="-7"/>
          <w:sz w:val="19"/>
          <w:szCs w:val="19"/>
        </w:rPr>
        <w:t xml:space="preserve"> </w:t>
      </w:r>
      <w:r>
        <w:rPr>
          <w:rFonts w:ascii="Georgia" w:eastAsia="Georgia" w:hAnsi="Georgia" w:cs="Georgia"/>
          <w:sz w:val="19"/>
          <w:szCs w:val="19"/>
        </w:rPr>
        <w:t>allow</w:t>
      </w:r>
      <w:r>
        <w:rPr>
          <w:rFonts w:ascii="Georgia" w:eastAsia="Georgia" w:hAnsi="Georgia" w:cs="Georgia"/>
          <w:spacing w:val="-5"/>
          <w:sz w:val="19"/>
          <w:szCs w:val="19"/>
        </w:rPr>
        <w:t xml:space="preserve"> </w:t>
      </w:r>
      <w:r>
        <w:rPr>
          <w:rFonts w:ascii="Georgia" w:eastAsia="Georgia" w:hAnsi="Georgia" w:cs="Georgia"/>
          <w:sz w:val="19"/>
          <w:szCs w:val="19"/>
        </w:rPr>
        <w:t>earlier</w:t>
      </w:r>
      <w:r>
        <w:rPr>
          <w:rFonts w:ascii="Georgia" w:eastAsia="Georgia" w:hAnsi="Georgia" w:cs="Georgia"/>
          <w:spacing w:val="-3"/>
          <w:sz w:val="19"/>
          <w:szCs w:val="19"/>
        </w:rPr>
        <w:t xml:space="preserve"> </w:t>
      </w:r>
      <w:r>
        <w:rPr>
          <w:rFonts w:ascii="Georgia" w:eastAsia="Georgia" w:hAnsi="Georgia" w:cs="Georgia"/>
          <w:sz w:val="19"/>
          <w:szCs w:val="19"/>
        </w:rPr>
        <w:t>detection</w:t>
      </w:r>
      <w:r>
        <w:rPr>
          <w:rFonts w:ascii="Georgia" w:eastAsia="Georgia" w:hAnsi="Georgia" w:cs="Georgia"/>
          <w:spacing w:val="2"/>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BOS</w:t>
      </w:r>
      <w:r>
        <w:rPr>
          <w:rFonts w:ascii="Georgia" w:eastAsia="Georgia" w:hAnsi="Georgia" w:cs="Georgia"/>
          <w:spacing w:val="-7"/>
          <w:sz w:val="19"/>
          <w:szCs w:val="19"/>
        </w:rPr>
        <w:t xml:space="preserve"> </w:t>
      </w:r>
      <w:r>
        <w:rPr>
          <w:rFonts w:ascii="Georgia" w:eastAsia="Georgia" w:hAnsi="Georgia" w:cs="Georgia"/>
          <w:sz w:val="19"/>
          <w:szCs w:val="19"/>
        </w:rPr>
        <w:t>in</w:t>
      </w:r>
      <w:r>
        <w:rPr>
          <w:rFonts w:ascii="Georgia" w:eastAsia="Georgia" w:hAnsi="Georgia" w:cs="Georgia"/>
          <w:spacing w:val="-9"/>
          <w:sz w:val="19"/>
          <w:szCs w:val="19"/>
        </w:rPr>
        <w:t xml:space="preserve"> </w:t>
      </w:r>
      <w:r>
        <w:rPr>
          <w:rFonts w:ascii="Georgia" w:eastAsia="Georgia" w:hAnsi="Georgia" w:cs="Georgia"/>
          <w:sz w:val="19"/>
          <w:szCs w:val="19"/>
        </w:rPr>
        <w:t>the</w:t>
      </w:r>
      <w:r>
        <w:rPr>
          <w:rFonts w:ascii="Georgia" w:eastAsia="Georgia" w:hAnsi="Georgia" w:cs="Georgia"/>
          <w:spacing w:val="-9"/>
          <w:sz w:val="19"/>
          <w:szCs w:val="19"/>
        </w:rPr>
        <w:t xml:space="preserve"> </w:t>
      </w:r>
      <w:r>
        <w:rPr>
          <w:rFonts w:ascii="Georgia" w:eastAsia="Georgia" w:hAnsi="Georgia" w:cs="Georgia"/>
          <w:sz w:val="19"/>
          <w:szCs w:val="19"/>
        </w:rPr>
        <w:t>preclinical</w:t>
      </w:r>
      <w:r>
        <w:rPr>
          <w:rFonts w:ascii="Georgia" w:eastAsia="Georgia" w:hAnsi="Georgia" w:cs="Georgia"/>
          <w:spacing w:val="4"/>
          <w:sz w:val="19"/>
          <w:szCs w:val="19"/>
        </w:rPr>
        <w:t xml:space="preserve"> </w:t>
      </w:r>
      <w:r>
        <w:rPr>
          <w:rFonts w:ascii="Georgia" w:eastAsia="Georgia" w:hAnsi="Georgia" w:cs="Georgia"/>
          <w:sz w:val="19"/>
          <w:szCs w:val="19"/>
        </w:rPr>
        <w:t>phase, potentially</w:t>
      </w:r>
      <w:r>
        <w:rPr>
          <w:rFonts w:ascii="Georgia" w:eastAsia="Georgia" w:hAnsi="Georgia" w:cs="Georgia"/>
          <w:spacing w:val="4"/>
          <w:sz w:val="19"/>
          <w:szCs w:val="19"/>
        </w:rPr>
        <w:t xml:space="preserve"> </w:t>
      </w:r>
      <w:r>
        <w:rPr>
          <w:rFonts w:ascii="Georgia" w:eastAsia="Georgia" w:hAnsi="Georgia" w:cs="Georgia"/>
          <w:sz w:val="19"/>
          <w:szCs w:val="19"/>
        </w:rPr>
        <w:t>generating</w:t>
      </w:r>
      <w:r>
        <w:rPr>
          <w:rFonts w:ascii="Georgia" w:eastAsia="Georgia" w:hAnsi="Georgia" w:cs="Georgia"/>
          <w:spacing w:val="4"/>
          <w:sz w:val="19"/>
          <w:szCs w:val="19"/>
        </w:rPr>
        <w:t xml:space="preserve"> </w:t>
      </w:r>
      <w:r>
        <w:rPr>
          <w:rFonts w:ascii="Georgia" w:eastAsia="Georgia" w:hAnsi="Georgia" w:cs="Georgia"/>
          <w:sz w:val="19"/>
          <w:szCs w:val="19"/>
        </w:rPr>
        <w:t>surrogate</w:t>
      </w:r>
      <w:r>
        <w:rPr>
          <w:rFonts w:ascii="Georgia" w:eastAsia="Georgia" w:hAnsi="Georgia" w:cs="Georgia"/>
          <w:spacing w:val="2"/>
          <w:sz w:val="19"/>
          <w:szCs w:val="19"/>
        </w:rPr>
        <w:t xml:space="preserve"> </w:t>
      </w:r>
      <w:r>
        <w:rPr>
          <w:rFonts w:ascii="Georgia" w:eastAsia="Georgia" w:hAnsi="Georgia" w:cs="Georgia"/>
          <w:w w:val="102"/>
          <w:sz w:val="19"/>
          <w:szCs w:val="19"/>
        </w:rPr>
        <w:t xml:space="preserve">biomarkers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drug</w:t>
      </w:r>
      <w:r>
        <w:rPr>
          <w:rFonts w:ascii="Georgia" w:eastAsia="Georgia" w:hAnsi="Georgia" w:cs="Georgia"/>
          <w:spacing w:val="9"/>
          <w:sz w:val="19"/>
          <w:szCs w:val="19"/>
        </w:rPr>
        <w:t xml:space="preserve"> </w:t>
      </w:r>
      <w:r>
        <w:rPr>
          <w:rFonts w:ascii="Georgia" w:eastAsia="Georgia" w:hAnsi="Georgia" w:cs="Georgia"/>
          <w:sz w:val="19"/>
          <w:szCs w:val="19"/>
        </w:rPr>
        <w:t>trials</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earlier</w:t>
      </w:r>
      <w:r>
        <w:rPr>
          <w:rFonts w:ascii="Georgia" w:eastAsia="Georgia" w:hAnsi="Georgia" w:cs="Georgia"/>
          <w:spacing w:val="12"/>
          <w:sz w:val="19"/>
          <w:szCs w:val="19"/>
        </w:rPr>
        <w:t xml:space="preserve"> </w:t>
      </w:r>
      <w:r>
        <w:rPr>
          <w:rFonts w:ascii="Georgia" w:eastAsia="Georgia" w:hAnsi="Georgia" w:cs="Georgia"/>
          <w:w w:val="102"/>
          <w:sz w:val="19"/>
          <w:szCs w:val="19"/>
        </w:rPr>
        <w:t>prognostication.</w:t>
      </w:r>
    </w:p>
    <w:p w14:paraId="2AF59D24" w14:textId="339F2989" w:rsidR="00E61F9D" w:rsidRDefault="005C64D6">
      <w:pPr>
        <w:spacing w:before="60" w:after="0" w:line="277" w:lineRule="auto"/>
        <w:ind w:left="120" w:right="82" w:hanging="7"/>
        <w:jc w:val="both"/>
        <w:rPr>
          <w:ins w:id="404" w:author="James Gee" w:date="2016-07-18T16:04:00Z"/>
          <w:rFonts w:ascii="Georgia" w:eastAsia="Georgia" w:hAnsi="Georgia" w:cs="Georgia"/>
          <w:w w:val="102"/>
          <w:sz w:val="19"/>
          <w:szCs w:val="19"/>
        </w:rPr>
      </w:pPr>
      <w:r>
        <w:rPr>
          <w:rFonts w:ascii="Georgia" w:eastAsia="Georgia" w:hAnsi="Georgia" w:cs="Georgia"/>
          <w:sz w:val="19"/>
          <w:szCs w:val="19"/>
        </w:rPr>
        <w:t>Application</w:t>
      </w:r>
      <w:r>
        <w:rPr>
          <w:rFonts w:ascii="Georgia" w:eastAsia="Georgia" w:hAnsi="Georgia" w:cs="Georgia"/>
          <w:spacing w:val="31"/>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8"/>
          <w:sz w:val="19"/>
          <w:szCs w:val="19"/>
        </w:rPr>
        <w:t xml:space="preserve"> </w:t>
      </w:r>
      <w:r>
        <w:rPr>
          <w:rFonts w:ascii="Georgia" w:eastAsia="Georgia" w:hAnsi="Georgia" w:cs="Georgia"/>
          <w:sz w:val="19"/>
          <w:szCs w:val="19"/>
        </w:rPr>
        <w:t>proposed</w:t>
      </w:r>
      <w:r>
        <w:rPr>
          <w:rFonts w:ascii="Georgia" w:eastAsia="Georgia" w:hAnsi="Georgia" w:cs="Georgia"/>
          <w:spacing w:val="29"/>
          <w:sz w:val="19"/>
          <w:szCs w:val="19"/>
        </w:rPr>
        <w:t xml:space="preserve"> </w:t>
      </w:r>
      <w:r>
        <w:rPr>
          <w:rFonts w:ascii="Georgia" w:eastAsia="Georgia" w:hAnsi="Georgia" w:cs="Georgia"/>
          <w:sz w:val="19"/>
          <w:szCs w:val="19"/>
        </w:rPr>
        <w:t>advanced</w:t>
      </w:r>
      <w:r>
        <w:rPr>
          <w:rFonts w:ascii="Georgia" w:eastAsia="Georgia" w:hAnsi="Georgia" w:cs="Georgia"/>
          <w:spacing w:val="29"/>
          <w:sz w:val="19"/>
          <w:szCs w:val="19"/>
        </w:rPr>
        <w:t xml:space="preserve"> </w:t>
      </w:r>
      <w:r>
        <w:rPr>
          <w:rFonts w:ascii="Georgia" w:eastAsia="Georgia" w:hAnsi="Georgia" w:cs="Georgia"/>
          <w:sz w:val="19"/>
          <w:szCs w:val="19"/>
        </w:rPr>
        <w:t>software</w:t>
      </w:r>
      <w:r>
        <w:rPr>
          <w:rFonts w:ascii="Georgia" w:eastAsia="Georgia" w:hAnsi="Georgia" w:cs="Georgia"/>
          <w:spacing w:val="27"/>
          <w:sz w:val="19"/>
          <w:szCs w:val="19"/>
        </w:rPr>
        <w:t xml:space="preserve"> </w:t>
      </w:r>
      <w:r>
        <w:rPr>
          <w:rFonts w:ascii="Georgia" w:eastAsia="Georgia" w:hAnsi="Georgia" w:cs="Georgia"/>
          <w:sz w:val="19"/>
          <w:szCs w:val="19"/>
        </w:rPr>
        <w:t>tools</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sz w:val="19"/>
          <w:szCs w:val="19"/>
        </w:rPr>
        <w:t>algorithms</w:t>
      </w:r>
      <w:r>
        <w:rPr>
          <w:rFonts w:ascii="Georgia" w:eastAsia="Georgia" w:hAnsi="Georgia" w:cs="Georgia"/>
          <w:spacing w:val="30"/>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this</w:t>
      </w:r>
      <w:r>
        <w:rPr>
          <w:rFonts w:ascii="Georgia" w:eastAsia="Georgia" w:hAnsi="Georgia" w:cs="Georgia"/>
          <w:spacing w:val="19"/>
          <w:sz w:val="19"/>
          <w:szCs w:val="19"/>
        </w:rPr>
        <w:t xml:space="preserve"> </w:t>
      </w:r>
      <w:r>
        <w:rPr>
          <w:rFonts w:ascii="Georgia" w:eastAsia="Georgia" w:hAnsi="Georgia" w:cs="Georgia"/>
          <w:sz w:val="19"/>
          <w:szCs w:val="19"/>
        </w:rPr>
        <w:t>project</w:t>
      </w:r>
      <w:r>
        <w:rPr>
          <w:rFonts w:ascii="Georgia" w:eastAsia="Georgia" w:hAnsi="Georgia" w:cs="Georgia"/>
          <w:spacing w:val="25"/>
          <w:sz w:val="19"/>
          <w:szCs w:val="19"/>
        </w:rPr>
        <w:t xml:space="preserve"> </w:t>
      </w:r>
      <w:r>
        <w:rPr>
          <w:rFonts w:ascii="Georgia" w:eastAsia="Georgia" w:hAnsi="Georgia" w:cs="Georgia"/>
          <w:sz w:val="19"/>
          <w:szCs w:val="19"/>
        </w:rPr>
        <w:t>for</w:t>
      </w:r>
      <w:r>
        <w:rPr>
          <w:rFonts w:ascii="Georgia" w:eastAsia="Georgia" w:hAnsi="Georgia" w:cs="Georgia"/>
          <w:spacing w:val="18"/>
          <w:sz w:val="19"/>
          <w:szCs w:val="19"/>
        </w:rPr>
        <w:t xml:space="preserve"> </w:t>
      </w:r>
      <w:r>
        <w:rPr>
          <w:rFonts w:ascii="Georgia" w:eastAsia="Georgia" w:hAnsi="Georgia" w:cs="Georgia"/>
          <w:sz w:val="19"/>
          <w:szCs w:val="19"/>
        </w:rPr>
        <w:t>quantitative</w:t>
      </w:r>
      <w:r>
        <w:rPr>
          <w:rFonts w:ascii="Georgia" w:eastAsia="Georgia" w:hAnsi="Georgia" w:cs="Georgia"/>
          <w:spacing w:val="33"/>
          <w:sz w:val="19"/>
          <w:szCs w:val="19"/>
        </w:rPr>
        <w:t xml:space="preserve"> </w:t>
      </w:r>
      <w:r>
        <w:rPr>
          <w:rFonts w:ascii="Georgia" w:eastAsia="Georgia" w:hAnsi="Georgia" w:cs="Georgia"/>
          <w:sz w:val="19"/>
          <w:szCs w:val="19"/>
        </w:rPr>
        <w:t>analysis</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6"/>
          <w:sz w:val="19"/>
          <w:szCs w:val="19"/>
        </w:rPr>
        <w:t xml:space="preserve"> </w:t>
      </w:r>
      <w:r>
        <w:rPr>
          <w:rFonts w:ascii="Georgia" w:eastAsia="Georgia" w:hAnsi="Georgia" w:cs="Georgia"/>
          <w:sz w:val="19"/>
          <w:szCs w:val="19"/>
        </w:rPr>
        <w:t>CT</w:t>
      </w:r>
      <w:r>
        <w:rPr>
          <w:rFonts w:ascii="Georgia" w:eastAsia="Georgia" w:hAnsi="Georgia" w:cs="Georgia"/>
          <w:spacing w:val="18"/>
          <w:sz w:val="19"/>
          <w:szCs w:val="19"/>
        </w:rPr>
        <w:t xml:space="preserve"> </w:t>
      </w:r>
      <w:r>
        <w:rPr>
          <w:rFonts w:ascii="Georgia" w:eastAsia="Georgia" w:hAnsi="Georgia" w:cs="Georgia"/>
          <w:sz w:val="19"/>
          <w:szCs w:val="19"/>
        </w:rPr>
        <w:t>images</w:t>
      </w:r>
      <w:r>
        <w:rPr>
          <w:rFonts w:ascii="Georgia" w:eastAsia="Georgia" w:hAnsi="Georgia" w:cs="Georgia"/>
          <w:spacing w:val="24"/>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lung</w:t>
      </w:r>
      <w:r>
        <w:rPr>
          <w:rFonts w:ascii="Georgia" w:eastAsia="Georgia" w:hAnsi="Georgia" w:cs="Georgia"/>
          <w:spacing w:val="8"/>
          <w:sz w:val="19"/>
          <w:szCs w:val="19"/>
        </w:rPr>
        <w:t xml:space="preserve"> </w:t>
      </w:r>
      <w:r>
        <w:rPr>
          <w:rFonts w:ascii="Georgia" w:eastAsia="Georgia" w:hAnsi="Georgia" w:cs="Georgia"/>
          <w:sz w:val="19"/>
          <w:szCs w:val="19"/>
        </w:rPr>
        <w:t>transplantation</w:t>
      </w:r>
      <w:r>
        <w:rPr>
          <w:rFonts w:ascii="Georgia" w:eastAsia="Georgia" w:hAnsi="Georgia" w:cs="Georgia"/>
          <w:spacing w:val="27"/>
          <w:sz w:val="19"/>
          <w:szCs w:val="19"/>
        </w:rPr>
        <w:t xml:space="preserve"> </w:t>
      </w:r>
      <w:r>
        <w:rPr>
          <w:rFonts w:ascii="Georgia" w:eastAsia="Georgia" w:hAnsi="Georgia" w:cs="Georgia"/>
          <w:sz w:val="19"/>
          <w:szCs w:val="19"/>
        </w:rPr>
        <w:t>patients</w:t>
      </w:r>
      <w:r>
        <w:rPr>
          <w:rFonts w:ascii="Georgia" w:eastAsia="Georgia" w:hAnsi="Georgia" w:cs="Georgia"/>
          <w:spacing w:val="15"/>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crucial</w:t>
      </w:r>
      <w:r>
        <w:rPr>
          <w:rFonts w:ascii="Georgia" w:eastAsia="Georgia" w:hAnsi="Georgia" w:cs="Georgia"/>
          <w:spacing w:val="12"/>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enable</w:t>
      </w:r>
      <w:r>
        <w:rPr>
          <w:rFonts w:ascii="Georgia" w:eastAsia="Georgia" w:hAnsi="Georgia" w:cs="Georgia"/>
          <w:spacing w:val="12"/>
          <w:sz w:val="19"/>
          <w:szCs w:val="19"/>
        </w:rPr>
        <w:t xml:space="preserve"> </w:t>
      </w:r>
      <w:r>
        <w:rPr>
          <w:rFonts w:ascii="Georgia" w:eastAsia="Georgia" w:hAnsi="Georgia" w:cs="Georgia"/>
          <w:sz w:val="19"/>
          <w:szCs w:val="19"/>
        </w:rPr>
        <w:t>computation</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an</w:t>
      </w:r>
      <w:r>
        <w:rPr>
          <w:rFonts w:ascii="Georgia" w:eastAsia="Georgia" w:hAnsi="Georgia" w:cs="Georgia"/>
          <w:spacing w:val="6"/>
          <w:sz w:val="19"/>
          <w:szCs w:val="19"/>
        </w:rPr>
        <w:t xml:space="preserve"> </w:t>
      </w:r>
      <w:r>
        <w:rPr>
          <w:rFonts w:ascii="Georgia" w:eastAsia="Georgia" w:hAnsi="Georgia" w:cs="Georgia"/>
          <w:sz w:val="19"/>
          <w:szCs w:val="19"/>
        </w:rPr>
        <w:t>array</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first</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second</w:t>
      </w:r>
      <w:r>
        <w:rPr>
          <w:rFonts w:ascii="Georgia" w:eastAsia="Georgia" w:hAnsi="Georgia" w:cs="Georgia"/>
          <w:spacing w:val="13"/>
          <w:sz w:val="19"/>
          <w:szCs w:val="19"/>
        </w:rPr>
        <w:t xml:space="preserve"> </w:t>
      </w:r>
      <w:r>
        <w:rPr>
          <w:rFonts w:ascii="Georgia" w:eastAsia="Georgia" w:hAnsi="Georgia" w:cs="Georgia"/>
          <w:sz w:val="19"/>
          <w:szCs w:val="19"/>
        </w:rPr>
        <w:t>order</w:t>
      </w:r>
      <w:r>
        <w:rPr>
          <w:rFonts w:ascii="Georgia" w:eastAsia="Georgia" w:hAnsi="Georgia" w:cs="Georgia"/>
          <w:spacing w:val="10"/>
          <w:sz w:val="19"/>
          <w:szCs w:val="19"/>
        </w:rPr>
        <w:t xml:space="preserve"> </w:t>
      </w:r>
      <w:r>
        <w:rPr>
          <w:rFonts w:ascii="Georgia" w:eastAsia="Georgia" w:hAnsi="Georgia" w:cs="Georgia"/>
          <w:sz w:val="19"/>
          <w:szCs w:val="19"/>
        </w:rPr>
        <w:t>statistics</w:t>
      </w:r>
      <w:r>
        <w:rPr>
          <w:rFonts w:ascii="Georgia" w:eastAsia="Georgia" w:hAnsi="Georgia" w:cs="Georgia"/>
          <w:spacing w:val="16"/>
          <w:sz w:val="19"/>
          <w:szCs w:val="19"/>
        </w:rPr>
        <w:t xml:space="preserve"> </w:t>
      </w:r>
      <w:del w:id="405" w:author="James Gee" w:date="2016-07-18T16:05:00Z">
        <w:r w:rsidDel="00785F79">
          <w:rPr>
            <w:rFonts w:ascii="Georgia" w:eastAsia="Georgia" w:hAnsi="Georgia" w:cs="Georgia"/>
            <w:sz w:val="19"/>
            <w:szCs w:val="19"/>
          </w:rPr>
          <w:delText>which</w:delText>
        </w:r>
        <w:r w:rsidDel="00785F79">
          <w:rPr>
            <w:rFonts w:ascii="Georgia" w:eastAsia="Georgia" w:hAnsi="Georgia" w:cs="Georgia"/>
            <w:spacing w:val="11"/>
            <w:sz w:val="19"/>
            <w:szCs w:val="19"/>
          </w:rPr>
          <w:delText xml:space="preserve"> </w:delText>
        </w:r>
      </w:del>
      <w:ins w:id="406" w:author="James Gee" w:date="2016-07-18T16:05:00Z">
        <w:r w:rsidR="00785F79">
          <w:rPr>
            <w:rFonts w:ascii="Georgia" w:eastAsia="Georgia" w:hAnsi="Georgia" w:cs="Georgia"/>
            <w:sz w:val="19"/>
            <w:szCs w:val="19"/>
          </w:rPr>
          <w:t>that</w:t>
        </w:r>
        <w:r w:rsidR="00785F79">
          <w:rPr>
            <w:rFonts w:ascii="Georgia" w:eastAsia="Georgia" w:hAnsi="Georgia" w:cs="Georgia"/>
            <w:spacing w:val="11"/>
            <w:sz w:val="19"/>
            <w:szCs w:val="19"/>
          </w:rPr>
          <w:t xml:space="preserve"> </w:t>
        </w:r>
      </w:ins>
      <w:r>
        <w:rPr>
          <w:rFonts w:ascii="Georgia" w:eastAsia="Georgia" w:hAnsi="Georgia" w:cs="Georgia"/>
          <w:w w:val="102"/>
          <w:sz w:val="19"/>
          <w:szCs w:val="19"/>
        </w:rPr>
        <w:t xml:space="preserve">would </w:t>
      </w:r>
      <w:r>
        <w:rPr>
          <w:rFonts w:ascii="Georgia" w:eastAsia="Georgia" w:hAnsi="Georgia" w:cs="Georgia"/>
          <w:sz w:val="19"/>
          <w:szCs w:val="19"/>
        </w:rPr>
        <w:t>capture</w:t>
      </w:r>
      <w:r>
        <w:rPr>
          <w:rFonts w:ascii="Georgia" w:eastAsia="Georgia" w:hAnsi="Georgia" w:cs="Georgia"/>
          <w:spacing w:val="12"/>
          <w:sz w:val="19"/>
          <w:szCs w:val="19"/>
        </w:rPr>
        <w:t xml:space="preserve"> </w:t>
      </w:r>
      <w:r>
        <w:rPr>
          <w:rFonts w:ascii="Georgia" w:eastAsia="Georgia" w:hAnsi="Georgia" w:cs="Georgia"/>
          <w:sz w:val="19"/>
          <w:szCs w:val="19"/>
        </w:rPr>
        <w:t>not</w:t>
      </w:r>
      <w:r>
        <w:rPr>
          <w:rFonts w:ascii="Georgia" w:eastAsia="Georgia" w:hAnsi="Georgia" w:cs="Georgia"/>
          <w:spacing w:val="5"/>
          <w:sz w:val="19"/>
          <w:szCs w:val="19"/>
        </w:rPr>
        <w:t xml:space="preserve"> </w:t>
      </w:r>
      <w:r>
        <w:rPr>
          <w:rFonts w:ascii="Georgia" w:eastAsia="Georgia" w:hAnsi="Georgia" w:cs="Georgia"/>
          <w:sz w:val="19"/>
          <w:szCs w:val="19"/>
        </w:rPr>
        <w:t>only</w:t>
      </w:r>
      <w:r>
        <w:rPr>
          <w:rFonts w:ascii="Georgia" w:eastAsia="Georgia" w:hAnsi="Georgia" w:cs="Georgia"/>
          <w:spacing w:val="6"/>
          <w:sz w:val="19"/>
          <w:szCs w:val="19"/>
        </w:rPr>
        <w:t xml:space="preserve"> </w:t>
      </w:r>
      <w:r>
        <w:rPr>
          <w:rFonts w:ascii="Georgia" w:eastAsia="Georgia" w:hAnsi="Georgia" w:cs="Georgia"/>
          <w:sz w:val="19"/>
          <w:szCs w:val="19"/>
        </w:rPr>
        <w:t>attenuation</w:t>
      </w:r>
      <w:r>
        <w:rPr>
          <w:rFonts w:ascii="Georgia" w:eastAsia="Georgia" w:hAnsi="Georgia" w:cs="Georgia"/>
          <w:spacing w:val="18"/>
          <w:sz w:val="19"/>
          <w:szCs w:val="19"/>
        </w:rPr>
        <w:t xml:space="preserve"> </w:t>
      </w:r>
      <w:r>
        <w:rPr>
          <w:rFonts w:ascii="Georgia" w:eastAsia="Georgia" w:hAnsi="Georgia" w:cs="Georgia"/>
          <w:sz w:val="19"/>
          <w:szCs w:val="19"/>
        </w:rPr>
        <w:t>maps</w:t>
      </w:r>
      <w:r>
        <w:rPr>
          <w:rFonts w:ascii="Georgia" w:eastAsia="Georgia" w:hAnsi="Georgia" w:cs="Georgia"/>
          <w:spacing w:val="8"/>
          <w:sz w:val="19"/>
          <w:szCs w:val="19"/>
        </w:rPr>
        <w:t xml:space="preserve"> </w:t>
      </w:r>
      <w:r>
        <w:rPr>
          <w:rFonts w:ascii="Georgia" w:eastAsia="Georgia" w:hAnsi="Georgia" w:cs="Georgia"/>
          <w:sz w:val="19"/>
          <w:szCs w:val="19"/>
        </w:rPr>
        <w:t>but</w:t>
      </w:r>
      <w:r>
        <w:rPr>
          <w:rFonts w:ascii="Georgia" w:eastAsia="Georgia" w:hAnsi="Georgia" w:cs="Georgia"/>
          <w:spacing w:val="5"/>
          <w:sz w:val="19"/>
          <w:szCs w:val="19"/>
        </w:rPr>
        <w:t xml:space="preserve"> </w:t>
      </w:r>
      <w:r>
        <w:rPr>
          <w:rFonts w:ascii="Georgia" w:eastAsia="Georgia" w:hAnsi="Georgia" w:cs="Georgia"/>
          <w:sz w:val="19"/>
          <w:szCs w:val="19"/>
        </w:rPr>
        <w:t>also</w:t>
      </w:r>
      <w:r>
        <w:rPr>
          <w:rFonts w:ascii="Georgia" w:eastAsia="Georgia" w:hAnsi="Georgia" w:cs="Georgia"/>
          <w:spacing w:val="6"/>
          <w:sz w:val="19"/>
          <w:szCs w:val="19"/>
        </w:rPr>
        <w:t xml:space="preserve"> </w:t>
      </w:r>
      <w:r>
        <w:rPr>
          <w:rFonts w:ascii="Georgia" w:eastAsia="Georgia" w:hAnsi="Georgia" w:cs="Georgia"/>
          <w:sz w:val="19"/>
          <w:szCs w:val="19"/>
        </w:rPr>
        <w:t>regional</w:t>
      </w:r>
      <w:r>
        <w:rPr>
          <w:rFonts w:ascii="Georgia" w:eastAsia="Georgia" w:hAnsi="Georgia" w:cs="Georgia"/>
          <w:spacing w:val="13"/>
          <w:sz w:val="19"/>
          <w:szCs w:val="19"/>
        </w:rPr>
        <w:t xml:space="preserve"> </w:t>
      </w:r>
      <w:r>
        <w:rPr>
          <w:rFonts w:ascii="Georgia" w:eastAsia="Georgia" w:hAnsi="Georgia" w:cs="Georgia"/>
          <w:sz w:val="19"/>
          <w:szCs w:val="19"/>
        </w:rPr>
        <w:t>deformation</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texture</w:t>
      </w:r>
      <w:r>
        <w:rPr>
          <w:rFonts w:ascii="Georgia" w:eastAsia="Georgia" w:hAnsi="Georgia" w:cs="Georgia"/>
          <w:spacing w:val="11"/>
          <w:sz w:val="19"/>
          <w:szCs w:val="19"/>
        </w:rPr>
        <w:t xml:space="preserve"> </w:t>
      </w:r>
      <w:r>
        <w:rPr>
          <w:rFonts w:ascii="Georgia" w:eastAsia="Georgia" w:hAnsi="Georgia" w:cs="Georgia"/>
          <w:sz w:val="19"/>
          <w:szCs w:val="19"/>
        </w:rPr>
        <w:t>based</w:t>
      </w:r>
      <w:r>
        <w:rPr>
          <w:rFonts w:ascii="Georgia" w:eastAsia="Georgia" w:hAnsi="Georgia" w:cs="Georgia"/>
          <w:spacing w:val="9"/>
          <w:sz w:val="19"/>
          <w:szCs w:val="19"/>
        </w:rPr>
        <w:t xml:space="preserve"> </w:t>
      </w:r>
      <w:r>
        <w:rPr>
          <w:rFonts w:ascii="Georgia" w:eastAsia="Georgia" w:hAnsi="Georgia" w:cs="Georgia"/>
          <w:sz w:val="19"/>
          <w:szCs w:val="19"/>
        </w:rPr>
        <w:t>features.</w:t>
      </w:r>
      <w:r>
        <w:rPr>
          <w:rFonts w:ascii="Georgia" w:eastAsia="Georgia" w:hAnsi="Georgia" w:cs="Georgia"/>
          <w:spacing w:val="31"/>
          <w:sz w:val="19"/>
          <w:szCs w:val="19"/>
        </w:rPr>
        <w:t xml:space="preserve"> </w:t>
      </w:r>
      <w:r>
        <w:rPr>
          <w:rFonts w:ascii="Georgia" w:eastAsia="Georgia" w:hAnsi="Georgia" w:cs="Georgia"/>
          <w:sz w:val="19"/>
          <w:szCs w:val="19"/>
        </w:rPr>
        <w:t>In</w:t>
      </w:r>
      <w:r>
        <w:rPr>
          <w:rFonts w:ascii="Georgia" w:eastAsia="Georgia" w:hAnsi="Georgia" w:cs="Georgia"/>
          <w:spacing w:val="5"/>
          <w:sz w:val="19"/>
          <w:szCs w:val="19"/>
        </w:rPr>
        <w:t xml:space="preserve"> </w:t>
      </w:r>
      <w:r>
        <w:rPr>
          <w:rFonts w:ascii="Georgia" w:eastAsia="Georgia" w:hAnsi="Georgia" w:cs="Georgia"/>
          <w:sz w:val="19"/>
          <w:szCs w:val="19"/>
        </w:rPr>
        <w:t>combination,</w:t>
      </w:r>
      <w:r>
        <w:rPr>
          <w:rFonts w:ascii="Georgia" w:eastAsia="Georgia" w:hAnsi="Georgia" w:cs="Georgia"/>
          <w:spacing w:val="22"/>
          <w:sz w:val="19"/>
          <w:szCs w:val="19"/>
        </w:rPr>
        <w:t xml:space="preserve"> </w:t>
      </w:r>
      <w:r>
        <w:rPr>
          <w:rFonts w:ascii="Georgia" w:eastAsia="Georgia" w:hAnsi="Georgia" w:cs="Georgia"/>
          <w:sz w:val="19"/>
          <w:szCs w:val="19"/>
        </w:rPr>
        <w:t>this</w:t>
      </w:r>
      <w:r>
        <w:rPr>
          <w:rFonts w:ascii="Georgia" w:eastAsia="Georgia" w:hAnsi="Georgia" w:cs="Georgia"/>
          <w:spacing w:val="5"/>
          <w:sz w:val="19"/>
          <w:szCs w:val="19"/>
        </w:rPr>
        <w:t xml:space="preserve"> </w:t>
      </w:r>
      <w:r>
        <w:rPr>
          <w:rFonts w:ascii="Georgia" w:eastAsia="Georgia" w:hAnsi="Georgia" w:cs="Georgia"/>
          <w:sz w:val="19"/>
          <w:szCs w:val="19"/>
        </w:rPr>
        <w:t>would</w:t>
      </w:r>
      <w:r>
        <w:rPr>
          <w:rFonts w:ascii="Georgia" w:eastAsia="Georgia" w:hAnsi="Georgia" w:cs="Georgia"/>
          <w:spacing w:val="9"/>
          <w:sz w:val="19"/>
          <w:szCs w:val="19"/>
        </w:rPr>
        <w:t xml:space="preserve"> </w:t>
      </w:r>
      <w:r>
        <w:rPr>
          <w:rFonts w:ascii="Georgia" w:eastAsia="Georgia" w:hAnsi="Georgia" w:cs="Georgia"/>
          <w:w w:val="102"/>
          <w:sz w:val="19"/>
          <w:szCs w:val="19"/>
        </w:rPr>
        <w:t xml:space="preserve">allow </w:t>
      </w:r>
      <w:proofErr w:type="spellStart"/>
      <w:r>
        <w:rPr>
          <w:rFonts w:ascii="Georgia" w:eastAsia="Georgia" w:hAnsi="Georgia" w:cs="Georgia"/>
          <w:sz w:val="19"/>
          <w:szCs w:val="19"/>
        </w:rPr>
        <w:t>multiparametric</w:t>
      </w:r>
      <w:proofErr w:type="spellEnd"/>
      <w:r>
        <w:rPr>
          <w:rFonts w:ascii="Georgia" w:eastAsia="Georgia" w:hAnsi="Georgia" w:cs="Georgia"/>
          <w:spacing w:val="37"/>
          <w:sz w:val="19"/>
          <w:szCs w:val="19"/>
        </w:rPr>
        <w:t xml:space="preserve"> </w:t>
      </w:r>
      <w:r>
        <w:rPr>
          <w:rFonts w:ascii="Georgia" w:eastAsia="Georgia" w:hAnsi="Georgia" w:cs="Georgia"/>
          <w:sz w:val="19"/>
          <w:szCs w:val="19"/>
        </w:rPr>
        <w:t>statistical</w:t>
      </w:r>
      <w:r>
        <w:rPr>
          <w:rFonts w:ascii="Georgia" w:eastAsia="Georgia" w:hAnsi="Georgia" w:cs="Georgia"/>
          <w:spacing w:val="26"/>
          <w:sz w:val="19"/>
          <w:szCs w:val="19"/>
        </w:rPr>
        <w:t xml:space="preserve"> </w:t>
      </w:r>
      <w:r>
        <w:rPr>
          <w:rFonts w:ascii="Georgia" w:eastAsia="Georgia" w:hAnsi="Georgia" w:cs="Georgia"/>
          <w:sz w:val="19"/>
          <w:szCs w:val="19"/>
        </w:rPr>
        <w:t>modeling</w:t>
      </w:r>
      <w:r>
        <w:rPr>
          <w:rFonts w:ascii="Georgia" w:eastAsia="Georgia" w:hAnsi="Georgia" w:cs="Georgia"/>
          <w:spacing w:val="26"/>
          <w:sz w:val="19"/>
          <w:szCs w:val="19"/>
        </w:rPr>
        <w:t xml:space="preserve"> </w:t>
      </w:r>
      <w:r>
        <w:rPr>
          <w:rFonts w:ascii="Georgia" w:eastAsia="Georgia" w:hAnsi="Georgia" w:cs="Georgia"/>
          <w:sz w:val="19"/>
          <w:szCs w:val="19"/>
        </w:rPr>
        <w:t>that</w:t>
      </w:r>
      <w:r>
        <w:rPr>
          <w:rFonts w:ascii="Georgia" w:eastAsia="Georgia" w:hAnsi="Georgia" w:cs="Georgia"/>
          <w:spacing w:val="17"/>
          <w:sz w:val="19"/>
          <w:szCs w:val="19"/>
        </w:rPr>
        <w:t xml:space="preserve"> </w:t>
      </w:r>
      <w:proofErr w:type="gramStart"/>
      <w:r>
        <w:rPr>
          <w:rFonts w:ascii="Georgia" w:eastAsia="Georgia" w:hAnsi="Georgia" w:cs="Georgia"/>
          <w:sz w:val="19"/>
          <w:szCs w:val="19"/>
        </w:rPr>
        <w:t>may</w:t>
      </w:r>
      <w:proofErr w:type="gramEnd"/>
      <w:r>
        <w:rPr>
          <w:rFonts w:ascii="Georgia" w:eastAsia="Georgia" w:hAnsi="Georgia" w:cs="Georgia"/>
          <w:spacing w:val="17"/>
          <w:sz w:val="19"/>
          <w:szCs w:val="19"/>
        </w:rPr>
        <w:t xml:space="preserve"> </w:t>
      </w:r>
      <w:r>
        <w:rPr>
          <w:rFonts w:ascii="Georgia" w:eastAsia="Georgia" w:hAnsi="Georgia" w:cs="Georgia"/>
          <w:sz w:val="19"/>
          <w:szCs w:val="19"/>
        </w:rPr>
        <w:t>predict</w:t>
      </w:r>
      <w:r>
        <w:rPr>
          <w:rFonts w:ascii="Georgia" w:eastAsia="Georgia" w:hAnsi="Georgia" w:cs="Georgia"/>
          <w:spacing w:val="22"/>
          <w:sz w:val="19"/>
          <w:szCs w:val="19"/>
        </w:rPr>
        <w:t xml:space="preserve"> </w:t>
      </w:r>
      <w:r>
        <w:rPr>
          <w:rFonts w:ascii="Georgia" w:eastAsia="Georgia" w:hAnsi="Georgia" w:cs="Georgia"/>
          <w:sz w:val="19"/>
          <w:szCs w:val="19"/>
        </w:rPr>
        <w:t>which</w:t>
      </w:r>
      <w:r>
        <w:rPr>
          <w:rFonts w:ascii="Georgia" w:eastAsia="Georgia" w:hAnsi="Georgia" w:cs="Georgia"/>
          <w:spacing w:val="20"/>
          <w:sz w:val="19"/>
          <w:szCs w:val="19"/>
        </w:rPr>
        <w:t xml:space="preserve"> </w:t>
      </w:r>
      <w:r>
        <w:rPr>
          <w:rFonts w:ascii="Georgia" w:eastAsia="Georgia" w:hAnsi="Georgia" w:cs="Georgia"/>
          <w:sz w:val="19"/>
          <w:szCs w:val="19"/>
        </w:rPr>
        <w:t>patients</w:t>
      </w:r>
      <w:r>
        <w:rPr>
          <w:rFonts w:ascii="Georgia" w:eastAsia="Georgia" w:hAnsi="Georgia" w:cs="Georgia"/>
          <w:spacing w:val="24"/>
          <w:sz w:val="19"/>
          <w:szCs w:val="19"/>
        </w:rPr>
        <w:t xml:space="preserve"> </w:t>
      </w:r>
      <w:r>
        <w:rPr>
          <w:rFonts w:ascii="Georgia" w:eastAsia="Georgia" w:hAnsi="Georgia" w:cs="Georgia"/>
          <w:sz w:val="19"/>
          <w:szCs w:val="19"/>
        </w:rPr>
        <w:t>will</w:t>
      </w:r>
      <w:r>
        <w:rPr>
          <w:rFonts w:ascii="Georgia" w:eastAsia="Georgia" w:hAnsi="Georgia" w:cs="Georgia"/>
          <w:spacing w:val="16"/>
          <w:sz w:val="19"/>
          <w:szCs w:val="19"/>
        </w:rPr>
        <w:t xml:space="preserve"> </w:t>
      </w:r>
      <w:r>
        <w:rPr>
          <w:rFonts w:ascii="Georgia" w:eastAsia="Georgia" w:hAnsi="Georgia" w:cs="Georgia"/>
          <w:sz w:val="19"/>
          <w:szCs w:val="19"/>
        </w:rPr>
        <w:t>develop</w:t>
      </w:r>
      <w:r>
        <w:rPr>
          <w:rFonts w:ascii="Georgia" w:eastAsia="Georgia" w:hAnsi="Georgia" w:cs="Georgia"/>
          <w:spacing w:val="23"/>
          <w:sz w:val="19"/>
          <w:szCs w:val="19"/>
        </w:rPr>
        <w:t xml:space="preserve"> </w:t>
      </w:r>
      <w:r>
        <w:rPr>
          <w:rFonts w:ascii="Georgia" w:eastAsia="Georgia" w:hAnsi="Georgia" w:cs="Georgia"/>
          <w:sz w:val="19"/>
          <w:szCs w:val="19"/>
        </w:rPr>
        <w:t>BOS</w:t>
      </w:r>
      <w:r>
        <w:rPr>
          <w:rFonts w:ascii="Georgia" w:eastAsia="Georgia" w:hAnsi="Georgia" w:cs="Georgia"/>
          <w:spacing w:val="17"/>
          <w:sz w:val="19"/>
          <w:szCs w:val="19"/>
        </w:rPr>
        <w:t xml:space="preserve"> </w:t>
      </w:r>
      <w:r>
        <w:rPr>
          <w:rFonts w:ascii="Georgia" w:eastAsia="Georgia" w:hAnsi="Georgia" w:cs="Georgia"/>
          <w:sz w:val="19"/>
          <w:szCs w:val="19"/>
        </w:rPr>
        <w:t>before</w:t>
      </w:r>
      <w:r>
        <w:rPr>
          <w:rFonts w:ascii="Georgia" w:eastAsia="Georgia" w:hAnsi="Georgia" w:cs="Georgia"/>
          <w:spacing w:val="21"/>
          <w:sz w:val="19"/>
          <w:szCs w:val="19"/>
        </w:rPr>
        <w:t xml:space="preserve"> </w:t>
      </w:r>
      <w:r>
        <w:rPr>
          <w:rFonts w:ascii="Georgia" w:eastAsia="Georgia" w:hAnsi="Georgia" w:cs="Georgia"/>
          <w:sz w:val="19"/>
          <w:szCs w:val="19"/>
        </w:rPr>
        <w:t>PFT</w:t>
      </w:r>
      <w:r>
        <w:rPr>
          <w:rFonts w:ascii="Georgia" w:eastAsia="Georgia" w:hAnsi="Georgia" w:cs="Georgia"/>
          <w:spacing w:val="17"/>
          <w:sz w:val="19"/>
          <w:szCs w:val="19"/>
        </w:rPr>
        <w:t xml:space="preserve"> </w:t>
      </w:r>
      <w:r>
        <w:rPr>
          <w:rFonts w:ascii="Georgia" w:eastAsia="Georgia" w:hAnsi="Georgia" w:cs="Georgia"/>
          <w:sz w:val="19"/>
          <w:szCs w:val="19"/>
        </w:rPr>
        <w:t>abnormalities</w:t>
      </w:r>
      <w:r>
        <w:rPr>
          <w:rFonts w:ascii="Georgia" w:eastAsia="Georgia" w:hAnsi="Georgia" w:cs="Georgia"/>
          <w:spacing w:val="33"/>
          <w:sz w:val="19"/>
          <w:szCs w:val="19"/>
        </w:rPr>
        <w:t xml:space="preserve"> </w:t>
      </w:r>
      <w:r>
        <w:rPr>
          <w:rFonts w:ascii="Georgia" w:eastAsia="Georgia" w:hAnsi="Georgia" w:cs="Georgia"/>
          <w:sz w:val="19"/>
          <w:szCs w:val="19"/>
        </w:rPr>
        <w:t>beyond</w:t>
      </w:r>
      <w:r>
        <w:rPr>
          <w:rFonts w:ascii="Georgia" w:eastAsia="Georgia" w:hAnsi="Georgia" w:cs="Georgia"/>
          <w:spacing w:val="2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diagnostic</w:t>
      </w:r>
      <w:r>
        <w:rPr>
          <w:rFonts w:ascii="Georgia" w:eastAsia="Georgia" w:hAnsi="Georgia" w:cs="Georgia"/>
          <w:spacing w:val="22"/>
          <w:sz w:val="19"/>
          <w:szCs w:val="19"/>
        </w:rPr>
        <w:t xml:space="preserve"> </w:t>
      </w:r>
      <w:r>
        <w:rPr>
          <w:rFonts w:ascii="Georgia" w:eastAsia="Georgia" w:hAnsi="Georgia" w:cs="Georgia"/>
          <w:sz w:val="19"/>
          <w:szCs w:val="19"/>
        </w:rPr>
        <w:t>threshold</w:t>
      </w:r>
      <w:r>
        <w:rPr>
          <w:rFonts w:ascii="Georgia" w:eastAsia="Georgia" w:hAnsi="Georgia" w:cs="Georgia"/>
          <w:spacing w:val="21"/>
          <w:sz w:val="19"/>
          <w:szCs w:val="19"/>
        </w:rPr>
        <w:t xml:space="preserve"> </w:t>
      </w:r>
      <w:r>
        <w:rPr>
          <w:rFonts w:ascii="Georgia" w:eastAsia="Georgia" w:hAnsi="Georgia" w:cs="Georgia"/>
          <w:sz w:val="19"/>
          <w:szCs w:val="19"/>
        </w:rPr>
        <w:t>ensue.</w:t>
      </w:r>
      <w:r>
        <w:rPr>
          <w:rFonts w:ascii="Georgia" w:eastAsia="Georgia" w:hAnsi="Georgia" w:cs="Georgia"/>
          <w:spacing w:val="38"/>
          <w:sz w:val="19"/>
          <w:szCs w:val="19"/>
        </w:rPr>
        <w:t xml:space="preserve"> </w:t>
      </w:r>
      <w:r>
        <w:rPr>
          <w:rFonts w:ascii="Georgia" w:eastAsia="Georgia" w:hAnsi="Georgia" w:cs="Georgia"/>
          <w:sz w:val="19"/>
          <w:szCs w:val="19"/>
        </w:rPr>
        <w:t>Such</w:t>
      </w:r>
      <w:r>
        <w:rPr>
          <w:rFonts w:ascii="Georgia" w:eastAsia="Georgia" w:hAnsi="Georgia" w:cs="Georgia"/>
          <w:spacing w:val="13"/>
          <w:sz w:val="19"/>
          <w:szCs w:val="19"/>
        </w:rPr>
        <w:t xml:space="preserve"> </w:t>
      </w:r>
      <w:r>
        <w:rPr>
          <w:rFonts w:ascii="Georgia" w:eastAsia="Georgia" w:hAnsi="Georgia" w:cs="Georgia"/>
          <w:sz w:val="19"/>
          <w:szCs w:val="19"/>
        </w:rPr>
        <w:t>tools</w:t>
      </w:r>
      <w:r>
        <w:rPr>
          <w:rFonts w:ascii="Georgia" w:eastAsia="Georgia" w:hAnsi="Georgia" w:cs="Georgia"/>
          <w:spacing w:val="13"/>
          <w:sz w:val="19"/>
          <w:szCs w:val="19"/>
        </w:rPr>
        <w:t xml:space="preserve"> </w:t>
      </w:r>
      <w:r>
        <w:rPr>
          <w:rFonts w:ascii="Georgia" w:eastAsia="Georgia" w:hAnsi="Georgia" w:cs="Georgia"/>
          <w:sz w:val="19"/>
          <w:szCs w:val="19"/>
        </w:rPr>
        <w:t>will</w:t>
      </w:r>
      <w:r>
        <w:rPr>
          <w:rFonts w:ascii="Georgia" w:eastAsia="Georgia" w:hAnsi="Georgia" w:cs="Georgia"/>
          <w:spacing w:val="11"/>
          <w:sz w:val="19"/>
          <w:szCs w:val="19"/>
        </w:rPr>
        <w:t xml:space="preserve"> </w:t>
      </w:r>
      <w:r>
        <w:rPr>
          <w:rFonts w:ascii="Georgia" w:eastAsia="Georgia" w:hAnsi="Georgia" w:cs="Georgia"/>
          <w:sz w:val="19"/>
          <w:szCs w:val="19"/>
        </w:rPr>
        <w:t>be</w:t>
      </w:r>
      <w:r>
        <w:rPr>
          <w:rFonts w:ascii="Georgia" w:eastAsia="Georgia" w:hAnsi="Georgia" w:cs="Georgia"/>
          <w:spacing w:val="9"/>
          <w:sz w:val="19"/>
          <w:szCs w:val="19"/>
        </w:rPr>
        <w:t xml:space="preserve"> </w:t>
      </w:r>
      <w:r>
        <w:rPr>
          <w:rFonts w:ascii="Georgia" w:eastAsia="Georgia" w:hAnsi="Georgia" w:cs="Georgia"/>
          <w:sz w:val="19"/>
          <w:szCs w:val="19"/>
        </w:rPr>
        <w:t>extended</w:t>
      </w:r>
      <w:r>
        <w:rPr>
          <w:rFonts w:ascii="Georgia" w:eastAsia="Georgia" w:hAnsi="Georgia" w:cs="Georgia"/>
          <w:spacing w:val="20"/>
          <w:sz w:val="19"/>
          <w:szCs w:val="19"/>
        </w:rPr>
        <w:t xml:space="preserve"> </w:t>
      </w:r>
      <w:r>
        <w:rPr>
          <w:rFonts w:ascii="Georgia" w:eastAsia="Georgia" w:hAnsi="Georgia" w:cs="Georgia"/>
          <w:sz w:val="19"/>
          <w:szCs w:val="19"/>
        </w:rPr>
        <w:t>to</w:t>
      </w:r>
      <w:r>
        <w:rPr>
          <w:rFonts w:ascii="Georgia" w:eastAsia="Georgia" w:hAnsi="Georgia" w:cs="Georgia"/>
          <w:spacing w:val="8"/>
          <w:sz w:val="19"/>
          <w:szCs w:val="19"/>
        </w:rPr>
        <w:t xml:space="preserve"> </w:t>
      </w:r>
      <w:r>
        <w:rPr>
          <w:rFonts w:ascii="Georgia" w:eastAsia="Georgia" w:hAnsi="Georgia" w:cs="Georgia"/>
          <w:sz w:val="19"/>
          <w:szCs w:val="19"/>
        </w:rPr>
        <w:t>other</w:t>
      </w:r>
      <w:r>
        <w:rPr>
          <w:rFonts w:ascii="Georgia" w:eastAsia="Georgia" w:hAnsi="Georgia" w:cs="Georgia"/>
          <w:spacing w:val="14"/>
          <w:sz w:val="19"/>
          <w:szCs w:val="19"/>
        </w:rPr>
        <w:t xml:space="preserve"> </w:t>
      </w:r>
      <w:r>
        <w:rPr>
          <w:rFonts w:ascii="Georgia" w:eastAsia="Georgia" w:hAnsi="Georgia" w:cs="Georgia"/>
          <w:sz w:val="19"/>
          <w:szCs w:val="19"/>
        </w:rPr>
        <w:t>diffuse</w:t>
      </w:r>
      <w:r>
        <w:rPr>
          <w:rFonts w:ascii="Georgia" w:eastAsia="Georgia" w:hAnsi="Georgia" w:cs="Georgia"/>
          <w:spacing w:val="16"/>
          <w:sz w:val="19"/>
          <w:szCs w:val="19"/>
        </w:rPr>
        <w:t xml:space="preserve"> </w:t>
      </w:r>
      <w:r>
        <w:rPr>
          <w:rFonts w:ascii="Georgia" w:eastAsia="Georgia" w:hAnsi="Georgia" w:cs="Georgia"/>
          <w:sz w:val="19"/>
          <w:szCs w:val="19"/>
        </w:rPr>
        <w:t>lung</w:t>
      </w:r>
      <w:r>
        <w:rPr>
          <w:rFonts w:ascii="Georgia" w:eastAsia="Georgia" w:hAnsi="Georgia" w:cs="Georgia"/>
          <w:spacing w:val="12"/>
          <w:sz w:val="19"/>
          <w:szCs w:val="19"/>
        </w:rPr>
        <w:t xml:space="preserve"> </w:t>
      </w:r>
      <w:r>
        <w:rPr>
          <w:rFonts w:ascii="Georgia" w:eastAsia="Georgia" w:hAnsi="Georgia" w:cs="Georgia"/>
          <w:sz w:val="19"/>
          <w:szCs w:val="19"/>
        </w:rPr>
        <w:t>diseases,</w:t>
      </w:r>
      <w:r>
        <w:rPr>
          <w:rFonts w:ascii="Georgia" w:eastAsia="Georgia" w:hAnsi="Georgia" w:cs="Georgia"/>
          <w:spacing w:val="21"/>
          <w:sz w:val="19"/>
          <w:szCs w:val="19"/>
        </w:rPr>
        <w:t xml:space="preserve"> </w:t>
      </w:r>
      <w:r>
        <w:rPr>
          <w:rFonts w:ascii="Georgia" w:eastAsia="Georgia" w:hAnsi="Georgia" w:cs="Georgia"/>
          <w:sz w:val="19"/>
          <w:szCs w:val="19"/>
        </w:rPr>
        <w:t>potentially</w:t>
      </w:r>
      <w:r>
        <w:rPr>
          <w:rFonts w:ascii="Georgia" w:eastAsia="Georgia" w:hAnsi="Georgia" w:cs="Georgia"/>
          <w:spacing w:val="23"/>
          <w:sz w:val="19"/>
          <w:szCs w:val="19"/>
        </w:rPr>
        <w:t xml:space="preserve"> </w:t>
      </w:r>
      <w:r>
        <w:rPr>
          <w:rFonts w:ascii="Georgia" w:eastAsia="Georgia" w:hAnsi="Georgia" w:cs="Georgia"/>
          <w:sz w:val="19"/>
          <w:szCs w:val="19"/>
        </w:rPr>
        <w:t>generating</w:t>
      </w:r>
      <w:r>
        <w:rPr>
          <w:rFonts w:ascii="Georgia" w:eastAsia="Georgia" w:hAnsi="Georgia" w:cs="Georgia"/>
          <w:spacing w:val="23"/>
          <w:sz w:val="19"/>
          <w:szCs w:val="19"/>
        </w:rPr>
        <w:t xml:space="preserve"> </w:t>
      </w:r>
      <w:r>
        <w:rPr>
          <w:rFonts w:ascii="Georgia" w:eastAsia="Georgia" w:hAnsi="Georgia" w:cs="Georgia"/>
          <w:sz w:val="19"/>
          <w:szCs w:val="19"/>
        </w:rPr>
        <w:t>new</w:t>
      </w:r>
      <w:r>
        <w:rPr>
          <w:rFonts w:ascii="Georgia" w:eastAsia="Georgia" w:hAnsi="Georgia" w:cs="Georgia"/>
          <w:spacing w:val="12"/>
          <w:sz w:val="19"/>
          <w:szCs w:val="19"/>
        </w:rPr>
        <w:t xml:space="preserve"> </w:t>
      </w:r>
      <w:r>
        <w:rPr>
          <w:rFonts w:ascii="Georgia" w:eastAsia="Georgia" w:hAnsi="Georgia" w:cs="Georgia"/>
          <w:w w:val="102"/>
          <w:sz w:val="19"/>
          <w:szCs w:val="19"/>
        </w:rPr>
        <w:t xml:space="preserve">biomarkers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diagnosis,</w:t>
      </w:r>
      <w:r>
        <w:rPr>
          <w:rFonts w:ascii="Georgia" w:eastAsia="Georgia" w:hAnsi="Georgia" w:cs="Georgia"/>
          <w:spacing w:val="18"/>
          <w:sz w:val="19"/>
          <w:szCs w:val="19"/>
        </w:rPr>
        <w:t xml:space="preserve"> </w:t>
      </w:r>
      <w:r>
        <w:rPr>
          <w:rFonts w:ascii="Georgia" w:eastAsia="Georgia" w:hAnsi="Georgia" w:cs="Georgia"/>
          <w:sz w:val="19"/>
          <w:szCs w:val="19"/>
        </w:rPr>
        <w:t>prognostication</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therapeutic</w:t>
      </w:r>
      <w:r>
        <w:rPr>
          <w:rFonts w:ascii="Georgia" w:eastAsia="Georgia" w:hAnsi="Georgia" w:cs="Georgia"/>
          <w:spacing w:val="20"/>
          <w:sz w:val="19"/>
          <w:szCs w:val="19"/>
        </w:rPr>
        <w:t xml:space="preserve"> </w:t>
      </w:r>
      <w:r>
        <w:rPr>
          <w:rFonts w:ascii="Georgia" w:eastAsia="Georgia" w:hAnsi="Georgia" w:cs="Georgia"/>
          <w:w w:val="102"/>
          <w:sz w:val="19"/>
          <w:szCs w:val="19"/>
        </w:rPr>
        <w:t>trials.</w:t>
      </w:r>
    </w:p>
    <w:p w14:paraId="2B9A43B9" w14:textId="77777777" w:rsidR="00F71839" w:rsidRDefault="00F71839">
      <w:pPr>
        <w:spacing w:before="60" w:after="0" w:line="277" w:lineRule="auto"/>
        <w:ind w:left="120" w:right="82" w:hanging="7"/>
        <w:jc w:val="both"/>
        <w:rPr>
          <w:ins w:id="407" w:author="James Gee" w:date="2016-07-18T16:04:00Z"/>
          <w:rFonts w:ascii="Georgia" w:eastAsia="Georgia" w:hAnsi="Georgia" w:cs="Georgia"/>
          <w:w w:val="102"/>
          <w:sz w:val="19"/>
          <w:szCs w:val="19"/>
        </w:rPr>
      </w:pPr>
    </w:p>
    <w:p w14:paraId="5824DB49" w14:textId="1BF51955" w:rsidR="00F71839" w:rsidRDefault="00B10453" w:rsidP="00B10453">
      <w:pPr>
        <w:spacing w:before="60" w:after="0" w:line="277" w:lineRule="auto"/>
        <w:ind w:left="120" w:right="82" w:hanging="7"/>
        <w:jc w:val="both"/>
        <w:rPr>
          <w:ins w:id="408" w:author="James Gee" w:date="2016-07-20T20:16:00Z"/>
          <w:rFonts w:ascii="Georgia" w:eastAsia="Georgia" w:hAnsi="Georgia" w:cs="Georgia"/>
          <w:w w:val="102"/>
          <w:sz w:val="19"/>
          <w:szCs w:val="19"/>
          <w:highlight w:val="yellow"/>
        </w:rPr>
      </w:pPr>
      <w:ins w:id="409" w:author="James Gee" w:date="2016-07-20T20:09:00Z">
        <w:r w:rsidRPr="00B10453">
          <w:rPr>
            <w:rFonts w:ascii="Georgia" w:eastAsia="Georgia" w:hAnsi="Georgia" w:cs="Georgia"/>
            <w:b/>
            <w:w w:val="102"/>
            <w:sz w:val="19"/>
            <w:szCs w:val="19"/>
            <w:highlight w:val="yellow"/>
          </w:rPr>
          <w:t xml:space="preserve">Novel </w:t>
        </w:r>
        <w:r>
          <w:rPr>
            <w:rFonts w:ascii="Georgia" w:eastAsia="Georgia" w:hAnsi="Georgia" w:cs="Georgia"/>
            <w:b/>
            <w:w w:val="102"/>
            <w:sz w:val="19"/>
            <w:szCs w:val="19"/>
            <w:highlight w:val="yellow"/>
          </w:rPr>
          <w:t>PET/CT</w:t>
        </w:r>
        <w:r w:rsidRPr="00B10453">
          <w:rPr>
            <w:rFonts w:ascii="Georgia" w:eastAsia="Georgia" w:hAnsi="Georgia" w:cs="Georgia"/>
            <w:b/>
            <w:w w:val="102"/>
            <w:sz w:val="19"/>
            <w:szCs w:val="19"/>
            <w:highlight w:val="yellow"/>
          </w:rPr>
          <w:t xml:space="preserve"> biomarkers for early prediction of treatment response and survival in patients with </w:t>
        </w:r>
        <w:proofErr w:type="gramStart"/>
        <w:r>
          <w:rPr>
            <w:rFonts w:ascii="Georgia" w:eastAsia="Georgia" w:hAnsi="Georgia" w:cs="Georgia"/>
            <w:b/>
            <w:w w:val="102"/>
            <w:sz w:val="19"/>
            <w:szCs w:val="19"/>
            <w:highlight w:val="yellow"/>
          </w:rPr>
          <w:t>non small</w:t>
        </w:r>
        <w:proofErr w:type="gramEnd"/>
        <w:r>
          <w:rPr>
            <w:rFonts w:ascii="Georgia" w:eastAsia="Georgia" w:hAnsi="Georgia" w:cs="Georgia"/>
            <w:b/>
            <w:w w:val="102"/>
            <w:sz w:val="19"/>
            <w:szCs w:val="19"/>
            <w:highlight w:val="yellow"/>
          </w:rPr>
          <w:t xml:space="preserve"> cell lung cancer (</w:t>
        </w:r>
        <w:r w:rsidRPr="00B10453">
          <w:rPr>
            <w:rFonts w:ascii="Georgia" w:eastAsia="Georgia" w:hAnsi="Georgia" w:cs="Georgia"/>
            <w:b/>
            <w:w w:val="102"/>
            <w:sz w:val="19"/>
            <w:szCs w:val="19"/>
            <w:highlight w:val="yellow"/>
          </w:rPr>
          <w:t>NSCLC</w:t>
        </w:r>
      </w:ins>
      <w:ins w:id="410" w:author="James Gee" w:date="2016-07-20T20:10:00Z">
        <w:r>
          <w:rPr>
            <w:rFonts w:ascii="Georgia" w:eastAsia="Georgia" w:hAnsi="Georgia" w:cs="Georgia"/>
            <w:b/>
            <w:w w:val="102"/>
            <w:sz w:val="19"/>
            <w:szCs w:val="19"/>
            <w:highlight w:val="yellow"/>
          </w:rPr>
          <w:t xml:space="preserve">). </w:t>
        </w:r>
        <w:r w:rsidR="00C517C9">
          <w:rPr>
            <w:rFonts w:ascii="Georgia" w:eastAsia="Georgia" w:hAnsi="Georgia" w:cs="Georgia"/>
            <w:b/>
            <w:w w:val="102"/>
            <w:sz w:val="19"/>
            <w:szCs w:val="19"/>
            <w:highlight w:val="yellow"/>
          </w:rPr>
          <w:t xml:space="preserve"> </w:t>
        </w:r>
      </w:ins>
      <w:ins w:id="411" w:author="James Gee" w:date="2016-07-20T20:11:00Z">
        <w:r w:rsidR="00C517C9">
          <w:rPr>
            <w:rFonts w:ascii="Georgia" w:eastAsia="Georgia" w:hAnsi="Georgia" w:cs="Georgia"/>
            <w:w w:val="102"/>
            <w:sz w:val="19"/>
            <w:szCs w:val="19"/>
            <w:highlight w:val="yellow"/>
          </w:rPr>
          <w:t>PET and CT</w:t>
        </w:r>
      </w:ins>
      <w:ins w:id="412" w:author="James Gee" w:date="2016-07-20T20:09:00Z">
        <w:r w:rsidRPr="00B10453">
          <w:rPr>
            <w:rFonts w:ascii="Georgia" w:eastAsia="Georgia" w:hAnsi="Georgia" w:cs="Georgia"/>
            <w:w w:val="102"/>
            <w:sz w:val="19"/>
            <w:szCs w:val="19"/>
            <w:highlight w:val="yellow"/>
          </w:rPr>
          <w:t xml:space="preserve"> have </w:t>
        </w:r>
      </w:ins>
      <w:ins w:id="413" w:author="James Gee" w:date="2016-07-20T20:11:00Z">
        <w:r w:rsidR="00C517C9">
          <w:rPr>
            <w:rFonts w:ascii="Georgia" w:eastAsia="Georgia" w:hAnsi="Georgia" w:cs="Georgia"/>
            <w:w w:val="102"/>
            <w:sz w:val="19"/>
            <w:szCs w:val="19"/>
            <w:highlight w:val="yellow"/>
          </w:rPr>
          <w:t>traditionally played</w:t>
        </w:r>
      </w:ins>
      <w:ins w:id="414" w:author="James Gee" w:date="2016-07-20T20:09:00Z">
        <w:r w:rsidRPr="00B10453">
          <w:rPr>
            <w:rFonts w:ascii="Georgia" w:eastAsia="Georgia" w:hAnsi="Georgia" w:cs="Georgia"/>
            <w:w w:val="102"/>
            <w:sz w:val="19"/>
            <w:szCs w:val="19"/>
            <w:highlight w:val="yellow"/>
          </w:rPr>
          <w:t xml:space="preserve"> important roles in diagnosis, staging, and predicting treatment response in </w:t>
        </w:r>
        <w:r w:rsidR="00C517C9">
          <w:rPr>
            <w:rFonts w:ascii="Georgia" w:eastAsia="Georgia" w:hAnsi="Georgia" w:cs="Georgia"/>
            <w:w w:val="102"/>
            <w:sz w:val="19"/>
            <w:szCs w:val="19"/>
            <w:highlight w:val="yellow"/>
          </w:rPr>
          <w:t>NSCLC</w:t>
        </w:r>
        <w:r w:rsidRPr="00B10453">
          <w:rPr>
            <w:rFonts w:ascii="Georgia" w:eastAsia="Georgia" w:hAnsi="Georgia" w:cs="Georgia"/>
            <w:w w:val="102"/>
            <w:sz w:val="19"/>
            <w:szCs w:val="19"/>
            <w:highlight w:val="yellow"/>
          </w:rPr>
          <w:t xml:space="preserve"> </w:t>
        </w:r>
        <w:r w:rsidRPr="00B10453">
          <w:rPr>
            <w:rFonts w:ascii="Georgia" w:eastAsia="Georgia" w:hAnsi="Georgia" w:cs="Georgia"/>
            <w:w w:val="102"/>
            <w:sz w:val="19"/>
            <w:szCs w:val="19"/>
            <w:highlight w:val="yellow"/>
          </w:rPr>
          <w:fldChar w:fldCharType="begin">
            <w:fldData xml:space="preserve">PEVuZE5vdGU+PENpdGU+PEF1dGhvcj5MYXJkaW5vaXM8L0F1dGhvcj48WWVhcj4yMDAzPC9ZZWFy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OS00MTwvZWxlY3Ryb25pYy1yZXNvdXJjZS1udW0+PC9yZWNvcmQ+PC9DaXRlPjwvRW5kTm90ZT5=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PEVuZE5vdGU+PENpdGU+PEF1dGhvcj5MYXJkaW5vaXM8L0F1dGhvcj48WWVhcj4yMDAzPC9ZZWFy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OS00MTwvZWxlY3Ryb25pYy1yZXNvdXJjZS1udW0+PC9yZWNvcmQ+PC9DaXRlPjwvRW5kTm90ZT5=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"_ENREF_3" \o "Lardinois, 2003 #15" </w:instrText>
        </w:r>
      </w:ins>
      <w:r w:rsidRPr="00B10453">
        <w:rPr>
          <w:rFonts w:ascii="Georgia" w:eastAsia="Georgia" w:hAnsi="Georgia" w:cs="Georgia"/>
          <w:w w:val="102"/>
          <w:sz w:val="19"/>
          <w:szCs w:val="19"/>
          <w:highlight w:val="yellow"/>
        </w:rPr>
      </w:r>
      <w:ins w:id="415"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3-5</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Although many studies have demonstrated diagnostic and prognostic value of tumor metabolic burden and morphological information derived from PET/CT imaging measures </w:t>
        </w:r>
        <w:r w:rsidRPr="00B10453">
          <w:rPr>
            <w:rFonts w:ascii="Georgia" w:eastAsia="Georgia" w:hAnsi="Georgia" w:cs="Georgia"/>
            <w:w w:val="102"/>
            <w:sz w:val="19"/>
            <w:szCs w:val="19"/>
            <w:highlight w:val="yellow"/>
          </w:rPr>
          <w:fldChar w:fldCharType="begin">
            <w:fldData xml:space="preserve">PEVuZE5vdGU+PENpdGU+PEF1dGhvcj5Ib3JuZTwvQXV0aG9yPjxZZWFyPjIwMTQ8L1llYXI+PFJl
Y051bT4yMTwvUmVjTnVtPjxEaXNwbGF5VGV4dD5bNSwgNl08L0Rpc3BsYXlUZXh0PjxyZWNvcmQ+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OS00MTwvZWxlY3Ryb25pYy1yZXNvdXJjZS1udW0+PC9yZWNvcmQ+PC9DaXRlPjxDaXRlPjxBdXRo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PEVuZE5vdGU+PENpdGU+PEF1dGhvcj5Ib3JuZTwvQXV0aG9yPjxZZWFyPjIwMTQ8L1llYXI+PFJl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"_ENREF_5" \o "Horne, 2014 #21" </w:instrText>
        </w:r>
      </w:ins>
      <w:r w:rsidRPr="00B10453">
        <w:rPr>
          <w:rFonts w:ascii="Georgia" w:eastAsia="Georgia" w:hAnsi="Georgia" w:cs="Georgia"/>
          <w:w w:val="102"/>
          <w:sz w:val="19"/>
          <w:szCs w:val="19"/>
          <w:highlight w:val="yellow"/>
        </w:rPr>
      </w:r>
      <w:ins w:id="416"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5</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"_ENREF_6" \o "Zhang, 2013 #53" </w:instrText>
        </w:r>
      </w:ins>
      <w:r w:rsidRPr="00B10453">
        <w:rPr>
          <w:rFonts w:ascii="Georgia" w:eastAsia="Georgia" w:hAnsi="Georgia" w:cs="Georgia"/>
          <w:w w:val="102"/>
          <w:sz w:val="19"/>
          <w:szCs w:val="19"/>
          <w:highlight w:val="yellow"/>
        </w:rPr>
      </w:r>
      <w:ins w:id="417"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6</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current ability to predict treatment response and survival following radiation therapy in NSCLC is far from satisfactory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ADDIN EN.CITE &lt;EndNote&gt;&lt;Cite&gt;&lt;Author&gt;Berman&lt;/Author&gt;&lt;Year&gt;2014&lt;/Year&gt;&lt;RecNum&gt;19&lt;/RecNum&gt;&lt;DisplayText&gt;[7]&lt;/DisplayText&gt;&lt;record&gt;&lt;rec-number&gt;19&lt;/rec-number&gt;&lt;foreign-keys&gt;&lt;key app="EN" db-id="2rd0z5dr9xd0pqess9c5s2taprpf9tarsaas"&gt;19&lt;/key&gt;&lt;/foreign-keys&gt;&lt;ref-type name="Journal Article"&gt;17&lt;/ref-type&gt;&lt;contributors&gt;&lt;authors&gt;&lt;author&gt;Berman, Abigail T.&lt;/author&gt;&lt;author&gt;Ellenberg, Susan S.&lt;/author&gt;&lt;author&gt;Simone, Charles B.&lt;/author&gt;&lt;/authors&gt;&lt;/contributors&gt;&lt;titles&gt;&lt;title&gt;Predicting Survival in Non–Small-Cell Lung Cancer Using Positron Emission Tomography: Several Conclusions From Multiple Comparisons&lt;/title&gt;&lt;secondary-title&gt;Journal of Clinical Oncology&lt;/secondary-title&gt;&lt;/titles&gt;&lt;periodical&gt;&lt;full-title&gt;Journal of Clinical Oncology&lt;/full-title&gt;&lt;/periodical&gt;&lt;pages&gt;1631-1632&lt;/pages&gt;&lt;volume&gt;32&lt;/volume&gt;&lt;number&gt;15&lt;/number&gt;&lt;dates&gt;&lt;year&gt;2014&lt;/year&gt;&lt;pub-dates&gt;&lt;date&gt;May 20, 2014&lt;/date&gt;&lt;/pub-dates&gt;&lt;/dates&gt;&lt;urls&gt;&lt;related-urls&gt;&lt;url&gt;http://jco.ascopubs.org/content/32/15/1631.short&lt;/url&gt;&lt;/related-urls&gt;&lt;/urls&gt;&lt;electronic-resource-num&gt;10.1200/jco.2013.54.3074&lt;/electronic-resource-num&gt;&lt;/record&gt;&lt;/Cite&gt;&lt;/EndNote&gt;</w:instrText>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"_ENREF_7" \o "Berman, 2014 #19" </w:instrText>
        </w:r>
      </w:ins>
      <w:r w:rsidRPr="00B10453">
        <w:rPr>
          <w:rFonts w:ascii="Georgia" w:eastAsia="Georgia" w:hAnsi="Georgia" w:cs="Georgia"/>
          <w:w w:val="102"/>
          <w:sz w:val="19"/>
          <w:szCs w:val="19"/>
          <w:highlight w:val="yellow"/>
        </w:rPr>
      </w:r>
      <w:ins w:id="418"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7</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The poor performance of existing methods </w:t>
        </w:r>
      </w:ins>
      <w:ins w:id="419" w:author="James Gee" w:date="2016-07-20T20:12:00Z">
        <w:r w:rsidR="00C517C9">
          <w:rPr>
            <w:rFonts w:ascii="Georgia" w:eastAsia="Georgia" w:hAnsi="Georgia" w:cs="Georgia"/>
            <w:w w:val="102"/>
            <w:sz w:val="19"/>
            <w:szCs w:val="19"/>
            <w:highlight w:val="yellow"/>
          </w:rPr>
          <w:t xml:space="preserve">may </w:t>
        </w:r>
      </w:ins>
      <w:ins w:id="420" w:author="James Gee" w:date="2016-07-20T20:09:00Z">
        <w:r w:rsidRPr="00B10453">
          <w:rPr>
            <w:rFonts w:ascii="Georgia" w:eastAsia="Georgia" w:hAnsi="Georgia" w:cs="Georgia"/>
            <w:w w:val="102"/>
            <w:sz w:val="19"/>
            <w:szCs w:val="19"/>
            <w:highlight w:val="yellow"/>
          </w:rPr>
          <w:t xml:space="preserve">be due to </w:t>
        </w:r>
      </w:ins>
      <w:ins w:id="421" w:author="James Gee" w:date="2016-07-20T20:13:00Z">
        <w:r w:rsidR="00C517C9">
          <w:rPr>
            <w:rFonts w:ascii="Georgia" w:eastAsia="Georgia" w:hAnsi="Georgia" w:cs="Georgia"/>
            <w:w w:val="102"/>
            <w:sz w:val="19"/>
            <w:szCs w:val="19"/>
            <w:highlight w:val="yellow"/>
          </w:rPr>
          <w:t>a number of</w:t>
        </w:r>
      </w:ins>
      <w:ins w:id="422" w:author="James Gee" w:date="2016-07-20T20:09:00Z">
        <w:r w:rsidRPr="00B10453">
          <w:rPr>
            <w:rFonts w:ascii="Georgia" w:eastAsia="Georgia" w:hAnsi="Georgia" w:cs="Georgia"/>
            <w:w w:val="102"/>
            <w:sz w:val="19"/>
            <w:szCs w:val="19"/>
            <w:highlight w:val="yellow"/>
          </w:rPr>
          <w:t xml:space="preserve"> reasons: first, most </w:t>
        </w:r>
      </w:ins>
      <w:ins w:id="423" w:author="James Gee" w:date="2016-07-20T20:13:00Z">
        <w:r w:rsidR="00C517C9">
          <w:rPr>
            <w:rFonts w:ascii="Georgia" w:eastAsia="Georgia" w:hAnsi="Georgia" w:cs="Georgia"/>
            <w:w w:val="102"/>
            <w:sz w:val="19"/>
            <w:szCs w:val="19"/>
            <w:highlight w:val="yellow"/>
          </w:rPr>
          <w:t>studies</w:t>
        </w:r>
      </w:ins>
      <w:ins w:id="424" w:author="James Gee" w:date="2016-07-20T20:09:00Z">
        <w:r w:rsidRPr="00B10453">
          <w:rPr>
            <w:rFonts w:ascii="Georgia" w:eastAsia="Georgia" w:hAnsi="Georgia" w:cs="Georgia"/>
            <w:w w:val="102"/>
            <w:sz w:val="19"/>
            <w:szCs w:val="19"/>
            <w:highlight w:val="yellow"/>
          </w:rPr>
          <w:t xml:space="preserve"> have been limited to primary tumor lesions and ignored the information available in other lesions/regions </w:t>
        </w:r>
        <w:r w:rsidRPr="00B10453">
          <w:rPr>
            <w:rFonts w:ascii="Georgia" w:eastAsia="Georgia" w:hAnsi="Georgia" w:cs="Georgia"/>
            <w:w w:val="102"/>
            <w:sz w:val="19"/>
            <w:szCs w:val="19"/>
            <w:highlight w:val="yellow"/>
          </w:rPr>
          <w:fldChar w:fldCharType="begin">
            <w:fldData xml:space="preserve">PEVuZE5vdGU+PENpdGU+PEF1dGhvcj5SeXU8L0F1dGhvcj48WWVhcj4yMDE0PC9ZZWFyPjxSZWNO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PEVuZE5vdGU+PENpdGU+PEF1dGhvcj5SeXU8L0F1dGhvcj48WWVhcj4yMDE0PC9ZZWFyPjxSZWNO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"_ENREF_8" \o "Ryu, 2014 #72" </w:instrText>
        </w:r>
      </w:ins>
      <w:r w:rsidRPr="00B10453">
        <w:rPr>
          <w:rFonts w:ascii="Georgia" w:eastAsia="Georgia" w:hAnsi="Georgia" w:cs="Georgia"/>
          <w:w w:val="102"/>
          <w:sz w:val="19"/>
          <w:szCs w:val="19"/>
          <w:highlight w:val="yellow"/>
        </w:rPr>
      </w:r>
      <w:ins w:id="425"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8</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second, </w:t>
        </w:r>
      </w:ins>
      <w:ins w:id="426" w:author="James Gee" w:date="2016-07-20T20:14:00Z">
        <w:r w:rsidR="00C517C9">
          <w:rPr>
            <w:rFonts w:ascii="Georgia" w:eastAsia="Georgia" w:hAnsi="Georgia" w:cs="Georgia"/>
            <w:w w:val="102"/>
            <w:sz w:val="19"/>
            <w:szCs w:val="19"/>
            <w:highlight w:val="yellow"/>
          </w:rPr>
          <w:t>many</w:t>
        </w:r>
      </w:ins>
      <w:ins w:id="427" w:author="James Gee" w:date="2016-07-20T20:09:00Z">
        <w:r w:rsidRPr="00B10453">
          <w:rPr>
            <w:rFonts w:ascii="Georgia" w:eastAsia="Georgia" w:hAnsi="Georgia" w:cs="Georgia"/>
            <w:w w:val="102"/>
            <w:sz w:val="19"/>
            <w:szCs w:val="19"/>
            <w:highlight w:val="yellow"/>
          </w:rPr>
          <w:t xml:space="preserve"> investigations have focused on global image measures of tumors, such as those derived from standardized uptake value (SUV) of PET images and tumor morphological information, which </w:t>
        </w:r>
      </w:ins>
      <w:ins w:id="428" w:author="James Gee" w:date="2016-07-20T20:14:00Z">
        <w:r w:rsidR="00C517C9">
          <w:rPr>
            <w:rFonts w:ascii="Georgia" w:eastAsia="Georgia" w:hAnsi="Georgia" w:cs="Georgia"/>
            <w:w w:val="102"/>
            <w:sz w:val="19"/>
            <w:szCs w:val="19"/>
            <w:highlight w:val="yellow"/>
          </w:rPr>
          <w:t>may not be sufficient</w:t>
        </w:r>
      </w:ins>
      <w:ins w:id="429" w:author="James Gee" w:date="2016-07-20T20:09:00Z">
        <w:r w:rsidRPr="00B10453">
          <w:rPr>
            <w:rFonts w:ascii="Georgia" w:eastAsia="Georgia" w:hAnsi="Georgia" w:cs="Georgia"/>
            <w:w w:val="102"/>
            <w:sz w:val="19"/>
            <w:szCs w:val="19"/>
            <w:highlight w:val="yellow"/>
          </w:rPr>
          <w:t xml:space="preserve"> to capture subtleties of tumor characteristics and tumor heterogeneity </w:t>
        </w:r>
        <w:r w:rsidRPr="00B10453">
          <w:rPr>
            <w:rFonts w:ascii="Georgia" w:eastAsia="Georgia" w:hAnsi="Georgia" w:cs="Georgia"/>
            <w:w w:val="102"/>
            <w:sz w:val="19"/>
            <w:szCs w:val="19"/>
            <w:highlight w:val="yellow"/>
          </w:rPr>
          <w:fldChar w:fldCharType="begin">
            <w:fldData xml:space="preserve">PEVuZE5vdGU+PENpdGU+PEF1dGhvcj5DaGlja2xvcmU8L0F1dGhvcj48WWVhcj4yMDEzPC9ZZWFy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</w:fldData>
          </w:fldChar>
        </w:r>
        <w:r w:rsidRPr="00B10453">
          <w:rPr>
            <w:rFonts w:ascii="Georgia" w:eastAsia="Georgia" w:hAnsi="Georgia" w:cs="Georgia"/>
            <w:w w:val="102"/>
            <w:sz w:val="19"/>
            <w:szCs w:val="19"/>
            <w:highlight w:val="yellow"/>
          </w:rPr>
          <w:instrText xml:space="preserve"> ADDIN EN.CITE </w:instrText>
        </w:r>
        <w:r w:rsidRPr="00B10453">
          <w:rPr>
            <w:rFonts w:ascii="Georgia" w:eastAsia="Georgia" w:hAnsi="Georgia" w:cs="Georgia"/>
            <w:w w:val="102"/>
            <w:sz w:val="19"/>
            <w:szCs w:val="19"/>
            <w:highlight w:val="yellow"/>
          </w:rPr>
          <w:fldChar w:fldCharType="begin">
            <w:fldData xml:space="preserve">PEVuZE5vdGU+PENpdGU+PEF1dGhvcj5DaGlja2xvcmU8L0F1dGhvcj48WWVhcj4yMDEzPC9ZZWFy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</w:fldData>
          </w:fldChar>
        </w:r>
        <w:r w:rsidRPr="00B10453">
          <w:rPr>
            <w:rFonts w:ascii="Georgia" w:eastAsia="Georgia" w:hAnsi="Georgia" w:cs="Georgia"/>
            <w:w w:val="102"/>
            <w:sz w:val="19"/>
            <w:szCs w:val="19"/>
            <w:highlight w:val="yellow"/>
          </w:rPr>
          <w:instrText xml:space="preserve"> ADDIN EN.CITE.DATA </w:instrText>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"_ENREF_9" \o "Chicklore, 2013 #74" </w:instrText>
        </w:r>
      </w:ins>
      <w:r w:rsidRPr="00B10453">
        <w:rPr>
          <w:rFonts w:ascii="Georgia" w:eastAsia="Georgia" w:hAnsi="Georgia" w:cs="Georgia"/>
          <w:w w:val="102"/>
          <w:sz w:val="19"/>
          <w:szCs w:val="19"/>
          <w:highlight w:val="yellow"/>
        </w:rPr>
      </w:r>
      <w:ins w:id="430"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9</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"_ENREF_10" \o "Depeursinge, 2014 #82" </w:instrText>
        </w:r>
      </w:ins>
      <w:r w:rsidRPr="00B10453">
        <w:rPr>
          <w:rFonts w:ascii="Georgia" w:eastAsia="Georgia" w:hAnsi="Georgia" w:cs="Georgia"/>
          <w:w w:val="102"/>
          <w:sz w:val="19"/>
          <w:szCs w:val="19"/>
          <w:highlight w:val="yellow"/>
        </w:rPr>
      </w:r>
      <w:ins w:id="431"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10</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 xml:space="preserve">; and finally, </w:t>
        </w:r>
        <w:r w:rsidR="00C517C9">
          <w:rPr>
            <w:rFonts w:ascii="Georgia" w:eastAsia="Georgia" w:hAnsi="Georgia" w:cs="Georgia"/>
            <w:w w:val="102"/>
            <w:sz w:val="19"/>
            <w:szCs w:val="19"/>
            <w:highlight w:val="yellow"/>
          </w:rPr>
          <w:t>group-</w:t>
        </w:r>
        <w:r w:rsidRPr="00B10453">
          <w:rPr>
            <w:rFonts w:ascii="Georgia" w:eastAsia="Georgia" w:hAnsi="Georgia" w:cs="Georgia"/>
            <w:w w:val="102"/>
            <w:sz w:val="19"/>
            <w:szCs w:val="19"/>
            <w:highlight w:val="yellow"/>
          </w:rPr>
          <w:t>lev</w:t>
        </w:r>
        <w:r w:rsidR="00C517C9">
          <w:rPr>
            <w:rFonts w:ascii="Georgia" w:eastAsia="Georgia" w:hAnsi="Georgia" w:cs="Georgia"/>
            <w:w w:val="102"/>
            <w:sz w:val="19"/>
            <w:szCs w:val="19"/>
            <w:highlight w:val="yellow"/>
          </w:rPr>
          <w:t>el statistical analysis strategies are typically adopted</w:t>
        </w:r>
        <w:r w:rsidRPr="00B10453">
          <w:rPr>
            <w:rFonts w:ascii="Georgia" w:eastAsia="Georgia" w:hAnsi="Georgia" w:cs="Georgia"/>
            <w:w w:val="102"/>
            <w:sz w:val="19"/>
            <w:szCs w:val="19"/>
            <w:highlight w:val="yellow"/>
          </w:rPr>
          <w:t xml:space="preserve"> to evaluate imaging markers, which may not be effective for personalized prediction </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ADDIN EN.CITE &lt;EndNote&gt;&lt;Cite&gt;&lt;Author&gt;Henderson&lt;/Author&gt;&lt;Year&gt;2005&lt;/Year&gt;&lt;RecNum&gt;76&lt;/RecNum&gt;&lt;DisplayText&gt;[11]&lt;/DisplayText&gt;&lt;record&gt;&lt;rec-number&gt;76&lt;/rec-number&gt;&lt;foreign-keys&gt;&lt;key app="EN" db-id="2rd0z5dr9xd0pqess9c5s2taprpf9tarsaas"&gt;76&lt;/key&gt;&lt;/foreign-keys&gt;&lt;ref-type name="Journal Article"&gt;17&lt;/ref-type&gt;&lt;contributors&gt;&lt;authors&gt;&lt;author&gt;Henderson, R.&lt;/author&gt;&lt;author&gt;Keiding, N.&lt;/author&gt;&lt;/authors&gt;&lt;/contributors&gt;&lt;auth-address&gt;Keiding, N&amp;#xD;Univ Copenhagen, Dept Biostat, Oster Farimagsgade 5,Entr B,POB 2099, DK-1014 Copenhagen, Denmark&amp;#xD;Univ Copenhagen, Dept Biostat, Oster Farimagsgade 5,Entr B,POB 2099, DK-1014 Copenhagen, Denmark&amp;#xD;Univ Copenhagen, Dept Biostat, DK-1014 Copenhagen, Denmark&amp;#xD;Univ Newcastle, Dept Math &amp;amp; Stat, Newcastle Upon Tyne NE1 7RU, Tyne &amp;amp; Wear, England&lt;/auth-address&gt;&lt;titles&gt;&lt;title&gt;Individual survival time prediction using statistical models&lt;/title&gt;&lt;secondary-title&gt;Journal of Medical Ethics&lt;/secondary-title&gt;&lt;alt-title&gt;J Med Ethics&lt;/alt-title&gt;&lt;/titles&gt;&lt;periodical&gt;&lt;full-title&gt;Journal of Medical Ethics&lt;/full-title&gt;&lt;abbr-1&gt;J Med Ethics&lt;/abbr-1&gt;&lt;/periodical&gt;&lt;alt-periodical&gt;&lt;full-title&gt;Journal of Medical Ethics&lt;/full-title&gt;&lt;abbr-1&gt;J Med Ethics&lt;/abbr-1&gt;&lt;/alt-periodical&gt;&lt;pages&gt;703-706&lt;/pages&gt;&lt;volume&gt;31&lt;/volume&gt;&lt;number&gt;12&lt;/number&gt;&lt;keywords&gt;&lt;keyword&gt;prognoses&lt;/keyword&gt;&lt;/keywords&gt;&lt;dates&gt;&lt;year&gt;2005&lt;/year&gt;&lt;pub-dates&gt;&lt;date&gt;Dec 1&lt;/date&gt;&lt;/pub-dates&gt;&lt;/dates&gt;&lt;isbn&gt;0306-6800&lt;/isbn&gt;&lt;accession-num&gt;WOS:000233614300008&lt;/accession-num&gt;&lt;urls&gt;&lt;related-urls&gt;&lt;url&gt;&amp;lt;Go to ISI&amp;gt;://WOS:000233614300008&lt;/url&gt;&lt;/related-urls&gt;&lt;/urls&gt;&lt;electronic-resource-num&gt;DOI 10.1136/jme.2005.012427&lt;/electronic-resource-num&gt;&lt;language&gt;English&lt;/language&gt;&lt;/record&gt;&lt;/Cite&gt;&lt;/EndNote&gt;</w:instrText>
        </w:r>
        <w:r w:rsidRPr="00B10453">
          <w:rPr>
            <w:rFonts w:ascii="Georgia" w:eastAsia="Georgia" w:hAnsi="Georgia" w:cs="Georgia"/>
            <w:w w:val="102"/>
            <w:sz w:val="19"/>
            <w:szCs w:val="19"/>
            <w:highlight w:val="yellow"/>
          </w:rPr>
          <w:fldChar w:fldCharType="separate"/>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begin"/>
        </w:r>
        <w:r w:rsidRPr="00B10453">
          <w:rPr>
            <w:rFonts w:ascii="Georgia" w:eastAsia="Georgia" w:hAnsi="Georgia" w:cs="Georgia"/>
            <w:w w:val="102"/>
            <w:sz w:val="19"/>
            <w:szCs w:val="19"/>
            <w:highlight w:val="yellow"/>
          </w:rPr>
          <w:instrText xml:space="preserve"> HYPERLINK \l "_ENREF_11" \o "Henderson, 2005 #76" </w:instrText>
        </w:r>
      </w:ins>
      <w:r w:rsidRPr="00B10453">
        <w:rPr>
          <w:rFonts w:ascii="Georgia" w:eastAsia="Georgia" w:hAnsi="Georgia" w:cs="Georgia"/>
          <w:w w:val="102"/>
          <w:sz w:val="19"/>
          <w:szCs w:val="19"/>
          <w:highlight w:val="yellow"/>
        </w:rPr>
      </w:r>
      <w:ins w:id="432" w:author="James Gee" w:date="2016-07-20T20:09:00Z">
        <w:r w:rsidRPr="00B10453">
          <w:rPr>
            <w:rFonts w:ascii="Georgia" w:eastAsia="Georgia" w:hAnsi="Georgia" w:cs="Georgia"/>
            <w:w w:val="102"/>
            <w:sz w:val="19"/>
            <w:szCs w:val="19"/>
            <w:highlight w:val="yellow"/>
          </w:rPr>
          <w:fldChar w:fldCharType="separate"/>
        </w:r>
        <w:r w:rsidRPr="00B10453">
          <w:rPr>
            <w:rStyle w:val="Hyperlink"/>
            <w:rFonts w:ascii="Georgia" w:eastAsia="Georgia" w:hAnsi="Georgia" w:cs="Georgia"/>
            <w:w w:val="102"/>
            <w:sz w:val="19"/>
            <w:szCs w:val="19"/>
            <w:highlight w:val="yellow"/>
          </w:rPr>
          <w:t>11</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r w:rsidRPr="00B10453">
          <w:rPr>
            <w:rFonts w:ascii="Georgia" w:eastAsia="Georgia" w:hAnsi="Georgia" w:cs="Georgia"/>
            <w:w w:val="102"/>
            <w:sz w:val="19"/>
            <w:szCs w:val="19"/>
            <w:highlight w:val="yellow"/>
          </w:rPr>
          <w:fldChar w:fldCharType="end"/>
        </w:r>
        <w:r w:rsidRPr="00B10453">
          <w:rPr>
            <w:rFonts w:ascii="Georgia" w:eastAsia="Georgia" w:hAnsi="Georgia" w:cs="Georgia"/>
            <w:w w:val="102"/>
            <w:sz w:val="19"/>
            <w:szCs w:val="19"/>
            <w:highlight w:val="yellow"/>
          </w:rPr>
          <w:t>.</w:t>
        </w:r>
      </w:ins>
    </w:p>
    <w:p w14:paraId="25F5B0FD" w14:textId="065D20E3" w:rsidR="00D92C10" w:rsidRDefault="00D92C10" w:rsidP="00B10453">
      <w:pPr>
        <w:spacing w:before="60" w:after="0" w:line="277" w:lineRule="auto"/>
        <w:ind w:left="120" w:right="82" w:hanging="7"/>
        <w:jc w:val="both"/>
        <w:rPr>
          <w:ins w:id="433" w:author="James Gee" w:date="2016-07-20T20:16:00Z"/>
          <w:rFonts w:ascii="Georgia" w:eastAsia="Georgia" w:hAnsi="Georgia" w:cs="Georgia"/>
          <w:w w:val="102"/>
          <w:sz w:val="19"/>
          <w:szCs w:val="19"/>
          <w:highlight w:val="yellow"/>
        </w:rPr>
      </w:pPr>
      <w:ins w:id="434" w:author="James Gee" w:date="2016-07-20T20:16:00Z">
        <w:r w:rsidRPr="00D92C10">
          <w:rPr>
            <w:rFonts w:ascii="Georgia" w:eastAsia="Georgia" w:hAnsi="Georgia" w:cs="Georgia"/>
            <w:w w:val="102"/>
            <w:sz w:val="19"/>
            <w:szCs w:val="19"/>
            <w:highlight w:val="yellow"/>
          </w:rPr>
          <w:t xml:space="preserve">To improve prediction of radiation therapy treatment response and survival in patients with NSCLC based on PET/CT imaging data, co-investigator </w:t>
        </w:r>
        <w:r w:rsidRPr="00D92C10">
          <w:rPr>
            <w:rFonts w:ascii="Georgia" w:eastAsia="Georgia" w:hAnsi="Georgia" w:cs="Georgia"/>
            <w:b/>
            <w:w w:val="102"/>
            <w:sz w:val="19"/>
            <w:szCs w:val="19"/>
            <w:highlight w:val="yellow"/>
          </w:rPr>
          <w:t xml:space="preserve">David </w:t>
        </w:r>
        <w:proofErr w:type="spellStart"/>
        <w:r w:rsidRPr="00D92C10">
          <w:rPr>
            <w:rFonts w:ascii="Georgia" w:eastAsia="Georgia" w:hAnsi="Georgia" w:cs="Georgia"/>
            <w:b/>
            <w:w w:val="102"/>
            <w:sz w:val="19"/>
            <w:szCs w:val="19"/>
            <w:highlight w:val="yellow"/>
          </w:rPr>
          <w:t>Mankoff</w:t>
        </w:r>
        <w:proofErr w:type="spellEnd"/>
        <w:r w:rsidRPr="00D92C10">
          <w:rPr>
            <w:rFonts w:ascii="Georgia" w:eastAsia="Georgia" w:hAnsi="Georgia" w:cs="Georgia"/>
            <w:w w:val="102"/>
            <w:sz w:val="19"/>
            <w:szCs w:val="19"/>
            <w:highlight w:val="yellow"/>
          </w:rPr>
          <w:t xml:space="preserve"> and collaborators are developing methods to adaptively extract image features from the data that are then input into a multi-task learning framework constructed to jointly model (and leverage potential statistical correlations between) the problems of predicting treatment response and survival.  The proposed software tools will fulfill essential pre-processing needs of the study: PET/CT data will be co-registered and a wealth of image features calculated using ITK-Lung.</w:t>
        </w:r>
      </w:ins>
    </w:p>
    <w:p w14:paraId="5BE703BA" w14:textId="77777777" w:rsidR="00C517C9" w:rsidRDefault="00C517C9" w:rsidP="00B10453">
      <w:pPr>
        <w:spacing w:before="60" w:after="0" w:line="277" w:lineRule="auto"/>
        <w:ind w:left="120" w:right="82" w:hanging="7"/>
        <w:jc w:val="both"/>
        <w:rPr>
          <w:ins w:id="435" w:author="James Gee" w:date="2016-07-20T20:16:00Z"/>
          <w:rFonts w:ascii="Georgia" w:eastAsia="Georgia" w:hAnsi="Georgia" w:cs="Georgia"/>
          <w:b/>
          <w:w w:val="102"/>
          <w:sz w:val="19"/>
          <w:szCs w:val="19"/>
          <w:highlight w:val="yellow"/>
        </w:rPr>
      </w:pPr>
      <w:bookmarkStart w:id="436" w:name="_GoBack"/>
      <w:bookmarkEnd w:id="436"/>
    </w:p>
    <w:p w14:paraId="7A239937" w14:textId="77777777" w:rsidR="00C517C9" w:rsidRPr="00713CED" w:rsidRDefault="00C517C9" w:rsidP="00C517C9">
      <w:pPr>
        <w:ind w:left="720" w:hanging="720"/>
        <w:rPr>
          <w:ins w:id="437" w:author="James Gee" w:date="2016-07-20T20:16:00Z"/>
          <w:rFonts w:ascii="Calibri" w:hAnsi="Calibri" w:cs="Arial"/>
          <w:noProof/>
        </w:rPr>
      </w:pPr>
      <w:bookmarkStart w:id="438" w:name="_ENREF_3"/>
      <w:ins w:id="439" w:author="James Gee" w:date="2016-07-20T20:16:00Z">
        <w:r w:rsidRPr="00713CED">
          <w:rPr>
            <w:rFonts w:ascii="Calibri" w:hAnsi="Calibri" w:cs="Arial"/>
            <w:noProof/>
          </w:rPr>
          <w:t>3.</w:t>
        </w:r>
        <w:r w:rsidRPr="00713CED">
          <w:rPr>
            <w:rFonts w:ascii="Calibri" w:hAnsi="Calibri" w:cs="Arial"/>
            <w:noProof/>
          </w:rPr>
          <w:tab/>
          <w:t xml:space="preserve">Lardinois, D., W. Weder, T.F. Hany, E.M. Kamel, S. Korom, B. Seifert, G.K. von Schulthess, and H.C. Steinert, </w:t>
        </w:r>
        <w:r w:rsidRPr="00713CED">
          <w:rPr>
            <w:rFonts w:ascii="Calibri" w:hAnsi="Calibri" w:cs="Arial"/>
            <w:i/>
            <w:noProof/>
          </w:rPr>
          <w:t>Staging of non-small-cell lung cancer with integrated positron-emission tomography and computed tomography.</w:t>
        </w:r>
        <w:r w:rsidRPr="00713CED">
          <w:rPr>
            <w:rFonts w:ascii="Calibri" w:hAnsi="Calibri" w:cs="Arial"/>
            <w:noProof/>
          </w:rPr>
          <w:t xml:space="preserve"> N Engl J Med, 2003. </w:t>
        </w:r>
        <w:r w:rsidRPr="00713CED">
          <w:rPr>
            <w:rFonts w:ascii="Calibri" w:hAnsi="Calibri" w:cs="Arial"/>
            <w:b/>
            <w:noProof/>
          </w:rPr>
          <w:t>348</w:t>
        </w:r>
        <w:r w:rsidRPr="00713CED">
          <w:rPr>
            <w:rFonts w:ascii="Calibri" w:hAnsi="Calibri" w:cs="Arial"/>
            <w:noProof/>
          </w:rPr>
          <w:t>(25): p. 2500-7.</w:t>
        </w:r>
        <w:bookmarkEnd w:id="438"/>
      </w:ins>
    </w:p>
    <w:p w14:paraId="42B9C360" w14:textId="77777777" w:rsidR="00C517C9" w:rsidRPr="00713CED" w:rsidRDefault="00C517C9" w:rsidP="00C517C9">
      <w:pPr>
        <w:ind w:left="720" w:hanging="720"/>
        <w:rPr>
          <w:ins w:id="440" w:author="James Gee" w:date="2016-07-20T20:16:00Z"/>
          <w:rFonts w:ascii="Calibri" w:hAnsi="Calibri" w:cs="Arial"/>
          <w:noProof/>
        </w:rPr>
      </w:pPr>
      <w:bookmarkStart w:id="441" w:name="_ENREF_4"/>
      <w:ins w:id="442" w:author="James Gee" w:date="2016-07-20T20:16:00Z">
        <w:r w:rsidRPr="00713CED">
          <w:rPr>
            <w:rFonts w:ascii="Calibri" w:hAnsi="Calibri" w:cs="Arial"/>
            <w:noProof/>
          </w:rPr>
          <w:t>4.</w:t>
        </w:r>
        <w:r w:rsidRPr="00713CED">
          <w:rPr>
            <w:rFonts w:ascii="Calibri" w:hAnsi="Calibri" w:cs="Arial"/>
            <w:noProof/>
          </w:rPr>
          <w:tab/>
          <w:t xml:space="preserve">Lee, H.Y., H.J. Lee, Y.T. Kim, C.H. Kang, B.G. Jang, D.H. Chung, J.M. Goo, C.M. Park, C.H. Lee, and K.W. Kang, </w:t>
        </w:r>
        <w:r w:rsidRPr="00713CED">
          <w:rPr>
            <w:rFonts w:ascii="Calibri" w:hAnsi="Calibri" w:cs="Arial"/>
            <w:i/>
            <w:noProof/>
          </w:rPr>
          <w:t>Value of combined interpretation of computed tomography response and positron emission tomography response for prediction of prognosis after neoadjuvant chemotherapy in non-small cell lung cancer.</w:t>
        </w:r>
        <w:r w:rsidRPr="00713CED">
          <w:rPr>
            <w:rFonts w:ascii="Calibri" w:hAnsi="Calibri" w:cs="Arial"/>
            <w:noProof/>
          </w:rPr>
          <w:t xml:space="preserve"> J Thorac Oncol, 2010. </w:t>
        </w:r>
        <w:r w:rsidRPr="00713CED">
          <w:rPr>
            <w:rFonts w:ascii="Calibri" w:hAnsi="Calibri" w:cs="Arial"/>
            <w:b/>
            <w:noProof/>
          </w:rPr>
          <w:t>5</w:t>
        </w:r>
        <w:r w:rsidRPr="00713CED">
          <w:rPr>
            <w:rFonts w:ascii="Calibri" w:hAnsi="Calibri" w:cs="Arial"/>
            <w:noProof/>
          </w:rPr>
          <w:t>(4): p. 497-503.</w:t>
        </w:r>
        <w:bookmarkEnd w:id="441"/>
      </w:ins>
    </w:p>
    <w:p w14:paraId="6B88FF08" w14:textId="77777777" w:rsidR="00C517C9" w:rsidRPr="00713CED" w:rsidRDefault="00C517C9" w:rsidP="00C517C9">
      <w:pPr>
        <w:ind w:left="720" w:hanging="720"/>
        <w:rPr>
          <w:ins w:id="443" w:author="James Gee" w:date="2016-07-20T20:16:00Z"/>
          <w:rFonts w:ascii="Calibri" w:hAnsi="Calibri" w:cs="Arial"/>
          <w:noProof/>
        </w:rPr>
      </w:pPr>
      <w:bookmarkStart w:id="444" w:name="_ENREF_5"/>
      <w:ins w:id="445" w:author="James Gee" w:date="2016-07-20T20:16:00Z">
        <w:r w:rsidRPr="00713CED">
          <w:rPr>
            <w:rFonts w:ascii="Calibri" w:hAnsi="Calibri" w:cs="Arial"/>
            <w:noProof/>
          </w:rPr>
          <w:t>5.</w:t>
        </w:r>
        <w:r w:rsidRPr="00713CED">
          <w:rPr>
            <w:rFonts w:ascii="Calibri" w:hAnsi="Calibri" w:cs="Arial"/>
            <w:noProof/>
          </w:rPr>
          <w:tab/>
          <w:t xml:space="preserve">Horne, Z.D., D.A. Clump, J.A. Vargo, S. Shah, S. Beriwal, S.A. Burton, A.E. Quinn, M.J. Schuchert, R.J. Landreneau, N.A. Christie, J.D. Luketich, and D.E. Heron, </w:t>
        </w:r>
        <w:r w:rsidRPr="00713CED">
          <w:rPr>
            <w:rFonts w:ascii="Calibri" w:hAnsi="Calibri" w:cs="Arial"/>
            <w:i/>
            <w:noProof/>
          </w:rPr>
          <w:t>Pretreatment SUVmax predicts progression-free survival in early-stage non-small cell lung cancer treated with stereotactic body radiation therapy.</w:t>
        </w:r>
        <w:r w:rsidRPr="00713CED">
          <w:rPr>
            <w:rFonts w:ascii="Calibri" w:hAnsi="Calibri" w:cs="Arial"/>
            <w:noProof/>
          </w:rPr>
          <w:t xml:space="preserve"> Radiat Oncol, 2014. </w:t>
        </w:r>
        <w:r w:rsidRPr="00713CED">
          <w:rPr>
            <w:rFonts w:ascii="Calibri" w:hAnsi="Calibri" w:cs="Arial"/>
            <w:b/>
            <w:noProof/>
          </w:rPr>
          <w:t>9</w:t>
        </w:r>
        <w:r w:rsidRPr="00713CED">
          <w:rPr>
            <w:rFonts w:ascii="Calibri" w:hAnsi="Calibri" w:cs="Arial"/>
            <w:noProof/>
          </w:rPr>
          <w:t>: p. 41.</w:t>
        </w:r>
        <w:bookmarkEnd w:id="444"/>
      </w:ins>
    </w:p>
    <w:p w14:paraId="01ACC8DA" w14:textId="77777777" w:rsidR="00C517C9" w:rsidRPr="00713CED" w:rsidRDefault="00C517C9" w:rsidP="00C517C9">
      <w:pPr>
        <w:ind w:left="720" w:hanging="720"/>
        <w:rPr>
          <w:ins w:id="446" w:author="James Gee" w:date="2016-07-20T20:16:00Z"/>
          <w:rFonts w:ascii="Calibri" w:hAnsi="Calibri" w:cs="Arial"/>
          <w:noProof/>
        </w:rPr>
      </w:pPr>
      <w:bookmarkStart w:id="447" w:name="_ENREF_6"/>
      <w:ins w:id="448" w:author="James Gee" w:date="2016-07-20T20:16:00Z">
        <w:r w:rsidRPr="00713CED">
          <w:rPr>
            <w:rFonts w:ascii="Calibri" w:hAnsi="Calibri" w:cs="Arial"/>
            <w:noProof/>
          </w:rPr>
          <w:t>6.</w:t>
        </w:r>
        <w:r w:rsidRPr="00713CED">
          <w:rPr>
            <w:rFonts w:ascii="Calibri" w:hAnsi="Calibri" w:cs="Arial"/>
            <w:noProof/>
          </w:rPr>
          <w:tab/>
          <w:t xml:space="preserve">Zhang, H., K. Wroblewski, S. Liao, R. Kampalath, B.C. Penney, Y. Zhang, and Y.L. Pu, </w:t>
        </w:r>
        <w:r w:rsidRPr="00713CED">
          <w:rPr>
            <w:rFonts w:ascii="Calibri" w:hAnsi="Calibri" w:cs="Arial"/>
            <w:i/>
            <w:noProof/>
          </w:rPr>
          <w:t xml:space="preserve">Prognostic Value of Metabolic </w:t>
        </w:r>
        <w:r w:rsidRPr="00713CED">
          <w:rPr>
            <w:rFonts w:ascii="Calibri" w:hAnsi="Calibri" w:cs="Arial"/>
            <w:i/>
            <w:noProof/>
          </w:rPr>
          <w:lastRenderedPageBreak/>
          <w:t>Tumor Burden from F-18-FDG PET in Surgical Patients with Non-small-cell Lung Cancer.</w:t>
        </w:r>
        <w:r w:rsidRPr="00713CED">
          <w:rPr>
            <w:rFonts w:ascii="Calibri" w:hAnsi="Calibri" w:cs="Arial"/>
            <w:noProof/>
          </w:rPr>
          <w:t xml:space="preserve"> Academic Radiology, 2013. </w:t>
        </w:r>
        <w:r w:rsidRPr="00713CED">
          <w:rPr>
            <w:rFonts w:ascii="Calibri" w:hAnsi="Calibri" w:cs="Arial"/>
            <w:b/>
            <w:noProof/>
          </w:rPr>
          <w:t>20</w:t>
        </w:r>
        <w:r w:rsidRPr="00713CED">
          <w:rPr>
            <w:rFonts w:ascii="Calibri" w:hAnsi="Calibri" w:cs="Arial"/>
            <w:noProof/>
          </w:rPr>
          <w:t>(1): p. 32-40.</w:t>
        </w:r>
        <w:bookmarkEnd w:id="447"/>
      </w:ins>
    </w:p>
    <w:p w14:paraId="5CA1F8E2" w14:textId="77777777" w:rsidR="00C517C9" w:rsidRPr="00713CED" w:rsidRDefault="00C517C9" w:rsidP="00C517C9">
      <w:pPr>
        <w:ind w:left="720" w:hanging="720"/>
        <w:rPr>
          <w:ins w:id="449" w:author="James Gee" w:date="2016-07-20T20:16:00Z"/>
          <w:rFonts w:ascii="Calibri" w:hAnsi="Calibri" w:cs="Arial"/>
          <w:noProof/>
        </w:rPr>
      </w:pPr>
      <w:bookmarkStart w:id="450" w:name="_ENREF_7"/>
      <w:ins w:id="451" w:author="James Gee" w:date="2016-07-20T20:16:00Z">
        <w:r w:rsidRPr="00713CED">
          <w:rPr>
            <w:rFonts w:ascii="Calibri" w:hAnsi="Calibri" w:cs="Arial"/>
            <w:noProof/>
          </w:rPr>
          <w:t>7.</w:t>
        </w:r>
        <w:r w:rsidRPr="00713CED">
          <w:rPr>
            <w:rFonts w:ascii="Calibri" w:hAnsi="Calibri" w:cs="Arial"/>
            <w:noProof/>
          </w:rPr>
          <w:tab/>
          <w:t xml:space="preserve">Berman, A.T., S.S. Ellenberg, and C.B. Simone, </w:t>
        </w:r>
        <w:r w:rsidRPr="00713CED">
          <w:rPr>
            <w:rFonts w:ascii="Calibri" w:hAnsi="Calibri" w:cs="Arial"/>
            <w:i/>
            <w:noProof/>
          </w:rPr>
          <w:t>Predicting Survival in Non–Small-Cell Lung Cancer Using Positron Emission Tomography: Several Conclusions From Multiple Comparisons.</w:t>
        </w:r>
        <w:r w:rsidRPr="00713CED">
          <w:rPr>
            <w:rFonts w:ascii="Calibri" w:hAnsi="Calibri" w:cs="Arial"/>
            <w:noProof/>
          </w:rPr>
          <w:t xml:space="preserve"> Journal of Clinical Oncology, 2014. </w:t>
        </w:r>
        <w:r w:rsidRPr="00713CED">
          <w:rPr>
            <w:rFonts w:ascii="Calibri" w:hAnsi="Calibri" w:cs="Arial"/>
            <w:b/>
            <w:noProof/>
          </w:rPr>
          <w:t>32</w:t>
        </w:r>
        <w:r w:rsidRPr="00713CED">
          <w:rPr>
            <w:rFonts w:ascii="Calibri" w:hAnsi="Calibri" w:cs="Arial"/>
            <w:noProof/>
          </w:rPr>
          <w:t>(15): p. 1631-1632.</w:t>
        </w:r>
        <w:bookmarkEnd w:id="450"/>
      </w:ins>
    </w:p>
    <w:p w14:paraId="4CD5DDF4" w14:textId="77777777" w:rsidR="00C517C9" w:rsidRPr="00713CED" w:rsidRDefault="00C517C9" w:rsidP="00C517C9">
      <w:pPr>
        <w:ind w:left="720" w:hanging="720"/>
        <w:rPr>
          <w:ins w:id="452" w:author="James Gee" w:date="2016-07-20T20:16:00Z"/>
          <w:rFonts w:ascii="Calibri" w:hAnsi="Calibri" w:cs="Arial"/>
          <w:noProof/>
        </w:rPr>
      </w:pPr>
      <w:bookmarkStart w:id="453" w:name="_ENREF_8"/>
      <w:ins w:id="454" w:author="James Gee" w:date="2016-07-20T20:16:00Z">
        <w:r w:rsidRPr="00713CED">
          <w:rPr>
            <w:rFonts w:ascii="Calibri" w:hAnsi="Calibri" w:cs="Arial"/>
            <w:noProof/>
          </w:rPr>
          <w:t>8.</w:t>
        </w:r>
        <w:r w:rsidRPr="00713CED">
          <w:rPr>
            <w:rFonts w:ascii="Calibri" w:hAnsi="Calibri" w:cs="Arial"/>
            <w:noProof/>
          </w:rPr>
          <w:tab/>
          <w:t xml:space="preserve">Ryu, J.S. and I.Y. Hyun, </w:t>
        </w:r>
        <w:r w:rsidRPr="00713CED">
          <w:rPr>
            <w:rFonts w:ascii="Calibri" w:hAnsi="Calibri" w:cs="Arial"/>
            <w:i/>
            <w:noProof/>
          </w:rPr>
          <w:t>Prognostic impact of [18F]fluorodeoxyglucose positron emission tomography scanning in the era of molecular oncology.</w:t>
        </w:r>
        <w:r w:rsidRPr="00713CED">
          <w:rPr>
            <w:rFonts w:ascii="Calibri" w:hAnsi="Calibri" w:cs="Arial"/>
            <w:noProof/>
          </w:rPr>
          <w:t xml:space="preserve"> J Clin Oncol, 2014. </w:t>
        </w:r>
        <w:r w:rsidRPr="00713CED">
          <w:rPr>
            <w:rFonts w:ascii="Calibri" w:hAnsi="Calibri" w:cs="Arial"/>
            <w:b/>
            <w:noProof/>
          </w:rPr>
          <w:t>32</w:t>
        </w:r>
        <w:r w:rsidRPr="00713CED">
          <w:rPr>
            <w:rFonts w:ascii="Calibri" w:hAnsi="Calibri" w:cs="Arial"/>
            <w:noProof/>
          </w:rPr>
          <w:t>(15): p. 1630.</w:t>
        </w:r>
        <w:bookmarkEnd w:id="453"/>
      </w:ins>
    </w:p>
    <w:p w14:paraId="43B0C10B" w14:textId="77777777" w:rsidR="00C517C9" w:rsidRPr="00713CED" w:rsidRDefault="00C517C9" w:rsidP="00C517C9">
      <w:pPr>
        <w:ind w:left="720" w:hanging="720"/>
        <w:rPr>
          <w:ins w:id="455" w:author="James Gee" w:date="2016-07-20T20:16:00Z"/>
          <w:rFonts w:ascii="Calibri" w:hAnsi="Calibri" w:cs="Arial"/>
          <w:noProof/>
        </w:rPr>
      </w:pPr>
      <w:bookmarkStart w:id="456" w:name="_ENREF_9"/>
      <w:ins w:id="457" w:author="James Gee" w:date="2016-07-20T20:16:00Z">
        <w:r w:rsidRPr="00713CED">
          <w:rPr>
            <w:rFonts w:ascii="Calibri" w:hAnsi="Calibri" w:cs="Arial"/>
            <w:noProof/>
          </w:rPr>
          <w:t>9.</w:t>
        </w:r>
        <w:r w:rsidRPr="00713CED">
          <w:rPr>
            <w:rFonts w:ascii="Calibri" w:hAnsi="Calibri" w:cs="Arial"/>
            <w:noProof/>
          </w:rPr>
          <w:tab/>
          <w:t xml:space="preserve">Chicklore, S., V. Goh, M. Siddique, A. Roy, P.K. Marsden, and G.J. Cook, </w:t>
        </w:r>
        <w:r w:rsidRPr="00713CED">
          <w:rPr>
            <w:rFonts w:ascii="Calibri" w:hAnsi="Calibri" w:cs="Arial"/>
            <w:i/>
            <w:noProof/>
          </w:rPr>
          <w:t>Quantifying tumour heterogeneity in 18F-FDG PET/CT imaging by texture analysis.</w:t>
        </w:r>
        <w:r w:rsidRPr="00713CED">
          <w:rPr>
            <w:rFonts w:ascii="Calibri" w:hAnsi="Calibri" w:cs="Arial"/>
            <w:noProof/>
          </w:rPr>
          <w:t xml:space="preserve"> Eur J Nucl Med Mol Imaging, 2013. </w:t>
        </w:r>
        <w:r w:rsidRPr="00713CED">
          <w:rPr>
            <w:rFonts w:ascii="Calibri" w:hAnsi="Calibri" w:cs="Arial"/>
            <w:b/>
            <w:noProof/>
          </w:rPr>
          <w:t>40</w:t>
        </w:r>
        <w:r w:rsidRPr="00713CED">
          <w:rPr>
            <w:rFonts w:ascii="Calibri" w:hAnsi="Calibri" w:cs="Arial"/>
            <w:noProof/>
          </w:rPr>
          <w:t>(1): p. 133-40.</w:t>
        </w:r>
        <w:bookmarkEnd w:id="456"/>
      </w:ins>
    </w:p>
    <w:p w14:paraId="6EEA8FF2" w14:textId="77777777" w:rsidR="00C517C9" w:rsidRPr="00713CED" w:rsidRDefault="00C517C9" w:rsidP="00C517C9">
      <w:pPr>
        <w:ind w:left="720" w:hanging="720"/>
        <w:rPr>
          <w:ins w:id="458" w:author="James Gee" w:date="2016-07-20T20:16:00Z"/>
          <w:rFonts w:ascii="Calibri" w:hAnsi="Calibri" w:cs="Arial"/>
          <w:noProof/>
        </w:rPr>
      </w:pPr>
      <w:bookmarkStart w:id="459" w:name="_ENREF_10"/>
      <w:ins w:id="460" w:author="James Gee" w:date="2016-07-20T20:16:00Z">
        <w:r w:rsidRPr="00713CED">
          <w:rPr>
            <w:rFonts w:ascii="Calibri" w:hAnsi="Calibri" w:cs="Arial"/>
            <w:noProof/>
          </w:rPr>
          <w:t>10.</w:t>
        </w:r>
        <w:r w:rsidRPr="00713CED">
          <w:rPr>
            <w:rFonts w:ascii="Calibri" w:hAnsi="Calibri" w:cs="Arial"/>
            <w:noProof/>
          </w:rPr>
          <w:tab/>
          <w:t xml:space="preserve">Depeursinge, A., A. Foncubierta-Rodriguez, D. Van De Ville, and H. Muller, </w:t>
        </w:r>
        <w:r w:rsidRPr="00713CED">
          <w:rPr>
            <w:rFonts w:ascii="Calibri" w:hAnsi="Calibri" w:cs="Arial"/>
            <w:i/>
            <w:noProof/>
          </w:rPr>
          <w:t>Three-dimensional solid texture analysis in biomedical imaging: review and opportunities.</w:t>
        </w:r>
        <w:r w:rsidRPr="00713CED">
          <w:rPr>
            <w:rFonts w:ascii="Calibri" w:hAnsi="Calibri" w:cs="Arial"/>
            <w:noProof/>
          </w:rPr>
          <w:t xml:space="preserve"> Med Image Anal, 2014. </w:t>
        </w:r>
        <w:r w:rsidRPr="00713CED">
          <w:rPr>
            <w:rFonts w:ascii="Calibri" w:hAnsi="Calibri" w:cs="Arial"/>
            <w:b/>
            <w:noProof/>
          </w:rPr>
          <w:t>18</w:t>
        </w:r>
        <w:r w:rsidRPr="00713CED">
          <w:rPr>
            <w:rFonts w:ascii="Calibri" w:hAnsi="Calibri" w:cs="Arial"/>
            <w:noProof/>
          </w:rPr>
          <w:t>(1): p. 176-96.</w:t>
        </w:r>
        <w:bookmarkEnd w:id="459"/>
      </w:ins>
    </w:p>
    <w:p w14:paraId="37A125A9" w14:textId="77777777" w:rsidR="00C517C9" w:rsidRPr="00713CED" w:rsidRDefault="00C517C9" w:rsidP="00C517C9">
      <w:pPr>
        <w:ind w:left="720" w:hanging="720"/>
        <w:rPr>
          <w:ins w:id="461" w:author="James Gee" w:date="2016-07-20T20:16:00Z"/>
          <w:rFonts w:ascii="Calibri" w:hAnsi="Calibri" w:cs="Arial"/>
          <w:noProof/>
        </w:rPr>
      </w:pPr>
      <w:bookmarkStart w:id="462" w:name="_ENREF_11"/>
      <w:ins w:id="463" w:author="James Gee" w:date="2016-07-20T20:16:00Z">
        <w:r w:rsidRPr="00713CED">
          <w:rPr>
            <w:rFonts w:ascii="Calibri" w:hAnsi="Calibri" w:cs="Arial"/>
            <w:noProof/>
          </w:rPr>
          <w:t>11.</w:t>
        </w:r>
        <w:r w:rsidRPr="00713CED">
          <w:rPr>
            <w:rFonts w:ascii="Calibri" w:hAnsi="Calibri" w:cs="Arial"/>
            <w:noProof/>
          </w:rPr>
          <w:tab/>
          <w:t xml:space="preserve">Henderson, R. and N. Keiding, </w:t>
        </w:r>
        <w:r w:rsidRPr="00713CED">
          <w:rPr>
            <w:rFonts w:ascii="Calibri" w:hAnsi="Calibri" w:cs="Arial"/>
            <w:i/>
            <w:noProof/>
          </w:rPr>
          <w:t>Individual survival time prediction using statistical models.</w:t>
        </w:r>
        <w:r w:rsidRPr="00713CED">
          <w:rPr>
            <w:rFonts w:ascii="Calibri" w:hAnsi="Calibri" w:cs="Arial"/>
            <w:noProof/>
          </w:rPr>
          <w:t xml:space="preserve"> Journal of Medical Ethics, 2005. </w:t>
        </w:r>
        <w:r w:rsidRPr="00713CED">
          <w:rPr>
            <w:rFonts w:ascii="Calibri" w:hAnsi="Calibri" w:cs="Arial"/>
            <w:b/>
            <w:noProof/>
          </w:rPr>
          <w:t>31</w:t>
        </w:r>
        <w:r w:rsidRPr="00713CED">
          <w:rPr>
            <w:rFonts w:ascii="Calibri" w:hAnsi="Calibri" w:cs="Arial"/>
            <w:noProof/>
          </w:rPr>
          <w:t>(12): p. 703-706.</w:t>
        </w:r>
        <w:bookmarkEnd w:id="462"/>
      </w:ins>
    </w:p>
    <w:p w14:paraId="4886E59D" w14:textId="77777777" w:rsidR="00C517C9" w:rsidRPr="00B10453" w:rsidRDefault="00C517C9" w:rsidP="00B10453">
      <w:pPr>
        <w:spacing w:before="60" w:after="0" w:line="277" w:lineRule="auto"/>
        <w:ind w:left="120" w:right="82" w:hanging="7"/>
        <w:jc w:val="both"/>
        <w:rPr>
          <w:ins w:id="464" w:author="James Gee" w:date="2016-07-18T16:04:00Z"/>
          <w:rFonts w:ascii="Georgia" w:eastAsia="Georgia" w:hAnsi="Georgia" w:cs="Georgia"/>
          <w:b/>
          <w:w w:val="102"/>
          <w:sz w:val="19"/>
          <w:szCs w:val="19"/>
          <w:highlight w:val="yellow"/>
          <w:rPrChange w:id="465" w:author="James Gee" w:date="2016-07-20T20:10:00Z">
            <w:rPr>
              <w:ins w:id="466" w:author="James Gee" w:date="2016-07-18T16:04:00Z"/>
              <w:rFonts w:ascii="Georgia" w:eastAsia="Georgia" w:hAnsi="Georgia" w:cs="Georgia"/>
              <w:w w:val="102"/>
              <w:sz w:val="19"/>
              <w:szCs w:val="19"/>
            </w:rPr>
          </w:rPrChange>
        </w:rPr>
      </w:pPr>
    </w:p>
    <w:p w14:paraId="18FD5983" w14:textId="77777777" w:rsidR="00F71839" w:rsidRDefault="00F71839">
      <w:pPr>
        <w:spacing w:before="60" w:after="0" w:line="277" w:lineRule="auto"/>
        <w:ind w:left="120" w:right="82" w:hanging="7"/>
        <w:jc w:val="both"/>
        <w:rPr>
          <w:rFonts w:ascii="Georgia" w:eastAsia="Georgia" w:hAnsi="Georgia" w:cs="Georgia"/>
          <w:sz w:val="19"/>
          <w:szCs w:val="19"/>
        </w:rPr>
      </w:pPr>
    </w:p>
    <w:p w14:paraId="4A5FAFD6" w14:textId="77777777" w:rsidR="00E61F9D" w:rsidRDefault="005C64D6">
      <w:pPr>
        <w:spacing w:before="48" w:after="0" w:line="240" w:lineRule="auto"/>
        <w:ind w:left="160" w:right="8381"/>
        <w:jc w:val="both"/>
        <w:rPr>
          <w:rFonts w:ascii="Georgia" w:eastAsia="Georgia" w:hAnsi="Georgia" w:cs="Georgia"/>
          <w:sz w:val="21"/>
          <w:szCs w:val="21"/>
        </w:rPr>
      </w:pPr>
      <w:commentRangeStart w:id="467"/>
      <w:r>
        <w:rPr>
          <w:rFonts w:ascii="Georgia" w:eastAsia="Georgia" w:hAnsi="Georgia" w:cs="Georgia"/>
          <w:b/>
          <w:bCs/>
          <w:sz w:val="21"/>
          <w:szCs w:val="21"/>
        </w:rPr>
        <w:t>External</w:t>
      </w:r>
      <w:r>
        <w:rPr>
          <w:rFonts w:ascii="Georgia" w:eastAsia="Georgia" w:hAnsi="Georgia" w:cs="Georgia"/>
          <w:b/>
          <w:bCs/>
          <w:spacing w:val="10"/>
          <w:sz w:val="21"/>
          <w:szCs w:val="21"/>
        </w:rPr>
        <w:t xml:space="preserve"> </w:t>
      </w:r>
      <w:r>
        <w:rPr>
          <w:rFonts w:ascii="Georgia" w:eastAsia="Georgia" w:hAnsi="Georgia" w:cs="Georgia"/>
          <w:b/>
          <w:bCs/>
          <w:w w:val="101"/>
          <w:sz w:val="21"/>
          <w:szCs w:val="21"/>
        </w:rPr>
        <w:t>collaborators</w:t>
      </w:r>
      <w:commentRangeEnd w:id="467"/>
      <w:r w:rsidR="00F71839">
        <w:rPr>
          <w:rStyle w:val="CommentReference"/>
        </w:rPr>
        <w:commentReference w:id="467"/>
      </w:r>
    </w:p>
    <w:p w14:paraId="53E975E3" w14:textId="77777777" w:rsidR="00E61F9D" w:rsidRDefault="005C64D6">
      <w:pPr>
        <w:spacing w:before="89" w:after="0" w:line="277" w:lineRule="auto"/>
        <w:ind w:left="113" w:right="52" w:firstLine="7"/>
        <w:jc w:val="both"/>
        <w:rPr>
          <w:rFonts w:ascii="Georgia" w:eastAsia="Georgia" w:hAnsi="Georgia" w:cs="Georgia"/>
          <w:sz w:val="19"/>
          <w:szCs w:val="19"/>
        </w:rPr>
      </w:pPr>
      <w:r>
        <w:rPr>
          <w:rFonts w:ascii="Georgia" w:eastAsia="Georgia" w:hAnsi="Georgia" w:cs="Georgia"/>
          <w:b/>
          <w:bCs/>
          <w:sz w:val="19"/>
          <w:szCs w:val="19"/>
        </w:rPr>
        <w:t>3(c.3.5)</w:t>
      </w:r>
      <w:r>
        <w:rPr>
          <w:rFonts w:ascii="Georgia" w:eastAsia="Georgia" w:hAnsi="Georgia" w:cs="Georgia"/>
          <w:b/>
          <w:bCs/>
          <w:spacing w:val="24"/>
          <w:sz w:val="19"/>
          <w:szCs w:val="19"/>
        </w:rPr>
        <w:t xml:space="preserve"> </w:t>
      </w:r>
      <w:r>
        <w:rPr>
          <w:rFonts w:ascii="Georgia" w:eastAsia="Georgia" w:hAnsi="Georgia" w:cs="Georgia"/>
          <w:b/>
          <w:bCs/>
          <w:sz w:val="19"/>
          <w:szCs w:val="19"/>
        </w:rPr>
        <w:t>Comparison</w:t>
      </w:r>
      <w:r>
        <w:rPr>
          <w:rFonts w:ascii="Georgia" w:eastAsia="Georgia" w:hAnsi="Georgia" w:cs="Georgia"/>
          <w:b/>
          <w:bCs/>
          <w:spacing w:val="33"/>
          <w:sz w:val="19"/>
          <w:szCs w:val="19"/>
        </w:rPr>
        <w:t xml:space="preserve"> </w:t>
      </w:r>
      <w:r>
        <w:rPr>
          <w:rFonts w:ascii="Georgia" w:eastAsia="Georgia" w:hAnsi="Georgia" w:cs="Georgia"/>
          <w:b/>
          <w:bCs/>
          <w:sz w:val="19"/>
          <w:szCs w:val="19"/>
        </w:rPr>
        <w:t>of</w:t>
      </w:r>
      <w:r>
        <w:rPr>
          <w:rFonts w:ascii="Georgia" w:eastAsia="Georgia" w:hAnsi="Georgia" w:cs="Georgia"/>
          <w:b/>
          <w:bCs/>
          <w:spacing w:val="13"/>
          <w:sz w:val="19"/>
          <w:szCs w:val="19"/>
        </w:rPr>
        <w:t xml:space="preserve"> </w:t>
      </w:r>
      <w:r>
        <w:rPr>
          <w:rFonts w:ascii="Georgia" w:eastAsia="Georgia" w:hAnsi="Georgia" w:cs="Georgia"/>
          <w:b/>
          <w:bCs/>
          <w:sz w:val="19"/>
          <w:szCs w:val="19"/>
        </w:rPr>
        <w:t>automated</w:t>
      </w:r>
      <w:r>
        <w:rPr>
          <w:rFonts w:ascii="Georgia" w:eastAsia="Georgia" w:hAnsi="Georgia" w:cs="Georgia"/>
          <w:b/>
          <w:bCs/>
          <w:spacing w:val="30"/>
          <w:sz w:val="19"/>
          <w:szCs w:val="19"/>
        </w:rPr>
        <w:t xml:space="preserve"> </w:t>
      </w:r>
      <w:r>
        <w:rPr>
          <w:rFonts w:ascii="Georgia" w:eastAsia="Georgia" w:hAnsi="Georgia" w:cs="Georgia"/>
          <w:b/>
          <w:bCs/>
          <w:sz w:val="19"/>
          <w:szCs w:val="19"/>
        </w:rPr>
        <w:t>multi-modality</w:t>
      </w:r>
      <w:r>
        <w:rPr>
          <w:rFonts w:ascii="Georgia" w:eastAsia="Georgia" w:hAnsi="Georgia" w:cs="Georgia"/>
          <w:b/>
          <w:bCs/>
          <w:spacing w:val="38"/>
          <w:sz w:val="19"/>
          <w:szCs w:val="19"/>
        </w:rPr>
        <w:t xml:space="preserve"> </w:t>
      </w:r>
      <w:r>
        <w:rPr>
          <w:rFonts w:ascii="Georgia" w:eastAsia="Georgia" w:hAnsi="Georgia" w:cs="Georgia"/>
          <w:b/>
          <w:bCs/>
          <w:sz w:val="19"/>
          <w:szCs w:val="19"/>
        </w:rPr>
        <w:t>registration</w:t>
      </w:r>
      <w:r>
        <w:rPr>
          <w:rFonts w:ascii="Georgia" w:eastAsia="Georgia" w:hAnsi="Georgia" w:cs="Georgia"/>
          <w:b/>
          <w:bCs/>
          <w:spacing w:val="32"/>
          <w:sz w:val="19"/>
          <w:szCs w:val="19"/>
        </w:rPr>
        <w:t xml:space="preserve"> </w:t>
      </w:r>
      <w:r>
        <w:rPr>
          <w:rFonts w:ascii="Georgia" w:eastAsia="Georgia" w:hAnsi="Georgia" w:cs="Georgia"/>
          <w:b/>
          <w:bCs/>
          <w:sz w:val="19"/>
          <w:szCs w:val="19"/>
        </w:rPr>
        <w:t>methodologies</w:t>
      </w:r>
      <w:r>
        <w:rPr>
          <w:rFonts w:ascii="Georgia" w:eastAsia="Georgia" w:hAnsi="Georgia" w:cs="Georgia"/>
          <w:b/>
          <w:bCs/>
          <w:spacing w:val="38"/>
          <w:sz w:val="19"/>
          <w:szCs w:val="19"/>
        </w:rPr>
        <w:t xml:space="preserve"> </w:t>
      </w:r>
      <w:r>
        <w:rPr>
          <w:rFonts w:ascii="Georgia" w:eastAsia="Georgia" w:hAnsi="Georgia" w:cs="Georgia"/>
          <w:b/>
          <w:bCs/>
          <w:sz w:val="19"/>
          <w:szCs w:val="19"/>
        </w:rPr>
        <w:t>to</w:t>
      </w:r>
      <w:r>
        <w:rPr>
          <w:rFonts w:ascii="Georgia" w:eastAsia="Georgia" w:hAnsi="Georgia" w:cs="Georgia"/>
          <w:b/>
          <w:bCs/>
          <w:spacing w:val="13"/>
          <w:sz w:val="19"/>
          <w:szCs w:val="19"/>
        </w:rPr>
        <w:t xml:space="preserve"> </w:t>
      </w:r>
      <w:r>
        <w:rPr>
          <w:rFonts w:ascii="Georgia" w:eastAsia="Georgia" w:hAnsi="Georgia" w:cs="Georgia"/>
          <w:b/>
          <w:bCs/>
          <w:sz w:val="19"/>
          <w:szCs w:val="19"/>
        </w:rPr>
        <w:t>manual</w:t>
      </w:r>
      <w:r>
        <w:rPr>
          <w:rFonts w:ascii="Georgia" w:eastAsia="Georgia" w:hAnsi="Georgia" w:cs="Georgia"/>
          <w:b/>
          <w:bCs/>
          <w:spacing w:val="24"/>
          <w:sz w:val="19"/>
          <w:szCs w:val="19"/>
        </w:rPr>
        <w:t xml:space="preserve"> </w:t>
      </w:r>
      <w:r>
        <w:rPr>
          <w:rFonts w:ascii="Georgia" w:eastAsia="Georgia" w:hAnsi="Georgia" w:cs="Georgia"/>
          <w:b/>
          <w:bCs/>
          <w:sz w:val="19"/>
          <w:szCs w:val="19"/>
        </w:rPr>
        <w:t>registration</w:t>
      </w:r>
      <w:r>
        <w:rPr>
          <w:rFonts w:ascii="Georgia" w:eastAsia="Georgia" w:hAnsi="Georgia" w:cs="Georgia"/>
          <w:b/>
          <w:bCs/>
          <w:spacing w:val="32"/>
          <w:sz w:val="19"/>
          <w:szCs w:val="19"/>
        </w:rPr>
        <w:t xml:space="preserve"> </w:t>
      </w:r>
      <w:r>
        <w:rPr>
          <w:rFonts w:ascii="Georgia" w:eastAsia="Georgia" w:hAnsi="Georgia" w:cs="Georgia"/>
          <w:b/>
          <w:bCs/>
          <w:sz w:val="19"/>
          <w:szCs w:val="19"/>
        </w:rPr>
        <w:t>for</w:t>
      </w:r>
      <w:r>
        <w:rPr>
          <w:rFonts w:ascii="Georgia" w:eastAsia="Georgia" w:hAnsi="Georgia" w:cs="Georgia"/>
          <w:b/>
          <w:bCs/>
          <w:spacing w:val="15"/>
          <w:sz w:val="19"/>
          <w:szCs w:val="19"/>
        </w:rPr>
        <w:t xml:space="preserve"> </w:t>
      </w:r>
      <w:r>
        <w:rPr>
          <w:rFonts w:ascii="Georgia" w:eastAsia="Georgia" w:hAnsi="Georgia" w:cs="Georgia"/>
          <w:b/>
          <w:bCs/>
          <w:w w:val="102"/>
          <w:sz w:val="19"/>
          <w:szCs w:val="19"/>
        </w:rPr>
        <w:t xml:space="preserve">as- </w:t>
      </w:r>
      <w:proofErr w:type="spellStart"/>
      <w:r>
        <w:rPr>
          <w:rFonts w:ascii="Georgia" w:eastAsia="Georgia" w:hAnsi="Georgia" w:cs="Georgia"/>
          <w:b/>
          <w:bCs/>
          <w:sz w:val="19"/>
          <w:szCs w:val="19"/>
        </w:rPr>
        <w:t>sessing</w:t>
      </w:r>
      <w:proofErr w:type="spellEnd"/>
      <w:r>
        <w:rPr>
          <w:rFonts w:ascii="Georgia" w:eastAsia="Georgia" w:hAnsi="Georgia" w:cs="Georgia"/>
          <w:b/>
          <w:bCs/>
          <w:spacing w:val="13"/>
          <w:sz w:val="19"/>
          <w:szCs w:val="19"/>
        </w:rPr>
        <w:t xml:space="preserve"> </w:t>
      </w:r>
      <w:r>
        <w:rPr>
          <w:rFonts w:ascii="Georgia" w:eastAsia="Georgia" w:hAnsi="Georgia" w:cs="Georgia"/>
          <w:b/>
          <w:bCs/>
          <w:sz w:val="19"/>
          <w:szCs w:val="19"/>
        </w:rPr>
        <w:t>lung</w:t>
      </w:r>
      <w:r>
        <w:rPr>
          <w:rFonts w:ascii="Georgia" w:eastAsia="Georgia" w:hAnsi="Georgia" w:cs="Georgia"/>
          <w:b/>
          <w:bCs/>
          <w:spacing w:val="8"/>
          <w:sz w:val="19"/>
          <w:szCs w:val="19"/>
        </w:rPr>
        <w:t xml:space="preserve"> </w:t>
      </w:r>
      <w:r>
        <w:rPr>
          <w:rFonts w:ascii="Georgia" w:eastAsia="Georgia" w:hAnsi="Georgia" w:cs="Georgia"/>
          <w:b/>
          <w:bCs/>
          <w:sz w:val="19"/>
          <w:szCs w:val="19"/>
        </w:rPr>
        <w:t>CT</w:t>
      </w:r>
      <w:r>
        <w:rPr>
          <w:rFonts w:ascii="Georgia" w:eastAsia="Georgia" w:hAnsi="Georgia" w:cs="Georgia"/>
          <w:b/>
          <w:bCs/>
          <w:spacing w:val="4"/>
          <w:sz w:val="19"/>
          <w:szCs w:val="19"/>
        </w:rPr>
        <w:t xml:space="preserve"> </w:t>
      </w:r>
      <w:r>
        <w:rPr>
          <w:rFonts w:ascii="Georgia" w:eastAsia="Georgia" w:hAnsi="Georgia" w:cs="Georgia"/>
          <w:b/>
          <w:bCs/>
          <w:sz w:val="19"/>
          <w:szCs w:val="19"/>
        </w:rPr>
        <w:t>bronchial</w:t>
      </w:r>
      <w:r>
        <w:rPr>
          <w:rFonts w:ascii="Georgia" w:eastAsia="Georgia" w:hAnsi="Georgia" w:cs="Georgia"/>
          <w:b/>
          <w:bCs/>
          <w:spacing w:val="18"/>
          <w:sz w:val="19"/>
          <w:szCs w:val="19"/>
        </w:rPr>
        <w:t xml:space="preserve"> </w:t>
      </w:r>
      <w:r>
        <w:rPr>
          <w:rFonts w:ascii="Georgia" w:eastAsia="Georgia" w:hAnsi="Georgia" w:cs="Georgia"/>
          <w:b/>
          <w:bCs/>
          <w:sz w:val="19"/>
          <w:szCs w:val="19"/>
        </w:rPr>
        <w:t>morphologic</w:t>
      </w:r>
      <w:r>
        <w:rPr>
          <w:rFonts w:ascii="Georgia" w:eastAsia="Georgia" w:hAnsi="Georgia" w:cs="Georgia"/>
          <w:b/>
          <w:bCs/>
          <w:spacing w:val="24"/>
          <w:sz w:val="19"/>
          <w:szCs w:val="19"/>
        </w:rPr>
        <w:t xml:space="preserve"> </w:t>
      </w:r>
      <w:r>
        <w:rPr>
          <w:rFonts w:ascii="Georgia" w:eastAsia="Georgia" w:hAnsi="Georgia" w:cs="Georgia"/>
          <w:b/>
          <w:bCs/>
          <w:sz w:val="19"/>
          <w:szCs w:val="19"/>
        </w:rPr>
        <w:t>changes</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29"/>
          <w:sz w:val="19"/>
          <w:szCs w:val="19"/>
        </w:rPr>
        <w:t xml:space="preserve"> </w:t>
      </w:r>
      <w:r>
        <w:rPr>
          <w:rFonts w:ascii="Georgia" w:eastAsia="Georgia" w:hAnsi="Georgia" w:cs="Georgia"/>
          <w:b/>
          <w:bCs/>
          <w:sz w:val="19"/>
          <w:szCs w:val="19"/>
        </w:rPr>
        <w:t>helium</w:t>
      </w:r>
      <w:r>
        <w:rPr>
          <w:rFonts w:ascii="Georgia" w:eastAsia="Georgia" w:hAnsi="Georgia" w:cs="Georgia"/>
          <w:b/>
          <w:bCs/>
          <w:spacing w:val="13"/>
          <w:sz w:val="19"/>
          <w:szCs w:val="19"/>
        </w:rPr>
        <w:t xml:space="preserve"> </w:t>
      </w:r>
      <w:r>
        <w:rPr>
          <w:rFonts w:ascii="Georgia" w:eastAsia="Georgia" w:hAnsi="Georgia" w:cs="Georgia"/>
          <w:b/>
          <w:bCs/>
          <w:sz w:val="19"/>
          <w:szCs w:val="19"/>
        </w:rPr>
        <w:t>MR</w:t>
      </w:r>
      <w:r>
        <w:rPr>
          <w:rFonts w:ascii="Georgia" w:eastAsia="Georgia" w:hAnsi="Georgia" w:cs="Georgia"/>
          <w:b/>
          <w:bCs/>
          <w:spacing w:val="6"/>
          <w:sz w:val="19"/>
          <w:szCs w:val="19"/>
        </w:rPr>
        <w:t xml:space="preserve"> </w:t>
      </w:r>
      <w:r>
        <w:rPr>
          <w:rFonts w:ascii="Georgia" w:eastAsia="Georgia" w:hAnsi="Georgia" w:cs="Georgia"/>
          <w:b/>
          <w:bCs/>
          <w:sz w:val="19"/>
          <w:szCs w:val="19"/>
        </w:rPr>
        <w:t>ventilation</w:t>
      </w:r>
      <w:r>
        <w:rPr>
          <w:rFonts w:ascii="Georgia" w:eastAsia="Georgia" w:hAnsi="Georgia" w:cs="Georgia"/>
          <w:b/>
          <w:bCs/>
          <w:spacing w:val="20"/>
          <w:sz w:val="19"/>
          <w:szCs w:val="19"/>
        </w:rPr>
        <w:t xml:space="preserve"> </w:t>
      </w:r>
      <w:r>
        <w:rPr>
          <w:rFonts w:ascii="Georgia" w:eastAsia="Georgia" w:hAnsi="Georgia" w:cs="Georgia"/>
          <w:b/>
          <w:bCs/>
          <w:sz w:val="19"/>
          <w:szCs w:val="19"/>
        </w:rPr>
        <w:t>defects</w:t>
      </w:r>
      <w:r>
        <w:rPr>
          <w:rFonts w:ascii="Georgia" w:eastAsia="Georgia" w:hAnsi="Georgia" w:cs="Georgia"/>
          <w:b/>
          <w:bCs/>
          <w:spacing w:val="13"/>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w w:val="102"/>
          <w:sz w:val="19"/>
          <w:szCs w:val="19"/>
        </w:rPr>
        <w:t xml:space="preserve">asthma </w:t>
      </w:r>
      <w:r>
        <w:rPr>
          <w:rFonts w:ascii="Georgia" w:eastAsia="Georgia" w:hAnsi="Georgia" w:cs="Georgia"/>
          <w:b/>
          <w:bCs/>
          <w:sz w:val="19"/>
          <w:szCs w:val="19"/>
        </w:rPr>
        <w:t>patients:</w:t>
      </w:r>
      <w:r>
        <w:rPr>
          <w:rFonts w:ascii="Georgia" w:eastAsia="Georgia" w:hAnsi="Georgia" w:cs="Georgia"/>
          <w:b/>
          <w:bCs/>
          <w:spacing w:val="35"/>
          <w:sz w:val="19"/>
          <w:szCs w:val="19"/>
        </w:rPr>
        <w:t xml:space="preserve"> </w:t>
      </w:r>
      <w:r>
        <w:rPr>
          <w:rFonts w:ascii="Georgia" w:eastAsia="Georgia" w:hAnsi="Georgia" w:cs="Georgia"/>
          <w:b/>
          <w:bCs/>
          <w:sz w:val="19"/>
          <w:szCs w:val="19"/>
        </w:rPr>
        <w:t>Can</w:t>
      </w:r>
      <w:r>
        <w:rPr>
          <w:rFonts w:ascii="Georgia" w:eastAsia="Georgia" w:hAnsi="Georgia" w:cs="Georgia"/>
          <w:b/>
          <w:bCs/>
          <w:spacing w:val="9"/>
          <w:sz w:val="19"/>
          <w:szCs w:val="19"/>
        </w:rPr>
        <w:t xml:space="preserve"> </w:t>
      </w:r>
      <w:r>
        <w:rPr>
          <w:rFonts w:ascii="Georgia" w:eastAsia="Georgia" w:hAnsi="Georgia" w:cs="Georgia"/>
          <w:b/>
          <w:bCs/>
          <w:sz w:val="19"/>
          <w:szCs w:val="19"/>
        </w:rPr>
        <w:t>automation</w:t>
      </w:r>
      <w:r>
        <w:rPr>
          <w:rFonts w:ascii="Georgia" w:eastAsia="Georgia" w:hAnsi="Georgia" w:cs="Georgia"/>
          <w:b/>
          <w:bCs/>
          <w:spacing w:val="24"/>
          <w:sz w:val="19"/>
          <w:szCs w:val="19"/>
        </w:rPr>
        <w:t xml:space="preserve"> </w:t>
      </w:r>
      <w:r>
        <w:rPr>
          <w:rFonts w:ascii="Georgia" w:eastAsia="Georgia" w:hAnsi="Georgia" w:cs="Georgia"/>
          <w:b/>
          <w:bCs/>
          <w:sz w:val="19"/>
          <w:szCs w:val="19"/>
        </w:rPr>
        <w:t>speed</w:t>
      </w:r>
      <w:r>
        <w:rPr>
          <w:rFonts w:ascii="Georgia" w:eastAsia="Georgia" w:hAnsi="Georgia" w:cs="Georgia"/>
          <w:b/>
          <w:bCs/>
          <w:spacing w:val="12"/>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work</w:t>
      </w:r>
      <w:r>
        <w:rPr>
          <w:rFonts w:ascii="Georgia" w:eastAsia="Georgia" w:hAnsi="Georgia" w:cs="Georgia"/>
          <w:b/>
          <w:bCs/>
          <w:spacing w:val="11"/>
          <w:sz w:val="19"/>
          <w:szCs w:val="19"/>
        </w:rPr>
        <w:t xml:space="preserve"> </w:t>
      </w:r>
      <w:r>
        <w:rPr>
          <w:rFonts w:ascii="Georgia" w:eastAsia="Georgia" w:hAnsi="Georgia" w:cs="Georgia"/>
          <w:b/>
          <w:bCs/>
          <w:sz w:val="19"/>
          <w:szCs w:val="19"/>
        </w:rPr>
        <w:t>flow</w:t>
      </w:r>
      <w:r>
        <w:rPr>
          <w:rFonts w:ascii="Georgia" w:eastAsia="Georgia" w:hAnsi="Georgia" w:cs="Georgia"/>
          <w:b/>
          <w:bCs/>
          <w:spacing w:val="9"/>
          <w:sz w:val="19"/>
          <w:szCs w:val="19"/>
        </w:rPr>
        <w:t xml:space="preserve"> </w:t>
      </w:r>
      <w:r>
        <w:rPr>
          <w:rFonts w:ascii="Georgia" w:eastAsia="Georgia" w:hAnsi="Georgia" w:cs="Georgia"/>
          <w:b/>
          <w:bCs/>
          <w:sz w:val="19"/>
          <w:szCs w:val="19"/>
        </w:rPr>
        <w:t>for</w:t>
      </w:r>
      <w:r>
        <w:rPr>
          <w:rFonts w:ascii="Georgia" w:eastAsia="Georgia" w:hAnsi="Georgia" w:cs="Georgia"/>
          <w:b/>
          <w:bCs/>
          <w:spacing w:val="7"/>
          <w:sz w:val="19"/>
          <w:szCs w:val="19"/>
        </w:rPr>
        <w:t xml:space="preserve"> </w:t>
      </w:r>
      <w:r>
        <w:rPr>
          <w:rFonts w:ascii="Georgia" w:eastAsia="Georgia" w:hAnsi="Georgia" w:cs="Georgia"/>
          <w:b/>
          <w:bCs/>
          <w:sz w:val="19"/>
          <w:szCs w:val="19"/>
        </w:rPr>
        <w:t>combining</w:t>
      </w:r>
      <w:r>
        <w:rPr>
          <w:rFonts w:ascii="Georgia" w:eastAsia="Georgia" w:hAnsi="Georgia" w:cs="Georgia"/>
          <w:b/>
          <w:bCs/>
          <w:spacing w:val="22"/>
          <w:sz w:val="19"/>
          <w:szCs w:val="19"/>
        </w:rPr>
        <w:t xml:space="preserve"> </w:t>
      </w:r>
      <w:r>
        <w:rPr>
          <w:rFonts w:ascii="Georgia" w:eastAsia="Georgia" w:hAnsi="Georgia" w:cs="Georgia"/>
          <w:b/>
          <w:bCs/>
          <w:sz w:val="19"/>
          <w:szCs w:val="19"/>
        </w:rPr>
        <w:t>structure</w:t>
      </w:r>
      <w:r>
        <w:rPr>
          <w:rFonts w:ascii="Georgia" w:eastAsia="Georgia" w:hAnsi="Georgia" w:cs="Georgia"/>
          <w:b/>
          <w:bCs/>
          <w:spacing w:val="19"/>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function</w:t>
      </w:r>
      <w:r>
        <w:rPr>
          <w:rFonts w:ascii="Georgia" w:eastAsia="Georgia" w:hAnsi="Georgia" w:cs="Georgia"/>
          <w:b/>
          <w:bCs/>
          <w:spacing w:val="18"/>
          <w:sz w:val="19"/>
          <w:szCs w:val="19"/>
        </w:rPr>
        <w:t xml:space="preserve"> </w:t>
      </w:r>
      <w:r>
        <w:rPr>
          <w:rFonts w:ascii="Georgia" w:eastAsia="Georgia" w:hAnsi="Georgia" w:cs="Georgia"/>
          <w:b/>
          <w:bCs/>
          <w:sz w:val="19"/>
          <w:szCs w:val="19"/>
        </w:rPr>
        <w:t>using</w:t>
      </w:r>
      <w:r>
        <w:rPr>
          <w:rFonts w:ascii="Georgia" w:eastAsia="Georgia" w:hAnsi="Georgia" w:cs="Georgia"/>
          <w:b/>
          <w:bCs/>
          <w:spacing w:val="12"/>
          <w:sz w:val="19"/>
          <w:szCs w:val="19"/>
        </w:rPr>
        <w:t xml:space="preserve"> </w:t>
      </w:r>
      <w:r>
        <w:rPr>
          <w:rFonts w:ascii="Georgia" w:eastAsia="Georgia" w:hAnsi="Georgia" w:cs="Georgia"/>
          <w:b/>
          <w:bCs/>
          <w:sz w:val="19"/>
          <w:szCs w:val="19"/>
        </w:rPr>
        <w:t>airways</w:t>
      </w:r>
      <w:r>
        <w:rPr>
          <w:rFonts w:ascii="Georgia" w:eastAsia="Georgia" w:hAnsi="Georgia" w:cs="Georgia"/>
          <w:b/>
          <w:bCs/>
          <w:spacing w:val="16"/>
          <w:sz w:val="19"/>
          <w:szCs w:val="19"/>
        </w:rPr>
        <w:t xml:space="preserve"> </w:t>
      </w:r>
      <w:r>
        <w:rPr>
          <w:rFonts w:ascii="Georgia" w:eastAsia="Georgia" w:hAnsi="Georgia" w:cs="Georgia"/>
          <w:b/>
          <w:bCs/>
          <w:w w:val="102"/>
          <w:sz w:val="19"/>
          <w:szCs w:val="19"/>
        </w:rPr>
        <w:t xml:space="preserve">measures </w:t>
      </w:r>
      <w:r>
        <w:rPr>
          <w:rFonts w:ascii="Georgia" w:eastAsia="Georgia" w:hAnsi="Georgia" w:cs="Georgia"/>
          <w:b/>
          <w:bCs/>
          <w:sz w:val="19"/>
          <w:szCs w:val="19"/>
        </w:rPr>
        <w:t>from CT</w:t>
      </w:r>
      <w:r>
        <w:rPr>
          <w:rFonts w:ascii="Georgia" w:eastAsia="Georgia" w:hAnsi="Georgia" w:cs="Georgia"/>
          <w:b/>
          <w:bCs/>
          <w:spacing w:val="-5"/>
          <w:sz w:val="19"/>
          <w:szCs w:val="19"/>
        </w:rPr>
        <w:t xml:space="preserve"> </w:t>
      </w:r>
      <w:r>
        <w:rPr>
          <w:rFonts w:ascii="Georgia" w:eastAsia="Georgia" w:hAnsi="Georgia" w:cs="Georgia"/>
          <w:b/>
          <w:bCs/>
          <w:sz w:val="19"/>
          <w:szCs w:val="19"/>
        </w:rPr>
        <w:t>and</w:t>
      </w:r>
      <w:r>
        <w:rPr>
          <w:rFonts w:ascii="Georgia" w:eastAsia="Georgia" w:hAnsi="Georgia" w:cs="Georgia"/>
          <w:b/>
          <w:bCs/>
          <w:spacing w:val="-3"/>
          <w:sz w:val="19"/>
          <w:szCs w:val="19"/>
        </w:rPr>
        <w:t xml:space="preserve"> </w:t>
      </w:r>
      <w:r>
        <w:rPr>
          <w:rFonts w:ascii="Georgia" w:eastAsia="Georgia" w:hAnsi="Georgia" w:cs="Georgia"/>
          <w:b/>
          <w:bCs/>
          <w:sz w:val="19"/>
          <w:szCs w:val="19"/>
        </w:rPr>
        <w:t>ventilation</w:t>
      </w:r>
      <w:r>
        <w:rPr>
          <w:rFonts w:ascii="Georgia" w:eastAsia="Georgia" w:hAnsi="Georgia" w:cs="Georgia"/>
          <w:b/>
          <w:bCs/>
          <w:spacing w:val="11"/>
          <w:sz w:val="19"/>
          <w:szCs w:val="19"/>
        </w:rPr>
        <w:t xml:space="preserve"> </w:t>
      </w:r>
      <w:r>
        <w:rPr>
          <w:rFonts w:ascii="Georgia" w:eastAsia="Georgia" w:hAnsi="Georgia" w:cs="Georgia"/>
          <w:b/>
          <w:bCs/>
          <w:sz w:val="19"/>
          <w:szCs w:val="19"/>
        </w:rPr>
        <w:t>measures</w:t>
      </w:r>
      <w:r>
        <w:rPr>
          <w:rFonts w:ascii="Georgia" w:eastAsia="Georgia" w:hAnsi="Georgia" w:cs="Georgia"/>
          <w:b/>
          <w:bCs/>
          <w:spacing w:val="9"/>
          <w:sz w:val="19"/>
          <w:szCs w:val="19"/>
        </w:rPr>
        <w:t xml:space="preserve"> </w:t>
      </w:r>
      <w:r>
        <w:rPr>
          <w:rFonts w:ascii="Georgia" w:eastAsia="Georgia" w:hAnsi="Georgia" w:cs="Georgia"/>
          <w:b/>
          <w:bCs/>
          <w:sz w:val="19"/>
          <w:szCs w:val="19"/>
        </w:rPr>
        <w:t>from HP</w:t>
      </w:r>
      <w:r>
        <w:rPr>
          <w:rFonts w:ascii="Georgia" w:eastAsia="Georgia" w:hAnsi="Georgia" w:cs="Georgia"/>
          <w:b/>
          <w:bCs/>
          <w:spacing w:val="-4"/>
          <w:sz w:val="19"/>
          <w:szCs w:val="19"/>
        </w:rPr>
        <w:t xml:space="preserve"> </w:t>
      </w:r>
      <w:r>
        <w:rPr>
          <w:rFonts w:ascii="Georgia" w:eastAsia="Georgia" w:hAnsi="Georgia" w:cs="Georgia"/>
          <w:b/>
          <w:bCs/>
          <w:sz w:val="19"/>
          <w:szCs w:val="19"/>
        </w:rPr>
        <w:t>gas</w:t>
      </w:r>
      <w:r>
        <w:rPr>
          <w:rFonts w:ascii="Georgia" w:eastAsia="Georgia" w:hAnsi="Georgia" w:cs="Georgia"/>
          <w:b/>
          <w:bCs/>
          <w:spacing w:val="-4"/>
          <w:sz w:val="19"/>
          <w:szCs w:val="19"/>
        </w:rPr>
        <w:t xml:space="preserve"> </w:t>
      </w:r>
      <w:r>
        <w:rPr>
          <w:rFonts w:ascii="Georgia" w:eastAsia="Georgia" w:hAnsi="Georgia" w:cs="Georgia"/>
          <w:b/>
          <w:bCs/>
          <w:sz w:val="19"/>
          <w:szCs w:val="19"/>
        </w:rPr>
        <w:t>MRI?</w:t>
      </w:r>
      <w:r>
        <w:rPr>
          <w:rFonts w:ascii="Georgia" w:eastAsia="Georgia" w:hAnsi="Georgia" w:cs="Georgia"/>
          <w:b/>
          <w:bCs/>
          <w:spacing w:val="-1"/>
          <w:sz w:val="19"/>
          <w:szCs w:val="19"/>
        </w:rPr>
        <w:t xml:space="preserve"> </w:t>
      </w:r>
      <w:r>
        <w:rPr>
          <w:rFonts w:ascii="Georgia" w:eastAsia="Georgia" w:hAnsi="Georgia" w:cs="Georgia"/>
          <w:sz w:val="19"/>
          <w:szCs w:val="19"/>
        </w:rPr>
        <w:t>Our</w:t>
      </w:r>
      <w:r>
        <w:rPr>
          <w:rFonts w:ascii="Georgia" w:eastAsia="Georgia" w:hAnsi="Georgia" w:cs="Georgia"/>
          <w:spacing w:val="-2"/>
          <w:sz w:val="19"/>
          <w:szCs w:val="19"/>
        </w:rPr>
        <w:t xml:space="preserve"> </w:t>
      </w:r>
      <w:r>
        <w:rPr>
          <w:rFonts w:ascii="Georgia" w:eastAsia="Georgia" w:hAnsi="Georgia" w:cs="Georgia"/>
          <w:sz w:val="19"/>
          <w:szCs w:val="19"/>
        </w:rPr>
        <w:t>collaborators</w:t>
      </w:r>
      <w:r>
        <w:rPr>
          <w:rFonts w:ascii="Georgia" w:eastAsia="Georgia" w:hAnsi="Georgia" w:cs="Georgia"/>
          <w:spacing w:val="13"/>
          <w:sz w:val="19"/>
          <w:szCs w:val="19"/>
        </w:rPr>
        <w:t xml:space="preserve"> </w:t>
      </w:r>
      <w:r>
        <w:rPr>
          <w:rFonts w:ascii="Georgia" w:eastAsia="Georgia" w:hAnsi="Georgia" w:cs="Georgia"/>
          <w:b/>
          <w:bCs/>
          <w:sz w:val="19"/>
          <w:szCs w:val="19"/>
        </w:rPr>
        <w:t>Sean Fain</w:t>
      </w:r>
      <w:r>
        <w:rPr>
          <w:rFonts w:ascii="Georgia" w:eastAsia="Georgia" w:hAnsi="Georgia" w:cs="Georgia"/>
          <w:b/>
          <w:bCs/>
          <w:spacing w:val="-3"/>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b/>
          <w:bCs/>
          <w:sz w:val="19"/>
          <w:szCs w:val="19"/>
        </w:rPr>
        <w:t>Mark</w:t>
      </w:r>
      <w:r>
        <w:rPr>
          <w:rFonts w:ascii="Georgia" w:eastAsia="Georgia" w:hAnsi="Georgia" w:cs="Georgia"/>
          <w:b/>
          <w:bCs/>
          <w:spacing w:val="1"/>
          <w:sz w:val="19"/>
          <w:szCs w:val="19"/>
        </w:rPr>
        <w:t xml:space="preserve"> </w:t>
      </w:r>
      <w:proofErr w:type="spellStart"/>
      <w:r>
        <w:rPr>
          <w:rFonts w:ascii="Georgia" w:eastAsia="Georgia" w:hAnsi="Georgia" w:cs="Georgia"/>
          <w:b/>
          <w:bCs/>
          <w:sz w:val="19"/>
          <w:szCs w:val="19"/>
        </w:rPr>
        <w:t>Schiebler</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b/>
          <w:bCs/>
          <w:w w:val="102"/>
          <w:sz w:val="19"/>
          <w:szCs w:val="19"/>
        </w:rPr>
        <w:t xml:space="preserve">University </w:t>
      </w:r>
      <w:r>
        <w:rPr>
          <w:rFonts w:ascii="Georgia" w:eastAsia="Georgia" w:hAnsi="Georgia" w:cs="Georgia"/>
          <w:b/>
          <w:bCs/>
          <w:sz w:val="19"/>
          <w:szCs w:val="19"/>
        </w:rPr>
        <w:t>of</w:t>
      </w:r>
      <w:r>
        <w:rPr>
          <w:rFonts w:ascii="Georgia" w:eastAsia="Georgia" w:hAnsi="Georgia" w:cs="Georgia"/>
          <w:b/>
          <w:bCs/>
          <w:spacing w:val="-4"/>
          <w:sz w:val="19"/>
          <w:szCs w:val="19"/>
        </w:rPr>
        <w:t xml:space="preserve"> </w:t>
      </w:r>
      <w:r>
        <w:rPr>
          <w:rFonts w:ascii="Georgia" w:eastAsia="Georgia" w:hAnsi="Georgia" w:cs="Georgia"/>
          <w:b/>
          <w:bCs/>
          <w:sz w:val="19"/>
          <w:szCs w:val="19"/>
        </w:rPr>
        <w:t>Wisconsin</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are</w:t>
      </w:r>
      <w:r>
        <w:rPr>
          <w:rFonts w:ascii="Georgia" w:eastAsia="Georgia" w:hAnsi="Georgia" w:cs="Georgia"/>
          <w:spacing w:val="-3"/>
          <w:sz w:val="19"/>
          <w:szCs w:val="19"/>
        </w:rPr>
        <w:t xml:space="preserve"> </w:t>
      </w:r>
      <w:r>
        <w:rPr>
          <w:rFonts w:ascii="Georgia" w:eastAsia="Georgia" w:hAnsi="Georgia" w:cs="Georgia"/>
          <w:sz w:val="19"/>
          <w:szCs w:val="19"/>
        </w:rPr>
        <w:t>part</w:t>
      </w:r>
      <w:r>
        <w:rPr>
          <w:rFonts w:ascii="Georgia" w:eastAsia="Georgia" w:hAnsi="Georgia" w:cs="Georgia"/>
          <w:spacing w:val="-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SARP</w:t>
      </w:r>
      <w:r>
        <w:rPr>
          <w:rFonts w:ascii="Georgia" w:eastAsia="Georgia" w:hAnsi="Georgia" w:cs="Georgia"/>
          <w:spacing w:val="2"/>
          <w:sz w:val="19"/>
          <w:szCs w:val="19"/>
        </w:rPr>
        <w:t xml:space="preserve"> </w:t>
      </w:r>
      <w:r>
        <w:rPr>
          <w:rFonts w:ascii="Georgia" w:eastAsia="Georgia" w:hAnsi="Georgia" w:cs="Georgia"/>
          <w:sz w:val="19"/>
          <w:szCs w:val="19"/>
        </w:rPr>
        <w:t>(Severe</w:t>
      </w:r>
      <w:r>
        <w:rPr>
          <w:rFonts w:ascii="Georgia" w:eastAsia="Georgia" w:hAnsi="Georgia" w:cs="Georgia"/>
          <w:spacing w:val="5"/>
          <w:sz w:val="19"/>
          <w:szCs w:val="19"/>
        </w:rPr>
        <w:t xml:space="preserve"> </w:t>
      </w:r>
      <w:r>
        <w:rPr>
          <w:rFonts w:ascii="Georgia" w:eastAsia="Georgia" w:hAnsi="Georgia" w:cs="Georgia"/>
          <w:sz w:val="19"/>
          <w:szCs w:val="19"/>
        </w:rPr>
        <w:t>Asthma</w:t>
      </w:r>
      <w:r>
        <w:rPr>
          <w:rFonts w:ascii="Georgia" w:eastAsia="Georgia" w:hAnsi="Georgia" w:cs="Georgia"/>
          <w:spacing w:val="5"/>
          <w:sz w:val="19"/>
          <w:szCs w:val="19"/>
        </w:rPr>
        <w:t xml:space="preserve"> </w:t>
      </w:r>
      <w:r>
        <w:rPr>
          <w:rFonts w:ascii="Georgia" w:eastAsia="Georgia" w:hAnsi="Georgia" w:cs="Georgia"/>
          <w:sz w:val="19"/>
          <w:szCs w:val="19"/>
        </w:rPr>
        <w:t>Research</w:t>
      </w:r>
      <w:r>
        <w:rPr>
          <w:rFonts w:ascii="Georgia" w:eastAsia="Georgia" w:hAnsi="Georgia" w:cs="Georgia"/>
          <w:spacing w:val="7"/>
          <w:sz w:val="19"/>
          <w:szCs w:val="19"/>
        </w:rPr>
        <w:t xml:space="preserve"> </w:t>
      </w:r>
      <w:r>
        <w:rPr>
          <w:rFonts w:ascii="Georgia" w:eastAsia="Georgia" w:hAnsi="Georgia" w:cs="Georgia"/>
          <w:sz w:val="19"/>
          <w:szCs w:val="19"/>
        </w:rPr>
        <w:t>Program)</w:t>
      </w:r>
      <w:r>
        <w:rPr>
          <w:rFonts w:ascii="Georgia" w:eastAsia="Georgia" w:hAnsi="Georgia" w:cs="Georgia"/>
          <w:spacing w:val="8"/>
          <w:sz w:val="19"/>
          <w:szCs w:val="19"/>
        </w:rPr>
        <w:t xml:space="preserve"> </w:t>
      </w:r>
      <w:r>
        <w:rPr>
          <w:rFonts w:ascii="Georgia" w:eastAsia="Georgia" w:hAnsi="Georgia" w:cs="Georgia"/>
          <w:sz w:val="19"/>
          <w:szCs w:val="19"/>
        </w:rPr>
        <w:t>team developing</w:t>
      </w:r>
      <w:r>
        <w:rPr>
          <w:rFonts w:ascii="Georgia" w:eastAsia="Georgia" w:hAnsi="Georgia" w:cs="Georgia"/>
          <w:spacing w:val="10"/>
          <w:sz w:val="19"/>
          <w:szCs w:val="19"/>
        </w:rPr>
        <w:t xml:space="preserve"> </w:t>
      </w:r>
      <w:r>
        <w:rPr>
          <w:rFonts w:ascii="Georgia" w:eastAsia="Georgia" w:hAnsi="Georgia" w:cs="Georgia"/>
          <w:sz w:val="19"/>
          <w:szCs w:val="19"/>
        </w:rPr>
        <w:t>imaging</w:t>
      </w:r>
      <w:r>
        <w:rPr>
          <w:rFonts w:ascii="Georgia" w:eastAsia="Georgia" w:hAnsi="Georgia" w:cs="Georgia"/>
          <w:spacing w:val="6"/>
          <w:sz w:val="19"/>
          <w:szCs w:val="19"/>
        </w:rPr>
        <w:t xml:space="preserve"> </w:t>
      </w:r>
      <w:r>
        <w:rPr>
          <w:rFonts w:ascii="Georgia" w:eastAsia="Georgia" w:hAnsi="Georgia" w:cs="Georgia"/>
          <w:sz w:val="19"/>
          <w:szCs w:val="19"/>
        </w:rPr>
        <w:t>biomarkers</w:t>
      </w:r>
      <w:r>
        <w:rPr>
          <w:rFonts w:ascii="Georgia" w:eastAsia="Georgia" w:hAnsi="Georgia" w:cs="Georgia"/>
          <w:spacing w:val="11"/>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asthma</w:t>
      </w:r>
      <w:r>
        <w:rPr>
          <w:rFonts w:ascii="Georgia" w:eastAsia="Georgia" w:hAnsi="Georgia" w:cs="Georgia"/>
          <w:spacing w:val="4"/>
          <w:sz w:val="19"/>
          <w:szCs w:val="19"/>
        </w:rPr>
        <w:t xml:space="preserve"> </w:t>
      </w:r>
      <w:r>
        <w:rPr>
          <w:rFonts w:ascii="Georgia" w:eastAsia="Georgia" w:hAnsi="Georgia" w:cs="Georgia"/>
          <w:w w:val="102"/>
          <w:sz w:val="19"/>
          <w:szCs w:val="19"/>
        </w:rPr>
        <w:t xml:space="preserve">sever- </w:t>
      </w:r>
      <w:proofErr w:type="spellStart"/>
      <w:r>
        <w:rPr>
          <w:rFonts w:ascii="Georgia" w:eastAsia="Georgia" w:hAnsi="Georgia" w:cs="Georgia"/>
          <w:sz w:val="19"/>
          <w:szCs w:val="19"/>
        </w:rPr>
        <w:t>ity</w:t>
      </w:r>
      <w:proofErr w:type="spellEnd"/>
      <w:r>
        <w:rPr>
          <w:rFonts w:ascii="Georgia" w:eastAsia="Georgia" w:hAnsi="Georgia" w:cs="Georgia"/>
          <w:spacing w:val="6"/>
          <w:sz w:val="19"/>
          <w:szCs w:val="19"/>
        </w:rPr>
        <w:t xml:space="preserve"> </w:t>
      </w:r>
      <w:r>
        <w:rPr>
          <w:rFonts w:ascii="Georgia" w:eastAsia="Georgia" w:hAnsi="Georgia" w:cs="Georgia"/>
          <w:sz w:val="19"/>
          <w:szCs w:val="19"/>
        </w:rPr>
        <w:t>for</w:t>
      </w:r>
      <w:r>
        <w:rPr>
          <w:rFonts w:ascii="Georgia" w:eastAsia="Georgia" w:hAnsi="Georgia" w:cs="Georgia"/>
          <w:spacing w:val="7"/>
          <w:sz w:val="19"/>
          <w:szCs w:val="19"/>
        </w:rPr>
        <w:t xml:space="preserve"> </w:t>
      </w:r>
      <w:r>
        <w:rPr>
          <w:rFonts w:ascii="Georgia" w:eastAsia="Georgia" w:hAnsi="Georgia" w:cs="Georgia"/>
          <w:sz w:val="19"/>
          <w:szCs w:val="19"/>
        </w:rPr>
        <w:t>predicting</w:t>
      </w:r>
      <w:r>
        <w:rPr>
          <w:rFonts w:ascii="Georgia" w:eastAsia="Georgia" w:hAnsi="Georgia" w:cs="Georgia"/>
          <w:spacing w:val="19"/>
          <w:sz w:val="19"/>
          <w:szCs w:val="19"/>
        </w:rPr>
        <w:t xml:space="preserve"> </w:t>
      </w:r>
      <w:r>
        <w:rPr>
          <w:rFonts w:ascii="Georgia" w:eastAsia="Georgia" w:hAnsi="Georgia" w:cs="Georgia"/>
          <w:sz w:val="19"/>
          <w:szCs w:val="19"/>
        </w:rPr>
        <w:t>asthma</w:t>
      </w:r>
      <w:r>
        <w:rPr>
          <w:rFonts w:ascii="Georgia" w:eastAsia="Georgia" w:hAnsi="Georgia" w:cs="Georgia"/>
          <w:spacing w:val="14"/>
          <w:sz w:val="19"/>
          <w:szCs w:val="19"/>
        </w:rPr>
        <w:t xml:space="preserve"> </w:t>
      </w:r>
      <w:r>
        <w:rPr>
          <w:rFonts w:ascii="Georgia" w:eastAsia="Georgia" w:hAnsi="Georgia" w:cs="Georgia"/>
          <w:sz w:val="19"/>
          <w:szCs w:val="19"/>
        </w:rPr>
        <w:t>exacerbation.</w:t>
      </w:r>
      <w:r>
        <w:rPr>
          <w:rFonts w:ascii="Georgia" w:eastAsia="Georgia" w:hAnsi="Georgia" w:cs="Georgia"/>
          <w:spacing w:val="42"/>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approach</w:t>
      </w:r>
      <w:r>
        <w:rPr>
          <w:rFonts w:ascii="Georgia" w:eastAsia="Georgia" w:hAnsi="Georgia" w:cs="Georgia"/>
          <w:spacing w:val="18"/>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finding</w:t>
      </w:r>
      <w:r>
        <w:rPr>
          <w:rFonts w:ascii="Georgia" w:eastAsia="Georgia" w:hAnsi="Georgia" w:cs="Georgia"/>
          <w:spacing w:val="14"/>
          <w:sz w:val="19"/>
          <w:szCs w:val="19"/>
        </w:rPr>
        <w:t xml:space="preserve"> </w:t>
      </w:r>
      <w:r>
        <w:rPr>
          <w:rFonts w:ascii="Georgia" w:eastAsia="Georgia" w:hAnsi="Georgia" w:cs="Georgia"/>
          <w:sz w:val="19"/>
          <w:szCs w:val="19"/>
        </w:rPr>
        <w:t>airway</w:t>
      </w:r>
      <w:r>
        <w:rPr>
          <w:rFonts w:ascii="Georgia" w:eastAsia="Georgia" w:hAnsi="Georgia" w:cs="Georgia"/>
          <w:spacing w:val="13"/>
          <w:sz w:val="19"/>
          <w:szCs w:val="19"/>
        </w:rPr>
        <w:t xml:space="preserve"> </w:t>
      </w:r>
      <w:r>
        <w:rPr>
          <w:rFonts w:ascii="Georgia" w:eastAsia="Georgia" w:hAnsi="Georgia" w:cs="Georgia"/>
          <w:sz w:val="19"/>
          <w:szCs w:val="19"/>
        </w:rPr>
        <w:t>abnormalities</w:t>
      </w:r>
      <w:r>
        <w:rPr>
          <w:rFonts w:ascii="Georgia" w:eastAsia="Georgia" w:hAnsi="Georgia" w:cs="Georgia"/>
          <w:spacing w:val="25"/>
          <w:sz w:val="19"/>
          <w:szCs w:val="19"/>
        </w:rPr>
        <w:t xml:space="preserve"> </w:t>
      </w:r>
      <w:r>
        <w:rPr>
          <w:rFonts w:ascii="Georgia" w:eastAsia="Georgia" w:hAnsi="Georgia" w:cs="Georgia"/>
          <w:sz w:val="19"/>
          <w:szCs w:val="19"/>
        </w:rPr>
        <w:t>that</w:t>
      </w:r>
      <w:r>
        <w:rPr>
          <w:rFonts w:ascii="Georgia" w:eastAsia="Georgia" w:hAnsi="Georgia" w:cs="Georgia"/>
          <w:spacing w:val="9"/>
          <w:sz w:val="19"/>
          <w:szCs w:val="19"/>
        </w:rPr>
        <w:t xml:space="preserve"> </w:t>
      </w:r>
      <w:r>
        <w:rPr>
          <w:rFonts w:ascii="Georgia" w:eastAsia="Georgia" w:hAnsi="Georgia" w:cs="Georgia"/>
          <w:sz w:val="19"/>
          <w:szCs w:val="19"/>
        </w:rPr>
        <w:t>correlate</w:t>
      </w:r>
      <w:r>
        <w:rPr>
          <w:rFonts w:ascii="Georgia" w:eastAsia="Georgia" w:hAnsi="Georgia" w:cs="Georgia"/>
          <w:spacing w:val="17"/>
          <w:sz w:val="19"/>
          <w:szCs w:val="19"/>
        </w:rPr>
        <w:t xml:space="preserve"> </w:t>
      </w:r>
      <w:r>
        <w:rPr>
          <w:rFonts w:ascii="Georgia" w:eastAsia="Georgia" w:hAnsi="Georgia" w:cs="Georgia"/>
          <w:sz w:val="19"/>
          <w:szCs w:val="19"/>
        </w:rPr>
        <w:t>with</w:t>
      </w:r>
      <w:r>
        <w:rPr>
          <w:rFonts w:ascii="Georgia" w:eastAsia="Georgia" w:hAnsi="Georgia" w:cs="Georgia"/>
          <w:spacing w:val="9"/>
          <w:sz w:val="19"/>
          <w:szCs w:val="19"/>
        </w:rPr>
        <w:t xml:space="preserve"> </w:t>
      </w:r>
      <w:r>
        <w:rPr>
          <w:rFonts w:ascii="Georgia" w:eastAsia="Georgia" w:hAnsi="Georgia" w:cs="Georgia"/>
          <w:sz w:val="19"/>
          <w:szCs w:val="19"/>
        </w:rPr>
        <w:t>ventilation</w:t>
      </w:r>
      <w:r>
        <w:rPr>
          <w:rFonts w:ascii="Georgia" w:eastAsia="Georgia" w:hAnsi="Georgia" w:cs="Georgia"/>
          <w:spacing w:val="20"/>
          <w:sz w:val="19"/>
          <w:szCs w:val="19"/>
        </w:rPr>
        <w:t xml:space="preserve"> </w:t>
      </w:r>
      <w:r>
        <w:rPr>
          <w:rFonts w:ascii="Georgia" w:eastAsia="Georgia" w:hAnsi="Georgia" w:cs="Georgia"/>
          <w:sz w:val="19"/>
          <w:szCs w:val="19"/>
        </w:rPr>
        <w:t>defects</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is </w:t>
      </w:r>
      <w:r>
        <w:rPr>
          <w:rFonts w:ascii="Georgia" w:eastAsia="Georgia" w:hAnsi="Georgia" w:cs="Georgia"/>
          <w:sz w:val="19"/>
          <w:szCs w:val="19"/>
        </w:rPr>
        <w:t>viable</w:t>
      </w:r>
      <w:r>
        <w:rPr>
          <w:rFonts w:ascii="Georgia" w:eastAsia="Georgia" w:hAnsi="Georgia" w:cs="Georgia"/>
          <w:spacing w:val="18"/>
          <w:sz w:val="19"/>
          <w:szCs w:val="19"/>
        </w:rPr>
        <w:t xml:space="preserve"> </w:t>
      </w:r>
      <w:r>
        <w:rPr>
          <w:rFonts w:ascii="Georgia" w:eastAsia="Georgia" w:hAnsi="Georgia" w:cs="Georgia"/>
          <w:sz w:val="19"/>
          <w:szCs w:val="19"/>
        </w:rPr>
        <w:t>only</w:t>
      </w:r>
      <w:r>
        <w:rPr>
          <w:rFonts w:ascii="Georgia" w:eastAsia="Georgia" w:hAnsi="Georgia" w:cs="Georgia"/>
          <w:spacing w:val="15"/>
          <w:sz w:val="19"/>
          <w:szCs w:val="19"/>
        </w:rPr>
        <w:t xml:space="preserve"> </w:t>
      </w:r>
      <w:r>
        <w:rPr>
          <w:rFonts w:ascii="Georgia" w:eastAsia="Georgia" w:hAnsi="Georgia" w:cs="Georgia"/>
          <w:sz w:val="19"/>
          <w:szCs w:val="19"/>
        </w:rPr>
        <w:t>with</w:t>
      </w:r>
      <w:r>
        <w:rPr>
          <w:rFonts w:ascii="Georgia" w:eastAsia="Georgia" w:hAnsi="Georgia" w:cs="Georgia"/>
          <w:spacing w:val="15"/>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availability</w:t>
      </w:r>
      <w:r>
        <w:rPr>
          <w:rFonts w:ascii="Georgia" w:eastAsia="Georgia" w:hAnsi="Georgia" w:cs="Georgia"/>
          <w:spacing w:val="26"/>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robust</w:t>
      </w:r>
      <w:r>
        <w:rPr>
          <w:rFonts w:ascii="Georgia" w:eastAsia="Georgia" w:hAnsi="Georgia" w:cs="Georgia"/>
          <w:spacing w:val="19"/>
          <w:sz w:val="19"/>
          <w:szCs w:val="19"/>
        </w:rPr>
        <w:t xml:space="preserve"> </w:t>
      </w:r>
      <w:r>
        <w:rPr>
          <w:rFonts w:ascii="Georgia" w:eastAsia="Georgia" w:hAnsi="Georgia" w:cs="Georgia"/>
          <w:sz w:val="19"/>
          <w:szCs w:val="19"/>
        </w:rPr>
        <w:t>image</w:t>
      </w:r>
      <w:r>
        <w:rPr>
          <w:rFonts w:ascii="Georgia" w:eastAsia="Georgia" w:hAnsi="Georgia" w:cs="Georgia"/>
          <w:spacing w:val="18"/>
          <w:sz w:val="19"/>
          <w:szCs w:val="19"/>
        </w:rPr>
        <w:t xml:space="preserve"> </w:t>
      </w:r>
      <w:r>
        <w:rPr>
          <w:rFonts w:ascii="Georgia" w:eastAsia="Georgia" w:hAnsi="Georgia" w:cs="Georgia"/>
          <w:sz w:val="19"/>
          <w:szCs w:val="19"/>
        </w:rPr>
        <w:t>registration</w:t>
      </w:r>
      <w:r>
        <w:rPr>
          <w:rFonts w:ascii="Georgia" w:eastAsia="Georgia" w:hAnsi="Georgia" w:cs="Georgia"/>
          <w:spacing w:val="28"/>
          <w:sz w:val="19"/>
          <w:szCs w:val="19"/>
        </w:rPr>
        <w:t xml:space="preserve"> </w:t>
      </w:r>
      <w:r>
        <w:rPr>
          <w:rFonts w:ascii="Georgia" w:eastAsia="Georgia" w:hAnsi="Georgia" w:cs="Georgia"/>
          <w:sz w:val="19"/>
          <w:szCs w:val="19"/>
        </w:rPr>
        <w:t>across</w:t>
      </w:r>
      <w:r>
        <w:rPr>
          <w:rFonts w:ascii="Georgia" w:eastAsia="Georgia" w:hAnsi="Georgia" w:cs="Georgia"/>
          <w:spacing w:val="18"/>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two</w:t>
      </w:r>
      <w:r>
        <w:rPr>
          <w:rFonts w:ascii="Georgia" w:eastAsia="Georgia" w:hAnsi="Georgia" w:cs="Georgia"/>
          <w:spacing w:val="14"/>
          <w:sz w:val="19"/>
          <w:szCs w:val="19"/>
        </w:rPr>
        <w:t xml:space="preserve"> </w:t>
      </w:r>
      <w:r>
        <w:rPr>
          <w:rFonts w:ascii="Georgia" w:eastAsia="Georgia" w:hAnsi="Georgia" w:cs="Georgia"/>
          <w:sz w:val="19"/>
          <w:szCs w:val="19"/>
        </w:rPr>
        <w:t xml:space="preserve">modalities. </w:t>
      </w:r>
      <w:r>
        <w:rPr>
          <w:rFonts w:ascii="Georgia" w:eastAsia="Georgia" w:hAnsi="Georgia" w:cs="Georgia"/>
          <w:spacing w:val="10"/>
          <w:sz w:val="19"/>
          <w:szCs w:val="19"/>
        </w:rPr>
        <w:t xml:space="preserve"> </w:t>
      </w:r>
      <w:r>
        <w:rPr>
          <w:rFonts w:ascii="Georgia" w:eastAsia="Georgia" w:hAnsi="Georgia" w:cs="Georgia"/>
          <w:sz w:val="19"/>
          <w:szCs w:val="19"/>
        </w:rPr>
        <w:t>Furthermore,</w:t>
      </w:r>
      <w:r>
        <w:rPr>
          <w:rFonts w:ascii="Georgia" w:eastAsia="Georgia" w:hAnsi="Georgia" w:cs="Georgia"/>
          <w:spacing w:val="32"/>
          <w:sz w:val="19"/>
          <w:szCs w:val="19"/>
        </w:rPr>
        <w:t xml:space="preserve"> </w:t>
      </w:r>
      <w:r>
        <w:rPr>
          <w:rFonts w:ascii="Georgia" w:eastAsia="Georgia" w:hAnsi="Georgia" w:cs="Georgia"/>
          <w:sz w:val="19"/>
          <w:szCs w:val="19"/>
        </w:rPr>
        <w:t>translation</w:t>
      </w:r>
      <w:r>
        <w:rPr>
          <w:rFonts w:ascii="Georgia" w:eastAsia="Georgia" w:hAnsi="Georgia" w:cs="Georgia"/>
          <w:spacing w:val="26"/>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clinic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require</w:t>
      </w:r>
      <w:r>
        <w:rPr>
          <w:rFonts w:ascii="Georgia" w:eastAsia="Georgia" w:hAnsi="Georgia" w:cs="Georgia"/>
          <w:spacing w:val="13"/>
          <w:sz w:val="19"/>
          <w:szCs w:val="19"/>
        </w:rPr>
        <w:t xml:space="preserve"> </w:t>
      </w:r>
      <w:r>
        <w:rPr>
          <w:rFonts w:ascii="Georgia" w:eastAsia="Georgia" w:hAnsi="Georgia" w:cs="Georgia"/>
          <w:sz w:val="19"/>
          <w:szCs w:val="19"/>
        </w:rPr>
        <w:t>standardized</w:t>
      </w:r>
      <w:r>
        <w:rPr>
          <w:rFonts w:ascii="Georgia" w:eastAsia="Georgia" w:hAnsi="Georgia" w:cs="Georgia"/>
          <w:spacing w:val="23"/>
          <w:sz w:val="19"/>
          <w:szCs w:val="19"/>
        </w:rPr>
        <w:t xml:space="preserve"> </w:t>
      </w:r>
      <w:r>
        <w:rPr>
          <w:rFonts w:ascii="Georgia" w:eastAsia="Georgia" w:hAnsi="Georgia" w:cs="Georgia"/>
          <w:sz w:val="19"/>
          <w:szCs w:val="19"/>
        </w:rPr>
        <w:t>implementations</w:t>
      </w:r>
      <w:r>
        <w:rPr>
          <w:rFonts w:ascii="Georgia" w:eastAsia="Georgia" w:hAnsi="Georgia" w:cs="Georgia"/>
          <w:spacing w:val="30"/>
          <w:sz w:val="19"/>
          <w:szCs w:val="19"/>
        </w:rPr>
        <w:t xml:space="preserve"> </w:t>
      </w:r>
      <w:r>
        <w:rPr>
          <w:rFonts w:ascii="Georgia" w:eastAsia="Georgia" w:hAnsi="Georgia" w:cs="Georgia"/>
          <w:sz w:val="19"/>
          <w:szCs w:val="19"/>
        </w:rPr>
        <w:t>across</w:t>
      </w:r>
      <w:r>
        <w:rPr>
          <w:rFonts w:ascii="Georgia" w:eastAsia="Georgia" w:hAnsi="Georgia" w:cs="Georgia"/>
          <w:spacing w:val="12"/>
          <w:sz w:val="19"/>
          <w:szCs w:val="19"/>
        </w:rPr>
        <w:t xml:space="preserve"> </w:t>
      </w:r>
      <w:r>
        <w:rPr>
          <w:rFonts w:ascii="Georgia" w:eastAsia="Georgia" w:hAnsi="Georgia" w:cs="Georgia"/>
          <w:sz w:val="19"/>
          <w:szCs w:val="19"/>
        </w:rPr>
        <w:t>sites,</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project’s</w:t>
      </w:r>
      <w:r>
        <w:rPr>
          <w:rFonts w:ascii="Georgia" w:eastAsia="Georgia" w:hAnsi="Georgia" w:cs="Georgia"/>
          <w:spacing w:val="15"/>
          <w:sz w:val="19"/>
          <w:szCs w:val="19"/>
        </w:rPr>
        <w:t xml:space="preserve"> </w:t>
      </w:r>
      <w:r>
        <w:rPr>
          <w:rFonts w:ascii="Georgia" w:eastAsia="Georgia" w:hAnsi="Georgia" w:cs="Georgia"/>
          <w:sz w:val="19"/>
          <w:szCs w:val="19"/>
        </w:rPr>
        <w:t>open-source</w:t>
      </w:r>
      <w:r>
        <w:rPr>
          <w:rFonts w:ascii="Georgia" w:eastAsia="Georgia" w:hAnsi="Georgia" w:cs="Georgia"/>
          <w:spacing w:val="22"/>
          <w:sz w:val="19"/>
          <w:szCs w:val="19"/>
        </w:rPr>
        <w:t xml:space="preserve"> </w:t>
      </w:r>
      <w:r>
        <w:rPr>
          <w:rFonts w:ascii="Georgia" w:eastAsia="Georgia" w:hAnsi="Georgia" w:cs="Georgia"/>
          <w:sz w:val="19"/>
          <w:szCs w:val="19"/>
        </w:rPr>
        <w:t>platform</w:t>
      </w:r>
      <w:r>
        <w:rPr>
          <w:rFonts w:ascii="Georgia" w:eastAsia="Georgia" w:hAnsi="Georgia" w:cs="Georgia"/>
          <w:spacing w:val="16"/>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ideal</w:t>
      </w:r>
      <w:r>
        <w:rPr>
          <w:rFonts w:ascii="Georgia" w:eastAsia="Georgia" w:hAnsi="Georgia" w:cs="Georgia"/>
          <w:spacing w:val="9"/>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w w:val="102"/>
          <w:sz w:val="19"/>
          <w:szCs w:val="19"/>
        </w:rPr>
        <w:t>purpose.</w:t>
      </w:r>
    </w:p>
    <w:p w14:paraId="3E5C7ACE" w14:textId="77777777" w:rsidR="00E61F9D" w:rsidRDefault="005C64D6">
      <w:pPr>
        <w:spacing w:before="60" w:after="0" w:line="277" w:lineRule="auto"/>
        <w:ind w:left="113" w:right="84" w:firstLine="7"/>
        <w:jc w:val="both"/>
        <w:rPr>
          <w:rFonts w:ascii="Georgia" w:eastAsia="Georgia" w:hAnsi="Georgia" w:cs="Georgia"/>
          <w:sz w:val="19"/>
          <w:szCs w:val="19"/>
        </w:rPr>
      </w:pPr>
      <w:r>
        <w:rPr>
          <w:rFonts w:ascii="Georgia" w:eastAsia="Georgia" w:hAnsi="Georgia" w:cs="Georgia"/>
          <w:b/>
          <w:bCs/>
          <w:sz w:val="19"/>
          <w:szCs w:val="19"/>
        </w:rPr>
        <w:t>3(c.3.6)</w:t>
      </w:r>
      <w:r>
        <w:rPr>
          <w:rFonts w:ascii="Georgia" w:eastAsia="Georgia" w:hAnsi="Georgia" w:cs="Georgia"/>
          <w:b/>
          <w:bCs/>
          <w:spacing w:val="37"/>
          <w:sz w:val="19"/>
          <w:szCs w:val="19"/>
        </w:rPr>
        <w:t xml:space="preserve"> </w:t>
      </w:r>
      <w:r>
        <w:rPr>
          <w:rFonts w:ascii="Georgia" w:eastAsia="Georgia" w:hAnsi="Georgia" w:cs="Georgia"/>
          <w:b/>
          <w:bCs/>
          <w:sz w:val="19"/>
          <w:szCs w:val="19"/>
        </w:rPr>
        <w:t>Validation</w:t>
      </w:r>
      <w:r>
        <w:rPr>
          <w:rFonts w:ascii="Georgia" w:eastAsia="Georgia" w:hAnsi="Georgia" w:cs="Georgia"/>
          <w:b/>
          <w:bCs/>
          <w:spacing w:val="42"/>
          <w:sz w:val="19"/>
          <w:szCs w:val="19"/>
        </w:rPr>
        <w:t xml:space="preserve"> </w:t>
      </w:r>
      <w:r>
        <w:rPr>
          <w:rFonts w:ascii="Georgia" w:eastAsia="Georgia" w:hAnsi="Georgia" w:cs="Georgia"/>
          <w:b/>
          <w:bCs/>
          <w:sz w:val="19"/>
          <w:szCs w:val="19"/>
        </w:rPr>
        <w:t>of</w:t>
      </w:r>
      <w:r>
        <w:rPr>
          <w:rFonts w:ascii="Georgia" w:eastAsia="Georgia" w:hAnsi="Georgia" w:cs="Georgia"/>
          <w:b/>
          <w:bCs/>
          <w:spacing w:val="26"/>
          <w:sz w:val="19"/>
          <w:szCs w:val="19"/>
        </w:rPr>
        <w:t xml:space="preserve"> </w:t>
      </w:r>
      <w:r>
        <w:rPr>
          <w:rFonts w:ascii="Georgia" w:eastAsia="Georgia" w:hAnsi="Georgia" w:cs="Georgia"/>
          <w:b/>
          <w:bCs/>
          <w:sz w:val="19"/>
          <w:szCs w:val="19"/>
        </w:rPr>
        <w:t>voxel-based</w:t>
      </w:r>
      <w:r>
        <w:rPr>
          <w:rFonts w:ascii="Georgia" w:eastAsia="Georgia" w:hAnsi="Georgia" w:cs="Georgia"/>
          <w:b/>
          <w:bCs/>
          <w:spacing w:val="45"/>
          <w:sz w:val="19"/>
          <w:szCs w:val="19"/>
        </w:rPr>
        <w:t xml:space="preserve"> </w:t>
      </w:r>
      <w:r>
        <w:rPr>
          <w:rFonts w:ascii="Georgia" w:eastAsia="Georgia" w:hAnsi="Georgia" w:cs="Georgia"/>
          <w:b/>
          <w:bCs/>
          <w:sz w:val="19"/>
          <w:szCs w:val="19"/>
        </w:rPr>
        <w:t>ventilation</w:t>
      </w:r>
      <w:r>
        <w:rPr>
          <w:rFonts w:ascii="Georgia" w:eastAsia="Georgia" w:hAnsi="Georgia" w:cs="Georgia"/>
          <w:b/>
          <w:bCs/>
          <w:spacing w:val="43"/>
          <w:sz w:val="19"/>
          <w:szCs w:val="19"/>
        </w:rPr>
        <w:t xml:space="preserve"> </w:t>
      </w:r>
      <w:r>
        <w:rPr>
          <w:rFonts w:ascii="Georgia" w:eastAsia="Georgia" w:hAnsi="Georgia" w:cs="Georgia"/>
          <w:b/>
          <w:bCs/>
          <w:sz w:val="19"/>
          <w:szCs w:val="19"/>
        </w:rPr>
        <w:t>CT.</w:t>
      </w:r>
      <w:r>
        <w:rPr>
          <w:rFonts w:ascii="Georgia" w:eastAsia="Georgia" w:hAnsi="Georgia" w:cs="Georgia"/>
          <w:b/>
          <w:bCs/>
          <w:spacing w:val="25"/>
          <w:sz w:val="19"/>
          <w:szCs w:val="19"/>
        </w:rPr>
        <w:t xml:space="preserve"> </w:t>
      </w:r>
      <w:r>
        <w:rPr>
          <w:rFonts w:ascii="Georgia" w:eastAsia="Georgia" w:hAnsi="Georgia" w:cs="Georgia"/>
          <w:sz w:val="19"/>
          <w:szCs w:val="19"/>
        </w:rPr>
        <w:t>Our</w:t>
      </w:r>
      <w:r>
        <w:rPr>
          <w:rFonts w:ascii="Georgia" w:eastAsia="Georgia" w:hAnsi="Georgia" w:cs="Georgia"/>
          <w:spacing w:val="28"/>
          <w:sz w:val="19"/>
          <w:szCs w:val="19"/>
        </w:rPr>
        <w:t xml:space="preserve"> </w:t>
      </w:r>
      <w:r>
        <w:rPr>
          <w:rFonts w:ascii="Georgia" w:eastAsia="Georgia" w:hAnsi="Georgia" w:cs="Georgia"/>
          <w:sz w:val="19"/>
          <w:szCs w:val="19"/>
        </w:rPr>
        <w:t>collaborator</w:t>
      </w:r>
      <w:r>
        <w:rPr>
          <w:rFonts w:ascii="Georgia" w:eastAsia="Georgia" w:hAnsi="Georgia" w:cs="Georgia"/>
          <w:spacing w:val="42"/>
          <w:sz w:val="19"/>
          <w:szCs w:val="19"/>
        </w:rPr>
        <w:t xml:space="preserve"> </w:t>
      </w:r>
      <w:r>
        <w:rPr>
          <w:rFonts w:ascii="Georgia" w:eastAsia="Georgia" w:hAnsi="Georgia" w:cs="Georgia"/>
          <w:b/>
          <w:bCs/>
          <w:sz w:val="19"/>
          <w:szCs w:val="19"/>
        </w:rPr>
        <w:t>Jim</w:t>
      </w:r>
      <w:r>
        <w:rPr>
          <w:rFonts w:ascii="Georgia" w:eastAsia="Georgia" w:hAnsi="Georgia" w:cs="Georgia"/>
          <w:b/>
          <w:bCs/>
          <w:spacing w:val="29"/>
          <w:sz w:val="19"/>
          <w:szCs w:val="19"/>
        </w:rPr>
        <w:t xml:space="preserve"> </w:t>
      </w:r>
      <w:r>
        <w:rPr>
          <w:rFonts w:ascii="Georgia" w:eastAsia="Georgia" w:hAnsi="Georgia" w:cs="Georgia"/>
          <w:b/>
          <w:bCs/>
          <w:sz w:val="19"/>
          <w:szCs w:val="19"/>
        </w:rPr>
        <w:t>Wild</w:t>
      </w:r>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b/>
          <w:bCs/>
          <w:sz w:val="19"/>
          <w:szCs w:val="19"/>
        </w:rPr>
        <w:t>University</w:t>
      </w:r>
      <w:r>
        <w:rPr>
          <w:rFonts w:ascii="Georgia" w:eastAsia="Georgia" w:hAnsi="Georgia" w:cs="Georgia"/>
          <w:b/>
          <w:bCs/>
          <w:spacing w:val="42"/>
          <w:sz w:val="19"/>
          <w:szCs w:val="19"/>
        </w:rPr>
        <w:t xml:space="preserve"> </w:t>
      </w:r>
      <w:r>
        <w:rPr>
          <w:rFonts w:ascii="Georgia" w:eastAsia="Georgia" w:hAnsi="Georgia" w:cs="Georgia"/>
          <w:b/>
          <w:bCs/>
          <w:sz w:val="19"/>
          <w:szCs w:val="19"/>
        </w:rPr>
        <w:t>of</w:t>
      </w:r>
      <w:r>
        <w:rPr>
          <w:rFonts w:ascii="Georgia" w:eastAsia="Georgia" w:hAnsi="Georgia" w:cs="Georgia"/>
          <w:b/>
          <w:bCs/>
          <w:spacing w:val="26"/>
          <w:sz w:val="19"/>
          <w:szCs w:val="19"/>
        </w:rPr>
        <w:t xml:space="preserve"> </w:t>
      </w:r>
      <w:r>
        <w:rPr>
          <w:rFonts w:ascii="Georgia" w:eastAsia="Georgia" w:hAnsi="Georgia" w:cs="Georgia"/>
          <w:b/>
          <w:bCs/>
          <w:sz w:val="19"/>
          <w:szCs w:val="19"/>
        </w:rPr>
        <w:t>Sheffield</w:t>
      </w:r>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has</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been </w:t>
      </w:r>
      <w:r>
        <w:rPr>
          <w:rFonts w:ascii="Georgia" w:eastAsia="Georgia" w:hAnsi="Georgia" w:cs="Georgia"/>
          <w:sz w:val="19"/>
          <w:szCs w:val="19"/>
        </w:rPr>
        <w:t>active</w:t>
      </w:r>
      <w:r>
        <w:rPr>
          <w:rFonts w:ascii="Georgia" w:eastAsia="Georgia" w:hAnsi="Georgia" w:cs="Georgia"/>
          <w:spacing w:val="31"/>
          <w:sz w:val="19"/>
          <w:szCs w:val="19"/>
        </w:rPr>
        <w:t xml:space="preserve"> </w:t>
      </w:r>
      <w:r>
        <w:rPr>
          <w:rFonts w:ascii="Georgia" w:eastAsia="Georgia" w:hAnsi="Georgia" w:cs="Georgia"/>
          <w:sz w:val="19"/>
          <w:szCs w:val="19"/>
        </w:rPr>
        <w:t>in</w:t>
      </w:r>
      <w:r>
        <w:rPr>
          <w:rFonts w:ascii="Georgia" w:eastAsia="Georgia" w:hAnsi="Georgia" w:cs="Georgia"/>
          <w:spacing w:val="26"/>
          <w:sz w:val="19"/>
          <w:szCs w:val="19"/>
        </w:rPr>
        <w:t xml:space="preserve"> </w:t>
      </w:r>
      <w:r>
        <w:rPr>
          <w:rFonts w:ascii="Georgia" w:eastAsia="Georgia" w:hAnsi="Georgia" w:cs="Georgia"/>
          <w:sz w:val="19"/>
          <w:szCs w:val="19"/>
        </w:rPr>
        <w:t>the</w:t>
      </w:r>
      <w:r>
        <w:rPr>
          <w:rFonts w:ascii="Georgia" w:eastAsia="Georgia" w:hAnsi="Georgia" w:cs="Georgia"/>
          <w:spacing w:val="26"/>
          <w:sz w:val="19"/>
          <w:szCs w:val="19"/>
        </w:rPr>
        <w:t xml:space="preserve"> </w:t>
      </w:r>
      <w:r>
        <w:rPr>
          <w:rFonts w:ascii="Georgia" w:eastAsia="Georgia" w:hAnsi="Georgia" w:cs="Georgia"/>
          <w:sz w:val="19"/>
          <w:szCs w:val="19"/>
        </w:rPr>
        <w:t>field</w:t>
      </w:r>
      <w:r>
        <w:rPr>
          <w:rFonts w:ascii="Georgia" w:eastAsia="Georgia" w:hAnsi="Georgia" w:cs="Georgia"/>
          <w:spacing w:val="28"/>
          <w:sz w:val="19"/>
          <w:szCs w:val="19"/>
        </w:rPr>
        <w:t xml:space="preserve"> </w:t>
      </w:r>
      <w:r>
        <w:rPr>
          <w:rFonts w:ascii="Georgia" w:eastAsia="Georgia" w:hAnsi="Georgia" w:cs="Georgia"/>
          <w:sz w:val="19"/>
          <w:szCs w:val="19"/>
        </w:rPr>
        <w:t>of</w:t>
      </w:r>
      <w:r>
        <w:rPr>
          <w:rFonts w:ascii="Georgia" w:eastAsia="Georgia" w:hAnsi="Georgia" w:cs="Georgia"/>
          <w:spacing w:val="24"/>
          <w:sz w:val="19"/>
          <w:szCs w:val="19"/>
        </w:rPr>
        <w:t xml:space="preserve"> </w:t>
      </w:r>
      <w:r>
        <w:rPr>
          <w:rFonts w:ascii="Georgia" w:eastAsia="Georgia" w:hAnsi="Georgia" w:cs="Georgia"/>
          <w:sz w:val="19"/>
          <w:szCs w:val="19"/>
        </w:rPr>
        <w:t>methods</w:t>
      </w:r>
      <w:r>
        <w:rPr>
          <w:rFonts w:ascii="Georgia" w:eastAsia="Georgia" w:hAnsi="Georgia" w:cs="Georgia"/>
          <w:spacing w:val="36"/>
          <w:sz w:val="19"/>
          <w:szCs w:val="19"/>
        </w:rPr>
        <w:t xml:space="preserve"> </w:t>
      </w:r>
      <w:r>
        <w:rPr>
          <w:rFonts w:ascii="Georgia" w:eastAsia="Georgia" w:hAnsi="Georgia" w:cs="Georgia"/>
          <w:sz w:val="19"/>
          <w:szCs w:val="19"/>
        </w:rPr>
        <w:t>development</w:t>
      </w:r>
      <w:r>
        <w:rPr>
          <w:rFonts w:ascii="Georgia" w:eastAsia="Georgia" w:hAnsi="Georgia" w:cs="Georgia"/>
          <w:spacing w:val="43"/>
          <w:sz w:val="19"/>
          <w:szCs w:val="19"/>
        </w:rPr>
        <w:t xml:space="preserve"> </w:t>
      </w:r>
      <w:r>
        <w:rPr>
          <w:rFonts w:ascii="Georgia" w:eastAsia="Georgia" w:hAnsi="Georgia" w:cs="Georgia"/>
          <w:sz w:val="19"/>
          <w:szCs w:val="19"/>
        </w:rPr>
        <w:t>for</w:t>
      </w:r>
      <w:r>
        <w:rPr>
          <w:rFonts w:ascii="Georgia" w:eastAsia="Georgia" w:hAnsi="Georgia" w:cs="Georgia"/>
          <w:spacing w:val="26"/>
          <w:sz w:val="19"/>
          <w:szCs w:val="19"/>
        </w:rPr>
        <w:t xml:space="preserve"> </w:t>
      </w:r>
      <w:r>
        <w:rPr>
          <w:rFonts w:ascii="Georgia" w:eastAsia="Georgia" w:hAnsi="Georgia" w:cs="Georgia"/>
          <w:sz w:val="19"/>
          <w:szCs w:val="19"/>
        </w:rPr>
        <w:t>quantitative</w:t>
      </w:r>
      <w:r>
        <w:rPr>
          <w:rFonts w:ascii="Georgia" w:eastAsia="Georgia" w:hAnsi="Georgia" w:cs="Georgia"/>
          <w:spacing w:val="41"/>
          <w:sz w:val="19"/>
          <w:szCs w:val="19"/>
        </w:rPr>
        <w:t xml:space="preserve"> </w:t>
      </w:r>
      <w:r>
        <w:rPr>
          <w:rFonts w:ascii="Georgia" w:eastAsia="Georgia" w:hAnsi="Georgia" w:cs="Georgia"/>
          <w:sz w:val="19"/>
          <w:szCs w:val="19"/>
        </w:rPr>
        <w:t>pulmonary</w:t>
      </w:r>
      <w:r>
        <w:rPr>
          <w:rFonts w:ascii="Georgia" w:eastAsia="Georgia" w:hAnsi="Georgia" w:cs="Georgia"/>
          <w:spacing w:val="39"/>
          <w:sz w:val="19"/>
          <w:szCs w:val="19"/>
        </w:rPr>
        <w:t xml:space="preserve"> </w:t>
      </w:r>
      <w:r>
        <w:rPr>
          <w:rFonts w:ascii="Georgia" w:eastAsia="Georgia" w:hAnsi="Georgia" w:cs="Georgia"/>
          <w:sz w:val="19"/>
          <w:szCs w:val="19"/>
        </w:rPr>
        <w:t>imaging</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7"/>
          <w:sz w:val="19"/>
          <w:szCs w:val="19"/>
        </w:rPr>
        <w:t xml:space="preserve"> </w:t>
      </w:r>
      <w:r>
        <w:rPr>
          <w:rFonts w:ascii="Georgia" w:eastAsia="Georgia" w:hAnsi="Georgia" w:cs="Georgia"/>
          <w:sz w:val="19"/>
          <w:szCs w:val="19"/>
        </w:rPr>
        <w:t>its</w:t>
      </w:r>
      <w:r>
        <w:rPr>
          <w:rFonts w:ascii="Georgia" w:eastAsia="Georgia" w:hAnsi="Georgia" w:cs="Georgia"/>
          <w:spacing w:val="25"/>
          <w:sz w:val="19"/>
          <w:szCs w:val="19"/>
        </w:rPr>
        <w:t xml:space="preserve"> </w:t>
      </w:r>
      <w:r>
        <w:rPr>
          <w:rFonts w:ascii="Georgia" w:eastAsia="Georgia" w:hAnsi="Georgia" w:cs="Georgia"/>
          <w:sz w:val="19"/>
          <w:szCs w:val="19"/>
        </w:rPr>
        <w:t>clinical</w:t>
      </w:r>
      <w:r>
        <w:rPr>
          <w:rFonts w:ascii="Georgia" w:eastAsia="Georgia" w:hAnsi="Georgia" w:cs="Georgia"/>
          <w:spacing w:val="33"/>
          <w:sz w:val="19"/>
          <w:szCs w:val="19"/>
        </w:rPr>
        <w:t xml:space="preserve"> </w:t>
      </w:r>
      <w:r>
        <w:rPr>
          <w:rFonts w:ascii="Georgia" w:eastAsia="Georgia" w:hAnsi="Georgia" w:cs="Georgia"/>
          <w:sz w:val="19"/>
          <w:szCs w:val="19"/>
        </w:rPr>
        <w:t>translation</w:t>
      </w:r>
      <w:r>
        <w:rPr>
          <w:rFonts w:ascii="Georgia" w:eastAsia="Georgia" w:hAnsi="Georgia" w:cs="Georgia"/>
          <w:spacing w:val="39"/>
          <w:sz w:val="19"/>
          <w:szCs w:val="19"/>
        </w:rPr>
        <w:t xml:space="preserve"> </w:t>
      </w:r>
      <w:r>
        <w:rPr>
          <w:rFonts w:ascii="Georgia" w:eastAsia="Georgia" w:hAnsi="Georgia" w:cs="Georgia"/>
          <w:sz w:val="19"/>
          <w:szCs w:val="19"/>
        </w:rPr>
        <w:t>for</w:t>
      </w:r>
      <w:r>
        <w:rPr>
          <w:rFonts w:ascii="Georgia" w:eastAsia="Georgia" w:hAnsi="Georgia" w:cs="Georgia"/>
          <w:spacing w:val="26"/>
          <w:sz w:val="19"/>
          <w:szCs w:val="19"/>
        </w:rPr>
        <w:t xml:space="preserve"> </w:t>
      </w:r>
      <w:r>
        <w:rPr>
          <w:rFonts w:ascii="Georgia" w:eastAsia="Georgia" w:hAnsi="Georgia" w:cs="Georgia"/>
          <w:sz w:val="19"/>
          <w:szCs w:val="19"/>
        </w:rPr>
        <w:t>more</w:t>
      </w:r>
      <w:r>
        <w:rPr>
          <w:rFonts w:ascii="Georgia" w:eastAsia="Georgia" w:hAnsi="Georgia" w:cs="Georgia"/>
          <w:spacing w:val="30"/>
          <w:sz w:val="19"/>
          <w:szCs w:val="19"/>
        </w:rPr>
        <w:t xml:space="preserve"> </w:t>
      </w:r>
      <w:r>
        <w:rPr>
          <w:rFonts w:ascii="Georgia" w:eastAsia="Georgia" w:hAnsi="Georgia" w:cs="Georgia"/>
          <w:sz w:val="19"/>
          <w:szCs w:val="19"/>
        </w:rPr>
        <w:t>than</w:t>
      </w:r>
      <w:r>
        <w:rPr>
          <w:rFonts w:ascii="Georgia" w:eastAsia="Georgia" w:hAnsi="Georgia" w:cs="Georgia"/>
          <w:spacing w:val="29"/>
          <w:sz w:val="19"/>
          <w:szCs w:val="19"/>
        </w:rPr>
        <w:t xml:space="preserve"> </w:t>
      </w:r>
      <w:r>
        <w:rPr>
          <w:rFonts w:ascii="Georgia" w:eastAsia="Georgia" w:hAnsi="Georgia" w:cs="Georgia"/>
          <w:w w:val="103"/>
          <w:sz w:val="19"/>
          <w:szCs w:val="19"/>
        </w:rPr>
        <w:t xml:space="preserve">a </w:t>
      </w:r>
      <w:r>
        <w:rPr>
          <w:rFonts w:ascii="Georgia" w:eastAsia="Georgia" w:hAnsi="Georgia" w:cs="Georgia"/>
          <w:sz w:val="19"/>
          <w:szCs w:val="19"/>
        </w:rPr>
        <w:t xml:space="preserve">decade. </w:t>
      </w:r>
      <w:r>
        <w:rPr>
          <w:rFonts w:ascii="Georgia" w:eastAsia="Georgia" w:hAnsi="Georgia" w:cs="Georgia"/>
          <w:spacing w:val="19"/>
          <w:sz w:val="19"/>
          <w:szCs w:val="19"/>
        </w:rPr>
        <w:t xml:space="preserve"> </w:t>
      </w:r>
      <w:r>
        <w:rPr>
          <w:rFonts w:ascii="Georgia" w:eastAsia="Georgia" w:hAnsi="Georgia" w:cs="Georgia"/>
          <w:sz w:val="19"/>
          <w:szCs w:val="19"/>
        </w:rPr>
        <w:t>Relevant</w:t>
      </w:r>
      <w:r>
        <w:rPr>
          <w:rFonts w:ascii="Georgia" w:eastAsia="Georgia" w:hAnsi="Georgia" w:cs="Georgia"/>
          <w:spacing w:val="12"/>
          <w:sz w:val="19"/>
          <w:szCs w:val="19"/>
        </w:rPr>
        <w:t xml:space="preserve"> </w:t>
      </w:r>
      <w:r>
        <w:rPr>
          <w:rFonts w:ascii="Georgia" w:eastAsia="Georgia" w:hAnsi="Georgia" w:cs="Georgia"/>
          <w:sz w:val="19"/>
          <w:szCs w:val="19"/>
        </w:rPr>
        <w:t>to this</w:t>
      </w:r>
      <w:r>
        <w:rPr>
          <w:rFonts w:ascii="Georgia" w:eastAsia="Georgia" w:hAnsi="Georgia" w:cs="Georgia"/>
          <w:spacing w:val="3"/>
          <w:sz w:val="19"/>
          <w:szCs w:val="19"/>
        </w:rPr>
        <w:t xml:space="preserve"> </w:t>
      </w:r>
      <w:r>
        <w:rPr>
          <w:rFonts w:ascii="Georgia" w:eastAsia="Georgia" w:hAnsi="Georgia" w:cs="Georgia"/>
          <w:sz w:val="19"/>
          <w:szCs w:val="19"/>
        </w:rPr>
        <w:t>project,</w:t>
      </w:r>
      <w:r>
        <w:rPr>
          <w:rFonts w:ascii="Georgia" w:eastAsia="Georgia" w:hAnsi="Georgia" w:cs="Georgia"/>
          <w:spacing w:val="15"/>
          <w:sz w:val="19"/>
          <w:szCs w:val="19"/>
        </w:rPr>
        <w:t xml:space="preserve"> </w:t>
      </w:r>
      <w:r>
        <w:rPr>
          <w:rFonts w:ascii="Georgia" w:eastAsia="Georgia" w:hAnsi="Georgia" w:cs="Georgia"/>
          <w:sz w:val="19"/>
          <w:szCs w:val="19"/>
        </w:rPr>
        <w:t>his</w:t>
      </w:r>
      <w:r>
        <w:rPr>
          <w:rFonts w:ascii="Georgia" w:eastAsia="Georgia" w:hAnsi="Georgia" w:cs="Georgia"/>
          <w:spacing w:val="2"/>
          <w:sz w:val="19"/>
          <w:szCs w:val="19"/>
        </w:rPr>
        <w:t xml:space="preserve"> </w:t>
      </w:r>
      <w:r>
        <w:rPr>
          <w:rFonts w:ascii="Georgia" w:eastAsia="Georgia" w:hAnsi="Georgia" w:cs="Georgia"/>
          <w:sz w:val="19"/>
          <w:szCs w:val="19"/>
        </w:rPr>
        <w:t>group</w:t>
      </w:r>
      <w:r>
        <w:rPr>
          <w:rFonts w:ascii="Georgia" w:eastAsia="Georgia" w:hAnsi="Georgia" w:cs="Georgia"/>
          <w:spacing w:val="7"/>
          <w:sz w:val="19"/>
          <w:szCs w:val="19"/>
        </w:rPr>
        <w:t xml:space="preserve"> </w:t>
      </w:r>
      <w:r>
        <w:rPr>
          <w:rFonts w:ascii="Georgia" w:eastAsia="Georgia" w:hAnsi="Georgia" w:cs="Georgia"/>
          <w:sz w:val="19"/>
          <w:szCs w:val="19"/>
        </w:rPr>
        <w:t>requires</w:t>
      </w:r>
      <w:r>
        <w:rPr>
          <w:rFonts w:ascii="Georgia" w:eastAsia="Georgia" w:hAnsi="Georgia" w:cs="Georgia"/>
          <w:spacing w:val="11"/>
          <w:sz w:val="19"/>
          <w:szCs w:val="19"/>
        </w:rPr>
        <w:t xml:space="preserve"> </w:t>
      </w:r>
      <w:r>
        <w:rPr>
          <w:rFonts w:ascii="Georgia" w:eastAsia="Georgia" w:hAnsi="Georgia" w:cs="Georgia"/>
          <w:sz w:val="19"/>
          <w:szCs w:val="19"/>
        </w:rPr>
        <w:t>advanced</w:t>
      </w:r>
      <w:r>
        <w:rPr>
          <w:rFonts w:ascii="Georgia" w:eastAsia="Georgia" w:hAnsi="Georgia" w:cs="Georgia"/>
          <w:spacing w:val="13"/>
          <w:sz w:val="19"/>
          <w:szCs w:val="19"/>
        </w:rPr>
        <w:t xml:space="preserve"> </w:t>
      </w:r>
      <w:r>
        <w:rPr>
          <w:rFonts w:ascii="Georgia" w:eastAsia="Georgia" w:hAnsi="Georgia" w:cs="Georgia"/>
          <w:sz w:val="19"/>
          <w:szCs w:val="19"/>
        </w:rPr>
        <w:t>registration</w:t>
      </w:r>
      <w:r>
        <w:rPr>
          <w:rFonts w:ascii="Georgia" w:eastAsia="Georgia" w:hAnsi="Georgia" w:cs="Georgia"/>
          <w:spacing w:val="17"/>
          <w:sz w:val="19"/>
          <w:szCs w:val="19"/>
        </w:rPr>
        <w:t xml:space="preserve"> </w:t>
      </w:r>
      <w:r>
        <w:rPr>
          <w:rFonts w:ascii="Georgia" w:eastAsia="Georgia" w:hAnsi="Georgia" w:cs="Georgia"/>
          <w:sz w:val="19"/>
          <w:szCs w:val="19"/>
        </w:rPr>
        <w:t>capabilities</w:t>
      </w:r>
      <w:r>
        <w:rPr>
          <w:rFonts w:ascii="Georgia" w:eastAsia="Georgia" w:hAnsi="Georgia" w:cs="Georgia"/>
          <w:spacing w:val="16"/>
          <w:sz w:val="19"/>
          <w:szCs w:val="19"/>
        </w:rPr>
        <w:t xml:space="preserve"> </w:t>
      </w:r>
      <w:r>
        <w:rPr>
          <w:rFonts w:ascii="Georgia" w:eastAsia="Georgia" w:hAnsi="Georgia" w:cs="Georgia"/>
          <w:sz w:val="19"/>
          <w:szCs w:val="19"/>
        </w:rPr>
        <w:t>to validate</w:t>
      </w:r>
      <w:r>
        <w:rPr>
          <w:rFonts w:ascii="Georgia" w:eastAsia="Georgia" w:hAnsi="Georgia" w:cs="Georgia"/>
          <w:spacing w:val="10"/>
          <w:sz w:val="19"/>
          <w:szCs w:val="19"/>
        </w:rPr>
        <w:t xml:space="preserve"> </w:t>
      </w:r>
      <w:r>
        <w:rPr>
          <w:rFonts w:ascii="Georgia" w:eastAsia="Georgia" w:hAnsi="Georgia" w:cs="Georgia"/>
          <w:sz w:val="19"/>
          <w:szCs w:val="19"/>
        </w:rPr>
        <w:t>a novel</w:t>
      </w:r>
      <w:r>
        <w:rPr>
          <w:rFonts w:ascii="Georgia" w:eastAsia="Georgia" w:hAnsi="Georgia" w:cs="Georgia"/>
          <w:spacing w:val="6"/>
          <w:sz w:val="19"/>
          <w:szCs w:val="19"/>
        </w:rPr>
        <w:t xml:space="preserve"> </w:t>
      </w:r>
      <w:r>
        <w:rPr>
          <w:rFonts w:ascii="Georgia" w:eastAsia="Georgia" w:hAnsi="Georgia" w:cs="Georgia"/>
          <w:sz w:val="19"/>
          <w:szCs w:val="19"/>
        </w:rPr>
        <w:t>CT</w:t>
      </w:r>
      <w:r>
        <w:rPr>
          <w:rFonts w:ascii="Georgia" w:eastAsia="Georgia" w:hAnsi="Georgia" w:cs="Georgia"/>
          <w:spacing w:val="2"/>
          <w:sz w:val="19"/>
          <w:szCs w:val="19"/>
        </w:rPr>
        <w:t xml:space="preserve"> </w:t>
      </w:r>
      <w:r>
        <w:rPr>
          <w:rFonts w:ascii="Georgia" w:eastAsia="Georgia" w:hAnsi="Georgia" w:cs="Georgia"/>
          <w:sz w:val="19"/>
          <w:szCs w:val="19"/>
        </w:rPr>
        <w:t>technique</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obtaining</w:t>
      </w:r>
      <w:r>
        <w:rPr>
          <w:rFonts w:ascii="Georgia" w:eastAsia="Georgia" w:hAnsi="Georgia" w:cs="Georgia"/>
          <w:spacing w:val="25"/>
          <w:sz w:val="19"/>
          <w:szCs w:val="19"/>
        </w:rPr>
        <w:t xml:space="preserve"> </w:t>
      </w:r>
      <w:r>
        <w:rPr>
          <w:rFonts w:ascii="Georgia" w:eastAsia="Georgia" w:hAnsi="Georgia" w:cs="Georgia"/>
          <w:sz w:val="19"/>
          <w:szCs w:val="19"/>
        </w:rPr>
        <w:t>high-resolution</w:t>
      </w:r>
      <w:r>
        <w:rPr>
          <w:rFonts w:ascii="Georgia" w:eastAsia="Georgia" w:hAnsi="Georgia" w:cs="Georgia"/>
          <w:spacing w:val="36"/>
          <w:sz w:val="19"/>
          <w:szCs w:val="19"/>
        </w:rPr>
        <w:t xml:space="preserve"> </w:t>
      </w:r>
      <w:r>
        <w:rPr>
          <w:rFonts w:ascii="Georgia" w:eastAsia="Georgia" w:hAnsi="Georgia" w:cs="Georgia"/>
          <w:sz w:val="19"/>
          <w:szCs w:val="19"/>
        </w:rPr>
        <w:t>images</w:t>
      </w:r>
      <w:r>
        <w:rPr>
          <w:rFonts w:ascii="Georgia" w:eastAsia="Georgia" w:hAnsi="Georgia" w:cs="Georgia"/>
          <w:spacing w:val="22"/>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pulmonary</w:t>
      </w:r>
      <w:r>
        <w:rPr>
          <w:rFonts w:ascii="Georgia" w:eastAsia="Georgia" w:hAnsi="Georgia" w:cs="Georgia"/>
          <w:spacing w:val="28"/>
          <w:sz w:val="19"/>
          <w:szCs w:val="19"/>
        </w:rPr>
        <w:t xml:space="preserve"> </w:t>
      </w:r>
      <w:r>
        <w:rPr>
          <w:rFonts w:ascii="Georgia" w:eastAsia="Georgia" w:hAnsi="Georgia" w:cs="Georgia"/>
          <w:sz w:val="19"/>
          <w:szCs w:val="19"/>
        </w:rPr>
        <w:t xml:space="preserve">ventilation. </w:t>
      </w:r>
      <w:r>
        <w:rPr>
          <w:rFonts w:ascii="Georgia" w:eastAsia="Georgia" w:hAnsi="Georgia" w:cs="Georgia"/>
          <w:spacing w:val="15"/>
          <w:sz w:val="19"/>
          <w:szCs w:val="19"/>
        </w:rPr>
        <w:t xml:space="preserve"> </w:t>
      </w:r>
      <w:r>
        <w:rPr>
          <w:rFonts w:ascii="Georgia" w:eastAsia="Georgia" w:hAnsi="Georgia" w:cs="Georgia"/>
          <w:sz w:val="19"/>
          <w:szCs w:val="19"/>
        </w:rPr>
        <w:t>In</w:t>
      </w:r>
      <w:r>
        <w:rPr>
          <w:rFonts w:ascii="Georgia" w:eastAsia="Georgia" w:hAnsi="Georgia" w:cs="Georgia"/>
          <w:spacing w:val="16"/>
          <w:sz w:val="19"/>
          <w:szCs w:val="19"/>
        </w:rPr>
        <w:t xml:space="preserve"> </w:t>
      </w:r>
      <w:r>
        <w:rPr>
          <w:rFonts w:ascii="Georgia" w:eastAsia="Georgia" w:hAnsi="Georgia" w:cs="Georgia"/>
          <w:sz w:val="19"/>
          <w:szCs w:val="19"/>
        </w:rPr>
        <w:t>addition,</w:t>
      </w:r>
      <w:r>
        <w:rPr>
          <w:rFonts w:ascii="Georgia" w:eastAsia="Georgia" w:hAnsi="Georgia" w:cs="Georgia"/>
          <w:spacing w:val="27"/>
          <w:sz w:val="19"/>
          <w:szCs w:val="19"/>
        </w:rPr>
        <w:t xml:space="preserve"> </w:t>
      </w:r>
      <w:r>
        <w:rPr>
          <w:rFonts w:ascii="Georgia" w:eastAsia="Georgia" w:hAnsi="Georgia" w:cs="Georgia"/>
          <w:sz w:val="19"/>
          <w:szCs w:val="19"/>
        </w:rPr>
        <w:t>there</w:t>
      </w:r>
      <w:r>
        <w:rPr>
          <w:rFonts w:ascii="Georgia" w:eastAsia="Georgia" w:hAnsi="Georgia" w:cs="Georgia"/>
          <w:spacing w:val="19"/>
          <w:sz w:val="19"/>
          <w:szCs w:val="19"/>
        </w:rPr>
        <w:t xml:space="preserve"> </w:t>
      </w:r>
      <w:r>
        <w:rPr>
          <w:rFonts w:ascii="Georgia" w:eastAsia="Georgia" w:hAnsi="Georgia" w:cs="Georgia"/>
          <w:sz w:val="19"/>
          <w:szCs w:val="19"/>
        </w:rPr>
        <w:t>is</w:t>
      </w:r>
      <w:r>
        <w:rPr>
          <w:rFonts w:ascii="Georgia" w:eastAsia="Georgia" w:hAnsi="Georgia" w:cs="Georgia"/>
          <w:spacing w:val="13"/>
          <w:sz w:val="19"/>
          <w:szCs w:val="19"/>
        </w:rPr>
        <w:t xml:space="preserve"> </w:t>
      </w:r>
      <w:r>
        <w:rPr>
          <w:rFonts w:ascii="Georgia" w:eastAsia="Georgia" w:hAnsi="Georgia" w:cs="Georgia"/>
          <w:sz w:val="19"/>
          <w:szCs w:val="19"/>
        </w:rPr>
        <w:t>need</w:t>
      </w:r>
      <w:r>
        <w:rPr>
          <w:rFonts w:ascii="Georgia" w:eastAsia="Georgia" w:hAnsi="Georgia" w:cs="Georgia"/>
          <w:spacing w:val="18"/>
          <w:sz w:val="19"/>
          <w:szCs w:val="19"/>
        </w:rPr>
        <w:t xml:space="preserve"> </w:t>
      </w:r>
      <w:r>
        <w:rPr>
          <w:rFonts w:ascii="Georgia" w:eastAsia="Georgia" w:hAnsi="Georgia" w:cs="Georgia"/>
          <w:sz w:val="19"/>
          <w:szCs w:val="19"/>
        </w:rPr>
        <w:t>within</w:t>
      </w:r>
      <w:r>
        <w:rPr>
          <w:rFonts w:ascii="Georgia" w:eastAsia="Georgia" w:hAnsi="Georgia" w:cs="Georgia"/>
          <w:spacing w:val="21"/>
          <w:sz w:val="19"/>
          <w:szCs w:val="19"/>
        </w:rPr>
        <w:t xml:space="preserve"> </w:t>
      </w:r>
      <w:r>
        <w:rPr>
          <w:rFonts w:ascii="Georgia" w:eastAsia="Georgia" w:hAnsi="Georgia" w:cs="Georgia"/>
          <w:sz w:val="19"/>
          <w:szCs w:val="19"/>
        </w:rPr>
        <w:t>his</w:t>
      </w:r>
      <w:r>
        <w:rPr>
          <w:rFonts w:ascii="Georgia" w:eastAsia="Georgia" w:hAnsi="Georgia" w:cs="Georgia"/>
          <w:spacing w:val="15"/>
          <w:sz w:val="19"/>
          <w:szCs w:val="19"/>
        </w:rPr>
        <w:t xml:space="preserve"> </w:t>
      </w:r>
      <w:r>
        <w:rPr>
          <w:rFonts w:ascii="Georgia" w:eastAsia="Georgia" w:hAnsi="Georgia" w:cs="Georgia"/>
          <w:sz w:val="19"/>
          <w:szCs w:val="19"/>
        </w:rPr>
        <w:t>research</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multi-modality </w:t>
      </w:r>
      <w:r>
        <w:rPr>
          <w:rFonts w:ascii="Georgia" w:eastAsia="Georgia" w:hAnsi="Georgia" w:cs="Georgia"/>
          <w:sz w:val="19"/>
          <w:szCs w:val="19"/>
        </w:rPr>
        <w:t>registration</w:t>
      </w:r>
      <w:r>
        <w:rPr>
          <w:rFonts w:ascii="Georgia" w:eastAsia="Georgia" w:hAnsi="Georgia" w:cs="Georgia"/>
          <w:spacing w:val="32"/>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pulmonary</w:t>
      </w:r>
      <w:r>
        <w:rPr>
          <w:rFonts w:ascii="Georgia" w:eastAsia="Georgia" w:hAnsi="Georgia" w:cs="Georgia"/>
          <w:spacing w:val="30"/>
          <w:sz w:val="19"/>
          <w:szCs w:val="19"/>
        </w:rPr>
        <w:t xml:space="preserve"> </w:t>
      </w:r>
      <w:r>
        <w:rPr>
          <w:rFonts w:ascii="Georgia" w:eastAsia="Georgia" w:hAnsi="Georgia" w:cs="Georgia"/>
          <w:sz w:val="19"/>
          <w:szCs w:val="19"/>
        </w:rPr>
        <w:t>CT</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MRI</w:t>
      </w:r>
      <w:r>
        <w:rPr>
          <w:rFonts w:ascii="Georgia" w:eastAsia="Georgia" w:hAnsi="Georgia" w:cs="Georgia"/>
          <w:spacing w:val="20"/>
          <w:sz w:val="19"/>
          <w:szCs w:val="19"/>
        </w:rPr>
        <w:t xml:space="preserve"> </w:t>
      </w:r>
      <w:r>
        <w:rPr>
          <w:rFonts w:ascii="Georgia" w:eastAsia="Georgia" w:hAnsi="Georgia" w:cs="Georgia"/>
          <w:sz w:val="19"/>
          <w:szCs w:val="19"/>
        </w:rPr>
        <w:t>images</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16"/>
          <w:sz w:val="19"/>
          <w:szCs w:val="19"/>
        </w:rPr>
        <w:t xml:space="preserve"> </w:t>
      </w:r>
      <w:r>
        <w:rPr>
          <w:rFonts w:ascii="Georgia" w:eastAsia="Georgia" w:hAnsi="Georgia" w:cs="Georgia"/>
          <w:sz w:val="19"/>
          <w:szCs w:val="19"/>
        </w:rPr>
        <w:t>well</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16"/>
          <w:sz w:val="19"/>
          <w:szCs w:val="19"/>
        </w:rPr>
        <w:t xml:space="preserve"> </w:t>
      </w:r>
      <w:r>
        <w:rPr>
          <w:rFonts w:ascii="Georgia" w:eastAsia="Georgia" w:hAnsi="Georgia" w:cs="Georgia"/>
          <w:sz w:val="19"/>
          <w:szCs w:val="19"/>
        </w:rPr>
        <w:t>segmentation</w:t>
      </w:r>
      <w:r>
        <w:rPr>
          <w:rFonts w:ascii="Georgia" w:eastAsia="Georgia" w:hAnsi="Georgia" w:cs="Georgia"/>
          <w:spacing w:val="35"/>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key</w:t>
      </w:r>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19"/>
          <w:sz w:val="19"/>
          <w:szCs w:val="19"/>
        </w:rPr>
        <w:t xml:space="preserve"> </w:t>
      </w:r>
      <w:r>
        <w:rPr>
          <w:rFonts w:ascii="Georgia" w:eastAsia="Georgia" w:hAnsi="Georgia" w:cs="Georgia"/>
          <w:sz w:val="19"/>
          <w:szCs w:val="19"/>
        </w:rPr>
        <w:t>structures</w:t>
      </w:r>
      <w:r>
        <w:rPr>
          <w:rFonts w:ascii="Georgia" w:eastAsia="Georgia" w:hAnsi="Georgia" w:cs="Georgia"/>
          <w:spacing w:val="29"/>
          <w:sz w:val="19"/>
          <w:szCs w:val="19"/>
        </w:rPr>
        <w:t xml:space="preserve"> </w:t>
      </w:r>
      <w:r>
        <w:rPr>
          <w:rFonts w:ascii="Georgia" w:eastAsia="Georgia" w:hAnsi="Georgia" w:cs="Georgia"/>
          <w:sz w:val="19"/>
          <w:szCs w:val="19"/>
        </w:rPr>
        <w:t>as</w:t>
      </w:r>
      <w:r>
        <w:rPr>
          <w:rFonts w:ascii="Georgia" w:eastAsia="Georgia" w:hAnsi="Georgia" w:cs="Georgia"/>
          <w:spacing w:val="16"/>
          <w:sz w:val="19"/>
          <w:szCs w:val="19"/>
        </w:rPr>
        <w:t xml:space="preserve"> </w:t>
      </w:r>
      <w:r>
        <w:rPr>
          <w:rFonts w:ascii="Georgia" w:eastAsia="Georgia" w:hAnsi="Georgia" w:cs="Georgia"/>
          <w:sz w:val="19"/>
          <w:szCs w:val="19"/>
        </w:rPr>
        <w:t>part</w:t>
      </w:r>
      <w:r>
        <w:rPr>
          <w:rFonts w:ascii="Georgia" w:eastAsia="Georgia" w:hAnsi="Georgia" w:cs="Georgia"/>
          <w:spacing w:val="19"/>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standard</w:t>
      </w:r>
      <w:r>
        <w:rPr>
          <w:rFonts w:ascii="Georgia" w:eastAsia="Georgia" w:hAnsi="Georgia" w:cs="Georgia"/>
          <w:spacing w:val="27"/>
          <w:sz w:val="19"/>
          <w:szCs w:val="19"/>
        </w:rPr>
        <w:t xml:space="preserve"> </w:t>
      </w:r>
      <w:r>
        <w:rPr>
          <w:rFonts w:ascii="Georgia" w:eastAsia="Georgia" w:hAnsi="Georgia" w:cs="Georgia"/>
          <w:w w:val="102"/>
          <w:sz w:val="19"/>
          <w:szCs w:val="19"/>
        </w:rPr>
        <w:t>processing workflows.</w:t>
      </w:r>
    </w:p>
    <w:p w14:paraId="7CDFF58B" w14:textId="77777777" w:rsidR="00E61F9D" w:rsidRDefault="005C64D6">
      <w:pPr>
        <w:spacing w:before="60" w:after="0" w:line="277" w:lineRule="auto"/>
        <w:ind w:left="120" w:right="62"/>
        <w:jc w:val="both"/>
        <w:rPr>
          <w:rFonts w:ascii="Georgia" w:eastAsia="Georgia" w:hAnsi="Georgia" w:cs="Georgia"/>
          <w:sz w:val="19"/>
          <w:szCs w:val="19"/>
        </w:rPr>
      </w:pPr>
      <w:proofErr w:type="gramStart"/>
      <w:r>
        <w:rPr>
          <w:rFonts w:ascii="Georgia" w:eastAsia="Georgia" w:hAnsi="Georgia" w:cs="Georgia"/>
          <w:b/>
          <w:bCs/>
          <w:sz w:val="19"/>
          <w:szCs w:val="19"/>
        </w:rPr>
        <w:t>3(c.3.7)</w:t>
      </w:r>
      <w:r>
        <w:rPr>
          <w:rFonts w:ascii="Georgia" w:eastAsia="Georgia" w:hAnsi="Georgia" w:cs="Georgia"/>
          <w:b/>
          <w:bCs/>
          <w:spacing w:val="17"/>
          <w:sz w:val="19"/>
          <w:szCs w:val="19"/>
        </w:rPr>
        <w:t xml:space="preserve"> </w:t>
      </w:r>
      <w:r>
        <w:rPr>
          <w:rFonts w:ascii="Georgia" w:eastAsia="Georgia" w:hAnsi="Georgia" w:cs="Georgia"/>
          <w:b/>
          <w:bCs/>
          <w:sz w:val="19"/>
          <w:szCs w:val="19"/>
        </w:rPr>
        <w:t>Deep</w:t>
      </w:r>
      <w:r>
        <w:rPr>
          <w:rFonts w:ascii="Georgia" w:eastAsia="Georgia" w:hAnsi="Georgia" w:cs="Georgia"/>
          <w:b/>
          <w:bCs/>
          <w:spacing w:val="12"/>
          <w:sz w:val="19"/>
          <w:szCs w:val="19"/>
        </w:rPr>
        <w:t xml:space="preserve"> </w:t>
      </w:r>
      <w:r>
        <w:rPr>
          <w:rFonts w:ascii="Georgia" w:eastAsia="Georgia" w:hAnsi="Georgia" w:cs="Georgia"/>
          <w:b/>
          <w:bCs/>
          <w:sz w:val="19"/>
          <w:szCs w:val="19"/>
        </w:rPr>
        <w:t>functional</w:t>
      </w:r>
      <w:r>
        <w:rPr>
          <w:rFonts w:ascii="Georgia" w:eastAsia="Georgia" w:hAnsi="Georgia" w:cs="Georgia"/>
          <w:b/>
          <w:bCs/>
          <w:spacing w:val="22"/>
          <w:sz w:val="19"/>
          <w:szCs w:val="19"/>
        </w:rPr>
        <w:t xml:space="preserve"> </w:t>
      </w:r>
      <w:proofErr w:type="spellStart"/>
      <w:r>
        <w:rPr>
          <w:rFonts w:ascii="Georgia" w:eastAsia="Georgia" w:hAnsi="Georgia" w:cs="Georgia"/>
          <w:b/>
          <w:bCs/>
          <w:sz w:val="19"/>
          <w:szCs w:val="19"/>
        </w:rPr>
        <w:t>phenotyping</w:t>
      </w:r>
      <w:proofErr w:type="spellEnd"/>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COPD.</w:t>
      </w:r>
      <w:proofErr w:type="gramEnd"/>
      <w:r>
        <w:rPr>
          <w:rFonts w:ascii="Georgia" w:eastAsia="Georgia" w:hAnsi="Georgia" w:cs="Georgia"/>
          <w:b/>
          <w:bCs/>
          <w:spacing w:val="12"/>
          <w:sz w:val="19"/>
          <w:szCs w:val="19"/>
        </w:rPr>
        <w:t xml:space="preserve"> </w:t>
      </w:r>
      <w:r>
        <w:rPr>
          <w:rFonts w:ascii="Georgia" w:eastAsia="Georgia" w:hAnsi="Georgia" w:cs="Georgia"/>
          <w:sz w:val="19"/>
          <w:szCs w:val="19"/>
        </w:rPr>
        <w:t>Our</w:t>
      </w:r>
      <w:r>
        <w:rPr>
          <w:rFonts w:ascii="Georgia" w:eastAsia="Georgia" w:hAnsi="Georgia" w:cs="Georgia"/>
          <w:spacing w:val="9"/>
          <w:sz w:val="19"/>
          <w:szCs w:val="19"/>
        </w:rPr>
        <w:t xml:space="preserve"> </w:t>
      </w:r>
      <w:r>
        <w:rPr>
          <w:rFonts w:ascii="Georgia" w:eastAsia="Georgia" w:hAnsi="Georgia" w:cs="Georgia"/>
          <w:sz w:val="19"/>
          <w:szCs w:val="19"/>
        </w:rPr>
        <w:t>collaborator</w:t>
      </w:r>
      <w:r>
        <w:rPr>
          <w:rFonts w:ascii="Georgia" w:eastAsia="Georgia" w:hAnsi="Georgia" w:cs="Georgia"/>
          <w:spacing w:val="22"/>
          <w:sz w:val="19"/>
          <w:szCs w:val="19"/>
        </w:rPr>
        <w:t xml:space="preserve"> </w:t>
      </w:r>
      <w:r>
        <w:rPr>
          <w:rFonts w:ascii="Georgia" w:eastAsia="Georgia" w:hAnsi="Georgia" w:cs="Georgia"/>
          <w:b/>
          <w:bCs/>
          <w:sz w:val="19"/>
          <w:szCs w:val="19"/>
        </w:rPr>
        <w:t>Hans-Ulrich</w:t>
      </w:r>
      <w:r>
        <w:rPr>
          <w:rFonts w:ascii="Georgia" w:eastAsia="Georgia" w:hAnsi="Georgia" w:cs="Georgia"/>
          <w:b/>
          <w:bCs/>
          <w:spacing w:val="26"/>
          <w:sz w:val="19"/>
          <w:szCs w:val="19"/>
        </w:rPr>
        <w:t xml:space="preserve"> </w:t>
      </w:r>
      <w:proofErr w:type="spellStart"/>
      <w:r>
        <w:rPr>
          <w:rFonts w:ascii="Georgia" w:eastAsia="Georgia" w:hAnsi="Georgia" w:cs="Georgia"/>
          <w:b/>
          <w:bCs/>
          <w:sz w:val="19"/>
          <w:szCs w:val="19"/>
        </w:rPr>
        <w:t>Kauczor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b/>
          <w:bCs/>
          <w:sz w:val="19"/>
          <w:szCs w:val="19"/>
        </w:rPr>
        <w:t>University</w:t>
      </w:r>
      <w:r>
        <w:rPr>
          <w:rFonts w:ascii="Georgia" w:eastAsia="Georgia" w:hAnsi="Georgia" w:cs="Georgia"/>
          <w:b/>
          <w:bCs/>
          <w:spacing w:val="22"/>
          <w:sz w:val="19"/>
          <w:szCs w:val="19"/>
        </w:rPr>
        <w:t xml:space="preserve"> </w:t>
      </w:r>
      <w:r>
        <w:rPr>
          <w:rFonts w:ascii="Georgia" w:eastAsia="Georgia" w:hAnsi="Georgia" w:cs="Georgia"/>
          <w:b/>
          <w:bCs/>
          <w:sz w:val="19"/>
          <w:szCs w:val="19"/>
        </w:rPr>
        <w:t>Medical</w:t>
      </w:r>
      <w:r>
        <w:rPr>
          <w:rFonts w:ascii="Georgia" w:eastAsia="Georgia" w:hAnsi="Georgia" w:cs="Georgia"/>
          <w:b/>
          <w:bCs/>
          <w:spacing w:val="17"/>
          <w:sz w:val="19"/>
          <w:szCs w:val="19"/>
        </w:rPr>
        <w:t xml:space="preserve"> </w:t>
      </w:r>
      <w:r>
        <w:rPr>
          <w:rFonts w:ascii="Georgia" w:eastAsia="Georgia" w:hAnsi="Georgia" w:cs="Georgia"/>
          <w:b/>
          <w:bCs/>
          <w:w w:val="102"/>
          <w:sz w:val="19"/>
          <w:szCs w:val="19"/>
        </w:rPr>
        <w:t xml:space="preserve">Cen- </w:t>
      </w:r>
      <w:proofErr w:type="spellStart"/>
      <w:r>
        <w:rPr>
          <w:rFonts w:ascii="Georgia" w:eastAsia="Georgia" w:hAnsi="Georgia" w:cs="Georgia"/>
          <w:b/>
          <w:bCs/>
          <w:sz w:val="19"/>
          <w:szCs w:val="19"/>
        </w:rPr>
        <w:t>ter</w:t>
      </w:r>
      <w:proofErr w:type="spellEnd"/>
      <w:r>
        <w:rPr>
          <w:rFonts w:ascii="Georgia" w:eastAsia="Georgia" w:hAnsi="Georgia" w:cs="Georgia"/>
          <w:b/>
          <w:bCs/>
          <w:spacing w:val="29"/>
          <w:sz w:val="19"/>
          <w:szCs w:val="19"/>
        </w:rPr>
        <w:t xml:space="preserve"> </w:t>
      </w:r>
      <w:r>
        <w:rPr>
          <w:rFonts w:ascii="Georgia" w:eastAsia="Georgia" w:hAnsi="Georgia" w:cs="Georgia"/>
          <w:b/>
          <w:bCs/>
          <w:sz w:val="19"/>
          <w:szCs w:val="19"/>
        </w:rPr>
        <w:t>Heidelberg</w:t>
      </w:r>
      <w:proofErr w:type="gramStart"/>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is</w:t>
      </w:r>
      <w:proofErr w:type="gramEnd"/>
      <w:r>
        <w:rPr>
          <w:rFonts w:ascii="Georgia" w:eastAsia="Georgia" w:hAnsi="Georgia" w:cs="Georgia"/>
          <w:spacing w:val="25"/>
          <w:sz w:val="19"/>
          <w:szCs w:val="19"/>
        </w:rPr>
        <w:t xml:space="preserve"> </w:t>
      </w:r>
      <w:r>
        <w:rPr>
          <w:rFonts w:ascii="Georgia" w:eastAsia="Georgia" w:hAnsi="Georgia" w:cs="Georgia"/>
          <w:sz w:val="19"/>
          <w:szCs w:val="19"/>
        </w:rPr>
        <w:t>leading</w:t>
      </w:r>
      <w:r>
        <w:rPr>
          <w:rFonts w:ascii="Georgia" w:eastAsia="Georgia" w:hAnsi="Georgia" w:cs="Georgia"/>
          <w:spacing w:val="34"/>
          <w:sz w:val="19"/>
          <w:szCs w:val="19"/>
        </w:rPr>
        <w:t xml:space="preserve"> </w:t>
      </w:r>
      <w:r>
        <w:rPr>
          <w:rFonts w:ascii="Georgia" w:eastAsia="Georgia" w:hAnsi="Georgia" w:cs="Georgia"/>
          <w:sz w:val="19"/>
          <w:szCs w:val="19"/>
        </w:rPr>
        <w:t>the</w:t>
      </w:r>
      <w:r>
        <w:rPr>
          <w:rFonts w:ascii="Georgia" w:eastAsia="Georgia" w:hAnsi="Georgia" w:cs="Georgia"/>
          <w:spacing w:val="27"/>
          <w:sz w:val="19"/>
          <w:szCs w:val="19"/>
        </w:rPr>
        <w:t xml:space="preserve"> </w:t>
      </w:r>
      <w:r>
        <w:rPr>
          <w:rFonts w:ascii="Georgia" w:eastAsia="Georgia" w:hAnsi="Georgia" w:cs="Georgia"/>
          <w:sz w:val="19"/>
          <w:szCs w:val="19"/>
        </w:rPr>
        <w:t>COSYCONET</w:t>
      </w:r>
      <w:r>
        <w:rPr>
          <w:rFonts w:ascii="Georgia" w:eastAsia="Georgia" w:hAnsi="Georgia" w:cs="Georgia"/>
          <w:spacing w:val="45"/>
          <w:sz w:val="19"/>
          <w:szCs w:val="19"/>
        </w:rPr>
        <w:t xml:space="preserve"> </w:t>
      </w:r>
      <w:r>
        <w:rPr>
          <w:rFonts w:ascii="Georgia" w:eastAsia="Georgia" w:hAnsi="Georgia" w:cs="Georgia"/>
          <w:sz w:val="19"/>
          <w:szCs w:val="19"/>
        </w:rPr>
        <w:t>(German</w:t>
      </w:r>
      <w:r>
        <w:rPr>
          <w:rFonts w:ascii="Georgia" w:eastAsia="Georgia" w:hAnsi="Georgia" w:cs="Georgia"/>
          <w:spacing w:val="37"/>
          <w:sz w:val="19"/>
          <w:szCs w:val="19"/>
        </w:rPr>
        <w:t xml:space="preserve"> </w:t>
      </w:r>
      <w:r>
        <w:rPr>
          <w:rFonts w:ascii="Georgia" w:eastAsia="Georgia" w:hAnsi="Georgia" w:cs="Georgia"/>
          <w:sz w:val="19"/>
          <w:szCs w:val="19"/>
        </w:rPr>
        <w:t>COPD</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Systemic</w:t>
      </w:r>
      <w:r>
        <w:rPr>
          <w:rFonts w:ascii="Georgia" w:eastAsia="Georgia" w:hAnsi="Georgia" w:cs="Georgia"/>
          <w:spacing w:val="37"/>
          <w:sz w:val="19"/>
          <w:szCs w:val="19"/>
        </w:rPr>
        <w:t xml:space="preserve"> </w:t>
      </w:r>
      <w:r>
        <w:rPr>
          <w:rFonts w:ascii="Georgia" w:eastAsia="Georgia" w:hAnsi="Georgia" w:cs="Georgia"/>
          <w:sz w:val="19"/>
          <w:szCs w:val="19"/>
        </w:rPr>
        <w:t xml:space="preserve">Consequences–Comorbidities </w:t>
      </w:r>
      <w:r>
        <w:rPr>
          <w:rFonts w:ascii="Georgia" w:eastAsia="Georgia" w:hAnsi="Georgia" w:cs="Georgia"/>
          <w:spacing w:val="26"/>
          <w:sz w:val="19"/>
          <w:szCs w:val="19"/>
        </w:rPr>
        <w:t xml:space="preserve"> </w:t>
      </w:r>
      <w:r>
        <w:rPr>
          <w:rFonts w:ascii="Georgia" w:eastAsia="Georgia" w:hAnsi="Georgia" w:cs="Georgia"/>
          <w:sz w:val="19"/>
          <w:szCs w:val="19"/>
        </w:rPr>
        <w:t>Network)</w:t>
      </w:r>
      <w:r>
        <w:rPr>
          <w:rFonts w:ascii="Georgia" w:eastAsia="Georgia" w:hAnsi="Georgia" w:cs="Georgia"/>
          <w:spacing w:val="38"/>
          <w:sz w:val="19"/>
          <w:szCs w:val="19"/>
        </w:rPr>
        <w:t xml:space="preserve"> </w:t>
      </w:r>
      <w:r>
        <w:rPr>
          <w:rFonts w:ascii="Georgia" w:eastAsia="Georgia" w:hAnsi="Georgia" w:cs="Georgia"/>
          <w:w w:val="102"/>
          <w:sz w:val="19"/>
          <w:szCs w:val="19"/>
        </w:rPr>
        <w:t xml:space="preserve">study,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sz w:val="19"/>
          <w:szCs w:val="19"/>
        </w:rPr>
        <w:t>world’s</w:t>
      </w:r>
      <w:r>
        <w:rPr>
          <w:rFonts w:ascii="Georgia" w:eastAsia="Georgia" w:hAnsi="Georgia" w:cs="Georgia"/>
          <w:spacing w:val="15"/>
          <w:sz w:val="19"/>
          <w:szCs w:val="19"/>
        </w:rPr>
        <w:t xml:space="preserve"> </w:t>
      </w:r>
      <w:r>
        <w:rPr>
          <w:rFonts w:ascii="Georgia" w:eastAsia="Georgia" w:hAnsi="Georgia" w:cs="Georgia"/>
          <w:sz w:val="19"/>
          <w:szCs w:val="19"/>
        </w:rPr>
        <w:t>first</w:t>
      </w:r>
      <w:r>
        <w:rPr>
          <w:rFonts w:ascii="Georgia" w:eastAsia="Georgia" w:hAnsi="Georgia" w:cs="Georgia"/>
          <w:spacing w:val="10"/>
          <w:sz w:val="19"/>
          <w:szCs w:val="19"/>
        </w:rPr>
        <w:t xml:space="preserve"> </w:t>
      </w:r>
      <w:r>
        <w:rPr>
          <w:rFonts w:ascii="Georgia" w:eastAsia="Georgia" w:hAnsi="Georgia" w:cs="Georgia"/>
          <w:sz w:val="19"/>
          <w:szCs w:val="19"/>
        </w:rPr>
        <w:t>prospective</w:t>
      </w:r>
      <w:r>
        <w:rPr>
          <w:rFonts w:ascii="Georgia" w:eastAsia="Georgia" w:hAnsi="Georgia" w:cs="Georgia"/>
          <w:spacing w:val="22"/>
          <w:sz w:val="19"/>
          <w:szCs w:val="19"/>
        </w:rPr>
        <w:t xml:space="preserve"> </w:t>
      </w:r>
      <w:r>
        <w:rPr>
          <w:rFonts w:ascii="Georgia" w:eastAsia="Georgia" w:hAnsi="Georgia" w:cs="Georgia"/>
          <w:sz w:val="19"/>
          <w:szCs w:val="19"/>
        </w:rPr>
        <w:t>multicenter</w:t>
      </w:r>
      <w:r>
        <w:rPr>
          <w:rFonts w:ascii="Georgia" w:eastAsia="Georgia" w:hAnsi="Georgia" w:cs="Georgia"/>
          <w:spacing w:val="23"/>
          <w:sz w:val="19"/>
          <w:szCs w:val="19"/>
        </w:rPr>
        <w:t xml:space="preserve"> </w:t>
      </w:r>
      <w:r>
        <w:rPr>
          <w:rFonts w:ascii="Georgia" w:eastAsia="Georgia" w:hAnsi="Georgia" w:cs="Georgia"/>
          <w:sz w:val="19"/>
          <w:szCs w:val="19"/>
        </w:rPr>
        <w:t>trial</w:t>
      </w:r>
      <w:r>
        <w:rPr>
          <w:rFonts w:ascii="Georgia" w:eastAsia="Georgia" w:hAnsi="Georgia" w:cs="Georgia"/>
          <w:spacing w:val="10"/>
          <w:sz w:val="19"/>
          <w:szCs w:val="19"/>
        </w:rPr>
        <w:t xml:space="preserve"> </w:t>
      </w:r>
      <w:r>
        <w:rPr>
          <w:rFonts w:ascii="Georgia" w:eastAsia="Georgia" w:hAnsi="Georgia" w:cs="Georgia"/>
          <w:sz w:val="19"/>
          <w:szCs w:val="19"/>
        </w:rPr>
        <w:t>comparing</w:t>
      </w:r>
      <w:r>
        <w:rPr>
          <w:rFonts w:ascii="Georgia" w:eastAsia="Georgia" w:hAnsi="Georgia" w:cs="Georgia"/>
          <w:spacing w:val="21"/>
          <w:sz w:val="19"/>
          <w:szCs w:val="19"/>
        </w:rPr>
        <w:t xml:space="preserve"> </w:t>
      </w:r>
      <w:r>
        <w:rPr>
          <w:rFonts w:ascii="Georgia" w:eastAsia="Georgia" w:hAnsi="Georgia" w:cs="Georgia"/>
          <w:sz w:val="19"/>
          <w:szCs w:val="19"/>
        </w:rPr>
        <w:t>proton</w:t>
      </w:r>
      <w:r>
        <w:rPr>
          <w:rFonts w:ascii="Georgia" w:eastAsia="Georgia" w:hAnsi="Georgia" w:cs="Georgia"/>
          <w:spacing w:val="14"/>
          <w:sz w:val="19"/>
          <w:szCs w:val="19"/>
        </w:rPr>
        <w:t xml:space="preserve"> </w:t>
      </w:r>
      <w:r>
        <w:rPr>
          <w:rFonts w:ascii="Georgia" w:eastAsia="Georgia" w:hAnsi="Georgia" w:cs="Georgia"/>
          <w:sz w:val="19"/>
          <w:szCs w:val="19"/>
        </w:rPr>
        <w:t>MRI</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CT</w:t>
      </w:r>
      <w:r>
        <w:rPr>
          <w:rFonts w:ascii="Georgia" w:eastAsia="Georgia" w:hAnsi="Georgia" w:cs="Georgia"/>
          <w:spacing w:val="8"/>
          <w:sz w:val="19"/>
          <w:szCs w:val="19"/>
        </w:rPr>
        <w:t xml:space="preserve"> </w:t>
      </w:r>
      <w:r>
        <w:rPr>
          <w:rFonts w:ascii="Georgia" w:eastAsia="Georgia" w:hAnsi="Georgia" w:cs="Georgia"/>
          <w:sz w:val="19"/>
          <w:szCs w:val="19"/>
        </w:rPr>
        <w:t>imaging</w:t>
      </w:r>
      <w:r>
        <w:rPr>
          <w:rFonts w:ascii="Georgia" w:eastAsia="Georgia" w:hAnsi="Georgia" w:cs="Georgia"/>
          <w:spacing w:val="17"/>
          <w:sz w:val="19"/>
          <w:szCs w:val="19"/>
        </w:rPr>
        <w:t xml:space="preserve"> </w:t>
      </w:r>
      <w:r>
        <w:rPr>
          <w:rFonts w:ascii="Georgia" w:eastAsia="Georgia" w:hAnsi="Georgia" w:cs="Georgia"/>
          <w:sz w:val="19"/>
          <w:szCs w:val="19"/>
        </w:rPr>
        <w:t>for</w:t>
      </w:r>
      <w:r>
        <w:rPr>
          <w:rFonts w:ascii="Georgia" w:eastAsia="Georgia" w:hAnsi="Georgia" w:cs="Georgia"/>
          <w:spacing w:val="8"/>
          <w:sz w:val="19"/>
          <w:szCs w:val="19"/>
        </w:rPr>
        <w:t xml:space="preserve"> </w:t>
      </w:r>
      <w:r>
        <w:rPr>
          <w:rFonts w:ascii="Georgia" w:eastAsia="Georgia" w:hAnsi="Georgia" w:cs="Georgia"/>
          <w:sz w:val="19"/>
          <w:szCs w:val="19"/>
        </w:rPr>
        <w:t>characterizing</w:t>
      </w:r>
      <w:r>
        <w:rPr>
          <w:rFonts w:ascii="Georgia" w:eastAsia="Georgia" w:hAnsi="Georgia" w:cs="Georgia"/>
          <w:spacing w:val="27"/>
          <w:sz w:val="19"/>
          <w:szCs w:val="19"/>
        </w:rPr>
        <w:t xml:space="preserve"> </w:t>
      </w:r>
      <w:r>
        <w:rPr>
          <w:rFonts w:ascii="Georgia" w:eastAsia="Georgia" w:hAnsi="Georgia" w:cs="Georgia"/>
          <w:sz w:val="19"/>
          <w:szCs w:val="19"/>
        </w:rPr>
        <w:t>COPD,</w:t>
      </w:r>
      <w:r>
        <w:rPr>
          <w:rFonts w:ascii="Georgia" w:eastAsia="Georgia" w:hAnsi="Georgia" w:cs="Georgia"/>
          <w:spacing w:val="14"/>
          <w:sz w:val="19"/>
          <w:szCs w:val="19"/>
        </w:rPr>
        <w:t xml:space="preserve"> </w:t>
      </w:r>
      <w:r>
        <w:rPr>
          <w:rFonts w:ascii="Georgia" w:eastAsia="Georgia" w:hAnsi="Georgia" w:cs="Georgia"/>
          <w:sz w:val="19"/>
          <w:szCs w:val="19"/>
        </w:rPr>
        <w:t>with</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8"/>
          <w:sz w:val="19"/>
          <w:szCs w:val="19"/>
        </w:rPr>
        <w:t xml:space="preserve"> </w:t>
      </w:r>
      <w:r>
        <w:rPr>
          <w:rFonts w:ascii="Georgia" w:eastAsia="Georgia" w:hAnsi="Georgia" w:cs="Georgia"/>
          <w:w w:val="102"/>
          <w:sz w:val="19"/>
          <w:szCs w:val="19"/>
        </w:rPr>
        <w:t xml:space="preserve">latter </w:t>
      </w:r>
      <w:r>
        <w:rPr>
          <w:rFonts w:ascii="Georgia" w:eastAsia="Georgia" w:hAnsi="Georgia" w:cs="Georgia"/>
          <w:sz w:val="19"/>
          <w:szCs w:val="19"/>
        </w:rPr>
        <w:t>modality</w:t>
      </w:r>
      <w:r>
        <w:rPr>
          <w:rFonts w:ascii="Georgia" w:eastAsia="Georgia" w:hAnsi="Georgia" w:cs="Georgia"/>
          <w:spacing w:val="24"/>
          <w:sz w:val="19"/>
          <w:szCs w:val="19"/>
        </w:rPr>
        <w:t xml:space="preserve"> </w:t>
      </w:r>
      <w:r>
        <w:rPr>
          <w:rFonts w:ascii="Georgia" w:eastAsia="Georgia" w:hAnsi="Georgia" w:cs="Georgia"/>
          <w:sz w:val="19"/>
          <w:szCs w:val="19"/>
        </w:rPr>
        <w:t>serving</w:t>
      </w:r>
      <w:r>
        <w:rPr>
          <w:rFonts w:ascii="Georgia" w:eastAsia="Georgia" w:hAnsi="Georgia" w:cs="Georgia"/>
          <w:spacing w:val="21"/>
          <w:sz w:val="19"/>
          <w:szCs w:val="19"/>
        </w:rPr>
        <w:t xml:space="preserve"> </w:t>
      </w:r>
      <w:r>
        <w:rPr>
          <w:rFonts w:ascii="Georgia" w:eastAsia="Georgia" w:hAnsi="Georgia" w:cs="Georgia"/>
          <w:sz w:val="19"/>
          <w:szCs w:val="19"/>
        </w:rPr>
        <w:t>as</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reference</w:t>
      </w:r>
      <w:r>
        <w:rPr>
          <w:rFonts w:ascii="Georgia" w:eastAsia="Georgia" w:hAnsi="Georgia" w:cs="Georgia"/>
          <w:spacing w:val="25"/>
          <w:sz w:val="19"/>
          <w:szCs w:val="19"/>
        </w:rPr>
        <w:t xml:space="preserve"> </w:t>
      </w:r>
      <w:r>
        <w:rPr>
          <w:rFonts w:ascii="Georgia" w:eastAsia="Georgia" w:hAnsi="Georgia" w:cs="Georgia"/>
          <w:sz w:val="19"/>
          <w:szCs w:val="19"/>
        </w:rPr>
        <w:t xml:space="preserve">standard. </w:t>
      </w:r>
      <w:r>
        <w:rPr>
          <w:rFonts w:ascii="Georgia" w:eastAsia="Georgia" w:hAnsi="Georgia" w:cs="Georgia"/>
          <w:spacing w:val="11"/>
          <w:sz w:val="19"/>
          <w:szCs w:val="19"/>
        </w:rPr>
        <w:t xml:space="preserve"> </w:t>
      </w:r>
      <w:r>
        <w:rPr>
          <w:rFonts w:ascii="Georgia" w:eastAsia="Georgia" w:hAnsi="Georgia" w:cs="Georgia"/>
          <w:sz w:val="19"/>
          <w:szCs w:val="19"/>
        </w:rPr>
        <w:t>Automated</w:t>
      </w:r>
      <w:r>
        <w:rPr>
          <w:rFonts w:ascii="Georgia" w:eastAsia="Georgia" w:hAnsi="Georgia" w:cs="Georgia"/>
          <w:spacing w:val="28"/>
          <w:sz w:val="19"/>
          <w:szCs w:val="19"/>
        </w:rPr>
        <w:t xml:space="preserve"> </w:t>
      </w:r>
      <w:r>
        <w:rPr>
          <w:rFonts w:ascii="Georgia" w:eastAsia="Georgia" w:hAnsi="Georgia" w:cs="Georgia"/>
          <w:sz w:val="19"/>
          <w:szCs w:val="19"/>
        </w:rPr>
        <w:t>image</w:t>
      </w:r>
      <w:r>
        <w:rPr>
          <w:rFonts w:ascii="Georgia" w:eastAsia="Georgia" w:hAnsi="Georgia" w:cs="Georgia"/>
          <w:spacing w:val="19"/>
          <w:sz w:val="19"/>
          <w:szCs w:val="19"/>
        </w:rPr>
        <w:t xml:space="preserve"> </w:t>
      </w:r>
      <w:r>
        <w:rPr>
          <w:rFonts w:ascii="Georgia" w:eastAsia="Georgia" w:hAnsi="Georgia" w:cs="Georgia"/>
          <w:sz w:val="19"/>
          <w:szCs w:val="19"/>
        </w:rPr>
        <w:t>registration</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segmentation</w:t>
      </w:r>
      <w:r>
        <w:rPr>
          <w:rFonts w:ascii="Georgia" w:eastAsia="Georgia" w:hAnsi="Georgia" w:cs="Georgia"/>
          <w:spacing w:val="32"/>
          <w:sz w:val="19"/>
          <w:szCs w:val="19"/>
        </w:rPr>
        <w:t xml:space="preserve"> </w:t>
      </w:r>
      <w:r>
        <w:rPr>
          <w:rFonts w:ascii="Georgia" w:eastAsia="Georgia" w:hAnsi="Georgia" w:cs="Georgia"/>
          <w:sz w:val="19"/>
          <w:szCs w:val="19"/>
        </w:rPr>
        <w:t>will</w:t>
      </w:r>
      <w:r>
        <w:rPr>
          <w:rFonts w:ascii="Georgia" w:eastAsia="Georgia" w:hAnsi="Georgia" w:cs="Georgia"/>
          <w:spacing w:val="15"/>
          <w:sz w:val="19"/>
          <w:szCs w:val="19"/>
        </w:rPr>
        <w:t xml:space="preserve"> </w:t>
      </w:r>
      <w:r>
        <w:rPr>
          <w:rFonts w:ascii="Georgia" w:eastAsia="Georgia" w:hAnsi="Georgia" w:cs="Georgia"/>
          <w:sz w:val="19"/>
          <w:szCs w:val="19"/>
        </w:rPr>
        <w:t>play</w:t>
      </w:r>
      <w:r>
        <w:rPr>
          <w:rFonts w:ascii="Georgia" w:eastAsia="Georgia" w:hAnsi="Georgia" w:cs="Georgia"/>
          <w:spacing w:val="16"/>
          <w:sz w:val="19"/>
          <w:szCs w:val="19"/>
        </w:rPr>
        <w:t xml:space="preserve"> </w:t>
      </w:r>
      <w:r>
        <w:rPr>
          <w:rFonts w:ascii="Georgia" w:eastAsia="Georgia" w:hAnsi="Georgia" w:cs="Georgia"/>
          <w:sz w:val="19"/>
          <w:szCs w:val="19"/>
        </w:rPr>
        <w:t>a</w:t>
      </w:r>
      <w:r>
        <w:rPr>
          <w:rFonts w:ascii="Georgia" w:eastAsia="Georgia" w:hAnsi="Georgia" w:cs="Georgia"/>
          <w:spacing w:val="12"/>
          <w:sz w:val="19"/>
          <w:szCs w:val="19"/>
        </w:rPr>
        <w:t xml:space="preserve"> </w:t>
      </w:r>
      <w:r>
        <w:rPr>
          <w:rFonts w:ascii="Georgia" w:eastAsia="Georgia" w:hAnsi="Georgia" w:cs="Georgia"/>
          <w:sz w:val="19"/>
          <w:szCs w:val="19"/>
        </w:rPr>
        <w:t>vital</w:t>
      </w:r>
      <w:r>
        <w:rPr>
          <w:rFonts w:ascii="Georgia" w:eastAsia="Georgia" w:hAnsi="Georgia" w:cs="Georgia"/>
          <w:spacing w:val="16"/>
          <w:sz w:val="19"/>
          <w:szCs w:val="19"/>
        </w:rPr>
        <w:t xml:space="preserve"> </w:t>
      </w:r>
      <w:r>
        <w:rPr>
          <w:rFonts w:ascii="Georgia" w:eastAsia="Georgia" w:hAnsi="Georgia" w:cs="Georgia"/>
          <w:sz w:val="19"/>
          <w:szCs w:val="19"/>
        </w:rPr>
        <w:t>role</w:t>
      </w:r>
      <w:r>
        <w:rPr>
          <w:rFonts w:ascii="Georgia" w:eastAsia="Georgia" w:hAnsi="Georgia" w:cs="Georgia"/>
          <w:spacing w:val="16"/>
          <w:sz w:val="19"/>
          <w:szCs w:val="19"/>
        </w:rPr>
        <w:t xml:space="preserve"> </w:t>
      </w:r>
      <w:r>
        <w:rPr>
          <w:rFonts w:ascii="Georgia" w:eastAsia="Georgia" w:hAnsi="Georgia" w:cs="Georgia"/>
          <w:sz w:val="19"/>
          <w:szCs w:val="19"/>
        </w:rPr>
        <w:t>in</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defining </w:t>
      </w:r>
      <w:r>
        <w:rPr>
          <w:rFonts w:ascii="Georgia" w:eastAsia="Georgia" w:hAnsi="Georgia" w:cs="Georgia"/>
          <w:sz w:val="19"/>
          <w:szCs w:val="19"/>
        </w:rPr>
        <w:t>the</w:t>
      </w:r>
      <w:r>
        <w:rPr>
          <w:rFonts w:ascii="Georgia" w:eastAsia="Georgia" w:hAnsi="Georgia" w:cs="Georgia"/>
          <w:spacing w:val="19"/>
          <w:sz w:val="19"/>
          <w:szCs w:val="19"/>
        </w:rPr>
        <w:t xml:space="preserve"> </w:t>
      </w:r>
      <w:r>
        <w:rPr>
          <w:rFonts w:ascii="Georgia" w:eastAsia="Georgia" w:hAnsi="Georgia" w:cs="Georgia"/>
          <w:sz w:val="19"/>
          <w:szCs w:val="19"/>
        </w:rPr>
        <w:t>quantitative</w:t>
      </w:r>
      <w:r>
        <w:rPr>
          <w:rFonts w:ascii="Georgia" w:eastAsia="Georgia" w:hAnsi="Georgia" w:cs="Georgia"/>
          <w:spacing w:val="34"/>
          <w:sz w:val="19"/>
          <w:szCs w:val="19"/>
        </w:rPr>
        <w:t xml:space="preserve"> </w:t>
      </w:r>
      <w:r>
        <w:rPr>
          <w:rFonts w:ascii="Georgia" w:eastAsia="Georgia" w:hAnsi="Georgia" w:cs="Georgia"/>
          <w:sz w:val="19"/>
          <w:szCs w:val="19"/>
        </w:rPr>
        <w:t>CT</w:t>
      </w:r>
      <w:r>
        <w:rPr>
          <w:rFonts w:ascii="Georgia" w:eastAsia="Georgia" w:hAnsi="Georgia" w:cs="Georgia"/>
          <w:spacing w:val="19"/>
          <w:sz w:val="19"/>
          <w:szCs w:val="19"/>
        </w:rPr>
        <w:t xml:space="preserve"> </w:t>
      </w:r>
      <w:r>
        <w:rPr>
          <w:rFonts w:ascii="Georgia" w:eastAsia="Georgia" w:hAnsi="Georgia" w:cs="Georgia"/>
          <w:sz w:val="19"/>
          <w:szCs w:val="19"/>
        </w:rPr>
        <w:t>(air</w:t>
      </w:r>
      <w:r>
        <w:rPr>
          <w:rFonts w:ascii="Georgia" w:eastAsia="Georgia" w:hAnsi="Georgia" w:cs="Georgia"/>
          <w:spacing w:val="20"/>
          <w:sz w:val="19"/>
          <w:szCs w:val="19"/>
        </w:rPr>
        <w:t xml:space="preserve"> </w:t>
      </w:r>
      <w:r>
        <w:rPr>
          <w:rFonts w:ascii="Georgia" w:eastAsia="Georgia" w:hAnsi="Georgia" w:cs="Georgia"/>
          <w:sz w:val="19"/>
          <w:szCs w:val="19"/>
        </w:rPr>
        <w:t>trapping,</w:t>
      </w:r>
      <w:r>
        <w:rPr>
          <w:rFonts w:ascii="Georgia" w:eastAsia="Georgia" w:hAnsi="Georgia" w:cs="Georgia"/>
          <w:spacing w:val="32"/>
          <w:sz w:val="19"/>
          <w:szCs w:val="19"/>
        </w:rPr>
        <w:t xml:space="preserve"> </w:t>
      </w:r>
      <w:r>
        <w:rPr>
          <w:rFonts w:ascii="Georgia" w:eastAsia="Georgia" w:hAnsi="Georgia" w:cs="Georgia"/>
          <w:sz w:val="19"/>
          <w:szCs w:val="19"/>
        </w:rPr>
        <w:t>airway</w:t>
      </w:r>
      <w:r>
        <w:rPr>
          <w:rFonts w:ascii="Georgia" w:eastAsia="Georgia" w:hAnsi="Georgia" w:cs="Georgia"/>
          <w:spacing w:val="25"/>
          <w:sz w:val="19"/>
          <w:szCs w:val="19"/>
        </w:rPr>
        <w:t xml:space="preserve"> </w:t>
      </w:r>
      <w:r>
        <w:rPr>
          <w:rFonts w:ascii="Georgia" w:eastAsia="Georgia" w:hAnsi="Georgia" w:cs="Georgia"/>
          <w:sz w:val="19"/>
          <w:szCs w:val="19"/>
        </w:rPr>
        <w:t>collapsibility</w:t>
      </w:r>
      <w:r>
        <w:rPr>
          <w:rFonts w:ascii="Georgia" w:eastAsia="Georgia" w:hAnsi="Georgia" w:cs="Georgia"/>
          <w:spacing w:val="35"/>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remodeling,</w:t>
      </w:r>
      <w:r>
        <w:rPr>
          <w:rFonts w:ascii="Georgia" w:eastAsia="Georgia" w:hAnsi="Georgia" w:cs="Georgia"/>
          <w:spacing w:val="37"/>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pulmonary</w:t>
      </w:r>
      <w:r>
        <w:rPr>
          <w:rFonts w:ascii="Georgia" w:eastAsia="Georgia" w:hAnsi="Georgia" w:cs="Georgia"/>
          <w:spacing w:val="32"/>
          <w:sz w:val="19"/>
          <w:szCs w:val="19"/>
        </w:rPr>
        <w:t xml:space="preserve"> </w:t>
      </w:r>
      <w:r>
        <w:rPr>
          <w:rFonts w:ascii="Georgia" w:eastAsia="Georgia" w:hAnsi="Georgia" w:cs="Georgia"/>
          <w:sz w:val="19"/>
          <w:szCs w:val="19"/>
        </w:rPr>
        <w:t>blood</w:t>
      </w:r>
      <w:r>
        <w:rPr>
          <w:rFonts w:ascii="Georgia" w:eastAsia="Georgia" w:hAnsi="Georgia" w:cs="Georgia"/>
          <w:spacing w:val="23"/>
          <w:sz w:val="19"/>
          <w:szCs w:val="19"/>
        </w:rPr>
        <w:t xml:space="preserve"> </w:t>
      </w:r>
      <w:r>
        <w:rPr>
          <w:rFonts w:ascii="Georgia" w:eastAsia="Georgia" w:hAnsi="Georgia" w:cs="Georgia"/>
          <w:sz w:val="19"/>
          <w:szCs w:val="19"/>
        </w:rPr>
        <w:t>volume</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0"/>
          <w:sz w:val="19"/>
          <w:szCs w:val="19"/>
        </w:rPr>
        <w:t xml:space="preserve"> </w:t>
      </w:r>
      <w:r>
        <w:rPr>
          <w:rFonts w:ascii="Georgia" w:eastAsia="Georgia" w:hAnsi="Georgia" w:cs="Georgia"/>
          <w:sz w:val="19"/>
          <w:szCs w:val="19"/>
        </w:rPr>
        <w:t>vascular</w:t>
      </w:r>
      <w:r>
        <w:rPr>
          <w:rFonts w:ascii="Georgia" w:eastAsia="Georgia" w:hAnsi="Georgia" w:cs="Georgia"/>
          <w:spacing w:val="28"/>
          <w:sz w:val="19"/>
          <w:szCs w:val="19"/>
        </w:rPr>
        <w:t xml:space="preserve"> </w:t>
      </w:r>
      <w:r>
        <w:rPr>
          <w:rFonts w:ascii="Georgia" w:eastAsia="Georgia" w:hAnsi="Georgia" w:cs="Georgia"/>
          <w:w w:val="102"/>
          <w:sz w:val="19"/>
          <w:szCs w:val="19"/>
        </w:rPr>
        <w:t xml:space="preserve">pruning)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MR</w:t>
      </w:r>
      <w:r>
        <w:rPr>
          <w:rFonts w:ascii="Georgia" w:eastAsia="Georgia" w:hAnsi="Georgia" w:cs="Georgia"/>
          <w:spacing w:val="5"/>
          <w:sz w:val="19"/>
          <w:szCs w:val="19"/>
        </w:rPr>
        <w:t xml:space="preserve"> </w:t>
      </w:r>
      <w:r>
        <w:rPr>
          <w:rFonts w:ascii="Georgia" w:eastAsia="Georgia" w:hAnsi="Georgia" w:cs="Georgia"/>
          <w:sz w:val="19"/>
          <w:szCs w:val="19"/>
        </w:rPr>
        <w:t>(air</w:t>
      </w:r>
      <w:r>
        <w:rPr>
          <w:rFonts w:ascii="Georgia" w:eastAsia="Georgia" w:hAnsi="Georgia" w:cs="Georgia"/>
          <w:spacing w:val="5"/>
          <w:sz w:val="19"/>
          <w:szCs w:val="19"/>
        </w:rPr>
        <w:t xml:space="preserve"> </w:t>
      </w:r>
      <w:r>
        <w:rPr>
          <w:rFonts w:ascii="Georgia" w:eastAsia="Georgia" w:hAnsi="Georgia" w:cs="Georgia"/>
          <w:sz w:val="19"/>
          <w:szCs w:val="19"/>
        </w:rPr>
        <w:t>trapping,</w:t>
      </w:r>
      <w:r>
        <w:rPr>
          <w:rFonts w:ascii="Georgia" w:eastAsia="Georgia" w:hAnsi="Georgia" w:cs="Georgia"/>
          <w:spacing w:val="14"/>
          <w:sz w:val="19"/>
          <w:szCs w:val="19"/>
        </w:rPr>
        <w:t xml:space="preserve"> </w:t>
      </w:r>
      <w:r>
        <w:rPr>
          <w:rFonts w:ascii="Georgia" w:eastAsia="Georgia" w:hAnsi="Georgia" w:cs="Georgia"/>
          <w:sz w:val="19"/>
          <w:szCs w:val="19"/>
        </w:rPr>
        <w:t>perfusion</w:t>
      </w:r>
      <w:r>
        <w:rPr>
          <w:rFonts w:ascii="Georgia" w:eastAsia="Georgia" w:hAnsi="Georgia" w:cs="Georgia"/>
          <w:spacing w:val="15"/>
          <w:sz w:val="19"/>
          <w:szCs w:val="19"/>
        </w:rPr>
        <w:t xml:space="preserve"> </w:t>
      </w:r>
      <w:r>
        <w:rPr>
          <w:rFonts w:ascii="Georgia" w:eastAsia="Georgia" w:hAnsi="Georgia" w:cs="Georgia"/>
          <w:sz w:val="19"/>
          <w:szCs w:val="19"/>
        </w:rPr>
        <w:t>volume</w:t>
      </w:r>
      <w:r>
        <w:rPr>
          <w:rFonts w:ascii="Georgia" w:eastAsia="Georgia" w:hAnsi="Georgia" w:cs="Georgia"/>
          <w:spacing w:val="11"/>
          <w:sz w:val="19"/>
          <w:szCs w:val="19"/>
        </w:rPr>
        <w:t xml:space="preserve"> </w:t>
      </w:r>
      <w:r>
        <w:rPr>
          <w:rFonts w:ascii="Georgia" w:eastAsia="Georgia" w:hAnsi="Georgia" w:cs="Georgia"/>
          <w:sz w:val="19"/>
          <w:szCs w:val="19"/>
        </w:rPr>
        <w:t>defects,</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hypoxic</w:t>
      </w:r>
      <w:r>
        <w:rPr>
          <w:rFonts w:ascii="Georgia" w:eastAsia="Georgia" w:hAnsi="Georgia" w:cs="Georgia"/>
          <w:spacing w:val="12"/>
          <w:sz w:val="19"/>
          <w:szCs w:val="19"/>
        </w:rPr>
        <w:t xml:space="preserve"> </w:t>
      </w:r>
      <w:r>
        <w:rPr>
          <w:rFonts w:ascii="Georgia" w:eastAsia="Georgia" w:hAnsi="Georgia" w:cs="Georgia"/>
          <w:sz w:val="19"/>
          <w:szCs w:val="19"/>
        </w:rPr>
        <w:t>vasoconstriction)</w:t>
      </w:r>
      <w:r>
        <w:rPr>
          <w:rFonts w:ascii="Georgia" w:eastAsia="Georgia" w:hAnsi="Georgia" w:cs="Georgia"/>
          <w:spacing w:val="28"/>
          <w:sz w:val="19"/>
          <w:szCs w:val="19"/>
        </w:rPr>
        <w:t xml:space="preserve"> </w:t>
      </w:r>
      <w:r>
        <w:rPr>
          <w:rFonts w:ascii="Georgia" w:eastAsia="Georgia" w:hAnsi="Georgia" w:cs="Georgia"/>
          <w:sz w:val="19"/>
          <w:szCs w:val="19"/>
        </w:rPr>
        <w:t>imaging</w:t>
      </w:r>
      <w:r>
        <w:rPr>
          <w:rFonts w:ascii="Georgia" w:eastAsia="Georgia" w:hAnsi="Georgia" w:cs="Georgia"/>
          <w:spacing w:val="13"/>
          <w:sz w:val="19"/>
          <w:szCs w:val="19"/>
        </w:rPr>
        <w:t xml:space="preserve"> </w:t>
      </w:r>
      <w:r>
        <w:rPr>
          <w:rFonts w:ascii="Georgia" w:eastAsia="Georgia" w:hAnsi="Georgia" w:cs="Georgia"/>
          <w:sz w:val="19"/>
          <w:szCs w:val="19"/>
        </w:rPr>
        <w:t>biomarkers</w:t>
      </w:r>
      <w:r>
        <w:rPr>
          <w:rFonts w:ascii="Georgia" w:eastAsia="Georgia" w:hAnsi="Georgia" w:cs="Georgia"/>
          <w:spacing w:val="18"/>
          <w:sz w:val="19"/>
          <w:szCs w:val="19"/>
        </w:rPr>
        <w:t xml:space="preserve"> </w:t>
      </w:r>
      <w:r>
        <w:rPr>
          <w:rFonts w:ascii="Georgia" w:eastAsia="Georgia" w:hAnsi="Georgia" w:cs="Georgia"/>
          <w:sz w:val="19"/>
          <w:szCs w:val="19"/>
        </w:rPr>
        <w:t>that</w:t>
      </w:r>
      <w:r>
        <w:rPr>
          <w:rFonts w:ascii="Georgia" w:eastAsia="Georgia" w:hAnsi="Georgia" w:cs="Georgia"/>
          <w:spacing w:val="6"/>
          <w:sz w:val="19"/>
          <w:szCs w:val="19"/>
        </w:rPr>
        <w:t xml:space="preserve"> </w:t>
      </w:r>
      <w:r>
        <w:rPr>
          <w:rFonts w:ascii="Georgia" w:eastAsia="Georgia" w:hAnsi="Georgia" w:cs="Georgia"/>
          <w:sz w:val="19"/>
          <w:szCs w:val="19"/>
        </w:rPr>
        <w:t>form</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basis</w:t>
      </w:r>
      <w:r>
        <w:rPr>
          <w:rFonts w:ascii="Georgia" w:eastAsia="Georgia" w:hAnsi="Georgia" w:cs="Georgia"/>
          <w:spacing w:val="7"/>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w w:val="102"/>
          <w:sz w:val="19"/>
          <w:szCs w:val="19"/>
        </w:rPr>
        <w:t>the study.</w:t>
      </w:r>
    </w:p>
    <w:p w14:paraId="36DBC4FE" w14:textId="77777777" w:rsidR="00E61F9D" w:rsidRDefault="005C64D6">
      <w:pPr>
        <w:spacing w:before="59" w:after="0" w:line="277" w:lineRule="auto"/>
        <w:ind w:left="120" w:right="84"/>
        <w:jc w:val="both"/>
        <w:rPr>
          <w:rFonts w:ascii="Georgia" w:eastAsia="Georgia" w:hAnsi="Georgia" w:cs="Georgia"/>
          <w:sz w:val="19"/>
          <w:szCs w:val="19"/>
        </w:rPr>
      </w:pPr>
      <w:proofErr w:type="gramStart"/>
      <w:r>
        <w:rPr>
          <w:rFonts w:ascii="Georgia" w:eastAsia="Georgia" w:hAnsi="Georgia" w:cs="Georgia"/>
          <w:b/>
          <w:bCs/>
          <w:sz w:val="19"/>
          <w:szCs w:val="19"/>
        </w:rPr>
        <w:t>3(c.3.8)</w:t>
      </w:r>
      <w:r>
        <w:rPr>
          <w:rFonts w:ascii="Georgia" w:eastAsia="Georgia" w:hAnsi="Georgia" w:cs="Georgia"/>
          <w:b/>
          <w:bCs/>
          <w:spacing w:val="8"/>
          <w:sz w:val="19"/>
          <w:szCs w:val="19"/>
        </w:rPr>
        <w:t xml:space="preserve"> </w:t>
      </w:r>
      <w:r>
        <w:rPr>
          <w:rFonts w:ascii="Georgia" w:eastAsia="Georgia" w:hAnsi="Georgia" w:cs="Georgia"/>
          <w:b/>
          <w:bCs/>
          <w:sz w:val="19"/>
          <w:szCs w:val="19"/>
        </w:rPr>
        <w:t>Longitudinal</w:t>
      </w:r>
      <w:r>
        <w:rPr>
          <w:rFonts w:ascii="Georgia" w:eastAsia="Georgia" w:hAnsi="Georgia" w:cs="Georgia"/>
          <w:b/>
          <w:bCs/>
          <w:spacing w:val="18"/>
          <w:sz w:val="19"/>
          <w:szCs w:val="19"/>
        </w:rPr>
        <w:t xml:space="preserve"> </w:t>
      </w:r>
      <w:r>
        <w:rPr>
          <w:rFonts w:ascii="Georgia" w:eastAsia="Georgia" w:hAnsi="Georgia" w:cs="Georgia"/>
          <w:b/>
          <w:bCs/>
          <w:sz w:val="19"/>
          <w:szCs w:val="19"/>
        </w:rPr>
        <w:t>imaging</w:t>
      </w:r>
      <w:r>
        <w:rPr>
          <w:rFonts w:ascii="Georgia" w:eastAsia="Georgia" w:hAnsi="Georgia" w:cs="Georgia"/>
          <w:b/>
          <w:bCs/>
          <w:spacing w:val="9"/>
          <w:sz w:val="19"/>
          <w:szCs w:val="19"/>
        </w:rPr>
        <w:t xml:space="preserve"> </w:t>
      </w:r>
      <w:r>
        <w:rPr>
          <w:rFonts w:ascii="Georgia" w:eastAsia="Georgia" w:hAnsi="Georgia" w:cs="Georgia"/>
          <w:b/>
          <w:bCs/>
          <w:sz w:val="19"/>
          <w:szCs w:val="19"/>
        </w:rPr>
        <w:t>follow-up</w:t>
      </w:r>
      <w:proofErr w:type="gramEnd"/>
      <w:r>
        <w:rPr>
          <w:rFonts w:ascii="Georgia" w:eastAsia="Georgia" w:hAnsi="Georgia" w:cs="Georgia"/>
          <w:b/>
          <w:bCs/>
          <w:spacing w:val="12"/>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sz w:val="19"/>
          <w:szCs w:val="19"/>
        </w:rPr>
        <w:t>COPD</w:t>
      </w:r>
      <w:r>
        <w:rPr>
          <w:rFonts w:ascii="Georgia" w:eastAsia="Georgia" w:hAnsi="Georgia" w:cs="Georgia"/>
          <w:b/>
          <w:bCs/>
          <w:spacing w:val="5"/>
          <w:sz w:val="19"/>
          <w:szCs w:val="19"/>
        </w:rPr>
        <w:t xml:space="preserve"> </w:t>
      </w:r>
      <w:r>
        <w:rPr>
          <w:rFonts w:ascii="Georgia" w:eastAsia="Georgia" w:hAnsi="Georgia" w:cs="Georgia"/>
          <w:b/>
          <w:bCs/>
          <w:sz w:val="19"/>
          <w:szCs w:val="19"/>
        </w:rPr>
        <w:t>and lung</w:t>
      </w:r>
      <w:r>
        <w:rPr>
          <w:rFonts w:ascii="Georgia" w:eastAsia="Georgia" w:hAnsi="Georgia" w:cs="Georgia"/>
          <w:b/>
          <w:bCs/>
          <w:spacing w:val="2"/>
          <w:sz w:val="19"/>
          <w:szCs w:val="19"/>
        </w:rPr>
        <w:t xml:space="preserve"> </w:t>
      </w:r>
      <w:r>
        <w:rPr>
          <w:rFonts w:ascii="Georgia" w:eastAsia="Georgia" w:hAnsi="Georgia" w:cs="Georgia"/>
          <w:b/>
          <w:bCs/>
          <w:sz w:val="19"/>
          <w:szCs w:val="19"/>
        </w:rPr>
        <w:t>cancer.</w:t>
      </w:r>
      <w:r>
        <w:rPr>
          <w:rFonts w:ascii="Georgia" w:eastAsia="Georgia" w:hAnsi="Georgia" w:cs="Georgia"/>
          <w:b/>
          <w:bCs/>
          <w:spacing w:val="25"/>
          <w:sz w:val="19"/>
          <w:szCs w:val="19"/>
        </w:rPr>
        <w:t xml:space="preserve"> </w:t>
      </w:r>
      <w:r>
        <w:rPr>
          <w:rFonts w:ascii="Georgia" w:eastAsia="Georgia" w:hAnsi="Georgia" w:cs="Georgia"/>
          <w:sz w:val="19"/>
          <w:szCs w:val="19"/>
        </w:rPr>
        <w:t>Our collaborator</w:t>
      </w:r>
      <w:r>
        <w:rPr>
          <w:rFonts w:ascii="Georgia" w:eastAsia="Georgia" w:hAnsi="Georgia" w:cs="Georgia"/>
          <w:spacing w:val="13"/>
          <w:sz w:val="19"/>
          <w:szCs w:val="19"/>
        </w:rPr>
        <w:t xml:space="preserve"> </w:t>
      </w:r>
      <w:proofErr w:type="spellStart"/>
      <w:r>
        <w:rPr>
          <w:rFonts w:ascii="Georgia" w:eastAsia="Georgia" w:hAnsi="Georgia" w:cs="Georgia"/>
          <w:b/>
          <w:bCs/>
          <w:sz w:val="19"/>
          <w:szCs w:val="19"/>
        </w:rPr>
        <w:t>Joon-Beom</w:t>
      </w:r>
      <w:proofErr w:type="spellEnd"/>
      <w:r>
        <w:rPr>
          <w:rFonts w:ascii="Georgia" w:eastAsia="Georgia" w:hAnsi="Georgia" w:cs="Georgia"/>
          <w:b/>
          <w:bCs/>
          <w:spacing w:val="15"/>
          <w:sz w:val="19"/>
          <w:szCs w:val="19"/>
        </w:rPr>
        <w:t xml:space="preserve"> </w:t>
      </w:r>
      <w:proofErr w:type="spellStart"/>
      <w:r>
        <w:rPr>
          <w:rFonts w:ascii="Georgia" w:eastAsia="Georgia" w:hAnsi="Georgia" w:cs="Georgia"/>
          <w:b/>
          <w:bCs/>
          <w:sz w:val="19"/>
          <w:szCs w:val="19"/>
        </w:rPr>
        <w:t>Seo</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proofErr w:type="spellStart"/>
      <w:r>
        <w:rPr>
          <w:rFonts w:ascii="Georgia" w:eastAsia="Georgia" w:hAnsi="Georgia" w:cs="Georgia"/>
          <w:b/>
          <w:bCs/>
          <w:sz w:val="19"/>
          <w:szCs w:val="19"/>
        </w:rPr>
        <w:t>Asan</w:t>
      </w:r>
      <w:proofErr w:type="spellEnd"/>
      <w:r>
        <w:rPr>
          <w:rFonts w:ascii="Georgia" w:eastAsia="Georgia" w:hAnsi="Georgia" w:cs="Georgia"/>
          <w:b/>
          <w:bCs/>
          <w:spacing w:val="3"/>
          <w:sz w:val="19"/>
          <w:szCs w:val="19"/>
        </w:rPr>
        <w:t xml:space="preserve"> </w:t>
      </w:r>
      <w:proofErr w:type="spellStart"/>
      <w:r>
        <w:rPr>
          <w:rFonts w:ascii="Georgia" w:eastAsia="Georgia" w:hAnsi="Georgia" w:cs="Georgia"/>
          <w:b/>
          <w:bCs/>
          <w:w w:val="102"/>
          <w:sz w:val="19"/>
          <w:szCs w:val="19"/>
        </w:rPr>
        <w:t>Medi</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cal</w:t>
      </w:r>
      <w:proofErr w:type="spellEnd"/>
      <w:r>
        <w:rPr>
          <w:rFonts w:ascii="Georgia" w:eastAsia="Georgia" w:hAnsi="Georgia" w:cs="Georgia"/>
          <w:b/>
          <w:bCs/>
          <w:spacing w:val="2"/>
          <w:sz w:val="19"/>
          <w:szCs w:val="19"/>
        </w:rPr>
        <w:t xml:space="preserve"> </w:t>
      </w:r>
      <w:r>
        <w:rPr>
          <w:rFonts w:ascii="Georgia" w:eastAsia="Georgia" w:hAnsi="Georgia" w:cs="Georgia"/>
          <w:b/>
          <w:bCs/>
          <w:sz w:val="19"/>
          <w:szCs w:val="19"/>
        </w:rPr>
        <w:t>Center</w:t>
      </w:r>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directs</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imaging</w:t>
      </w:r>
      <w:r>
        <w:rPr>
          <w:rFonts w:ascii="Georgia" w:eastAsia="Georgia" w:hAnsi="Georgia" w:cs="Georgia"/>
          <w:spacing w:val="10"/>
          <w:sz w:val="19"/>
          <w:szCs w:val="19"/>
        </w:rPr>
        <w:t xml:space="preserve"> </w:t>
      </w:r>
      <w:r>
        <w:rPr>
          <w:rFonts w:ascii="Georgia" w:eastAsia="Georgia" w:hAnsi="Georgia" w:cs="Georgia"/>
          <w:sz w:val="19"/>
          <w:szCs w:val="19"/>
        </w:rPr>
        <w:t>component</w:t>
      </w:r>
      <w:r>
        <w:rPr>
          <w:rFonts w:ascii="Georgia" w:eastAsia="Georgia" w:hAnsi="Georgia" w:cs="Georgia"/>
          <w:spacing w:val="15"/>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sz w:val="19"/>
          <w:szCs w:val="19"/>
        </w:rPr>
        <w:t>Korean</w:t>
      </w:r>
      <w:r>
        <w:rPr>
          <w:rFonts w:ascii="Georgia" w:eastAsia="Georgia" w:hAnsi="Georgia" w:cs="Georgia"/>
          <w:spacing w:val="8"/>
          <w:sz w:val="19"/>
          <w:szCs w:val="19"/>
        </w:rPr>
        <w:t xml:space="preserve"> </w:t>
      </w:r>
      <w:r>
        <w:rPr>
          <w:rFonts w:ascii="Georgia" w:eastAsia="Georgia" w:hAnsi="Georgia" w:cs="Georgia"/>
          <w:sz w:val="19"/>
          <w:szCs w:val="19"/>
        </w:rPr>
        <w:t>Obstructive</w:t>
      </w:r>
      <w:r>
        <w:rPr>
          <w:rFonts w:ascii="Georgia" w:eastAsia="Georgia" w:hAnsi="Georgia" w:cs="Georgia"/>
          <w:spacing w:val="16"/>
          <w:sz w:val="19"/>
          <w:szCs w:val="19"/>
        </w:rPr>
        <w:t xml:space="preserve"> </w:t>
      </w:r>
      <w:r>
        <w:rPr>
          <w:rFonts w:ascii="Georgia" w:eastAsia="Georgia" w:hAnsi="Georgia" w:cs="Georgia"/>
          <w:sz w:val="19"/>
          <w:szCs w:val="19"/>
        </w:rPr>
        <w:t>Lung</w:t>
      </w:r>
      <w:r>
        <w:rPr>
          <w:rFonts w:ascii="Georgia" w:eastAsia="Georgia" w:hAnsi="Georgia" w:cs="Georgia"/>
          <w:spacing w:val="5"/>
          <w:sz w:val="19"/>
          <w:szCs w:val="19"/>
        </w:rPr>
        <w:t xml:space="preserve"> </w:t>
      </w:r>
      <w:r>
        <w:rPr>
          <w:rFonts w:ascii="Georgia" w:eastAsia="Georgia" w:hAnsi="Georgia" w:cs="Georgia"/>
          <w:sz w:val="19"/>
          <w:szCs w:val="19"/>
        </w:rPr>
        <w:t>Disease</w:t>
      </w:r>
      <w:r>
        <w:rPr>
          <w:rFonts w:ascii="Georgia" w:eastAsia="Georgia" w:hAnsi="Georgia" w:cs="Georgia"/>
          <w:spacing w:val="9"/>
          <w:sz w:val="19"/>
          <w:szCs w:val="19"/>
        </w:rPr>
        <w:t xml:space="preserve"> </w:t>
      </w:r>
      <w:r>
        <w:rPr>
          <w:rFonts w:ascii="Georgia" w:eastAsia="Georgia" w:hAnsi="Georgia" w:cs="Georgia"/>
          <w:sz w:val="19"/>
          <w:szCs w:val="19"/>
        </w:rPr>
        <w:t>(KOLD)</w:t>
      </w:r>
      <w:r>
        <w:rPr>
          <w:rFonts w:ascii="Georgia" w:eastAsia="Georgia" w:hAnsi="Georgia" w:cs="Georgia"/>
          <w:spacing w:val="9"/>
          <w:sz w:val="19"/>
          <w:szCs w:val="19"/>
        </w:rPr>
        <w:t xml:space="preserve"> </w:t>
      </w:r>
      <w:r>
        <w:rPr>
          <w:rFonts w:ascii="Georgia" w:eastAsia="Georgia" w:hAnsi="Georgia" w:cs="Georgia"/>
          <w:sz w:val="19"/>
          <w:szCs w:val="19"/>
        </w:rPr>
        <w:t>cohort</w:t>
      </w:r>
      <w:r>
        <w:rPr>
          <w:rFonts w:ascii="Georgia" w:eastAsia="Georgia" w:hAnsi="Georgia" w:cs="Georgia"/>
          <w:spacing w:val="7"/>
          <w:sz w:val="19"/>
          <w:szCs w:val="19"/>
        </w:rPr>
        <w:t xml:space="preserve"> </w:t>
      </w:r>
      <w:r>
        <w:rPr>
          <w:rFonts w:ascii="Georgia" w:eastAsia="Georgia" w:hAnsi="Georgia" w:cs="Georgia"/>
          <w:sz w:val="19"/>
          <w:szCs w:val="19"/>
        </w:rPr>
        <w:t>study,</w:t>
      </w:r>
      <w:r>
        <w:rPr>
          <w:rFonts w:ascii="Georgia" w:eastAsia="Georgia" w:hAnsi="Georgia" w:cs="Georgia"/>
          <w:spacing w:val="7"/>
          <w:sz w:val="19"/>
          <w:szCs w:val="19"/>
        </w:rPr>
        <w:t xml:space="preserve"> </w:t>
      </w:r>
      <w:r>
        <w:rPr>
          <w:rFonts w:ascii="Georgia" w:eastAsia="Georgia" w:hAnsi="Georgia" w:cs="Georgia"/>
          <w:sz w:val="19"/>
          <w:szCs w:val="19"/>
        </w:rPr>
        <w:t>which</w:t>
      </w:r>
      <w:r>
        <w:rPr>
          <w:rFonts w:ascii="Georgia" w:eastAsia="Georgia" w:hAnsi="Georgia" w:cs="Georgia"/>
          <w:spacing w:val="6"/>
          <w:sz w:val="19"/>
          <w:szCs w:val="19"/>
        </w:rPr>
        <w:t xml:space="preserve"> </w:t>
      </w:r>
      <w:r>
        <w:rPr>
          <w:rFonts w:ascii="Georgia" w:eastAsia="Georgia" w:hAnsi="Georgia" w:cs="Georgia"/>
          <w:sz w:val="19"/>
          <w:szCs w:val="19"/>
        </w:rPr>
        <w:t>has</w:t>
      </w:r>
      <w:r>
        <w:rPr>
          <w:rFonts w:ascii="Georgia" w:eastAsia="Georgia" w:hAnsi="Georgia" w:cs="Georgia"/>
          <w:spacing w:val="2"/>
          <w:sz w:val="19"/>
          <w:szCs w:val="19"/>
        </w:rPr>
        <w:t xml:space="preserve"> </w:t>
      </w:r>
      <w:r>
        <w:rPr>
          <w:rFonts w:ascii="Georgia" w:eastAsia="Georgia" w:hAnsi="Georgia" w:cs="Georgia"/>
          <w:w w:val="102"/>
          <w:sz w:val="19"/>
          <w:szCs w:val="19"/>
        </w:rPr>
        <w:t xml:space="preserve">collected </w:t>
      </w:r>
      <w:r>
        <w:rPr>
          <w:rFonts w:ascii="Georgia" w:eastAsia="Georgia" w:hAnsi="Georgia" w:cs="Georgia"/>
          <w:sz w:val="19"/>
          <w:szCs w:val="19"/>
        </w:rPr>
        <w:t>over</w:t>
      </w:r>
      <w:r>
        <w:rPr>
          <w:rFonts w:ascii="Georgia" w:eastAsia="Georgia" w:hAnsi="Georgia" w:cs="Georgia"/>
          <w:spacing w:val="16"/>
          <w:sz w:val="19"/>
          <w:szCs w:val="19"/>
        </w:rPr>
        <w:t xml:space="preserve"> </w:t>
      </w:r>
      <w:r>
        <w:rPr>
          <w:rFonts w:ascii="Georgia" w:eastAsia="Georgia" w:hAnsi="Georgia" w:cs="Georgia"/>
          <w:sz w:val="19"/>
          <w:szCs w:val="19"/>
        </w:rPr>
        <w:t>1000</w:t>
      </w:r>
      <w:r>
        <w:rPr>
          <w:rFonts w:ascii="Georgia" w:eastAsia="Georgia" w:hAnsi="Georgia" w:cs="Georgia"/>
          <w:spacing w:val="18"/>
          <w:sz w:val="19"/>
          <w:szCs w:val="19"/>
        </w:rPr>
        <w:t xml:space="preserve"> </w:t>
      </w:r>
      <w:r>
        <w:rPr>
          <w:rFonts w:ascii="Georgia" w:eastAsia="Georgia" w:hAnsi="Georgia" w:cs="Georgia"/>
          <w:sz w:val="19"/>
          <w:szCs w:val="19"/>
        </w:rPr>
        <w:t>COPD</w:t>
      </w:r>
      <w:r>
        <w:rPr>
          <w:rFonts w:ascii="Georgia" w:eastAsia="Georgia" w:hAnsi="Georgia" w:cs="Georgia"/>
          <w:spacing w:val="19"/>
          <w:sz w:val="19"/>
          <w:szCs w:val="19"/>
        </w:rPr>
        <w:t xml:space="preserve"> </w:t>
      </w:r>
      <w:r>
        <w:rPr>
          <w:rFonts w:ascii="Georgia" w:eastAsia="Georgia" w:hAnsi="Georgia" w:cs="Georgia"/>
          <w:sz w:val="19"/>
          <w:szCs w:val="19"/>
        </w:rPr>
        <w:t>cases</w:t>
      </w:r>
      <w:r>
        <w:rPr>
          <w:rFonts w:ascii="Georgia" w:eastAsia="Georgia" w:hAnsi="Georgia" w:cs="Georgia"/>
          <w:spacing w:val="18"/>
          <w:sz w:val="19"/>
          <w:szCs w:val="19"/>
        </w:rPr>
        <w:t xml:space="preserve"> </w:t>
      </w:r>
      <w:r>
        <w:rPr>
          <w:rFonts w:ascii="Georgia" w:eastAsia="Georgia" w:hAnsi="Georgia" w:cs="Georgia"/>
          <w:sz w:val="19"/>
          <w:szCs w:val="19"/>
        </w:rPr>
        <w:t>from</w:t>
      </w:r>
      <w:r>
        <w:rPr>
          <w:rFonts w:ascii="Georgia" w:eastAsia="Georgia" w:hAnsi="Georgia" w:cs="Georgia"/>
          <w:spacing w:val="17"/>
          <w:sz w:val="19"/>
          <w:szCs w:val="19"/>
        </w:rPr>
        <w:t xml:space="preserve"> </w:t>
      </w:r>
      <w:r>
        <w:rPr>
          <w:rFonts w:ascii="Georgia" w:eastAsia="Georgia" w:hAnsi="Georgia" w:cs="Georgia"/>
          <w:sz w:val="19"/>
          <w:szCs w:val="19"/>
        </w:rPr>
        <w:t>17</w:t>
      </w:r>
      <w:r>
        <w:rPr>
          <w:rFonts w:ascii="Georgia" w:eastAsia="Georgia" w:hAnsi="Georgia" w:cs="Georgia"/>
          <w:spacing w:val="13"/>
          <w:sz w:val="19"/>
          <w:szCs w:val="19"/>
        </w:rPr>
        <w:t xml:space="preserve"> </w:t>
      </w:r>
      <w:r>
        <w:rPr>
          <w:rFonts w:ascii="Georgia" w:eastAsia="Georgia" w:hAnsi="Georgia" w:cs="Georgia"/>
          <w:sz w:val="19"/>
          <w:szCs w:val="19"/>
        </w:rPr>
        <w:t>participating</w:t>
      </w:r>
      <w:r>
        <w:rPr>
          <w:rFonts w:ascii="Georgia" w:eastAsia="Georgia" w:hAnsi="Georgia" w:cs="Georgia"/>
          <w:spacing w:val="31"/>
          <w:sz w:val="19"/>
          <w:szCs w:val="19"/>
        </w:rPr>
        <w:t xml:space="preserve"> </w:t>
      </w:r>
      <w:r>
        <w:rPr>
          <w:rFonts w:ascii="Georgia" w:eastAsia="Georgia" w:hAnsi="Georgia" w:cs="Georgia"/>
          <w:sz w:val="19"/>
          <w:szCs w:val="19"/>
        </w:rPr>
        <w:t>centers</w:t>
      </w:r>
      <w:r>
        <w:rPr>
          <w:rFonts w:ascii="Georgia" w:eastAsia="Georgia" w:hAnsi="Georgia" w:cs="Georgia"/>
          <w:spacing w:val="21"/>
          <w:sz w:val="19"/>
          <w:szCs w:val="19"/>
        </w:rPr>
        <w:t xml:space="preserve"> </w:t>
      </w:r>
      <w:r>
        <w:rPr>
          <w:rFonts w:ascii="Georgia" w:eastAsia="Georgia" w:hAnsi="Georgia" w:cs="Georgia"/>
          <w:sz w:val="19"/>
          <w:szCs w:val="19"/>
        </w:rPr>
        <w:t>with</w:t>
      </w:r>
      <w:r>
        <w:rPr>
          <w:rFonts w:ascii="Georgia" w:eastAsia="Georgia" w:hAnsi="Georgia" w:cs="Georgia"/>
          <w:spacing w:val="16"/>
          <w:sz w:val="19"/>
          <w:szCs w:val="19"/>
        </w:rPr>
        <w:t xml:space="preserve"> </w:t>
      </w:r>
      <w:r>
        <w:rPr>
          <w:rFonts w:ascii="Georgia" w:eastAsia="Georgia" w:hAnsi="Georgia" w:cs="Georgia"/>
          <w:sz w:val="19"/>
          <w:szCs w:val="19"/>
        </w:rPr>
        <w:t>repeated</w:t>
      </w:r>
      <w:r>
        <w:rPr>
          <w:rFonts w:ascii="Georgia" w:eastAsia="Georgia" w:hAnsi="Georgia" w:cs="Georgia"/>
          <w:spacing w:val="24"/>
          <w:sz w:val="19"/>
          <w:szCs w:val="19"/>
        </w:rPr>
        <w:t xml:space="preserve"> </w:t>
      </w:r>
      <w:r>
        <w:rPr>
          <w:rFonts w:ascii="Georgia" w:eastAsia="Georgia" w:hAnsi="Georgia" w:cs="Georgia"/>
          <w:sz w:val="19"/>
          <w:szCs w:val="19"/>
        </w:rPr>
        <w:t>imaging</w:t>
      </w:r>
      <w:r>
        <w:rPr>
          <w:rFonts w:ascii="Georgia" w:eastAsia="Georgia" w:hAnsi="Georgia" w:cs="Georgia"/>
          <w:spacing w:val="23"/>
          <w:sz w:val="19"/>
          <w:szCs w:val="19"/>
        </w:rPr>
        <w:t xml:space="preserve"> </w:t>
      </w:r>
      <w:r>
        <w:rPr>
          <w:rFonts w:ascii="Georgia" w:eastAsia="Georgia" w:hAnsi="Georgia" w:cs="Georgia"/>
          <w:sz w:val="19"/>
          <w:szCs w:val="19"/>
        </w:rPr>
        <w:t>since</w:t>
      </w:r>
      <w:r>
        <w:rPr>
          <w:rFonts w:ascii="Georgia" w:eastAsia="Georgia" w:hAnsi="Georgia" w:cs="Georgia"/>
          <w:spacing w:val="18"/>
          <w:sz w:val="19"/>
          <w:szCs w:val="19"/>
        </w:rPr>
        <w:t xml:space="preserve"> </w:t>
      </w:r>
      <w:r>
        <w:rPr>
          <w:rFonts w:ascii="Georgia" w:eastAsia="Georgia" w:hAnsi="Georgia" w:cs="Georgia"/>
          <w:sz w:val="19"/>
          <w:szCs w:val="19"/>
        </w:rPr>
        <w:t xml:space="preserve">2005. </w:t>
      </w:r>
      <w:r>
        <w:rPr>
          <w:rFonts w:ascii="Georgia" w:eastAsia="Georgia" w:hAnsi="Georgia" w:cs="Georgia"/>
          <w:spacing w:val="5"/>
          <w:sz w:val="19"/>
          <w:szCs w:val="19"/>
        </w:rPr>
        <w:t xml:space="preserve"> </w:t>
      </w:r>
      <w:r>
        <w:rPr>
          <w:rFonts w:ascii="Georgia" w:eastAsia="Georgia" w:hAnsi="Georgia" w:cs="Georgia"/>
          <w:sz w:val="19"/>
          <w:szCs w:val="19"/>
        </w:rPr>
        <w:t>He</w:t>
      </w:r>
      <w:r>
        <w:rPr>
          <w:rFonts w:ascii="Georgia" w:eastAsia="Georgia" w:hAnsi="Georgia" w:cs="Georgia"/>
          <w:spacing w:val="14"/>
          <w:sz w:val="19"/>
          <w:szCs w:val="19"/>
        </w:rPr>
        <w:t xml:space="preserve"> </w:t>
      </w:r>
      <w:r>
        <w:rPr>
          <w:rFonts w:ascii="Georgia" w:eastAsia="Georgia" w:hAnsi="Georgia" w:cs="Georgia"/>
          <w:sz w:val="19"/>
          <w:szCs w:val="19"/>
        </w:rPr>
        <w:t>also</w:t>
      </w:r>
      <w:r>
        <w:rPr>
          <w:rFonts w:ascii="Georgia" w:eastAsia="Georgia" w:hAnsi="Georgia" w:cs="Georgia"/>
          <w:spacing w:val="16"/>
          <w:sz w:val="19"/>
          <w:szCs w:val="19"/>
        </w:rPr>
        <w:t xml:space="preserve"> </w:t>
      </w:r>
      <w:r>
        <w:rPr>
          <w:rFonts w:ascii="Georgia" w:eastAsia="Georgia" w:hAnsi="Georgia" w:cs="Georgia"/>
          <w:sz w:val="19"/>
          <w:szCs w:val="19"/>
        </w:rPr>
        <w:t>leads</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2"/>
          <w:sz w:val="19"/>
          <w:szCs w:val="19"/>
        </w:rPr>
        <w:t xml:space="preserve"> </w:t>
      </w:r>
      <w:r>
        <w:rPr>
          <w:rFonts w:ascii="Georgia" w:eastAsia="Georgia" w:hAnsi="Georgia" w:cs="Georgia"/>
          <w:sz w:val="19"/>
          <w:szCs w:val="19"/>
        </w:rPr>
        <w:t>national</w:t>
      </w:r>
      <w:r>
        <w:rPr>
          <w:rFonts w:ascii="Georgia" w:eastAsia="Georgia" w:hAnsi="Georgia" w:cs="Georgia"/>
          <w:spacing w:val="23"/>
          <w:sz w:val="19"/>
          <w:szCs w:val="19"/>
        </w:rPr>
        <w:t xml:space="preserve"> </w:t>
      </w:r>
      <w:r>
        <w:rPr>
          <w:rFonts w:ascii="Georgia" w:eastAsia="Georgia" w:hAnsi="Georgia" w:cs="Georgia"/>
          <w:sz w:val="19"/>
          <w:szCs w:val="19"/>
        </w:rPr>
        <w:t>lung</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cancer </w:t>
      </w:r>
      <w:proofErr w:type="spellStart"/>
      <w:r>
        <w:rPr>
          <w:rFonts w:ascii="Georgia" w:eastAsia="Georgia" w:hAnsi="Georgia" w:cs="Georgia"/>
          <w:sz w:val="19"/>
          <w:szCs w:val="19"/>
        </w:rPr>
        <w:t>radiomics</w:t>
      </w:r>
      <w:proofErr w:type="spellEnd"/>
      <w:r>
        <w:rPr>
          <w:rFonts w:ascii="Georgia" w:eastAsia="Georgia" w:hAnsi="Georgia" w:cs="Georgia"/>
          <w:spacing w:val="12"/>
          <w:sz w:val="19"/>
          <w:szCs w:val="19"/>
        </w:rPr>
        <w:t xml:space="preserve"> </w:t>
      </w:r>
      <w:r>
        <w:rPr>
          <w:rFonts w:ascii="Georgia" w:eastAsia="Georgia" w:hAnsi="Georgia" w:cs="Georgia"/>
          <w:sz w:val="19"/>
          <w:szCs w:val="19"/>
        </w:rPr>
        <w:t>project</w:t>
      </w:r>
      <w:r>
        <w:rPr>
          <w:rFonts w:ascii="Georgia" w:eastAsia="Georgia" w:hAnsi="Georgia" w:cs="Georgia"/>
          <w:spacing w:val="8"/>
          <w:sz w:val="19"/>
          <w:szCs w:val="19"/>
        </w:rPr>
        <w:t xml:space="preserve"> </w:t>
      </w:r>
      <w:r>
        <w:rPr>
          <w:rFonts w:ascii="Georgia" w:eastAsia="Georgia" w:hAnsi="Georgia" w:cs="Georgia"/>
          <w:sz w:val="19"/>
          <w:szCs w:val="19"/>
        </w:rPr>
        <w:t>that</w:t>
      </w:r>
      <w:r>
        <w:rPr>
          <w:rFonts w:ascii="Georgia" w:eastAsia="Georgia" w:hAnsi="Georgia" w:cs="Georgia"/>
          <w:spacing w:val="2"/>
          <w:sz w:val="19"/>
          <w:szCs w:val="19"/>
        </w:rPr>
        <w:t xml:space="preserve"> </w:t>
      </w:r>
      <w:r>
        <w:rPr>
          <w:rFonts w:ascii="Georgia" w:eastAsia="Georgia" w:hAnsi="Georgia" w:cs="Georgia"/>
          <w:sz w:val="19"/>
          <w:szCs w:val="19"/>
        </w:rPr>
        <w:t>has</w:t>
      </w:r>
      <w:r>
        <w:rPr>
          <w:rFonts w:ascii="Georgia" w:eastAsia="Georgia" w:hAnsi="Georgia" w:cs="Georgia"/>
          <w:spacing w:val="2"/>
          <w:sz w:val="19"/>
          <w:szCs w:val="19"/>
        </w:rPr>
        <w:t xml:space="preserve"> </w:t>
      </w:r>
      <w:r>
        <w:rPr>
          <w:rFonts w:ascii="Georgia" w:eastAsia="Georgia" w:hAnsi="Georgia" w:cs="Georgia"/>
          <w:sz w:val="19"/>
          <w:szCs w:val="19"/>
        </w:rPr>
        <w:t>accrued</w:t>
      </w:r>
      <w:r>
        <w:rPr>
          <w:rFonts w:ascii="Georgia" w:eastAsia="Georgia" w:hAnsi="Georgia" w:cs="Georgia"/>
          <w:spacing w:val="8"/>
          <w:sz w:val="19"/>
          <w:szCs w:val="19"/>
        </w:rPr>
        <w:t xml:space="preserve"> </w:t>
      </w:r>
      <w:r>
        <w:rPr>
          <w:rFonts w:ascii="Georgia" w:eastAsia="Georgia" w:hAnsi="Georgia" w:cs="Georgia"/>
          <w:sz w:val="19"/>
          <w:szCs w:val="19"/>
        </w:rPr>
        <w:t>800</w:t>
      </w:r>
      <w:r>
        <w:rPr>
          <w:rFonts w:ascii="Georgia" w:eastAsia="Georgia" w:hAnsi="Georgia" w:cs="Georgia"/>
          <w:spacing w:val="3"/>
          <w:sz w:val="19"/>
          <w:szCs w:val="19"/>
        </w:rPr>
        <w:t xml:space="preserve"> </w:t>
      </w:r>
      <w:r>
        <w:rPr>
          <w:rFonts w:ascii="Georgia" w:eastAsia="Georgia" w:hAnsi="Georgia" w:cs="Georgia"/>
          <w:sz w:val="19"/>
          <w:szCs w:val="19"/>
        </w:rPr>
        <w:t>cases</w:t>
      </w:r>
      <w:r>
        <w:rPr>
          <w:rFonts w:ascii="Georgia" w:eastAsia="Georgia" w:hAnsi="Georgia" w:cs="Georgia"/>
          <w:spacing w:val="5"/>
          <w:sz w:val="19"/>
          <w:szCs w:val="19"/>
        </w:rPr>
        <w:t xml:space="preserve"> </w:t>
      </w:r>
      <w:r>
        <w:rPr>
          <w:rFonts w:ascii="Georgia" w:eastAsia="Georgia" w:hAnsi="Georgia" w:cs="Georgia"/>
          <w:sz w:val="19"/>
          <w:szCs w:val="19"/>
        </w:rPr>
        <w:t>to</w:t>
      </w:r>
      <w:r>
        <w:rPr>
          <w:rFonts w:ascii="Georgia" w:eastAsia="Georgia" w:hAnsi="Georgia" w:cs="Georgia"/>
          <w:spacing w:val="-2"/>
          <w:sz w:val="19"/>
          <w:szCs w:val="19"/>
        </w:rPr>
        <w:t xml:space="preserve"> </w:t>
      </w:r>
      <w:r>
        <w:rPr>
          <w:rFonts w:ascii="Georgia" w:eastAsia="Georgia" w:hAnsi="Georgia" w:cs="Georgia"/>
          <w:sz w:val="19"/>
          <w:szCs w:val="19"/>
        </w:rPr>
        <w:t>date.</w:t>
      </w:r>
      <w:r>
        <w:rPr>
          <w:rFonts w:ascii="Georgia" w:eastAsia="Georgia" w:hAnsi="Georgia" w:cs="Georgia"/>
          <w:spacing w:val="23"/>
          <w:sz w:val="19"/>
          <w:szCs w:val="19"/>
        </w:rPr>
        <w:t xml:space="preserve"> </w:t>
      </w:r>
      <w:r>
        <w:rPr>
          <w:rFonts w:ascii="Georgia" w:eastAsia="Georgia" w:hAnsi="Georgia" w:cs="Georgia"/>
          <w:sz w:val="19"/>
          <w:szCs w:val="19"/>
        </w:rPr>
        <w:t>In</w:t>
      </w:r>
      <w:r>
        <w:rPr>
          <w:rFonts w:ascii="Georgia" w:eastAsia="Georgia" w:hAnsi="Georgia" w:cs="Georgia"/>
          <w:spacing w:val="1"/>
          <w:sz w:val="19"/>
          <w:szCs w:val="19"/>
        </w:rPr>
        <w:t xml:space="preserve"> </w:t>
      </w:r>
      <w:r>
        <w:rPr>
          <w:rFonts w:ascii="Georgia" w:eastAsia="Georgia" w:hAnsi="Georgia" w:cs="Georgia"/>
          <w:sz w:val="19"/>
          <w:szCs w:val="19"/>
        </w:rPr>
        <w:t>both</w:t>
      </w:r>
      <w:r>
        <w:rPr>
          <w:rFonts w:ascii="Georgia" w:eastAsia="Georgia" w:hAnsi="Georgia" w:cs="Georgia"/>
          <w:spacing w:val="4"/>
          <w:sz w:val="19"/>
          <w:szCs w:val="19"/>
        </w:rPr>
        <w:t xml:space="preserve"> </w:t>
      </w:r>
      <w:r>
        <w:rPr>
          <w:rFonts w:ascii="Georgia" w:eastAsia="Georgia" w:hAnsi="Georgia" w:cs="Georgia"/>
          <w:sz w:val="19"/>
          <w:szCs w:val="19"/>
        </w:rPr>
        <w:t>studies,</w:t>
      </w:r>
      <w:r>
        <w:rPr>
          <w:rFonts w:ascii="Georgia" w:eastAsia="Georgia" w:hAnsi="Georgia" w:cs="Georgia"/>
          <w:spacing w:val="10"/>
          <w:sz w:val="19"/>
          <w:szCs w:val="19"/>
        </w:rPr>
        <w:t xml:space="preserve"> </w:t>
      </w:r>
      <w:r>
        <w:rPr>
          <w:rFonts w:ascii="Georgia" w:eastAsia="Georgia" w:hAnsi="Georgia" w:cs="Georgia"/>
          <w:sz w:val="19"/>
          <w:szCs w:val="19"/>
        </w:rPr>
        <w:t>robust</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6"/>
          <w:sz w:val="19"/>
          <w:szCs w:val="19"/>
        </w:rPr>
        <w:t xml:space="preserve"> </w:t>
      </w:r>
      <w:r>
        <w:rPr>
          <w:rFonts w:ascii="Georgia" w:eastAsia="Georgia" w:hAnsi="Georgia" w:cs="Georgia"/>
          <w:sz w:val="19"/>
          <w:szCs w:val="19"/>
        </w:rPr>
        <w:t>registration</w:t>
      </w:r>
      <w:r>
        <w:rPr>
          <w:rFonts w:ascii="Georgia" w:eastAsia="Georgia" w:hAnsi="Georgia" w:cs="Georgia"/>
          <w:spacing w:val="15"/>
          <w:sz w:val="19"/>
          <w:szCs w:val="19"/>
        </w:rPr>
        <w:t xml:space="preserve"> </w:t>
      </w:r>
      <w:r>
        <w:rPr>
          <w:rFonts w:ascii="Georgia" w:eastAsia="Georgia" w:hAnsi="Georgia" w:cs="Georgia"/>
          <w:sz w:val="19"/>
          <w:szCs w:val="19"/>
        </w:rPr>
        <w:t>is</w:t>
      </w:r>
      <w:r>
        <w:rPr>
          <w:rFonts w:ascii="Georgia" w:eastAsia="Georgia" w:hAnsi="Georgia" w:cs="Georgia"/>
          <w:spacing w:val="-1"/>
          <w:sz w:val="19"/>
          <w:szCs w:val="19"/>
        </w:rPr>
        <w:t xml:space="preserve"> </w:t>
      </w:r>
      <w:r>
        <w:rPr>
          <w:rFonts w:ascii="Georgia" w:eastAsia="Georgia" w:hAnsi="Georgia" w:cs="Georgia"/>
          <w:sz w:val="19"/>
          <w:szCs w:val="19"/>
        </w:rPr>
        <w:t>essential</w:t>
      </w:r>
      <w:r>
        <w:rPr>
          <w:rFonts w:ascii="Georgia" w:eastAsia="Georgia" w:hAnsi="Georgia" w:cs="Georgia"/>
          <w:spacing w:val="10"/>
          <w:sz w:val="19"/>
          <w:szCs w:val="19"/>
        </w:rPr>
        <w:t xml:space="preserve"> </w:t>
      </w:r>
      <w:r>
        <w:rPr>
          <w:rFonts w:ascii="Georgia" w:eastAsia="Georgia" w:hAnsi="Georgia" w:cs="Georgia"/>
          <w:sz w:val="19"/>
          <w:szCs w:val="19"/>
        </w:rPr>
        <w:t>to</w:t>
      </w:r>
      <w:r>
        <w:rPr>
          <w:rFonts w:ascii="Georgia" w:eastAsia="Georgia" w:hAnsi="Georgia" w:cs="Georgia"/>
          <w:spacing w:val="-1"/>
          <w:sz w:val="19"/>
          <w:szCs w:val="19"/>
        </w:rPr>
        <w:t xml:space="preserve"> </w:t>
      </w:r>
      <w:r>
        <w:rPr>
          <w:rFonts w:ascii="Georgia" w:eastAsia="Georgia" w:hAnsi="Georgia" w:cs="Georgia"/>
          <w:sz w:val="19"/>
          <w:szCs w:val="19"/>
        </w:rPr>
        <w:t>tracking</w:t>
      </w:r>
      <w:r>
        <w:rPr>
          <w:rFonts w:ascii="Georgia" w:eastAsia="Georgia" w:hAnsi="Georgia" w:cs="Georgia"/>
          <w:spacing w:val="9"/>
          <w:sz w:val="19"/>
          <w:szCs w:val="19"/>
        </w:rPr>
        <w:t xml:space="preserve"> </w:t>
      </w:r>
      <w:r>
        <w:rPr>
          <w:rFonts w:ascii="Georgia" w:eastAsia="Georgia" w:hAnsi="Georgia" w:cs="Georgia"/>
          <w:w w:val="102"/>
          <w:sz w:val="19"/>
          <w:szCs w:val="19"/>
        </w:rPr>
        <w:t xml:space="preserve">changes </w:t>
      </w:r>
      <w:r>
        <w:rPr>
          <w:rFonts w:ascii="Georgia" w:eastAsia="Georgia" w:hAnsi="Georgia" w:cs="Georgia"/>
          <w:sz w:val="19"/>
          <w:szCs w:val="19"/>
        </w:rPr>
        <w:t>over</w:t>
      </w:r>
      <w:r>
        <w:rPr>
          <w:rFonts w:ascii="Georgia" w:eastAsia="Georgia" w:hAnsi="Georgia" w:cs="Georgia"/>
          <w:spacing w:val="8"/>
          <w:sz w:val="19"/>
          <w:szCs w:val="19"/>
        </w:rPr>
        <w:t xml:space="preserve"> </w:t>
      </w:r>
      <w:r>
        <w:rPr>
          <w:rFonts w:ascii="Georgia" w:eastAsia="Georgia" w:hAnsi="Georgia" w:cs="Georgia"/>
          <w:sz w:val="19"/>
          <w:szCs w:val="19"/>
        </w:rPr>
        <w:t>time,</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is</w:t>
      </w:r>
      <w:r>
        <w:rPr>
          <w:rFonts w:ascii="Georgia" w:eastAsia="Georgia" w:hAnsi="Georgia" w:cs="Georgia"/>
          <w:spacing w:val="4"/>
          <w:sz w:val="19"/>
          <w:szCs w:val="19"/>
        </w:rPr>
        <w:t xml:space="preserve"> </w:t>
      </w:r>
      <w:r>
        <w:rPr>
          <w:rFonts w:ascii="Georgia" w:eastAsia="Georgia" w:hAnsi="Georgia" w:cs="Georgia"/>
          <w:sz w:val="19"/>
          <w:szCs w:val="19"/>
        </w:rPr>
        <w:t>an</w:t>
      </w:r>
      <w:r>
        <w:rPr>
          <w:rFonts w:ascii="Georgia" w:eastAsia="Georgia" w:hAnsi="Georgia" w:cs="Georgia"/>
          <w:spacing w:val="5"/>
          <w:sz w:val="19"/>
          <w:szCs w:val="19"/>
        </w:rPr>
        <w:t xml:space="preserve"> </w:t>
      </w:r>
      <w:r>
        <w:rPr>
          <w:rFonts w:ascii="Georgia" w:eastAsia="Georgia" w:hAnsi="Georgia" w:cs="Georgia"/>
          <w:sz w:val="19"/>
          <w:szCs w:val="19"/>
        </w:rPr>
        <w:t>additional</w:t>
      </w:r>
      <w:r>
        <w:rPr>
          <w:rFonts w:ascii="Georgia" w:eastAsia="Georgia" w:hAnsi="Georgia" w:cs="Georgia"/>
          <w:spacing w:val="18"/>
          <w:sz w:val="19"/>
          <w:szCs w:val="19"/>
        </w:rPr>
        <w:t xml:space="preserve"> </w:t>
      </w:r>
      <w:r>
        <w:rPr>
          <w:rFonts w:ascii="Georgia" w:eastAsia="Georgia" w:hAnsi="Georgia" w:cs="Georgia"/>
          <w:sz w:val="19"/>
          <w:szCs w:val="19"/>
        </w:rPr>
        <w:t>requirement</w:t>
      </w:r>
      <w:r>
        <w:rPr>
          <w:rFonts w:ascii="Georgia" w:eastAsia="Georgia" w:hAnsi="Georgia" w:cs="Georgia"/>
          <w:spacing w:val="22"/>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support</w:t>
      </w:r>
      <w:r>
        <w:rPr>
          <w:rFonts w:ascii="Georgia" w:eastAsia="Georgia" w:hAnsi="Georgia" w:cs="Georgia"/>
          <w:spacing w:val="14"/>
          <w:sz w:val="19"/>
          <w:szCs w:val="19"/>
        </w:rPr>
        <w:t xml:space="preserve"> </w:t>
      </w:r>
      <w:r>
        <w:rPr>
          <w:rFonts w:ascii="Georgia" w:eastAsia="Georgia" w:hAnsi="Georgia" w:cs="Georgia"/>
          <w:sz w:val="19"/>
          <w:szCs w:val="19"/>
        </w:rPr>
        <w:t>automated</w:t>
      </w:r>
      <w:r>
        <w:rPr>
          <w:rFonts w:ascii="Georgia" w:eastAsia="Georgia" w:hAnsi="Georgia" w:cs="Georgia"/>
          <w:spacing w:val="19"/>
          <w:sz w:val="19"/>
          <w:szCs w:val="19"/>
        </w:rPr>
        <w:t xml:space="preserve"> </w:t>
      </w:r>
      <w:r>
        <w:rPr>
          <w:rFonts w:ascii="Georgia" w:eastAsia="Georgia" w:hAnsi="Georgia" w:cs="Georgia"/>
          <w:sz w:val="19"/>
          <w:szCs w:val="19"/>
        </w:rPr>
        <w:t>lesion</w:t>
      </w:r>
      <w:r>
        <w:rPr>
          <w:rFonts w:ascii="Georgia" w:eastAsia="Georgia" w:hAnsi="Georgia" w:cs="Georgia"/>
          <w:spacing w:val="11"/>
          <w:sz w:val="19"/>
          <w:szCs w:val="19"/>
        </w:rPr>
        <w:t xml:space="preserve"> </w:t>
      </w:r>
      <w:r>
        <w:rPr>
          <w:rFonts w:ascii="Georgia" w:eastAsia="Georgia" w:hAnsi="Georgia" w:cs="Georgia"/>
          <w:sz w:val="19"/>
          <w:szCs w:val="19"/>
        </w:rPr>
        <w:t>delineation</w:t>
      </w:r>
      <w:r>
        <w:rPr>
          <w:rFonts w:ascii="Georgia" w:eastAsia="Georgia" w:hAnsi="Georgia" w:cs="Georgia"/>
          <w:spacing w:val="20"/>
          <w:sz w:val="19"/>
          <w:szCs w:val="19"/>
        </w:rPr>
        <w:t xml:space="preserve"> </w:t>
      </w:r>
      <w:r>
        <w:rPr>
          <w:rFonts w:ascii="Georgia" w:eastAsia="Georgia" w:hAnsi="Georgia" w:cs="Georgia"/>
          <w:sz w:val="19"/>
          <w:szCs w:val="19"/>
        </w:rPr>
        <w:t>for</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cancer</w:t>
      </w:r>
      <w:r>
        <w:rPr>
          <w:rFonts w:ascii="Georgia" w:eastAsia="Georgia" w:hAnsi="Georgia" w:cs="Georgia"/>
          <w:spacing w:val="12"/>
          <w:sz w:val="19"/>
          <w:szCs w:val="19"/>
        </w:rPr>
        <w:t xml:space="preserve"> </w:t>
      </w:r>
      <w:r>
        <w:rPr>
          <w:rFonts w:ascii="Georgia" w:eastAsia="Georgia" w:hAnsi="Georgia" w:cs="Georgia"/>
          <w:w w:val="102"/>
          <w:sz w:val="19"/>
          <w:szCs w:val="19"/>
        </w:rPr>
        <w:t>project.</w:t>
      </w:r>
    </w:p>
    <w:p w14:paraId="2821028A" w14:textId="77777777" w:rsidR="00E61F9D" w:rsidRDefault="005C64D6">
      <w:pPr>
        <w:spacing w:before="60" w:after="0" w:line="277" w:lineRule="auto"/>
        <w:ind w:left="115" w:right="52" w:firstLine="5"/>
        <w:jc w:val="both"/>
        <w:rPr>
          <w:rFonts w:ascii="Georgia" w:eastAsia="Georgia" w:hAnsi="Georgia" w:cs="Georgia"/>
          <w:sz w:val="19"/>
          <w:szCs w:val="19"/>
        </w:rPr>
      </w:pPr>
      <w:r>
        <w:rPr>
          <w:rFonts w:ascii="Georgia" w:eastAsia="Georgia" w:hAnsi="Georgia" w:cs="Georgia"/>
          <w:b/>
          <w:bCs/>
          <w:sz w:val="19"/>
          <w:szCs w:val="19"/>
        </w:rPr>
        <w:t>3(c.3.9)</w:t>
      </w:r>
      <w:r>
        <w:rPr>
          <w:rFonts w:ascii="Georgia" w:eastAsia="Georgia" w:hAnsi="Georgia" w:cs="Georgia"/>
          <w:b/>
          <w:bCs/>
          <w:spacing w:val="34"/>
          <w:sz w:val="19"/>
          <w:szCs w:val="19"/>
        </w:rPr>
        <w:t xml:space="preserve"> </w:t>
      </w:r>
      <w:r>
        <w:rPr>
          <w:rFonts w:ascii="Georgia" w:eastAsia="Georgia" w:hAnsi="Georgia" w:cs="Georgia"/>
          <w:b/>
          <w:bCs/>
          <w:sz w:val="19"/>
          <w:szCs w:val="19"/>
        </w:rPr>
        <w:t>Advanced</w:t>
      </w:r>
      <w:r>
        <w:rPr>
          <w:rFonts w:ascii="Georgia" w:eastAsia="Georgia" w:hAnsi="Georgia" w:cs="Georgia"/>
          <w:b/>
          <w:bCs/>
          <w:spacing w:val="38"/>
          <w:sz w:val="19"/>
          <w:szCs w:val="19"/>
        </w:rPr>
        <w:t xml:space="preserve"> </w:t>
      </w:r>
      <w:r>
        <w:rPr>
          <w:rFonts w:ascii="Georgia" w:eastAsia="Georgia" w:hAnsi="Georgia" w:cs="Georgia"/>
          <w:b/>
          <w:bCs/>
          <w:sz w:val="19"/>
          <w:szCs w:val="19"/>
        </w:rPr>
        <w:t>image</w:t>
      </w:r>
      <w:r>
        <w:rPr>
          <w:rFonts w:ascii="Georgia" w:eastAsia="Georgia" w:hAnsi="Georgia" w:cs="Georgia"/>
          <w:b/>
          <w:bCs/>
          <w:spacing w:val="31"/>
          <w:sz w:val="19"/>
          <w:szCs w:val="19"/>
        </w:rPr>
        <w:t xml:space="preserve"> </w:t>
      </w:r>
      <w:r>
        <w:rPr>
          <w:rFonts w:ascii="Georgia" w:eastAsia="Georgia" w:hAnsi="Georgia" w:cs="Georgia"/>
          <w:b/>
          <w:bCs/>
          <w:sz w:val="19"/>
          <w:szCs w:val="19"/>
        </w:rPr>
        <w:t>processing</w:t>
      </w:r>
      <w:r>
        <w:rPr>
          <w:rFonts w:ascii="Georgia" w:eastAsia="Georgia" w:hAnsi="Georgia" w:cs="Georgia"/>
          <w:b/>
          <w:bCs/>
          <w:spacing w:val="40"/>
          <w:sz w:val="19"/>
          <w:szCs w:val="19"/>
        </w:rPr>
        <w:t xml:space="preserve"> </w:t>
      </w:r>
      <w:r>
        <w:rPr>
          <w:rFonts w:ascii="Georgia" w:eastAsia="Georgia" w:hAnsi="Georgia" w:cs="Georgia"/>
          <w:b/>
          <w:bCs/>
          <w:sz w:val="19"/>
          <w:szCs w:val="19"/>
        </w:rPr>
        <w:t>pipelines</w:t>
      </w:r>
      <w:r>
        <w:rPr>
          <w:rFonts w:ascii="Georgia" w:eastAsia="Georgia" w:hAnsi="Georgia" w:cs="Georgia"/>
          <w:b/>
          <w:bCs/>
          <w:spacing w:val="37"/>
          <w:sz w:val="19"/>
          <w:szCs w:val="19"/>
        </w:rPr>
        <w:t xml:space="preserve"> </w:t>
      </w:r>
      <w:r>
        <w:rPr>
          <w:rFonts w:ascii="Georgia" w:eastAsia="Georgia" w:hAnsi="Georgia" w:cs="Georgia"/>
          <w:b/>
          <w:bCs/>
          <w:sz w:val="19"/>
          <w:szCs w:val="19"/>
        </w:rPr>
        <w:t>for</w:t>
      </w:r>
      <w:r>
        <w:rPr>
          <w:rFonts w:ascii="Georgia" w:eastAsia="Georgia" w:hAnsi="Georgia" w:cs="Georgia"/>
          <w:b/>
          <w:bCs/>
          <w:spacing w:val="25"/>
          <w:sz w:val="19"/>
          <w:szCs w:val="19"/>
        </w:rPr>
        <w:t xml:space="preserve"> </w:t>
      </w:r>
      <w:r>
        <w:rPr>
          <w:rFonts w:ascii="Georgia" w:eastAsia="Georgia" w:hAnsi="Georgia" w:cs="Georgia"/>
          <w:b/>
          <w:bCs/>
          <w:sz w:val="19"/>
          <w:szCs w:val="19"/>
        </w:rPr>
        <w:t>MR</w:t>
      </w:r>
      <w:r>
        <w:rPr>
          <w:rFonts w:ascii="Georgia" w:eastAsia="Georgia" w:hAnsi="Georgia" w:cs="Georgia"/>
          <w:b/>
          <w:bCs/>
          <w:spacing w:val="26"/>
          <w:sz w:val="19"/>
          <w:szCs w:val="19"/>
        </w:rPr>
        <w:t xml:space="preserve"> </w:t>
      </w:r>
      <w:r>
        <w:rPr>
          <w:rFonts w:ascii="Georgia" w:eastAsia="Georgia" w:hAnsi="Georgia" w:cs="Georgia"/>
          <w:b/>
          <w:bCs/>
          <w:sz w:val="19"/>
          <w:szCs w:val="19"/>
        </w:rPr>
        <w:t>image-guided</w:t>
      </w:r>
      <w:r>
        <w:rPr>
          <w:rFonts w:ascii="Georgia" w:eastAsia="Georgia" w:hAnsi="Georgia" w:cs="Georgia"/>
          <w:b/>
          <w:bCs/>
          <w:spacing w:val="46"/>
          <w:sz w:val="19"/>
          <w:szCs w:val="19"/>
        </w:rPr>
        <w:t xml:space="preserve"> </w:t>
      </w:r>
      <w:r>
        <w:rPr>
          <w:rFonts w:ascii="Georgia" w:eastAsia="Georgia" w:hAnsi="Georgia" w:cs="Georgia"/>
          <w:b/>
          <w:bCs/>
          <w:sz w:val="19"/>
          <w:szCs w:val="19"/>
        </w:rPr>
        <w:t>pulmonary</w:t>
      </w:r>
      <w:r>
        <w:rPr>
          <w:rFonts w:ascii="Georgia" w:eastAsia="Georgia" w:hAnsi="Georgia" w:cs="Georgia"/>
          <w:b/>
          <w:bCs/>
          <w:spacing w:val="41"/>
          <w:sz w:val="19"/>
          <w:szCs w:val="19"/>
        </w:rPr>
        <w:t xml:space="preserve"> </w:t>
      </w:r>
      <w:r>
        <w:rPr>
          <w:rFonts w:ascii="Georgia" w:eastAsia="Georgia" w:hAnsi="Georgia" w:cs="Georgia"/>
          <w:b/>
          <w:bCs/>
          <w:sz w:val="19"/>
          <w:szCs w:val="19"/>
        </w:rPr>
        <w:t>therapy</w:t>
      </w:r>
      <w:r>
        <w:rPr>
          <w:rFonts w:ascii="Georgia" w:eastAsia="Georgia" w:hAnsi="Georgia" w:cs="Georgia"/>
          <w:b/>
          <w:bCs/>
          <w:spacing w:val="34"/>
          <w:sz w:val="19"/>
          <w:szCs w:val="19"/>
        </w:rPr>
        <w:t xml:space="preserve"> </w:t>
      </w:r>
      <w:r>
        <w:rPr>
          <w:rFonts w:ascii="Georgia" w:eastAsia="Georgia" w:hAnsi="Georgia" w:cs="Georgia"/>
          <w:b/>
          <w:bCs/>
          <w:sz w:val="19"/>
          <w:szCs w:val="19"/>
        </w:rPr>
        <w:t>decisions</w:t>
      </w:r>
      <w:r>
        <w:rPr>
          <w:rFonts w:ascii="Georgia" w:eastAsia="Georgia" w:hAnsi="Georgia" w:cs="Georgia"/>
          <w:b/>
          <w:bCs/>
          <w:spacing w:val="37"/>
          <w:sz w:val="19"/>
          <w:szCs w:val="19"/>
        </w:rPr>
        <w:t xml:space="preserve"> </w:t>
      </w:r>
      <w:r>
        <w:rPr>
          <w:rFonts w:ascii="Georgia" w:eastAsia="Georgia" w:hAnsi="Georgia" w:cs="Georgia"/>
          <w:b/>
          <w:bCs/>
          <w:sz w:val="19"/>
          <w:szCs w:val="19"/>
        </w:rPr>
        <w:t>and</w:t>
      </w:r>
      <w:r>
        <w:rPr>
          <w:rFonts w:ascii="Georgia" w:eastAsia="Georgia" w:hAnsi="Georgia" w:cs="Georgia"/>
          <w:b/>
          <w:bCs/>
          <w:spacing w:val="26"/>
          <w:sz w:val="19"/>
          <w:szCs w:val="19"/>
        </w:rPr>
        <w:t xml:space="preserve"> </w:t>
      </w:r>
      <w:r>
        <w:rPr>
          <w:rFonts w:ascii="Georgia" w:eastAsia="Georgia" w:hAnsi="Georgia" w:cs="Georgia"/>
          <w:b/>
          <w:bCs/>
          <w:w w:val="102"/>
          <w:sz w:val="19"/>
          <w:szCs w:val="19"/>
        </w:rPr>
        <w:t xml:space="preserve">sup- </w:t>
      </w:r>
      <w:r>
        <w:rPr>
          <w:rFonts w:ascii="Georgia" w:eastAsia="Georgia" w:hAnsi="Georgia" w:cs="Georgia"/>
          <w:b/>
          <w:bCs/>
          <w:sz w:val="19"/>
          <w:szCs w:val="19"/>
        </w:rPr>
        <w:t>port.</w:t>
      </w:r>
      <w:r>
        <w:rPr>
          <w:rFonts w:ascii="Georgia" w:eastAsia="Georgia" w:hAnsi="Georgia" w:cs="Georgia"/>
          <w:b/>
          <w:bCs/>
          <w:spacing w:val="28"/>
          <w:sz w:val="19"/>
          <w:szCs w:val="19"/>
        </w:rPr>
        <w:t xml:space="preserve"> </w:t>
      </w:r>
      <w:r>
        <w:rPr>
          <w:rFonts w:ascii="Georgia" w:eastAsia="Georgia" w:hAnsi="Georgia" w:cs="Georgia"/>
          <w:sz w:val="19"/>
          <w:szCs w:val="19"/>
        </w:rPr>
        <w:t>Our</w:t>
      </w:r>
      <w:r>
        <w:rPr>
          <w:rFonts w:ascii="Georgia" w:eastAsia="Georgia" w:hAnsi="Georgia" w:cs="Georgia"/>
          <w:spacing w:val="9"/>
          <w:sz w:val="19"/>
          <w:szCs w:val="19"/>
        </w:rPr>
        <w:t xml:space="preserve"> </w:t>
      </w:r>
      <w:r>
        <w:rPr>
          <w:rFonts w:ascii="Georgia" w:eastAsia="Georgia" w:hAnsi="Georgia" w:cs="Georgia"/>
          <w:sz w:val="19"/>
          <w:szCs w:val="19"/>
        </w:rPr>
        <w:t>collaborator</w:t>
      </w:r>
      <w:r>
        <w:rPr>
          <w:rFonts w:ascii="Georgia" w:eastAsia="Georgia" w:hAnsi="Georgia" w:cs="Georgia"/>
          <w:spacing w:val="22"/>
          <w:sz w:val="19"/>
          <w:szCs w:val="19"/>
        </w:rPr>
        <w:t xml:space="preserve"> </w:t>
      </w:r>
      <w:r>
        <w:rPr>
          <w:rFonts w:ascii="Georgia" w:eastAsia="Georgia" w:hAnsi="Georgia" w:cs="Georgia"/>
          <w:b/>
          <w:bCs/>
          <w:sz w:val="19"/>
          <w:szCs w:val="19"/>
        </w:rPr>
        <w:t>Grace</w:t>
      </w:r>
      <w:r>
        <w:rPr>
          <w:rFonts w:ascii="Georgia" w:eastAsia="Georgia" w:hAnsi="Georgia" w:cs="Georgia"/>
          <w:b/>
          <w:bCs/>
          <w:spacing w:val="13"/>
          <w:sz w:val="19"/>
          <w:szCs w:val="19"/>
        </w:rPr>
        <w:t xml:space="preserve"> </w:t>
      </w:r>
      <w:proofErr w:type="spellStart"/>
      <w:r>
        <w:rPr>
          <w:rFonts w:ascii="Georgia" w:eastAsia="Georgia" w:hAnsi="Georgia" w:cs="Georgia"/>
          <w:b/>
          <w:bCs/>
          <w:sz w:val="19"/>
          <w:szCs w:val="19"/>
        </w:rPr>
        <w:t>Parraga</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b/>
          <w:bCs/>
          <w:sz w:val="19"/>
          <w:szCs w:val="19"/>
        </w:rPr>
        <w:t>University</w:t>
      </w:r>
      <w:r>
        <w:rPr>
          <w:rFonts w:ascii="Georgia" w:eastAsia="Georgia" w:hAnsi="Georgia" w:cs="Georgia"/>
          <w:b/>
          <w:bCs/>
          <w:spacing w:val="22"/>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Western</w:t>
      </w:r>
      <w:r>
        <w:rPr>
          <w:rFonts w:ascii="Georgia" w:eastAsia="Georgia" w:hAnsi="Georgia" w:cs="Georgia"/>
          <w:b/>
          <w:bCs/>
          <w:spacing w:val="19"/>
          <w:sz w:val="19"/>
          <w:szCs w:val="19"/>
        </w:rPr>
        <w:t xml:space="preserve"> </w:t>
      </w:r>
      <w:r>
        <w:rPr>
          <w:rFonts w:ascii="Georgia" w:eastAsia="Georgia" w:hAnsi="Georgia" w:cs="Georgia"/>
          <w:b/>
          <w:bCs/>
          <w:sz w:val="19"/>
          <w:szCs w:val="19"/>
        </w:rPr>
        <w:t>Ontario</w:t>
      </w:r>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has</w:t>
      </w:r>
      <w:r>
        <w:rPr>
          <w:rFonts w:ascii="Georgia" w:eastAsia="Georgia" w:hAnsi="Georgia" w:cs="Georgia"/>
          <w:spacing w:val="8"/>
          <w:sz w:val="19"/>
          <w:szCs w:val="19"/>
        </w:rPr>
        <w:t xml:space="preserve"> </w:t>
      </w:r>
      <w:r>
        <w:rPr>
          <w:rFonts w:ascii="Georgia" w:eastAsia="Georgia" w:hAnsi="Georgia" w:cs="Georgia"/>
          <w:sz w:val="19"/>
          <w:szCs w:val="19"/>
        </w:rPr>
        <w:t>been</w:t>
      </w:r>
      <w:r>
        <w:rPr>
          <w:rFonts w:ascii="Georgia" w:eastAsia="Georgia" w:hAnsi="Georgia" w:cs="Georgia"/>
          <w:spacing w:val="10"/>
          <w:sz w:val="19"/>
          <w:szCs w:val="19"/>
        </w:rPr>
        <w:t xml:space="preserve"> </w:t>
      </w:r>
      <w:r>
        <w:rPr>
          <w:rFonts w:ascii="Georgia" w:eastAsia="Georgia" w:hAnsi="Georgia" w:cs="Georgia"/>
          <w:sz w:val="19"/>
          <w:szCs w:val="19"/>
        </w:rPr>
        <w:t>at</w:t>
      </w:r>
      <w:r>
        <w:rPr>
          <w:rFonts w:ascii="Georgia" w:eastAsia="Georgia" w:hAnsi="Georgia" w:cs="Georgia"/>
          <w:spacing w:val="5"/>
          <w:sz w:val="19"/>
          <w:szCs w:val="19"/>
        </w:rPr>
        <w:t xml:space="preserve">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forefront</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sz w:val="19"/>
          <w:szCs w:val="19"/>
        </w:rPr>
        <w:t>MR</w:t>
      </w:r>
      <w:r>
        <w:rPr>
          <w:rFonts w:ascii="Georgia" w:eastAsia="Georgia" w:hAnsi="Georgia" w:cs="Georgia"/>
          <w:spacing w:val="8"/>
          <w:sz w:val="19"/>
          <w:szCs w:val="19"/>
        </w:rPr>
        <w:t xml:space="preserve"> </w:t>
      </w:r>
      <w:r>
        <w:rPr>
          <w:rFonts w:ascii="Georgia" w:eastAsia="Georgia" w:hAnsi="Georgia" w:cs="Georgia"/>
          <w:sz w:val="19"/>
          <w:szCs w:val="19"/>
        </w:rPr>
        <w:t>imaging</w:t>
      </w:r>
      <w:r>
        <w:rPr>
          <w:rFonts w:ascii="Georgia" w:eastAsia="Georgia" w:hAnsi="Georgia" w:cs="Georgia"/>
          <w:spacing w:val="16"/>
          <w:sz w:val="19"/>
          <w:szCs w:val="19"/>
        </w:rPr>
        <w:t xml:space="preserve"> </w:t>
      </w:r>
      <w:r>
        <w:rPr>
          <w:rFonts w:ascii="Georgia" w:eastAsia="Georgia" w:hAnsi="Georgia" w:cs="Georgia"/>
          <w:sz w:val="19"/>
          <w:szCs w:val="19"/>
        </w:rPr>
        <w:t>of</w:t>
      </w:r>
      <w:r>
        <w:rPr>
          <w:rFonts w:ascii="Georgia" w:eastAsia="Georgia" w:hAnsi="Georgia" w:cs="Georgia"/>
          <w:spacing w:val="5"/>
          <w:sz w:val="19"/>
          <w:szCs w:val="19"/>
        </w:rPr>
        <w:t xml:space="preserve"> </w:t>
      </w:r>
      <w:r>
        <w:rPr>
          <w:rFonts w:ascii="Georgia" w:eastAsia="Georgia" w:hAnsi="Georgia" w:cs="Georgia"/>
          <w:w w:val="102"/>
          <w:sz w:val="19"/>
          <w:szCs w:val="19"/>
        </w:rPr>
        <w:t xml:space="preserve">lung </w:t>
      </w:r>
      <w:r>
        <w:rPr>
          <w:rFonts w:ascii="Georgia" w:eastAsia="Georgia" w:hAnsi="Georgia" w:cs="Georgia"/>
          <w:sz w:val="19"/>
          <w:szCs w:val="19"/>
        </w:rPr>
        <w:t>structure</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function</w:t>
      </w:r>
      <w:r>
        <w:rPr>
          <w:rFonts w:ascii="Georgia" w:eastAsia="Georgia" w:hAnsi="Georgia" w:cs="Georgia"/>
          <w:spacing w:val="31"/>
          <w:sz w:val="19"/>
          <w:szCs w:val="19"/>
        </w:rPr>
        <w:t xml:space="preserve"> </w:t>
      </w:r>
      <w:r>
        <w:rPr>
          <w:rFonts w:ascii="Georgia" w:eastAsia="Georgia" w:hAnsi="Georgia" w:cs="Georgia"/>
          <w:sz w:val="19"/>
          <w:szCs w:val="19"/>
        </w:rPr>
        <w:t>since</w:t>
      </w:r>
      <w:r>
        <w:rPr>
          <w:rFonts w:ascii="Georgia" w:eastAsia="Georgia" w:hAnsi="Georgia" w:cs="Georgia"/>
          <w:spacing w:val="25"/>
          <w:sz w:val="19"/>
          <w:szCs w:val="19"/>
        </w:rPr>
        <w:t xml:space="preserve"> </w:t>
      </w:r>
      <w:r>
        <w:rPr>
          <w:rFonts w:ascii="Georgia" w:eastAsia="Georgia" w:hAnsi="Georgia" w:cs="Georgia"/>
          <w:sz w:val="19"/>
          <w:szCs w:val="19"/>
        </w:rPr>
        <w:t xml:space="preserve">2005. </w:t>
      </w:r>
      <w:r>
        <w:rPr>
          <w:rFonts w:ascii="Georgia" w:eastAsia="Georgia" w:hAnsi="Georgia" w:cs="Georgia"/>
          <w:spacing w:val="27"/>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r>
        <w:rPr>
          <w:rFonts w:ascii="Georgia" w:eastAsia="Georgia" w:hAnsi="Georgia" w:cs="Georgia"/>
          <w:sz w:val="19"/>
          <w:szCs w:val="19"/>
        </w:rPr>
        <w:t>major</w:t>
      </w:r>
      <w:r>
        <w:rPr>
          <w:rFonts w:ascii="Georgia" w:eastAsia="Georgia" w:hAnsi="Georgia" w:cs="Georgia"/>
          <w:spacing w:val="27"/>
          <w:sz w:val="19"/>
          <w:szCs w:val="19"/>
        </w:rPr>
        <w:t xml:space="preserve"> </w:t>
      </w:r>
      <w:r>
        <w:rPr>
          <w:rFonts w:ascii="Georgia" w:eastAsia="Georgia" w:hAnsi="Georgia" w:cs="Georgia"/>
          <w:sz w:val="19"/>
          <w:szCs w:val="19"/>
        </w:rPr>
        <w:t>challenge</w:t>
      </w:r>
      <w:r>
        <w:rPr>
          <w:rFonts w:ascii="Georgia" w:eastAsia="Georgia" w:hAnsi="Georgia" w:cs="Georgia"/>
          <w:spacing w:val="32"/>
          <w:sz w:val="19"/>
          <w:szCs w:val="19"/>
        </w:rPr>
        <w:t xml:space="preserve"> </w:t>
      </w:r>
      <w:r>
        <w:rPr>
          <w:rFonts w:ascii="Georgia" w:eastAsia="Georgia" w:hAnsi="Georgia" w:cs="Georgia"/>
          <w:sz w:val="19"/>
          <w:szCs w:val="19"/>
        </w:rPr>
        <w:t>hampering</w:t>
      </w:r>
      <w:r>
        <w:rPr>
          <w:rFonts w:ascii="Georgia" w:eastAsia="Georgia" w:hAnsi="Georgia" w:cs="Georgia"/>
          <w:spacing w:val="35"/>
          <w:sz w:val="19"/>
          <w:szCs w:val="19"/>
        </w:rPr>
        <w:t xml:space="preserve"> </w:t>
      </w:r>
      <w:r>
        <w:rPr>
          <w:rFonts w:ascii="Georgia" w:eastAsia="Georgia" w:hAnsi="Georgia" w:cs="Georgia"/>
          <w:sz w:val="19"/>
          <w:szCs w:val="19"/>
        </w:rPr>
        <w:t>widespread</w:t>
      </w:r>
      <w:r>
        <w:rPr>
          <w:rFonts w:ascii="Georgia" w:eastAsia="Georgia" w:hAnsi="Georgia" w:cs="Georgia"/>
          <w:spacing w:val="36"/>
          <w:sz w:val="19"/>
          <w:szCs w:val="19"/>
        </w:rPr>
        <w:t xml:space="preserve"> </w:t>
      </w:r>
      <w:r>
        <w:rPr>
          <w:rFonts w:ascii="Georgia" w:eastAsia="Georgia" w:hAnsi="Georgia" w:cs="Georgia"/>
          <w:sz w:val="19"/>
          <w:szCs w:val="19"/>
        </w:rPr>
        <w:t>translation</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20"/>
          <w:sz w:val="19"/>
          <w:szCs w:val="19"/>
        </w:rPr>
        <w:t xml:space="preserve"> </w:t>
      </w:r>
      <w:r>
        <w:rPr>
          <w:rFonts w:ascii="Georgia" w:eastAsia="Georgia" w:hAnsi="Georgia" w:cs="Georgia"/>
          <w:sz w:val="19"/>
          <w:szCs w:val="19"/>
        </w:rPr>
        <w:t>current</w:t>
      </w:r>
      <w:r>
        <w:rPr>
          <w:rFonts w:ascii="Georgia" w:eastAsia="Georgia" w:hAnsi="Georgia" w:cs="Georgia"/>
          <w:spacing w:val="29"/>
          <w:sz w:val="19"/>
          <w:szCs w:val="19"/>
        </w:rPr>
        <w:t xml:space="preserve"> </w:t>
      </w:r>
      <w:r>
        <w:rPr>
          <w:rFonts w:ascii="Georgia" w:eastAsia="Georgia" w:hAnsi="Georgia" w:cs="Georgia"/>
          <w:sz w:val="19"/>
          <w:szCs w:val="19"/>
        </w:rPr>
        <w:t>pulmonary</w:t>
      </w:r>
      <w:r>
        <w:rPr>
          <w:rFonts w:ascii="Georgia" w:eastAsia="Georgia" w:hAnsi="Georgia" w:cs="Georgia"/>
          <w:spacing w:val="34"/>
          <w:sz w:val="19"/>
          <w:szCs w:val="19"/>
        </w:rPr>
        <w:t xml:space="preserve"> </w:t>
      </w:r>
      <w:r>
        <w:rPr>
          <w:rFonts w:ascii="Georgia" w:eastAsia="Georgia" w:hAnsi="Georgia" w:cs="Georgia"/>
          <w:sz w:val="19"/>
          <w:szCs w:val="19"/>
        </w:rPr>
        <w:t>imaging</w:t>
      </w:r>
      <w:r>
        <w:rPr>
          <w:rFonts w:ascii="Georgia" w:eastAsia="Georgia" w:hAnsi="Georgia" w:cs="Georgia"/>
          <w:spacing w:val="31"/>
          <w:sz w:val="19"/>
          <w:szCs w:val="19"/>
        </w:rPr>
        <w:t xml:space="preserve"> </w:t>
      </w:r>
      <w:r>
        <w:rPr>
          <w:rFonts w:ascii="Georgia" w:eastAsia="Georgia" w:hAnsi="Georgia" w:cs="Georgia"/>
          <w:w w:val="102"/>
          <w:sz w:val="19"/>
          <w:szCs w:val="19"/>
        </w:rPr>
        <w:t xml:space="preserve">ad- </w:t>
      </w:r>
      <w:proofErr w:type="spellStart"/>
      <w:proofErr w:type="gramStart"/>
      <w:r>
        <w:rPr>
          <w:rFonts w:ascii="Georgia" w:eastAsia="Georgia" w:hAnsi="Georgia" w:cs="Georgia"/>
          <w:sz w:val="19"/>
          <w:szCs w:val="19"/>
        </w:rPr>
        <w:t>vances</w:t>
      </w:r>
      <w:proofErr w:type="spellEnd"/>
      <w:proofErr w:type="gramEnd"/>
      <w:r>
        <w:rPr>
          <w:rFonts w:ascii="Georgia" w:eastAsia="Georgia" w:hAnsi="Georgia" w:cs="Georgia"/>
          <w:spacing w:val="8"/>
          <w:sz w:val="19"/>
          <w:szCs w:val="19"/>
        </w:rPr>
        <w:t xml:space="preserve"> </w:t>
      </w:r>
      <w:r>
        <w:rPr>
          <w:rFonts w:ascii="Georgia" w:eastAsia="Georgia" w:hAnsi="Georgia" w:cs="Georgia"/>
          <w:sz w:val="19"/>
          <w:szCs w:val="19"/>
        </w:rPr>
        <w:t>is the</w:t>
      </w:r>
      <w:r>
        <w:rPr>
          <w:rFonts w:ascii="Georgia" w:eastAsia="Georgia" w:hAnsi="Georgia" w:cs="Georgia"/>
          <w:spacing w:val="2"/>
          <w:sz w:val="19"/>
          <w:szCs w:val="19"/>
        </w:rPr>
        <w:t xml:space="preserve"> </w:t>
      </w:r>
      <w:r>
        <w:rPr>
          <w:rFonts w:ascii="Georgia" w:eastAsia="Georgia" w:hAnsi="Georgia" w:cs="Georgia"/>
          <w:sz w:val="19"/>
          <w:szCs w:val="19"/>
        </w:rPr>
        <w:t>lack</w:t>
      </w:r>
      <w:r>
        <w:rPr>
          <w:rFonts w:ascii="Georgia" w:eastAsia="Georgia" w:hAnsi="Georgia" w:cs="Georgia"/>
          <w:spacing w:val="4"/>
          <w:sz w:val="19"/>
          <w:szCs w:val="19"/>
        </w:rPr>
        <w:t xml:space="preserve"> </w:t>
      </w:r>
      <w:r>
        <w:rPr>
          <w:rFonts w:ascii="Georgia" w:eastAsia="Georgia" w:hAnsi="Georgia" w:cs="Georgia"/>
          <w:sz w:val="19"/>
          <w:szCs w:val="19"/>
        </w:rPr>
        <w:t>of precision</w:t>
      </w:r>
      <w:r>
        <w:rPr>
          <w:rFonts w:ascii="Georgia" w:eastAsia="Georgia" w:hAnsi="Georgia" w:cs="Georgia"/>
          <w:spacing w:val="12"/>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their</w:t>
      </w:r>
      <w:r>
        <w:rPr>
          <w:rFonts w:ascii="Georgia" w:eastAsia="Georgia" w:hAnsi="Georgia" w:cs="Georgia"/>
          <w:spacing w:val="5"/>
          <w:sz w:val="19"/>
          <w:szCs w:val="19"/>
        </w:rPr>
        <w:t xml:space="preserve"> </w:t>
      </w:r>
      <w:r>
        <w:rPr>
          <w:rFonts w:ascii="Georgia" w:eastAsia="Georgia" w:hAnsi="Georgia" w:cs="Georgia"/>
          <w:sz w:val="19"/>
          <w:szCs w:val="19"/>
        </w:rPr>
        <w:t>interpretation,</w:t>
      </w:r>
      <w:r>
        <w:rPr>
          <w:rFonts w:ascii="Georgia" w:eastAsia="Georgia" w:hAnsi="Georgia" w:cs="Georgia"/>
          <w:spacing w:val="23"/>
          <w:sz w:val="19"/>
          <w:szCs w:val="19"/>
        </w:rPr>
        <w:t xml:space="preserve"> </w:t>
      </w:r>
      <w:r>
        <w:rPr>
          <w:rFonts w:ascii="Georgia" w:eastAsia="Georgia" w:hAnsi="Georgia" w:cs="Georgia"/>
          <w:sz w:val="19"/>
          <w:szCs w:val="19"/>
        </w:rPr>
        <w:t>thereby</w:t>
      </w:r>
      <w:r>
        <w:rPr>
          <w:rFonts w:ascii="Georgia" w:eastAsia="Georgia" w:hAnsi="Georgia" w:cs="Georgia"/>
          <w:spacing w:val="10"/>
          <w:sz w:val="19"/>
          <w:szCs w:val="19"/>
        </w:rPr>
        <w:t xml:space="preserve"> </w:t>
      </w:r>
      <w:r>
        <w:rPr>
          <w:rFonts w:ascii="Georgia" w:eastAsia="Georgia" w:hAnsi="Georgia" w:cs="Georgia"/>
          <w:sz w:val="19"/>
          <w:szCs w:val="19"/>
        </w:rPr>
        <w:t>complicating</w:t>
      </w:r>
      <w:r>
        <w:rPr>
          <w:rFonts w:ascii="Georgia" w:eastAsia="Georgia" w:hAnsi="Georgia" w:cs="Georgia"/>
          <w:spacing w:val="19"/>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planning</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guiding</w:t>
      </w:r>
      <w:r>
        <w:rPr>
          <w:rFonts w:ascii="Georgia" w:eastAsia="Georgia" w:hAnsi="Georgia" w:cs="Georgia"/>
          <w:spacing w:val="10"/>
          <w:sz w:val="19"/>
          <w:szCs w:val="19"/>
        </w:rPr>
        <w:t xml:space="preserve"> </w:t>
      </w:r>
      <w:r>
        <w:rPr>
          <w:rFonts w:ascii="Georgia" w:eastAsia="Georgia" w:hAnsi="Georgia" w:cs="Georgia"/>
          <w:sz w:val="19"/>
          <w:szCs w:val="19"/>
        </w:rPr>
        <w:t>of targeted</w:t>
      </w:r>
      <w:r>
        <w:rPr>
          <w:rFonts w:ascii="Georgia" w:eastAsia="Georgia" w:hAnsi="Georgia" w:cs="Georgia"/>
          <w:spacing w:val="11"/>
          <w:sz w:val="19"/>
          <w:szCs w:val="19"/>
        </w:rPr>
        <w:t xml:space="preserve"> </w:t>
      </w:r>
      <w:r>
        <w:rPr>
          <w:rFonts w:ascii="Georgia" w:eastAsia="Georgia" w:hAnsi="Georgia" w:cs="Georgia"/>
          <w:sz w:val="19"/>
          <w:szCs w:val="19"/>
        </w:rPr>
        <w:t>therapies.</w:t>
      </w:r>
      <w:r>
        <w:rPr>
          <w:rFonts w:ascii="Georgia" w:eastAsia="Georgia" w:hAnsi="Georgia" w:cs="Georgia"/>
          <w:spacing w:val="32"/>
          <w:sz w:val="19"/>
          <w:szCs w:val="19"/>
        </w:rPr>
        <w:t xml:space="preserve"> </w:t>
      </w:r>
      <w:r>
        <w:rPr>
          <w:rFonts w:ascii="Georgia" w:eastAsia="Georgia" w:hAnsi="Georgia" w:cs="Georgia"/>
          <w:w w:val="102"/>
          <w:sz w:val="19"/>
          <w:szCs w:val="19"/>
        </w:rPr>
        <w:t xml:space="preserve">The </w:t>
      </w:r>
      <w:r>
        <w:rPr>
          <w:rFonts w:ascii="Georgia" w:eastAsia="Georgia" w:hAnsi="Georgia" w:cs="Georgia"/>
          <w:sz w:val="19"/>
          <w:szCs w:val="19"/>
        </w:rPr>
        <w:t>project’s</w:t>
      </w:r>
      <w:r>
        <w:rPr>
          <w:rFonts w:ascii="Georgia" w:eastAsia="Georgia" w:hAnsi="Georgia" w:cs="Georgia"/>
          <w:spacing w:val="13"/>
          <w:sz w:val="19"/>
          <w:szCs w:val="19"/>
        </w:rPr>
        <w:t xml:space="preserve"> </w:t>
      </w:r>
      <w:r>
        <w:rPr>
          <w:rFonts w:ascii="Georgia" w:eastAsia="Georgia" w:hAnsi="Georgia" w:cs="Georgia"/>
          <w:sz w:val="19"/>
          <w:szCs w:val="19"/>
        </w:rPr>
        <w:t>software</w:t>
      </w:r>
      <w:r>
        <w:rPr>
          <w:rFonts w:ascii="Georgia" w:eastAsia="Georgia" w:hAnsi="Georgia" w:cs="Georgia"/>
          <w:spacing w:val="13"/>
          <w:sz w:val="19"/>
          <w:szCs w:val="19"/>
        </w:rPr>
        <w:t xml:space="preserve"> </w:t>
      </w:r>
      <w:r>
        <w:rPr>
          <w:rFonts w:ascii="Georgia" w:eastAsia="Georgia" w:hAnsi="Georgia" w:cs="Georgia"/>
          <w:sz w:val="19"/>
          <w:szCs w:val="19"/>
        </w:rPr>
        <w:t>tools</w:t>
      </w:r>
      <w:r>
        <w:rPr>
          <w:rFonts w:ascii="Georgia" w:eastAsia="Georgia" w:hAnsi="Georgia" w:cs="Georgia"/>
          <w:spacing w:val="7"/>
          <w:sz w:val="19"/>
          <w:szCs w:val="19"/>
        </w:rPr>
        <w:t xml:space="preserve"> </w:t>
      </w:r>
      <w:r>
        <w:rPr>
          <w:rFonts w:ascii="Georgia" w:eastAsia="Georgia" w:hAnsi="Georgia" w:cs="Georgia"/>
          <w:sz w:val="19"/>
          <w:szCs w:val="19"/>
        </w:rPr>
        <w:t>will</w:t>
      </w:r>
      <w:r>
        <w:rPr>
          <w:rFonts w:ascii="Georgia" w:eastAsia="Georgia" w:hAnsi="Georgia" w:cs="Georgia"/>
          <w:spacing w:val="5"/>
          <w:sz w:val="19"/>
          <w:szCs w:val="19"/>
        </w:rPr>
        <w:t xml:space="preserve"> </w:t>
      </w:r>
      <w:r>
        <w:rPr>
          <w:rFonts w:ascii="Georgia" w:eastAsia="Georgia" w:hAnsi="Georgia" w:cs="Georgia"/>
          <w:sz w:val="19"/>
          <w:szCs w:val="19"/>
        </w:rPr>
        <w:t>enable</w:t>
      </w:r>
      <w:r>
        <w:rPr>
          <w:rFonts w:ascii="Georgia" w:eastAsia="Georgia" w:hAnsi="Georgia" w:cs="Georgia"/>
          <w:spacing w:val="10"/>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development</w:t>
      </w:r>
      <w:r>
        <w:rPr>
          <w:rFonts w:ascii="Georgia" w:eastAsia="Georgia" w:hAnsi="Georgia" w:cs="Georgia"/>
          <w:spacing w:val="21"/>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robust</w:t>
      </w:r>
      <w:r>
        <w:rPr>
          <w:rFonts w:ascii="Georgia" w:eastAsia="Georgia" w:hAnsi="Georgia" w:cs="Georgia"/>
          <w:spacing w:val="10"/>
          <w:sz w:val="19"/>
          <w:szCs w:val="19"/>
        </w:rPr>
        <w:t xml:space="preserve"> </w:t>
      </w:r>
      <w:r>
        <w:rPr>
          <w:rFonts w:ascii="Georgia" w:eastAsia="Georgia" w:hAnsi="Georgia" w:cs="Georgia"/>
          <w:sz w:val="19"/>
          <w:szCs w:val="19"/>
        </w:rPr>
        <w:t>analysis</w:t>
      </w:r>
      <w:r>
        <w:rPr>
          <w:rFonts w:ascii="Georgia" w:eastAsia="Georgia" w:hAnsi="Georgia" w:cs="Georgia"/>
          <w:spacing w:val="12"/>
          <w:sz w:val="19"/>
          <w:szCs w:val="19"/>
        </w:rPr>
        <w:t xml:space="preserve"> </w:t>
      </w:r>
      <w:r>
        <w:rPr>
          <w:rFonts w:ascii="Georgia" w:eastAsia="Georgia" w:hAnsi="Georgia" w:cs="Georgia"/>
          <w:sz w:val="19"/>
          <w:szCs w:val="19"/>
        </w:rPr>
        <w:t>pipelines</w:t>
      </w:r>
      <w:r>
        <w:rPr>
          <w:rFonts w:ascii="Georgia" w:eastAsia="Georgia" w:hAnsi="Georgia" w:cs="Georgia"/>
          <w:spacing w:val="14"/>
          <w:sz w:val="19"/>
          <w:szCs w:val="19"/>
        </w:rPr>
        <w:t xml:space="preserve"> </w:t>
      </w:r>
      <w:r>
        <w:rPr>
          <w:rFonts w:ascii="Georgia" w:eastAsia="Georgia" w:hAnsi="Georgia" w:cs="Georgia"/>
          <w:sz w:val="19"/>
          <w:szCs w:val="19"/>
        </w:rPr>
        <w:t>for</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4"/>
          <w:sz w:val="19"/>
          <w:szCs w:val="19"/>
        </w:rPr>
        <w:t xml:space="preserve"> </w:t>
      </w:r>
      <w:r>
        <w:rPr>
          <w:rFonts w:ascii="Georgia" w:eastAsia="Georgia" w:hAnsi="Georgia" w:cs="Georgia"/>
          <w:sz w:val="19"/>
          <w:szCs w:val="19"/>
        </w:rPr>
        <w:t>translation</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2"/>
          <w:sz w:val="19"/>
          <w:szCs w:val="19"/>
        </w:rPr>
        <w:t xml:space="preserve"> </w:t>
      </w:r>
      <w:r>
        <w:rPr>
          <w:rFonts w:ascii="Georgia" w:eastAsia="Georgia" w:hAnsi="Georgia" w:cs="Georgia"/>
          <w:sz w:val="19"/>
          <w:szCs w:val="19"/>
        </w:rPr>
        <w:t>in</w:t>
      </w:r>
      <w:r>
        <w:rPr>
          <w:rFonts w:ascii="Georgia" w:eastAsia="Georgia" w:hAnsi="Georgia" w:cs="Georgia"/>
          <w:spacing w:val="4"/>
          <w:sz w:val="19"/>
          <w:szCs w:val="19"/>
        </w:rPr>
        <w:t xml:space="preserve"> </w:t>
      </w:r>
      <w:r>
        <w:rPr>
          <w:rFonts w:ascii="Georgia" w:eastAsia="Georgia" w:hAnsi="Georgia" w:cs="Georgia"/>
          <w:sz w:val="19"/>
          <w:szCs w:val="19"/>
        </w:rPr>
        <w:t>vivo</w:t>
      </w:r>
      <w:r>
        <w:rPr>
          <w:rFonts w:ascii="Georgia" w:eastAsia="Georgia" w:hAnsi="Georgia" w:cs="Georgia"/>
          <w:spacing w:val="6"/>
          <w:sz w:val="19"/>
          <w:szCs w:val="19"/>
        </w:rPr>
        <w:t xml:space="preserve"> </w:t>
      </w:r>
      <w:r>
        <w:rPr>
          <w:rFonts w:ascii="Georgia" w:eastAsia="Georgia" w:hAnsi="Georgia" w:cs="Georgia"/>
          <w:sz w:val="19"/>
          <w:szCs w:val="19"/>
        </w:rPr>
        <w:t>imaging</w:t>
      </w:r>
      <w:r>
        <w:rPr>
          <w:rFonts w:ascii="Georgia" w:eastAsia="Georgia" w:hAnsi="Georgia" w:cs="Georgia"/>
          <w:spacing w:val="13"/>
          <w:sz w:val="19"/>
          <w:szCs w:val="19"/>
        </w:rPr>
        <w:t xml:space="preserve"> </w:t>
      </w:r>
      <w:proofErr w:type="spellStart"/>
      <w:r>
        <w:rPr>
          <w:rFonts w:ascii="Georgia" w:eastAsia="Georgia" w:hAnsi="Georgia" w:cs="Georgia"/>
          <w:w w:val="102"/>
          <w:sz w:val="19"/>
          <w:szCs w:val="19"/>
        </w:rPr>
        <w:t>biomark</w:t>
      </w:r>
      <w:proofErr w:type="spellEnd"/>
      <w:r>
        <w:rPr>
          <w:rFonts w:ascii="Georgia" w:eastAsia="Georgia" w:hAnsi="Georgia" w:cs="Georgia"/>
          <w:w w:val="102"/>
          <w:sz w:val="19"/>
          <w:szCs w:val="19"/>
        </w:rPr>
        <w:t>-</w:t>
      </w:r>
    </w:p>
    <w:p w14:paraId="156B3FCD" w14:textId="77777777" w:rsidR="00E61F9D" w:rsidRDefault="00E61F9D">
      <w:pPr>
        <w:spacing w:after="0"/>
        <w:jc w:val="both"/>
        <w:sectPr w:rsidR="00E61F9D">
          <w:pgSz w:w="12240" w:h="15840"/>
          <w:pgMar w:top="680" w:right="580" w:bottom="280" w:left="600" w:header="720" w:footer="720" w:gutter="0"/>
          <w:cols w:space="720"/>
        </w:sectPr>
      </w:pPr>
    </w:p>
    <w:p w14:paraId="4E7B62E1" w14:textId="77777777" w:rsidR="00E61F9D" w:rsidRDefault="005C64D6">
      <w:pPr>
        <w:spacing w:before="85" w:after="0" w:line="277" w:lineRule="auto"/>
        <w:ind w:left="120" w:right="88"/>
        <w:jc w:val="both"/>
        <w:rPr>
          <w:rFonts w:ascii="Georgia" w:eastAsia="Georgia" w:hAnsi="Georgia" w:cs="Georgia"/>
          <w:sz w:val="19"/>
          <w:szCs w:val="19"/>
        </w:rPr>
      </w:pPr>
      <w:proofErr w:type="spellStart"/>
      <w:proofErr w:type="gramStart"/>
      <w:r>
        <w:rPr>
          <w:rFonts w:ascii="Georgia" w:eastAsia="Georgia" w:hAnsi="Georgia" w:cs="Georgia"/>
          <w:sz w:val="19"/>
          <w:szCs w:val="19"/>
        </w:rPr>
        <w:lastRenderedPageBreak/>
        <w:t>ers</w:t>
      </w:r>
      <w:proofErr w:type="spellEnd"/>
      <w:proofErr w:type="gramEnd"/>
      <w:r>
        <w:rPr>
          <w:rFonts w:ascii="Georgia" w:eastAsia="Georgia" w:hAnsi="Georgia" w:cs="Georgia"/>
          <w:spacing w:val="21"/>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an</w:t>
      </w:r>
      <w:r>
        <w:rPr>
          <w:rFonts w:ascii="Georgia" w:eastAsia="Georgia" w:hAnsi="Georgia" w:cs="Georgia"/>
          <w:spacing w:val="20"/>
          <w:sz w:val="19"/>
          <w:szCs w:val="19"/>
        </w:rPr>
        <w:t xml:space="preserve"> </w:t>
      </w:r>
      <w:r>
        <w:rPr>
          <w:rFonts w:ascii="Georgia" w:eastAsia="Georgia" w:hAnsi="Georgia" w:cs="Georgia"/>
          <w:sz w:val="19"/>
          <w:szCs w:val="19"/>
        </w:rPr>
        <w:t>open</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consistent</w:t>
      </w:r>
      <w:r>
        <w:rPr>
          <w:rFonts w:ascii="Georgia" w:eastAsia="Georgia" w:hAnsi="Georgia" w:cs="Georgia"/>
          <w:spacing w:val="33"/>
          <w:sz w:val="19"/>
          <w:szCs w:val="19"/>
        </w:rPr>
        <w:t xml:space="preserve"> </w:t>
      </w:r>
      <w:r>
        <w:rPr>
          <w:rFonts w:ascii="Georgia" w:eastAsia="Georgia" w:hAnsi="Georgia" w:cs="Georgia"/>
          <w:sz w:val="19"/>
          <w:szCs w:val="19"/>
        </w:rPr>
        <w:t>manner</w:t>
      </w:r>
      <w:r>
        <w:rPr>
          <w:rFonts w:ascii="Georgia" w:eastAsia="Georgia" w:hAnsi="Georgia" w:cs="Georgia"/>
          <w:spacing w:val="29"/>
          <w:sz w:val="19"/>
          <w:szCs w:val="19"/>
        </w:rPr>
        <w:t xml:space="preserve"> </w:t>
      </w:r>
      <w:r>
        <w:rPr>
          <w:rFonts w:ascii="Georgia" w:eastAsia="Georgia" w:hAnsi="Georgia" w:cs="Georgia"/>
          <w:sz w:val="19"/>
          <w:szCs w:val="19"/>
        </w:rPr>
        <w:t>across</w:t>
      </w:r>
      <w:r>
        <w:rPr>
          <w:rFonts w:ascii="Georgia" w:eastAsia="Georgia" w:hAnsi="Georgia" w:cs="Georgia"/>
          <w:spacing w:val="27"/>
          <w:sz w:val="19"/>
          <w:szCs w:val="19"/>
        </w:rPr>
        <w:t xml:space="preserve"> </w:t>
      </w:r>
      <w:r>
        <w:rPr>
          <w:rFonts w:ascii="Georgia" w:eastAsia="Georgia" w:hAnsi="Georgia" w:cs="Georgia"/>
          <w:sz w:val="19"/>
          <w:szCs w:val="19"/>
        </w:rPr>
        <w:t>platforms</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 xml:space="preserve">centers. </w:t>
      </w:r>
      <w:r>
        <w:rPr>
          <w:rFonts w:ascii="Georgia" w:eastAsia="Georgia" w:hAnsi="Georgia" w:cs="Georgia"/>
          <w:spacing w:val="29"/>
          <w:sz w:val="19"/>
          <w:szCs w:val="19"/>
        </w:rPr>
        <w:t xml:space="preserve"> </w:t>
      </w:r>
      <w:r>
        <w:rPr>
          <w:rFonts w:ascii="Georgia" w:eastAsia="Georgia" w:hAnsi="Georgia" w:cs="Georgia"/>
          <w:sz w:val="19"/>
          <w:szCs w:val="19"/>
        </w:rPr>
        <w:t>This</w:t>
      </w:r>
      <w:r>
        <w:rPr>
          <w:rFonts w:ascii="Georgia" w:eastAsia="Georgia" w:hAnsi="Georgia" w:cs="Georgia"/>
          <w:spacing w:val="23"/>
          <w:sz w:val="19"/>
          <w:szCs w:val="19"/>
        </w:rPr>
        <w:t xml:space="preserve"> </w:t>
      </w:r>
      <w:r>
        <w:rPr>
          <w:rFonts w:ascii="Georgia" w:eastAsia="Georgia" w:hAnsi="Georgia" w:cs="Georgia"/>
          <w:sz w:val="19"/>
          <w:szCs w:val="19"/>
        </w:rPr>
        <w:t>work,</w:t>
      </w:r>
      <w:r>
        <w:rPr>
          <w:rFonts w:ascii="Georgia" w:eastAsia="Georgia" w:hAnsi="Georgia" w:cs="Georgia"/>
          <w:spacing w:val="29"/>
          <w:sz w:val="19"/>
          <w:szCs w:val="19"/>
        </w:rPr>
        <w:t xml:space="preserve"> </w:t>
      </w:r>
      <w:r>
        <w:rPr>
          <w:rFonts w:ascii="Georgia" w:eastAsia="Georgia" w:hAnsi="Georgia" w:cs="Georgia"/>
          <w:sz w:val="19"/>
          <w:szCs w:val="19"/>
        </w:rPr>
        <w:t>carried</w:t>
      </w:r>
      <w:r>
        <w:rPr>
          <w:rFonts w:ascii="Georgia" w:eastAsia="Georgia" w:hAnsi="Georgia" w:cs="Georgia"/>
          <w:spacing w:val="28"/>
          <w:sz w:val="19"/>
          <w:szCs w:val="19"/>
        </w:rPr>
        <w:t xml:space="preserve"> </w:t>
      </w:r>
      <w:r>
        <w:rPr>
          <w:rFonts w:ascii="Georgia" w:eastAsia="Georgia" w:hAnsi="Georgia" w:cs="Georgia"/>
          <w:sz w:val="19"/>
          <w:szCs w:val="19"/>
        </w:rPr>
        <w:t>out</w:t>
      </w:r>
      <w:r>
        <w:rPr>
          <w:rFonts w:ascii="Georgia" w:eastAsia="Georgia" w:hAnsi="Georgia" w:cs="Georgia"/>
          <w:spacing w:val="22"/>
          <w:sz w:val="19"/>
          <w:szCs w:val="19"/>
        </w:rPr>
        <w:t xml:space="preserve"> </w:t>
      </w:r>
      <w:r>
        <w:rPr>
          <w:rFonts w:ascii="Georgia" w:eastAsia="Georgia" w:hAnsi="Georgia" w:cs="Georgia"/>
          <w:sz w:val="19"/>
          <w:szCs w:val="19"/>
        </w:rPr>
        <w:t>in</w:t>
      </w:r>
      <w:r>
        <w:rPr>
          <w:rFonts w:ascii="Georgia" w:eastAsia="Georgia" w:hAnsi="Georgia" w:cs="Georgia"/>
          <w:spacing w:val="21"/>
          <w:sz w:val="19"/>
          <w:szCs w:val="19"/>
        </w:rPr>
        <w:t xml:space="preserve"> </w:t>
      </w:r>
      <w:r>
        <w:rPr>
          <w:rFonts w:ascii="Georgia" w:eastAsia="Georgia" w:hAnsi="Georgia" w:cs="Georgia"/>
          <w:sz w:val="19"/>
          <w:szCs w:val="19"/>
        </w:rPr>
        <w:t>collaboration</w:t>
      </w:r>
      <w:r>
        <w:rPr>
          <w:rFonts w:ascii="Georgia" w:eastAsia="Georgia" w:hAnsi="Georgia" w:cs="Georgia"/>
          <w:spacing w:val="38"/>
          <w:sz w:val="19"/>
          <w:szCs w:val="19"/>
        </w:rPr>
        <w:t xml:space="preserve"> </w:t>
      </w:r>
      <w:r>
        <w:rPr>
          <w:rFonts w:ascii="Georgia" w:eastAsia="Georgia" w:hAnsi="Georgia" w:cs="Georgia"/>
          <w:sz w:val="19"/>
          <w:szCs w:val="19"/>
        </w:rPr>
        <w:t>with</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industrial </w:t>
      </w:r>
      <w:r>
        <w:rPr>
          <w:rFonts w:ascii="Georgia" w:eastAsia="Georgia" w:hAnsi="Georgia" w:cs="Georgia"/>
          <w:sz w:val="19"/>
          <w:szCs w:val="19"/>
        </w:rPr>
        <w:t>partners,</w:t>
      </w:r>
      <w:r>
        <w:rPr>
          <w:rFonts w:ascii="Georgia" w:eastAsia="Georgia" w:hAnsi="Georgia" w:cs="Georgia"/>
          <w:spacing w:val="29"/>
          <w:sz w:val="19"/>
          <w:szCs w:val="19"/>
        </w:rPr>
        <w:t xml:space="preserve"> </w:t>
      </w:r>
      <w:r>
        <w:rPr>
          <w:rFonts w:ascii="Georgia" w:eastAsia="Georgia" w:hAnsi="Georgia" w:cs="Georgia"/>
          <w:sz w:val="19"/>
          <w:szCs w:val="19"/>
        </w:rPr>
        <w:t>will</w:t>
      </w:r>
      <w:r>
        <w:rPr>
          <w:rFonts w:ascii="Georgia" w:eastAsia="Georgia" w:hAnsi="Georgia" w:cs="Georgia"/>
          <w:spacing w:val="17"/>
          <w:sz w:val="19"/>
          <w:szCs w:val="19"/>
        </w:rPr>
        <w:t xml:space="preserve"> </w:t>
      </w:r>
      <w:r>
        <w:rPr>
          <w:rFonts w:ascii="Georgia" w:eastAsia="Georgia" w:hAnsi="Georgia" w:cs="Georgia"/>
          <w:sz w:val="19"/>
          <w:szCs w:val="19"/>
        </w:rPr>
        <w:t>support</w:t>
      </w:r>
      <w:r>
        <w:rPr>
          <w:rFonts w:ascii="Georgia" w:eastAsia="Georgia" w:hAnsi="Georgia" w:cs="Georgia"/>
          <w:spacing w:val="25"/>
          <w:sz w:val="19"/>
          <w:szCs w:val="19"/>
        </w:rPr>
        <w:t xml:space="preserve"> </w:t>
      </w:r>
      <w:r>
        <w:rPr>
          <w:rFonts w:ascii="Georgia" w:eastAsia="Georgia" w:hAnsi="Georgia" w:cs="Georgia"/>
          <w:sz w:val="19"/>
          <w:szCs w:val="19"/>
        </w:rPr>
        <w:t>patient</w:t>
      </w:r>
      <w:r>
        <w:rPr>
          <w:rFonts w:ascii="Georgia" w:eastAsia="Georgia" w:hAnsi="Georgia" w:cs="Georgia"/>
          <w:spacing w:val="23"/>
          <w:sz w:val="19"/>
          <w:szCs w:val="19"/>
        </w:rPr>
        <w:t xml:space="preserve"> </w:t>
      </w:r>
      <w:proofErr w:type="spellStart"/>
      <w:r>
        <w:rPr>
          <w:rFonts w:ascii="Georgia" w:eastAsia="Georgia" w:hAnsi="Georgia" w:cs="Georgia"/>
          <w:sz w:val="19"/>
          <w:szCs w:val="19"/>
        </w:rPr>
        <w:t>phenotyping</w:t>
      </w:r>
      <w:proofErr w:type="spellEnd"/>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r>
        <w:rPr>
          <w:rFonts w:ascii="Georgia" w:eastAsia="Georgia" w:hAnsi="Georgia" w:cs="Georgia"/>
          <w:sz w:val="19"/>
          <w:szCs w:val="19"/>
        </w:rPr>
        <w:t>stratification</w:t>
      </w:r>
      <w:r>
        <w:rPr>
          <w:rFonts w:ascii="Georgia" w:eastAsia="Georgia" w:hAnsi="Georgia" w:cs="Georgia"/>
          <w:spacing w:val="33"/>
          <w:sz w:val="19"/>
          <w:szCs w:val="19"/>
        </w:rPr>
        <w:t xml:space="preserve"> </w:t>
      </w:r>
      <w:r>
        <w:rPr>
          <w:rFonts w:ascii="Georgia" w:eastAsia="Georgia" w:hAnsi="Georgia" w:cs="Georgia"/>
          <w:sz w:val="19"/>
          <w:szCs w:val="19"/>
        </w:rPr>
        <w:t>to</w:t>
      </w:r>
      <w:r>
        <w:rPr>
          <w:rFonts w:ascii="Georgia" w:eastAsia="Georgia" w:hAnsi="Georgia" w:cs="Georgia"/>
          <w:spacing w:val="15"/>
          <w:sz w:val="19"/>
          <w:szCs w:val="19"/>
        </w:rPr>
        <w:t xml:space="preserve"> </w:t>
      </w:r>
      <w:r>
        <w:rPr>
          <w:rFonts w:ascii="Georgia" w:eastAsia="Georgia" w:hAnsi="Georgia" w:cs="Georgia"/>
          <w:sz w:val="19"/>
          <w:szCs w:val="19"/>
        </w:rPr>
        <w:t>therapy</w:t>
      </w:r>
      <w:r>
        <w:rPr>
          <w:rFonts w:ascii="Georgia" w:eastAsia="Georgia" w:hAnsi="Georgia" w:cs="Georgia"/>
          <w:spacing w:val="24"/>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well</w:t>
      </w:r>
      <w:r>
        <w:rPr>
          <w:rFonts w:ascii="Georgia" w:eastAsia="Georgia" w:hAnsi="Georgia" w:cs="Georgia"/>
          <w:spacing w:val="19"/>
          <w:sz w:val="19"/>
          <w:szCs w:val="19"/>
        </w:rPr>
        <w:t xml:space="preserve"> </w:t>
      </w:r>
      <w:r>
        <w:rPr>
          <w:rFonts w:ascii="Georgia" w:eastAsia="Georgia" w:hAnsi="Georgia" w:cs="Georgia"/>
          <w:sz w:val="19"/>
          <w:szCs w:val="19"/>
        </w:rPr>
        <w:t>as</w:t>
      </w:r>
      <w:r>
        <w:rPr>
          <w:rFonts w:ascii="Georgia" w:eastAsia="Georgia" w:hAnsi="Georgia" w:cs="Georgia"/>
          <w:spacing w:val="15"/>
          <w:sz w:val="19"/>
          <w:szCs w:val="19"/>
        </w:rPr>
        <w:t xml:space="preserve"> </w:t>
      </w:r>
      <w:r>
        <w:rPr>
          <w:rFonts w:ascii="Georgia" w:eastAsia="Georgia" w:hAnsi="Georgia" w:cs="Georgia"/>
          <w:sz w:val="19"/>
          <w:szCs w:val="19"/>
        </w:rPr>
        <w:t>measurement</w:t>
      </w:r>
      <w:r>
        <w:rPr>
          <w:rFonts w:ascii="Georgia" w:eastAsia="Georgia" w:hAnsi="Georgia" w:cs="Georgia"/>
          <w:spacing w:val="34"/>
          <w:sz w:val="19"/>
          <w:szCs w:val="19"/>
        </w:rPr>
        <w:t xml:space="preserve"> </w:t>
      </w:r>
      <w:r>
        <w:rPr>
          <w:rFonts w:ascii="Georgia" w:eastAsia="Georgia" w:hAnsi="Georgia" w:cs="Georgia"/>
          <w:sz w:val="19"/>
          <w:szCs w:val="19"/>
        </w:rPr>
        <w:t>of</w:t>
      </w:r>
      <w:r>
        <w:rPr>
          <w:rFonts w:ascii="Georgia" w:eastAsia="Georgia" w:hAnsi="Georgia" w:cs="Georgia"/>
          <w:spacing w:val="15"/>
          <w:sz w:val="19"/>
          <w:szCs w:val="19"/>
        </w:rPr>
        <w:t xml:space="preserve"> </w:t>
      </w:r>
      <w:r>
        <w:rPr>
          <w:rFonts w:ascii="Georgia" w:eastAsia="Georgia" w:hAnsi="Georgia" w:cs="Georgia"/>
          <w:sz w:val="19"/>
          <w:szCs w:val="19"/>
        </w:rPr>
        <w:t>longitudinal</w:t>
      </w:r>
      <w:r>
        <w:rPr>
          <w:rFonts w:ascii="Georgia" w:eastAsia="Georgia" w:hAnsi="Georgia" w:cs="Georgia"/>
          <w:spacing w:val="31"/>
          <w:sz w:val="19"/>
          <w:szCs w:val="19"/>
        </w:rPr>
        <w:t xml:space="preserve"> </w:t>
      </w:r>
      <w:r>
        <w:rPr>
          <w:rFonts w:ascii="Georgia" w:eastAsia="Georgia" w:hAnsi="Georgia" w:cs="Georgia"/>
          <w:sz w:val="19"/>
          <w:szCs w:val="19"/>
        </w:rPr>
        <w:t>changes</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and </w:t>
      </w:r>
      <w:r>
        <w:rPr>
          <w:rFonts w:ascii="Georgia" w:eastAsia="Georgia" w:hAnsi="Georgia" w:cs="Georgia"/>
          <w:sz w:val="19"/>
          <w:szCs w:val="19"/>
        </w:rPr>
        <w:t>response</w:t>
      </w:r>
      <w:r>
        <w:rPr>
          <w:rFonts w:ascii="Georgia" w:eastAsia="Georgia" w:hAnsi="Georgia" w:cs="Georgia"/>
          <w:spacing w:val="16"/>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w w:val="102"/>
          <w:sz w:val="19"/>
          <w:szCs w:val="19"/>
        </w:rPr>
        <w:t>therapy.</w:t>
      </w:r>
    </w:p>
    <w:p w14:paraId="6E8D2F8C" w14:textId="77777777" w:rsidR="00E61F9D" w:rsidRDefault="005C64D6">
      <w:pPr>
        <w:spacing w:before="59" w:after="0" w:line="277" w:lineRule="auto"/>
        <w:ind w:left="114" w:right="52" w:firstLine="6"/>
        <w:jc w:val="both"/>
        <w:rPr>
          <w:rFonts w:ascii="Georgia" w:eastAsia="Georgia" w:hAnsi="Georgia" w:cs="Georgia"/>
          <w:sz w:val="19"/>
          <w:szCs w:val="19"/>
        </w:rPr>
      </w:pPr>
      <w:proofErr w:type="gramStart"/>
      <w:r>
        <w:rPr>
          <w:rFonts w:ascii="Georgia" w:eastAsia="Georgia" w:hAnsi="Georgia" w:cs="Georgia"/>
          <w:b/>
          <w:bCs/>
          <w:sz w:val="19"/>
          <w:szCs w:val="19"/>
        </w:rPr>
        <w:t>3(c.3.10)</w:t>
      </w:r>
      <w:r>
        <w:rPr>
          <w:rFonts w:ascii="Georgia" w:eastAsia="Georgia" w:hAnsi="Georgia" w:cs="Georgia"/>
          <w:b/>
          <w:bCs/>
          <w:spacing w:val="28"/>
          <w:sz w:val="19"/>
          <w:szCs w:val="19"/>
        </w:rPr>
        <w:t xml:space="preserve"> </w:t>
      </w:r>
      <w:r>
        <w:rPr>
          <w:rFonts w:ascii="Georgia" w:eastAsia="Georgia" w:hAnsi="Georgia" w:cs="Georgia"/>
          <w:b/>
          <w:bCs/>
          <w:sz w:val="19"/>
          <w:szCs w:val="19"/>
        </w:rPr>
        <w:t>Functional</w:t>
      </w:r>
      <w:r>
        <w:rPr>
          <w:rFonts w:ascii="Georgia" w:eastAsia="Georgia" w:hAnsi="Georgia" w:cs="Georgia"/>
          <w:b/>
          <w:bCs/>
          <w:spacing w:val="32"/>
          <w:sz w:val="19"/>
          <w:szCs w:val="19"/>
        </w:rPr>
        <w:t xml:space="preserve"> </w:t>
      </w:r>
      <w:r>
        <w:rPr>
          <w:rFonts w:ascii="Georgia" w:eastAsia="Georgia" w:hAnsi="Georgia" w:cs="Georgia"/>
          <w:b/>
          <w:bCs/>
          <w:sz w:val="19"/>
          <w:szCs w:val="19"/>
        </w:rPr>
        <w:t>MR</w:t>
      </w:r>
      <w:r>
        <w:rPr>
          <w:rFonts w:ascii="Georgia" w:eastAsia="Georgia" w:hAnsi="Georgia" w:cs="Georgia"/>
          <w:b/>
          <w:bCs/>
          <w:spacing w:val="18"/>
          <w:sz w:val="19"/>
          <w:szCs w:val="19"/>
        </w:rPr>
        <w:t xml:space="preserve"> </w:t>
      </w:r>
      <w:r>
        <w:rPr>
          <w:rFonts w:ascii="Georgia" w:eastAsia="Georgia" w:hAnsi="Georgia" w:cs="Georgia"/>
          <w:b/>
          <w:bCs/>
          <w:sz w:val="19"/>
          <w:szCs w:val="19"/>
        </w:rPr>
        <w:t>imaging</w:t>
      </w:r>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15"/>
          <w:sz w:val="19"/>
          <w:szCs w:val="19"/>
        </w:rPr>
        <w:t xml:space="preserve"> </w:t>
      </w:r>
      <w:r>
        <w:rPr>
          <w:rFonts w:ascii="Georgia" w:eastAsia="Georgia" w:hAnsi="Georgia" w:cs="Georgia"/>
          <w:b/>
          <w:bCs/>
          <w:sz w:val="19"/>
          <w:szCs w:val="19"/>
        </w:rPr>
        <w:t>the</w:t>
      </w:r>
      <w:r>
        <w:rPr>
          <w:rFonts w:ascii="Georgia" w:eastAsia="Georgia" w:hAnsi="Georgia" w:cs="Georgia"/>
          <w:b/>
          <w:bCs/>
          <w:spacing w:val="17"/>
          <w:sz w:val="19"/>
          <w:szCs w:val="19"/>
        </w:rPr>
        <w:t xml:space="preserve"> </w:t>
      </w:r>
      <w:r>
        <w:rPr>
          <w:rFonts w:ascii="Georgia" w:eastAsia="Georgia" w:hAnsi="Georgia" w:cs="Georgia"/>
          <w:b/>
          <w:bCs/>
          <w:sz w:val="19"/>
          <w:szCs w:val="19"/>
        </w:rPr>
        <w:t>lungs</w:t>
      </w:r>
      <w:r>
        <w:rPr>
          <w:rFonts w:ascii="Georgia" w:eastAsia="Georgia" w:hAnsi="Georgia" w:cs="Georgia"/>
          <w:b/>
          <w:bCs/>
          <w:spacing w:val="22"/>
          <w:sz w:val="19"/>
          <w:szCs w:val="19"/>
        </w:rPr>
        <w:t xml:space="preserve"> </w:t>
      </w:r>
      <w:r>
        <w:rPr>
          <w:rFonts w:ascii="Georgia" w:eastAsia="Georgia" w:hAnsi="Georgia" w:cs="Georgia"/>
          <w:b/>
          <w:bCs/>
          <w:sz w:val="19"/>
          <w:szCs w:val="19"/>
        </w:rPr>
        <w:t>using</w:t>
      </w:r>
      <w:r>
        <w:rPr>
          <w:rFonts w:ascii="Georgia" w:eastAsia="Georgia" w:hAnsi="Georgia" w:cs="Georgia"/>
          <w:b/>
          <w:bCs/>
          <w:spacing w:val="22"/>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1"/>
          <w:sz w:val="19"/>
          <w:szCs w:val="19"/>
        </w:rPr>
        <w:t xml:space="preserve"> </w:t>
      </w:r>
      <w:r>
        <w:rPr>
          <w:rFonts w:ascii="Georgia" w:eastAsia="Georgia" w:hAnsi="Georgia" w:cs="Georgia"/>
          <w:b/>
          <w:bCs/>
          <w:sz w:val="19"/>
          <w:szCs w:val="19"/>
        </w:rPr>
        <w:t>and</w:t>
      </w:r>
      <w:r>
        <w:rPr>
          <w:rFonts w:ascii="Georgia" w:eastAsia="Georgia" w:hAnsi="Georgia" w:cs="Georgia"/>
          <w:b/>
          <w:bCs/>
          <w:spacing w:val="18"/>
          <w:sz w:val="19"/>
          <w:szCs w:val="19"/>
        </w:rPr>
        <w:t xml:space="preserve"> </w:t>
      </w:r>
      <w:r>
        <w:rPr>
          <w:rFonts w:ascii="Georgia" w:eastAsia="Georgia" w:hAnsi="Georgia" w:cs="Georgia"/>
          <w:b/>
          <w:bCs/>
          <w:sz w:val="19"/>
          <w:szCs w:val="19"/>
        </w:rPr>
        <w:t>inert</w:t>
      </w:r>
      <w:r>
        <w:rPr>
          <w:rFonts w:ascii="Georgia" w:eastAsia="Georgia" w:hAnsi="Georgia" w:cs="Georgia"/>
          <w:b/>
          <w:bCs/>
          <w:spacing w:val="21"/>
          <w:sz w:val="19"/>
          <w:szCs w:val="19"/>
        </w:rPr>
        <w:t xml:space="preserve"> </w:t>
      </w:r>
      <w:r>
        <w:rPr>
          <w:rFonts w:ascii="Georgia" w:eastAsia="Georgia" w:hAnsi="Georgia" w:cs="Georgia"/>
          <w:b/>
          <w:bCs/>
          <w:sz w:val="19"/>
          <w:szCs w:val="19"/>
        </w:rPr>
        <w:t>gases.</w:t>
      </w:r>
      <w:proofErr w:type="gramEnd"/>
      <w:r>
        <w:rPr>
          <w:rFonts w:ascii="Georgia" w:eastAsia="Georgia" w:hAnsi="Georgia" w:cs="Georgia"/>
          <w:b/>
          <w:bCs/>
          <w:sz w:val="19"/>
          <w:szCs w:val="19"/>
        </w:rPr>
        <w:t xml:space="preserve"> </w:t>
      </w:r>
      <w:r>
        <w:rPr>
          <w:rFonts w:ascii="Georgia" w:eastAsia="Georgia" w:hAnsi="Georgia" w:cs="Georgia"/>
          <w:b/>
          <w:bCs/>
          <w:spacing w:val="6"/>
          <w:sz w:val="19"/>
          <w:szCs w:val="19"/>
        </w:rPr>
        <w:t xml:space="preserve"> </w:t>
      </w:r>
      <w:r>
        <w:rPr>
          <w:rFonts w:ascii="Georgia" w:eastAsia="Georgia" w:hAnsi="Georgia" w:cs="Georgia"/>
          <w:sz w:val="19"/>
          <w:szCs w:val="19"/>
        </w:rPr>
        <w:t>Our</w:t>
      </w:r>
      <w:r>
        <w:rPr>
          <w:rFonts w:ascii="Georgia" w:eastAsia="Georgia" w:hAnsi="Georgia" w:cs="Georgia"/>
          <w:spacing w:val="18"/>
          <w:sz w:val="19"/>
          <w:szCs w:val="19"/>
        </w:rPr>
        <w:t xml:space="preserve"> </w:t>
      </w:r>
      <w:r>
        <w:rPr>
          <w:rFonts w:ascii="Georgia" w:eastAsia="Georgia" w:hAnsi="Georgia" w:cs="Georgia"/>
          <w:sz w:val="19"/>
          <w:szCs w:val="19"/>
        </w:rPr>
        <w:t>collaborator</w:t>
      </w:r>
      <w:r>
        <w:rPr>
          <w:rFonts w:ascii="Georgia" w:eastAsia="Georgia" w:hAnsi="Georgia" w:cs="Georgia"/>
          <w:spacing w:val="31"/>
          <w:sz w:val="19"/>
          <w:szCs w:val="19"/>
        </w:rPr>
        <w:t xml:space="preserve"> </w:t>
      </w:r>
      <w:r>
        <w:rPr>
          <w:rFonts w:ascii="Georgia" w:eastAsia="Georgia" w:hAnsi="Georgia" w:cs="Georgia"/>
          <w:b/>
          <w:bCs/>
          <w:w w:val="102"/>
          <w:sz w:val="19"/>
          <w:szCs w:val="19"/>
        </w:rPr>
        <w:t xml:space="preserve">Mitchell </w:t>
      </w:r>
      <w:r>
        <w:rPr>
          <w:rFonts w:ascii="Georgia" w:eastAsia="Georgia" w:hAnsi="Georgia" w:cs="Georgia"/>
          <w:b/>
          <w:bCs/>
          <w:sz w:val="19"/>
          <w:szCs w:val="19"/>
        </w:rPr>
        <w:t>Albert</w:t>
      </w:r>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b/>
          <w:bCs/>
          <w:sz w:val="19"/>
          <w:szCs w:val="19"/>
        </w:rPr>
        <w:t>Thunder</w:t>
      </w:r>
      <w:r>
        <w:rPr>
          <w:rFonts w:ascii="Georgia" w:eastAsia="Georgia" w:hAnsi="Georgia" w:cs="Georgia"/>
          <w:b/>
          <w:bCs/>
          <w:spacing w:val="37"/>
          <w:sz w:val="19"/>
          <w:szCs w:val="19"/>
        </w:rPr>
        <w:t xml:space="preserve"> </w:t>
      </w:r>
      <w:r>
        <w:rPr>
          <w:rFonts w:ascii="Georgia" w:eastAsia="Georgia" w:hAnsi="Georgia" w:cs="Georgia"/>
          <w:b/>
          <w:bCs/>
          <w:sz w:val="19"/>
          <w:szCs w:val="19"/>
        </w:rPr>
        <w:t>Bay</w:t>
      </w:r>
      <w:r>
        <w:rPr>
          <w:rFonts w:ascii="Georgia" w:eastAsia="Georgia" w:hAnsi="Georgia" w:cs="Georgia"/>
          <w:b/>
          <w:bCs/>
          <w:spacing w:val="27"/>
          <w:sz w:val="19"/>
          <w:szCs w:val="19"/>
        </w:rPr>
        <w:t xml:space="preserve"> </w:t>
      </w:r>
      <w:r>
        <w:rPr>
          <w:rFonts w:ascii="Georgia" w:eastAsia="Georgia" w:hAnsi="Georgia" w:cs="Georgia"/>
          <w:b/>
          <w:bCs/>
          <w:sz w:val="19"/>
          <w:szCs w:val="19"/>
        </w:rPr>
        <w:t>Regional</w:t>
      </w:r>
      <w:r>
        <w:rPr>
          <w:rFonts w:ascii="Georgia" w:eastAsia="Georgia" w:hAnsi="Georgia" w:cs="Georgia"/>
          <w:b/>
          <w:bCs/>
          <w:spacing w:val="37"/>
          <w:sz w:val="19"/>
          <w:szCs w:val="19"/>
        </w:rPr>
        <w:t xml:space="preserve"> </w:t>
      </w:r>
      <w:r>
        <w:rPr>
          <w:rFonts w:ascii="Georgia" w:eastAsia="Georgia" w:hAnsi="Georgia" w:cs="Georgia"/>
          <w:b/>
          <w:bCs/>
          <w:sz w:val="19"/>
          <w:szCs w:val="19"/>
        </w:rPr>
        <w:t>Research</w:t>
      </w:r>
      <w:r>
        <w:rPr>
          <w:rFonts w:ascii="Georgia" w:eastAsia="Georgia" w:hAnsi="Georgia" w:cs="Georgia"/>
          <w:b/>
          <w:bCs/>
          <w:spacing w:val="38"/>
          <w:sz w:val="19"/>
          <w:szCs w:val="19"/>
        </w:rPr>
        <w:t xml:space="preserve"> </w:t>
      </w:r>
      <w:r>
        <w:rPr>
          <w:rFonts w:ascii="Georgia" w:eastAsia="Georgia" w:hAnsi="Georgia" w:cs="Georgia"/>
          <w:b/>
          <w:bCs/>
          <w:sz w:val="19"/>
          <w:szCs w:val="19"/>
        </w:rPr>
        <w:t>Institute</w:t>
      </w:r>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sz w:val="19"/>
          <w:szCs w:val="19"/>
        </w:rPr>
        <w:t>has</w:t>
      </w:r>
      <w:r>
        <w:rPr>
          <w:rFonts w:ascii="Georgia" w:eastAsia="Georgia" w:hAnsi="Georgia" w:cs="Georgia"/>
          <w:spacing w:val="25"/>
          <w:sz w:val="19"/>
          <w:szCs w:val="19"/>
        </w:rPr>
        <w:t xml:space="preserve"> </w:t>
      </w:r>
      <w:r>
        <w:rPr>
          <w:rFonts w:ascii="Georgia" w:eastAsia="Georgia" w:hAnsi="Georgia" w:cs="Georgia"/>
          <w:sz w:val="19"/>
          <w:szCs w:val="19"/>
        </w:rPr>
        <w:t>been</w:t>
      </w:r>
      <w:r>
        <w:rPr>
          <w:rFonts w:ascii="Georgia" w:eastAsia="Georgia" w:hAnsi="Georgia" w:cs="Georgia"/>
          <w:spacing w:val="27"/>
          <w:sz w:val="19"/>
          <w:szCs w:val="19"/>
        </w:rPr>
        <w:t xml:space="preserve"> </w:t>
      </w:r>
      <w:r>
        <w:rPr>
          <w:rFonts w:ascii="Georgia" w:eastAsia="Georgia" w:hAnsi="Georgia" w:cs="Georgia"/>
          <w:sz w:val="19"/>
          <w:szCs w:val="19"/>
        </w:rPr>
        <w:t>advancing</w:t>
      </w:r>
      <w:r>
        <w:rPr>
          <w:rFonts w:ascii="Georgia" w:eastAsia="Georgia" w:hAnsi="Georgia" w:cs="Georgia"/>
          <w:spacing w:val="36"/>
          <w:sz w:val="19"/>
          <w:szCs w:val="19"/>
        </w:rPr>
        <w:t xml:space="preserve"> </w:t>
      </w:r>
      <w:r>
        <w:rPr>
          <w:rFonts w:ascii="Georgia" w:eastAsia="Georgia" w:hAnsi="Georgia" w:cs="Georgia"/>
          <w:sz w:val="19"/>
          <w:szCs w:val="19"/>
        </w:rPr>
        <w:t>the</w:t>
      </w:r>
      <w:r>
        <w:rPr>
          <w:rFonts w:ascii="Georgia" w:eastAsia="Georgia" w:hAnsi="Georgia" w:cs="Georgia"/>
          <w:spacing w:val="24"/>
          <w:sz w:val="19"/>
          <w:szCs w:val="19"/>
        </w:rPr>
        <w:t xml:space="preserve"> </w:t>
      </w:r>
      <w:r>
        <w:rPr>
          <w:rFonts w:ascii="Georgia" w:eastAsia="Georgia" w:hAnsi="Georgia" w:cs="Georgia"/>
          <w:sz w:val="19"/>
          <w:szCs w:val="19"/>
        </w:rPr>
        <w:t>use</w:t>
      </w:r>
      <w:r>
        <w:rPr>
          <w:rFonts w:ascii="Georgia" w:eastAsia="Georgia" w:hAnsi="Georgia" w:cs="Georgia"/>
          <w:spacing w:val="25"/>
          <w:sz w:val="19"/>
          <w:szCs w:val="19"/>
        </w:rPr>
        <w:t xml:space="preserve"> </w:t>
      </w:r>
      <w:r>
        <w:rPr>
          <w:rFonts w:ascii="Georgia" w:eastAsia="Georgia" w:hAnsi="Georgia" w:cs="Georgia"/>
          <w:sz w:val="19"/>
          <w:szCs w:val="19"/>
        </w:rPr>
        <w:t>of</w:t>
      </w:r>
      <w:r>
        <w:rPr>
          <w:rFonts w:ascii="Georgia" w:eastAsia="Georgia" w:hAnsi="Georgia" w:cs="Georgia"/>
          <w:spacing w:val="22"/>
          <w:sz w:val="19"/>
          <w:szCs w:val="19"/>
        </w:rPr>
        <w:t xml:space="preserve"> </w:t>
      </w:r>
      <w:r>
        <w:rPr>
          <w:rFonts w:ascii="Georgia" w:eastAsia="Georgia" w:hAnsi="Georgia" w:cs="Georgia"/>
          <w:sz w:val="19"/>
          <w:szCs w:val="19"/>
        </w:rPr>
        <w:t>inert</w:t>
      </w:r>
      <w:r>
        <w:rPr>
          <w:rFonts w:ascii="Georgia" w:eastAsia="Georgia" w:hAnsi="Georgia" w:cs="Georgia"/>
          <w:spacing w:val="27"/>
          <w:sz w:val="19"/>
          <w:szCs w:val="19"/>
        </w:rPr>
        <w:t xml:space="preserve"> </w:t>
      </w:r>
      <w:r>
        <w:rPr>
          <w:rFonts w:ascii="Georgia" w:eastAsia="Georgia" w:hAnsi="Georgia" w:cs="Georgia"/>
          <w:sz w:val="19"/>
          <w:szCs w:val="19"/>
        </w:rPr>
        <w:t>fluorinated</w:t>
      </w:r>
      <w:r>
        <w:rPr>
          <w:rFonts w:ascii="Georgia" w:eastAsia="Georgia" w:hAnsi="Georgia" w:cs="Georgia"/>
          <w:spacing w:val="38"/>
          <w:sz w:val="19"/>
          <w:szCs w:val="19"/>
        </w:rPr>
        <w:t xml:space="preserve"> </w:t>
      </w:r>
      <w:r>
        <w:rPr>
          <w:rFonts w:ascii="Georgia" w:eastAsia="Georgia" w:hAnsi="Georgia" w:cs="Georgia"/>
          <w:sz w:val="19"/>
          <w:szCs w:val="19"/>
        </w:rPr>
        <w:t>gases</w:t>
      </w:r>
      <w:r>
        <w:rPr>
          <w:rFonts w:ascii="Georgia" w:eastAsia="Georgia" w:hAnsi="Georgia" w:cs="Georgia"/>
          <w:spacing w:val="28"/>
          <w:sz w:val="19"/>
          <w:szCs w:val="19"/>
        </w:rPr>
        <w:t xml:space="preserve"> </w:t>
      </w:r>
      <w:r>
        <w:rPr>
          <w:rFonts w:ascii="Georgia" w:eastAsia="Georgia" w:hAnsi="Georgia" w:cs="Georgia"/>
          <w:sz w:val="19"/>
          <w:szCs w:val="19"/>
        </w:rPr>
        <w:t>that</w:t>
      </w:r>
      <w:r>
        <w:rPr>
          <w:rFonts w:ascii="Georgia" w:eastAsia="Georgia" w:hAnsi="Georgia" w:cs="Georgia"/>
          <w:spacing w:val="26"/>
          <w:sz w:val="19"/>
          <w:szCs w:val="19"/>
        </w:rPr>
        <w:t xml:space="preserve"> </w:t>
      </w:r>
      <w:r>
        <w:rPr>
          <w:rFonts w:ascii="Georgia" w:eastAsia="Georgia" w:hAnsi="Georgia" w:cs="Georgia"/>
          <w:sz w:val="19"/>
          <w:szCs w:val="19"/>
        </w:rPr>
        <w:t>can</w:t>
      </w:r>
      <w:r>
        <w:rPr>
          <w:rFonts w:ascii="Georgia" w:eastAsia="Georgia" w:hAnsi="Georgia" w:cs="Georgia"/>
          <w:spacing w:val="25"/>
          <w:sz w:val="19"/>
          <w:szCs w:val="19"/>
        </w:rPr>
        <w:t xml:space="preserve"> </w:t>
      </w:r>
      <w:r>
        <w:rPr>
          <w:rFonts w:ascii="Georgia" w:eastAsia="Georgia" w:hAnsi="Georgia" w:cs="Georgia"/>
          <w:w w:val="102"/>
          <w:sz w:val="19"/>
          <w:szCs w:val="19"/>
        </w:rPr>
        <w:t xml:space="preserve">be </w:t>
      </w:r>
      <w:r>
        <w:rPr>
          <w:rFonts w:ascii="Georgia" w:eastAsia="Georgia" w:hAnsi="Georgia" w:cs="Georgia"/>
          <w:sz w:val="19"/>
          <w:szCs w:val="19"/>
        </w:rPr>
        <w:t>breathed</w:t>
      </w:r>
      <w:r>
        <w:rPr>
          <w:rFonts w:ascii="Georgia" w:eastAsia="Georgia" w:hAnsi="Georgia" w:cs="Georgia"/>
          <w:spacing w:val="22"/>
          <w:sz w:val="19"/>
          <w:szCs w:val="19"/>
        </w:rPr>
        <w:t xml:space="preserve"> </w:t>
      </w:r>
      <w:r>
        <w:rPr>
          <w:rFonts w:ascii="Georgia" w:eastAsia="Georgia" w:hAnsi="Georgia" w:cs="Georgia"/>
          <w:sz w:val="19"/>
          <w:szCs w:val="19"/>
        </w:rPr>
        <w:t>continuously</w:t>
      </w:r>
      <w:r>
        <w:rPr>
          <w:rFonts w:ascii="Georgia" w:eastAsia="Georgia" w:hAnsi="Georgia" w:cs="Georgia"/>
          <w:spacing w:val="29"/>
          <w:sz w:val="19"/>
          <w:szCs w:val="19"/>
        </w:rPr>
        <w:t xml:space="preserve"> </w:t>
      </w:r>
      <w:r>
        <w:rPr>
          <w:rFonts w:ascii="Georgia" w:eastAsia="Georgia" w:hAnsi="Georgia" w:cs="Georgia"/>
          <w:sz w:val="19"/>
          <w:szCs w:val="19"/>
        </w:rPr>
        <w:t>in</w:t>
      </w:r>
      <w:r>
        <w:rPr>
          <w:rFonts w:ascii="Georgia" w:eastAsia="Georgia" w:hAnsi="Georgia" w:cs="Georgia"/>
          <w:spacing w:val="12"/>
          <w:sz w:val="19"/>
          <w:szCs w:val="19"/>
        </w:rPr>
        <w:t xml:space="preserve"> </w:t>
      </w:r>
      <w:r>
        <w:rPr>
          <w:rFonts w:ascii="Georgia" w:eastAsia="Georgia" w:hAnsi="Georgia" w:cs="Georgia"/>
          <w:sz w:val="19"/>
          <w:szCs w:val="19"/>
        </w:rPr>
        <w:t>order</w:t>
      </w:r>
      <w:r>
        <w:rPr>
          <w:rFonts w:ascii="Georgia" w:eastAsia="Georgia" w:hAnsi="Georgia" w:cs="Georgia"/>
          <w:spacing w:val="16"/>
          <w:sz w:val="19"/>
          <w:szCs w:val="19"/>
        </w:rPr>
        <w:t xml:space="preserve"> </w:t>
      </w:r>
      <w:r>
        <w:rPr>
          <w:rFonts w:ascii="Georgia" w:eastAsia="Georgia" w:hAnsi="Georgia" w:cs="Georgia"/>
          <w:sz w:val="19"/>
          <w:szCs w:val="19"/>
        </w:rPr>
        <w:t>to</w:t>
      </w:r>
      <w:r>
        <w:rPr>
          <w:rFonts w:ascii="Georgia" w:eastAsia="Georgia" w:hAnsi="Georgia" w:cs="Georgia"/>
          <w:spacing w:val="10"/>
          <w:sz w:val="19"/>
          <w:szCs w:val="19"/>
        </w:rPr>
        <w:t xml:space="preserve"> </w:t>
      </w:r>
      <w:r>
        <w:rPr>
          <w:rFonts w:ascii="Georgia" w:eastAsia="Georgia" w:hAnsi="Georgia" w:cs="Georgia"/>
          <w:sz w:val="19"/>
          <w:szCs w:val="19"/>
        </w:rPr>
        <w:t>measure</w:t>
      </w:r>
      <w:r>
        <w:rPr>
          <w:rFonts w:ascii="Georgia" w:eastAsia="Georgia" w:hAnsi="Georgia" w:cs="Georgia"/>
          <w:spacing w:val="21"/>
          <w:sz w:val="19"/>
          <w:szCs w:val="19"/>
        </w:rPr>
        <w:t xml:space="preserve"> </w:t>
      </w:r>
      <w:r>
        <w:rPr>
          <w:rFonts w:ascii="Georgia" w:eastAsia="Georgia" w:hAnsi="Georgia" w:cs="Georgia"/>
          <w:sz w:val="19"/>
          <w:szCs w:val="19"/>
        </w:rPr>
        <w:t>indicators</w:t>
      </w:r>
      <w:r>
        <w:rPr>
          <w:rFonts w:ascii="Georgia" w:eastAsia="Georgia" w:hAnsi="Georgia" w:cs="Georgia"/>
          <w:spacing w:val="24"/>
          <w:sz w:val="19"/>
          <w:szCs w:val="19"/>
        </w:rPr>
        <w:t xml:space="preserve"> </w:t>
      </w:r>
      <w:r>
        <w:rPr>
          <w:rFonts w:ascii="Georgia" w:eastAsia="Georgia" w:hAnsi="Georgia" w:cs="Georgia"/>
          <w:sz w:val="19"/>
          <w:szCs w:val="19"/>
        </w:rPr>
        <w:t>of</w:t>
      </w:r>
      <w:r>
        <w:rPr>
          <w:rFonts w:ascii="Georgia" w:eastAsia="Georgia" w:hAnsi="Georgia" w:cs="Georgia"/>
          <w:spacing w:val="10"/>
          <w:sz w:val="19"/>
          <w:szCs w:val="19"/>
        </w:rPr>
        <w:t xml:space="preserve"> </w:t>
      </w:r>
      <w:r>
        <w:rPr>
          <w:rFonts w:ascii="Georgia" w:eastAsia="Georgia" w:hAnsi="Georgia" w:cs="Georgia"/>
          <w:sz w:val="19"/>
          <w:szCs w:val="19"/>
        </w:rPr>
        <w:t>wash-in,</w:t>
      </w:r>
      <w:r>
        <w:rPr>
          <w:rFonts w:ascii="Georgia" w:eastAsia="Georgia" w:hAnsi="Georgia" w:cs="Georgia"/>
          <w:spacing w:val="22"/>
          <w:sz w:val="19"/>
          <w:szCs w:val="19"/>
        </w:rPr>
        <w:t xml:space="preserve"> </w:t>
      </w:r>
      <w:proofErr w:type="gramStart"/>
      <w:r>
        <w:rPr>
          <w:rFonts w:ascii="Georgia" w:eastAsia="Georgia" w:hAnsi="Georgia" w:cs="Georgia"/>
          <w:sz w:val="19"/>
          <w:szCs w:val="19"/>
        </w:rPr>
        <w:t>wash-out</w:t>
      </w:r>
      <w:proofErr w:type="gramEnd"/>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air</w:t>
      </w:r>
      <w:r>
        <w:rPr>
          <w:rFonts w:ascii="Georgia" w:eastAsia="Georgia" w:hAnsi="Georgia" w:cs="Georgia"/>
          <w:spacing w:val="14"/>
          <w:sz w:val="19"/>
          <w:szCs w:val="19"/>
        </w:rPr>
        <w:t xml:space="preserve"> </w:t>
      </w:r>
      <w:r>
        <w:rPr>
          <w:rFonts w:ascii="Georgia" w:eastAsia="Georgia" w:hAnsi="Georgia" w:cs="Georgia"/>
          <w:sz w:val="19"/>
          <w:szCs w:val="19"/>
        </w:rPr>
        <w:t>trapping</w:t>
      </w:r>
      <w:r>
        <w:rPr>
          <w:rFonts w:ascii="Georgia" w:eastAsia="Georgia" w:hAnsi="Georgia" w:cs="Georgia"/>
          <w:spacing w:val="21"/>
          <w:sz w:val="19"/>
          <w:szCs w:val="19"/>
        </w:rPr>
        <w:t xml:space="preserve"> </w:t>
      </w:r>
      <w:r>
        <w:rPr>
          <w:rFonts w:ascii="Georgia" w:eastAsia="Georgia" w:hAnsi="Georgia" w:cs="Georgia"/>
          <w:sz w:val="19"/>
          <w:szCs w:val="19"/>
        </w:rPr>
        <w:t>with</w:t>
      </w:r>
      <w:r>
        <w:rPr>
          <w:rFonts w:ascii="Georgia" w:eastAsia="Georgia" w:hAnsi="Georgia" w:cs="Georgia"/>
          <w:spacing w:val="14"/>
          <w:sz w:val="19"/>
          <w:szCs w:val="19"/>
        </w:rPr>
        <w:t xml:space="preserve"> </w:t>
      </w:r>
      <w:r>
        <w:rPr>
          <w:rFonts w:ascii="Georgia" w:eastAsia="Georgia" w:hAnsi="Georgia" w:cs="Georgia"/>
          <w:sz w:val="19"/>
          <w:szCs w:val="19"/>
        </w:rPr>
        <w:t>dynamic</w:t>
      </w:r>
      <w:r>
        <w:rPr>
          <w:rFonts w:ascii="Georgia" w:eastAsia="Georgia" w:hAnsi="Georgia" w:cs="Georgia"/>
          <w:spacing w:val="21"/>
          <w:sz w:val="19"/>
          <w:szCs w:val="19"/>
        </w:rPr>
        <w:t xml:space="preserve"> </w:t>
      </w:r>
      <w:r>
        <w:rPr>
          <w:rFonts w:ascii="Georgia" w:eastAsia="Georgia" w:hAnsi="Georgia" w:cs="Georgia"/>
          <w:sz w:val="19"/>
          <w:szCs w:val="19"/>
        </w:rPr>
        <w:t>imaging</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protocols. </w:t>
      </w:r>
      <w:r>
        <w:rPr>
          <w:rFonts w:ascii="Georgia" w:eastAsia="Georgia" w:hAnsi="Georgia" w:cs="Georgia"/>
          <w:sz w:val="19"/>
          <w:szCs w:val="19"/>
        </w:rPr>
        <w:t>To</w:t>
      </w:r>
      <w:r>
        <w:rPr>
          <w:rFonts w:ascii="Georgia" w:eastAsia="Georgia" w:hAnsi="Georgia" w:cs="Georgia"/>
          <w:spacing w:val="13"/>
          <w:sz w:val="19"/>
          <w:szCs w:val="19"/>
        </w:rPr>
        <w:t xml:space="preserve"> </w:t>
      </w:r>
      <w:r>
        <w:rPr>
          <w:rFonts w:ascii="Georgia" w:eastAsia="Georgia" w:hAnsi="Georgia" w:cs="Georgia"/>
          <w:sz w:val="19"/>
          <w:szCs w:val="19"/>
        </w:rPr>
        <w:t>compute</w:t>
      </w:r>
      <w:r>
        <w:rPr>
          <w:rFonts w:ascii="Georgia" w:eastAsia="Georgia" w:hAnsi="Georgia" w:cs="Georgia"/>
          <w:spacing w:val="24"/>
          <w:sz w:val="19"/>
          <w:szCs w:val="19"/>
        </w:rPr>
        <w:t xml:space="preserve"> </w:t>
      </w:r>
      <w:r>
        <w:rPr>
          <w:rFonts w:ascii="Georgia" w:eastAsia="Georgia" w:hAnsi="Georgia" w:cs="Georgia"/>
          <w:sz w:val="19"/>
          <w:szCs w:val="19"/>
        </w:rPr>
        <w:t>the</w:t>
      </w:r>
      <w:r>
        <w:rPr>
          <w:rFonts w:ascii="Georgia" w:eastAsia="Georgia" w:hAnsi="Georgia" w:cs="Georgia"/>
          <w:spacing w:val="14"/>
          <w:sz w:val="19"/>
          <w:szCs w:val="19"/>
        </w:rPr>
        <w:t xml:space="preserve"> </w:t>
      </w:r>
      <w:r>
        <w:rPr>
          <w:rFonts w:ascii="Georgia" w:eastAsia="Georgia" w:hAnsi="Georgia" w:cs="Georgia"/>
          <w:sz w:val="19"/>
          <w:szCs w:val="19"/>
        </w:rPr>
        <w:t>wash-in</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proofErr w:type="gramStart"/>
      <w:r>
        <w:rPr>
          <w:rFonts w:ascii="Georgia" w:eastAsia="Georgia" w:hAnsi="Georgia" w:cs="Georgia"/>
          <w:sz w:val="19"/>
          <w:szCs w:val="19"/>
        </w:rPr>
        <w:t>wash-out</w:t>
      </w:r>
      <w:proofErr w:type="gramEnd"/>
      <w:r>
        <w:rPr>
          <w:rFonts w:ascii="Georgia" w:eastAsia="Georgia" w:hAnsi="Georgia" w:cs="Georgia"/>
          <w:spacing w:val="25"/>
          <w:sz w:val="19"/>
          <w:szCs w:val="19"/>
        </w:rPr>
        <w:t xml:space="preserve"> </w:t>
      </w:r>
      <w:r>
        <w:rPr>
          <w:rFonts w:ascii="Georgia" w:eastAsia="Georgia" w:hAnsi="Georgia" w:cs="Georgia"/>
          <w:sz w:val="19"/>
          <w:szCs w:val="19"/>
        </w:rPr>
        <w:t>time</w:t>
      </w:r>
      <w:r>
        <w:rPr>
          <w:rFonts w:ascii="Georgia" w:eastAsia="Georgia" w:hAnsi="Georgia" w:cs="Georgia"/>
          <w:spacing w:val="17"/>
          <w:sz w:val="19"/>
          <w:szCs w:val="19"/>
        </w:rPr>
        <w:t xml:space="preserve"> </w:t>
      </w:r>
      <w:r>
        <w:rPr>
          <w:rFonts w:ascii="Georgia" w:eastAsia="Georgia" w:hAnsi="Georgia" w:cs="Georgia"/>
          <w:sz w:val="19"/>
          <w:szCs w:val="19"/>
        </w:rPr>
        <w:t>constants</w:t>
      </w:r>
      <w:r>
        <w:rPr>
          <w:rFonts w:ascii="Georgia" w:eastAsia="Georgia" w:hAnsi="Georgia" w:cs="Georgia"/>
          <w:spacing w:val="25"/>
          <w:sz w:val="19"/>
          <w:szCs w:val="19"/>
        </w:rPr>
        <w:t xml:space="preserve"> </w:t>
      </w:r>
      <w:r>
        <w:rPr>
          <w:rFonts w:ascii="Georgia" w:eastAsia="Georgia" w:hAnsi="Georgia" w:cs="Georgia"/>
          <w:sz w:val="19"/>
          <w:szCs w:val="19"/>
        </w:rPr>
        <w:t>on</w:t>
      </w:r>
      <w:r>
        <w:rPr>
          <w:rFonts w:ascii="Georgia" w:eastAsia="Georgia" w:hAnsi="Georgia" w:cs="Georgia"/>
          <w:spacing w:val="13"/>
          <w:sz w:val="19"/>
          <w:szCs w:val="19"/>
        </w:rPr>
        <w:t xml:space="preserve"> </w:t>
      </w:r>
      <w:r>
        <w:rPr>
          <w:rFonts w:ascii="Georgia" w:eastAsia="Georgia" w:hAnsi="Georgia" w:cs="Georgia"/>
          <w:sz w:val="19"/>
          <w:szCs w:val="19"/>
        </w:rPr>
        <w:t>a</w:t>
      </w:r>
      <w:r>
        <w:rPr>
          <w:rFonts w:ascii="Georgia" w:eastAsia="Georgia" w:hAnsi="Georgia" w:cs="Georgia"/>
          <w:spacing w:val="12"/>
          <w:sz w:val="19"/>
          <w:szCs w:val="19"/>
        </w:rPr>
        <w:t xml:space="preserve"> </w:t>
      </w:r>
      <w:proofErr w:type="spellStart"/>
      <w:r>
        <w:rPr>
          <w:rFonts w:ascii="Georgia" w:eastAsia="Georgia" w:hAnsi="Georgia" w:cs="Georgia"/>
          <w:sz w:val="19"/>
          <w:szCs w:val="19"/>
        </w:rPr>
        <w:t>pixelwise</w:t>
      </w:r>
      <w:proofErr w:type="spellEnd"/>
      <w:r>
        <w:rPr>
          <w:rFonts w:ascii="Georgia" w:eastAsia="Georgia" w:hAnsi="Georgia" w:cs="Georgia"/>
          <w:spacing w:val="24"/>
          <w:sz w:val="19"/>
          <w:szCs w:val="19"/>
        </w:rPr>
        <w:t xml:space="preserve"> </w:t>
      </w:r>
      <w:r>
        <w:rPr>
          <w:rFonts w:ascii="Georgia" w:eastAsia="Georgia" w:hAnsi="Georgia" w:cs="Georgia"/>
          <w:sz w:val="19"/>
          <w:szCs w:val="19"/>
        </w:rPr>
        <w:t>basis,</w:t>
      </w:r>
      <w:r>
        <w:rPr>
          <w:rFonts w:ascii="Georgia" w:eastAsia="Georgia" w:hAnsi="Georgia" w:cs="Georgia"/>
          <w:spacing w:val="19"/>
          <w:sz w:val="19"/>
          <w:szCs w:val="19"/>
        </w:rPr>
        <w:t xml:space="preserve"> </w:t>
      </w:r>
      <w:r>
        <w:rPr>
          <w:rFonts w:ascii="Georgia" w:eastAsia="Georgia" w:hAnsi="Georgia" w:cs="Georgia"/>
          <w:sz w:val="19"/>
          <w:szCs w:val="19"/>
        </w:rPr>
        <w:t>access</w:t>
      </w:r>
      <w:r>
        <w:rPr>
          <w:rFonts w:ascii="Georgia" w:eastAsia="Georgia" w:hAnsi="Georgia" w:cs="Georgia"/>
          <w:spacing w:val="19"/>
          <w:sz w:val="19"/>
          <w:szCs w:val="19"/>
        </w:rPr>
        <w:t xml:space="preserve"> </w:t>
      </w:r>
      <w:r>
        <w:rPr>
          <w:rFonts w:ascii="Georgia" w:eastAsia="Georgia" w:hAnsi="Georgia" w:cs="Georgia"/>
          <w:sz w:val="19"/>
          <w:szCs w:val="19"/>
        </w:rPr>
        <w:t>to</w:t>
      </w:r>
      <w:r>
        <w:rPr>
          <w:rFonts w:ascii="Georgia" w:eastAsia="Georgia" w:hAnsi="Georgia" w:cs="Georgia"/>
          <w:spacing w:val="12"/>
          <w:sz w:val="19"/>
          <w:szCs w:val="19"/>
        </w:rPr>
        <w:t xml:space="preserve"> </w:t>
      </w:r>
      <w:r>
        <w:rPr>
          <w:rFonts w:ascii="Georgia" w:eastAsia="Georgia" w:hAnsi="Georgia" w:cs="Georgia"/>
          <w:sz w:val="19"/>
          <w:szCs w:val="19"/>
        </w:rPr>
        <w:t>accurate</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r>
        <w:rPr>
          <w:rFonts w:ascii="Georgia" w:eastAsia="Georgia" w:hAnsi="Georgia" w:cs="Georgia"/>
          <w:sz w:val="19"/>
          <w:szCs w:val="19"/>
        </w:rPr>
        <w:t>reliable</w:t>
      </w:r>
      <w:r>
        <w:rPr>
          <w:rFonts w:ascii="Georgia" w:eastAsia="Georgia" w:hAnsi="Georgia" w:cs="Georgia"/>
          <w:spacing w:val="22"/>
          <w:sz w:val="19"/>
          <w:szCs w:val="19"/>
        </w:rPr>
        <w:t xml:space="preserve"> </w:t>
      </w:r>
      <w:r>
        <w:rPr>
          <w:rFonts w:ascii="Georgia" w:eastAsia="Georgia" w:hAnsi="Georgia" w:cs="Georgia"/>
          <w:sz w:val="19"/>
          <w:szCs w:val="19"/>
        </w:rPr>
        <w:t>image</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registration </w:t>
      </w:r>
      <w:r>
        <w:rPr>
          <w:rFonts w:ascii="Georgia" w:eastAsia="Georgia" w:hAnsi="Georgia" w:cs="Georgia"/>
          <w:sz w:val="19"/>
          <w:szCs w:val="19"/>
        </w:rPr>
        <w:t>tools</w:t>
      </w:r>
      <w:r>
        <w:rPr>
          <w:rFonts w:ascii="Georgia" w:eastAsia="Georgia" w:hAnsi="Georgia" w:cs="Georgia"/>
          <w:spacing w:val="9"/>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w w:val="102"/>
          <w:sz w:val="19"/>
          <w:szCs w:val="19"/>
        </w:rPr>
        <w:t>essential.</w:t>
      </w:r>
    </w:p>
    <w:p w14:paraId="3965F795" w14:textId="7C09300D" w:rsidR="00E61F9D" w:rsidRDefault="005C64D6">
      <w:pPr>
        <w:spacing w:before="60" w:after="0" w:line="277" w:lineRule="auto"/>
        <w:ind w:left="120" w:right="62"/>
        <w:jc w:val="both"/>
        <w:rPr>
          <w:rFonts w:ascii="Georgia" w:eastAsia="Georgia" w:hAnsi="Georgia" w:cs="Georgia"/>
          <w:sz w:val="19"/>
          <w:szCs w:val="19"/>
        </w:rPr>
      </w:pPr>
      <w:proofErr w:type="gramStart"/>
      <w:r>
        <w:rPr>
          <w:rFonts w:ascii="Georgia" w:eastAsia="Georgia" w:hAnsi="Georgia" w:cs="Georgia"/>
          <w:b/>
          <w:bCs/>
          <w:sz w:val="19"/>
          <w:szCs w:val="19"/>
        </w:rPr>
        <w:t>3(c.3.11)</w:t>
      </w:r>
      <w:r>
        <w:rPr>
          <w:rFonts w:ascii="Georgia" w:eastAsia="Georgia" w:hAnsi="Georgia" w:cs="Georgia"/>
          <w:b/>
          <w:bCs/>
          <w:spacing w:val="16"/>
          <w:sz w:val="19"/>
          <w:szCs w:val="19"/>
        </w:rPr>
        <w:t xml:space="preserve"> </w:t>
      </w:r>
      <w:r>
        <w:rPr>
          <w:rFonts w:ascii="Georgia" w:eastAsia="Georgia" w:hAnsi="Georgia" w:cs="Georgia"/>
          <w:b/>
          <w:bCs/>
          <w:sz w:val="19"/>
          <w:szCs w:val="19"/>
        </w:rPr>
        <w:t>Multi</w:t>
      </w:r>
      <w:ins w:id="468" w:author="James Gee" w:date="2016-07-18T16:06:00Z">
        <w:r w:rsidR="00785F79">
          <w:rPr>
            <w:rFonts w:ascii="Georgia" w:eastAsia="Georgia" w:hAnsi="Georgia" w:cs="Georgia"/>
            <w:b/>
            <w:bCs/>
            <w:sz w:val="19"/>
            <w:szCs w:val="19"/>
          </w:rPr>
          <w:t>-</w:t>
        </w:r>
      </w:ins>
      <w:r>
        <w:rPr>
          <w:rFonts w:ascii="Georgia" w:eastAsia="Georgia" w:hAnsi="Georgia" w:cs="Georgia"/>
          <w:b/>
          <w:bCs/>
          <w:sz w:val="19"/>
          <w:szCs w:val="19"/>
        </w:rPr>
        <w:t>modality</w:t>
      </w:r>
      <w:r>
        <w:rPr>
          <w:rFonts w:ascii="Georgia" w:eastAsia="Georgia" w:hAnsi="Georgia" w:cs="Georgia"/>
          <w:b/>
          <w:bCs/>
          <w:spacing w:val="28"/>
          <w:sz w:val="19"/>
          <w:szCs w:val="19"/>
        </w:rPr>
        <w:t xml:space="preserve"> </w:t>
      </w:r>
      <w:r>
        <w:rPr>
          <w:rFonts w:ascii="Georgia" w:eastAsia="Georgia" w:hAnsi="Georgia" w:cs="Georgia"/>
          <w:b/>
          <w:bCs/>
          <w:sz w:val="19"/>
          <w:szCs w:val="19"/>
        </w:rPr>
        <w:t>imaging</w:t>
      </w:r>
      <w:r>
        <w:rPr>
          <w:rFonts w:ascii="Georgia" w:eastAsia="Georgia" w:hAnsi="Georgia" w:cs="Georgia"/>
          <w:b/>
          <w:bCs/>
          <w:spacing w:val="16"/>
          <w:sz w:val="19"/>
          <w:szCs w:val="19"/>
        </w:rPr>
        <w:t xml:space="preserve"> </w:t>
      </w:r>
      <w:r>
        <w:rPr>
          <w:rFonts w:ascii="Georgia" w:eastAsia="Georgia" w:hAnsi="Georgia" w:cs="Georgia"/>
          <w:b/>
          <w:bCs/>
          <w:sz w:val="19"/>
          <w:szCs w:val="19"/>
        </w:rPr>
        <w:t>studies</w:t>
      </w:r>
      <w:r>
        <w:rPr>
          <w:rFonts w:ascii="Georgia" w:eastAsia="Georgia" w:hAnsi="Georgia" w:cs="Georgia"/>
          <w:b/>
          <w:bCs/>
          <w:spacing w:val="14"/>
          <w:sz w:val="19"/>
          <w:szCs w:val="19"/>
        </w:rPr>
        <w:t xml:space="preserve"> </w:t>
      </w:r>
      <w:r>
        <w:rPr>
          <w:rFonts w:ascii="Georgia" w:eastAsia="Georgia" w:hAnsi="Georgia" w:cs="Georgia"/>
          <w:b/>
          <w:bCs/>
          <w:sz w:val="19"/>
          <w:szCs w:val="19"/>
        </w:rPr>
        <w:t>of</w:t>
      </w:r>
      <w:r>
        <w:rPr>
          <w:rFonts w:ascii="Georgia" w:eastAsia="Georgia" w:hAnsi="Georgia" w:cs="Georgia"/>
          <w:b/>
          <w:bCs/>
          <w:spacing w:val="4"/>
          <w:sz w:val="19"/>
          <w:szCs w:val="19"/>
        </w:rPr>
        <w:t xml:space="preserve"> </w:t>
      </w:r>
      <w:r>
        <w:rPr>
          <w:rFonts w:ascii="Georgia" w:eastAsia="Georgia" w:hAnsi="Georgia" w:cs="Georgia"/>
          <w:b/>
          <w:bCs/>
          <w:sz w:val="19"/>
          <w:szCs w:val="19"/>
        </w:rPr>
        <w:t>pulmonary</w:t>
      </w:r>
      <w:r>
        <w:rPr>
          <w:rFonts w:ascii="Georgia" w:eastAsia="Georgia" w:hAnsi="Georgia" w:cs="Georgia"/>
          <w:b/>
          <w:bCs/>
          <w:spacing w:val="22"/>
          <w:sz w:val="19"/>
          <w:szCs w:val="19"/>
        </w:rPr>
        <w:t xml:space="preserve"> </w:t>
      </w:r>
      <w:r>
        <w:rPr>
          <w:rFonts w:ascii="Georgia" w:eastAsia="Georgia" w:hAnsi="Georgia" w:cs="Georgia"/>
          <w:b/>
          <w:bCs/>
          <w:sz w:val="19"/>
          <w:szCs w:val="19"/>
        </w:rPr>
        <w:t>diseases.</w:t>
      </w:r>
      <w:proofErr w:type="gramEnd"/>
      <w:r>
        <w:rPr>
          <w:rFonts w:ascii="Georgia" w:eastAsia="Georgia" w:hAnsi="Georgia" w:cs="Georgia"/>
          <w:b/>
          <w:bCs/>
          <w:spacing w:val="31"/>
          <w:sz w:val="19"/>
          <w:szCs w:val="19"/>
        </w:rPr>
        <w:t xml:space="preserve"> </w:t>
      </w:r>
      <w:r>
        <w:rPr>
          <w:rFonts w:ascii="Georgia" w:eastAsia="Georgia" w:hAnsi="Georgia" w:cs="Georgia"/>
          <w:sz w:val="19"/>
          <w:szCs w:val="19"/>
        </w:rPr>
        <w:t>Our</w:t>
      </w:r>
      <w:r>
        <w:rPr>
          <w:rFonts w:ascii="Georgia" w:eastAsia="Georgia" w:hAnsi="Georgia" w:cs="Georgia"/>
          <w:spacing w:val="7"/>
          <w:sz w:val="19"/>
          <w:szCs w:val="19"/>
        </w:rPr>
        <w:t xml:space="preserve"> </w:t>
      </w:r>
      <w:r>
        <w:rPr>
          <w:rFonts w:ascii="Georgia" w:eastAsia="Georgia" w:hAnsi="Georgia" w:cs="Georgia"/>
          <w:sz w:val="19"/>
          <w:szCs w:val="19"/>
        </w:rPr>
        <w:t>collaborator</w:t>
      </w:r>
      <w:r>
        <w:rPr>
          <w:rFonts w:ascii="Georgia" w:eastAsia="Georgia" w:hAnsi="Georgia" w:cs="Georgia"/>
          <w:spacing w:val="21"/>
          <w:sz w:val="19"/>
          <w:szCs w:val="19"/>
        </w:rPr>
        <w:t xml:space="preserve"> </w:t>
      </w:r>
      <w:r>
        <w:rPr>
          <w:rFonts w:ascii="Georgia" w:eastAsia="Georgia" w:hAnsi="Georgia" w:cs="Georgia"/>
          <w:b/>
          <w:bCs/>
          <w:sz w:val="19"/>
          <w:szCs w:val="19"/>
        </w:rPr>
        <w:t>Edwin</w:t>
      </w:r>
      <w:r>
        <w:rPr>
          <w:rFonts w:ascii="Georgia" w:eastAsia="Georgia" w:hAnsi="Georgia" w:cs="Georgia"/>
          <w:b/>
          <w:bCs/>
          <w:spacing w:val="12"/>
          <w:sz w:val="19"/>
          <w:szCs w:val="19"/>
        </w:rPr>
        <w:t xml:space="preserve"> </w:t>
      </w:r>
      <w:r>
        <w:rPr>
          <w:rFonts w:ascii="Georgia" w:eastAsia="Georgia" w:hAnsi="Georgia" w:cs="Georgia"/>
          <w:b/>
          <w:bCs/>
          <w:sz w:val="19"/>
          <w:szCs w:val="19"/>
        </w:rPr>
        <w:t>van</w:t>
      </w:r>
      <w:r>
        <w:rPr>
          <w:rFonts w:ascii="Georgia" w:eastAsia="Georgia" w:hAnsi="Georgia" w:cs="Georgia"/>
          <w:b/>
          <w:bCs/>
          <w:spacing w:val="7"/>
          <w:sz w:val="19"/>
          <w:szCs w:val="19"/>
        </w:rPr>
        <w:t xml:space="preserve"> </w:t>
      </w:r>
      <w:proofErr w:type="spellStart"/>
      <w:r>
        <w:rPr>
          <w:rFonts w:ascii="Georgia" w:eastAsia="Georgia" w:hAnsi="Georgia" w:cs="Georgia"/>
          <w:b/>
          <w:bCs/>
          <w:sz w:val="19"/>
          <w:szCs w:val="19"/>
        </w:rPr>
        <w:t>Beek</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b/>
          <w:bCs/>
          <w:sz w:val="19"/>
          <w:szCs w:val="19"/>
        </w:rPr>
        <w:t>University</w:t>
      </w:r>
      <w:r>
        <w:rPr>
          <w:rFonts w:ascii="Georgia" w:eastAsia="Georgia" w:hAnsi="Georgia" w:cs="Georgia"/>
          <w:b/>
          <w:bCs/>
          <w:spacing w:val="20"/>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Edinburgh</w:t>
      </w:r>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has</w:t>
      </w:r>
      <w:r>
        <w:rPr>
          <w:rFonts w:ascii="Georgia" w:eastAsia="Georgia" w:hAnsi="Georgia" w:cs="Georgia"/>
          <w:spacing w:val="21"/>
          <w:sz w:val="19"/>
          <w:szCs w:val="19"/>
        </w:rPr>
        <w:t xml:space="preserve"> </w:t>
      </w:r>
      <w:r>
        <w:rPr>
          <w:rFonts w:ascii="Georgia" w:eastAsia="Georgia" w:hAnsi="Georgia" w:cs="Georgia"/>
          <w:sz w:val="19"/>
          <w:szCs w:val="19"/>
        </w:rPr>
        <w:t>been</w:t>
      </w:r>
      <w:r>
        <w:rPr>
          <w:rFonts w:ascii="Georgia" w:eastAsia="Georgia" w:hAnsi="Georgia" w:cs="Georgia"/>
          <w:spacing w:val="23"/>
          <w:sz w:val="19"/>
          <w:szCs w:val="19"/>
        </w:rPr>
        <w:t xml:space="preserve"> </w:t>
      </w:r>
      <w:r>
        <w:rPr>
          <w:rFonts w:ascii="Georgia" w:eastAsia="Georgia" w:hAnsi="Georgia" w:cs="Georgia"/>
          <w:sz w:val="19"/>
          <w:szCs w:val="19"/>
        </w:rPr>
        <w:t>conducting</w:t>
      </w:r>
      <w:r>
        <w:rPr>
          <w:rFonts w:ascii="Georgia" w:eastAsia="Georgia" w:hAnsi="Georgia" w:cs="Georgia"/>
          <w:spacing w:val="34"/>
          <w:sz w:val="19"/>
          <w:szCs w:val="19"/>
        </w:rPr>
        <w:t xml:space="preserve"> </w:t>
      </w:r>
      <w:r>
        <w:rPr>
          <w:rFonts w:ascii="Georgia" w:eastAsia="Georgia" w:hAnsi="Georgia" w:cs="Georgia"/>
          <w:sz w:val="19"/>
          <w:szCs w:val="19"/>
        </w:rPr>
        <w:t>various</w:t>
      </w:r>
      <w:r>
        <w:rPr>
          <w:rFonts w:ascii="Georgia" w:eastAsia="Georgia" w:hAnsi="Georgia" w:cs="Georgia"/>
          <w:spacing w:val="27"/>
          <w:sz w:val="19"/>
          <w:szCs w:val="19"/>
        </w:rPr>
        <w:t xml:space="preserve"> </w:t>
      </w:r>
      <w:r>
        <w:rPr>
          <w:rFonts w:ascii="Georgia" w:eastAsia="Georgia" w:hAnsi="Georgia" w:cs="Georgia"/>
          <w:sz w:val="19"/>
          <w:szCs w:val="19"/>
        </w:rPr>
        <w:t>multimodality</w:t>
      </w:r>
      <w:r>
        <w:rPr>
          <w:rFonts w:ascii="Georgia" w:eastAsia="Georgia" w:hAnsi="Georgia" w:cs="Georgia"/>
          <w:spacing w:val="39"/>
          <w:sz w:val="19"/>
          <w:szCs w:val="19"/>
        </w:rPr>
        <w:t xml:space="preserve"> </w:t>
      </w:r>
      <w:r>
        <w:rPr>
          <w:rFonts w:ascii="Georgia" w:eastAsia="Georgia" w:hAnsi="Georgia" w:cs="Georgia"/>
          <w:sz w:val="19"/>
          <w:szCs w:val="19"/>
        </w:rPr>
        <w:t>studies,</w:t>
      </w:r>
      <w:r>
        <w:rPr>
          <w:rFonts w:ascii="Georgia" w:eastAsia="Georgia" w:hAnsi="Georgia" w:cs="Georgia"/>
          <w:spacing w:val="32"/>
          <w:sz w:val="19"/>
          <w:szCs w:val="19"/>
        </w:rPr>
        <w:t xml:space="preserve"> </w:t>
      </w:r>
      <w:r>
        <w:rPr>
          <w:rFonts w:ascii="Georgia" w:eastAsia="Georgia" w:hAnsi="Georgia" w:cs="Georgia"/>
          <w:sz w:val="19"/>
          <w:szCs w:val="19"/>
        </w:rPr>
        <w:t>including</w:t>
      </w:r>
      <w:r>
        <w:rPr>
          <w:rFonts w:ascii="Georgia" w:eastAsia="Georgia" w:hAnsi="Georgia" w:cs="Georgia"/>
          <w:spacing w:val="31"/>
          <w:sz w:val="19"/>
          <w:szCs w:val="19"/>
        </w:rPr>
        <w:t xml:space="preserve"> </w:t>
      </w:r>
      <w:r>
        <w:rPr>
          <w:rFonts w:ascii="Georgia" w:eastAsia="Georgia" w:hAnsi="Georgia" w:cs="Georgia"/>
          <w:sz w:val="19"/>
          <w:szCs w:val="19"/>
        </w:rPr>
        <w:t>the</w:t>
      </w:r>
      <w:r>
        <w:rPr>
          <w:rFonts w:ascii="Georgia" w:eastAsia="Georgia" w:hAnsi="Georgia" w:cs="Georgia"/>
          <w:spacing w:val="20"/>
          <w:sz w:val="19"/>
          <w:szCs w:val="19"/>
        </w:rPr>
        <w:t xml:space="preserve"> </w:t>
      </w:r>
      <w:r>
        <w:rPr>
          <w:rFonts w:ascii="Georgia" w:eastAsia="Georgia" w:hAnsi="Georgia" w:cs="Georgia"/>
          <w:sz w:val="19"/>
          <w:szCs w:val="19"/>
        </w:rPr>
        <w:t>evaluation</w:t>
      </w:r>
      <w:r>
        <w:rPr>
          <w:rFonts w:ascii="Georgia" w:eastAsia="Georgia" w:hAnsi="Georgia" w:cs="Georgia"/>
          <w:spacing w:val="33"/>
          <w:sz w:val="19"/>
          <w:szCs w:val="19"/>
        </w:rPr>
        <w:t xml:space="preserve"> </w:t>
      </w:r>
      <w:r>
        <w:rPr>
          <w:rFonts w:ascii="Georgia" w:eastAsia="Georgia" w:hAnsi="Georgia" w:cs="Georgia"/>
          <w:sz w:val="19"/>
          <w:szCs w:val="19"/>
        </w:rPr>
        <w:t>of</w:t>
      </w:r>
      <w:r>
        <w:rPr>
          <w:rFonts w:ascii="Georgia" w:eastAsia="Georgia" w:hAnsi="Georgia" w:cs="Georgia"/>
          <w:spacing w:val="18"/>
          <w:sz w:val="19"/>
          <w:szCs w:val="19"/>
        </w:rPr>
        <w:t xml:space="preserve"> </w:t>
      </w:r>
      <w:r>
        <w:rPr>
          <w:rFonts w:ascii="Georgia" w:eastAsia="Georgia" w:hAnsi="Georgia" w:cs="Georgia"/>
          <w:sz w:val="19"/>
          <w:szCs w:val="19"/>
        </w:rPr>
        <w:t>pulmonary</w:t>
      </w:r>
      <w:r>
        <w:rPr>
          <w:rFonts w:ascii="Georgia" w:eastAsia="Georgia" w:hAnsi="Georgia" w:cs="Georgia"/>
          <w:spacing w:val="33"/>
          <w:sz w:val="19"/>
          <w:szCs w:val="19"/>
        </w:rPr>
        <w:t xml:space="preserve"> </w:t>
      </w:r>
      <w:r>
        <w:rPr>
          <w:rFonts w:ascii="Georgia" w:eastAsia="Georgia" w:hAnsi="Georgia" w:cs="Georgia"/>
          <w:sz w:val="19"/>
          <w:szCs w:val="19"/>
        </w:rPr>
        <w:t>fibrosis</w:t>
      </w:r>
      <w:r>
        <w:rPr>
          <w:rFonts w:ascii="Georgia" w:eastAsia="Georgia" w:hAnsi="Georgia" w:cs="Georgia"/>
          <w:spacing w:val="27"/>
          <w:sz w:val="19"/>
          <w:szCs w:val="19"/>
        </w:rPr>
        <w:t xml:space="preserve"> </w:t>
      </w:r>
      <w:r>
        <w:rPr>
          <w:rFonts w:ascii="Georgia" w:eastAsia="Georgia" w:hAnsi="Georgia" w:cs="Georgia"/>
          <w:sz w:val="19"/>
          <w:szCs w:val="19"/>
        </w:rPr>
        <w:t>using</w:t>
      </w:r>
      <w:r>
        <w:rPr>
          <w:rFonts w:ascii="Georgia" w:eastAsia="Georgia" w:hAnsi="Georgia" w:cs="Georgia"/>
          <w:spacing w:val="24"/>
          <w:sz w:val="19"/>
          <w:szCs w:val="19"/>
        </w:rPr>
        <w:t xml:space="preserve"> </w:t>
      </w:r>
      <w:r>
        <w:rPr>
          <w:rFonts w:ascii="Georgia" w:eastAsia="Georgia" w:hAnsi="Georgia" w:cs="Georgia"/>
          <w:w w:val="102"/>
          <w:sz w:val="19"/>
          <w:szCs w:val="19"/>
        </w:rPr>
        <w:t xml:space="preserve">both </w:t>
      </w:r>
      <w:r>
        <w:rPr>
          <w:rFonts w:ascii="Georgia" w:eastAsia="Georgia" w:hAnsi="Georgia" w:cs="Georgia"/>
          <w:sz w:val="19"/>
          <w:szCs w:val="19"/>
        </w:rPr>
        <w:t>gadolinium-</w:t>
      </w:r>
      <w:proofErr w:type="gramStart"/>
      <w:r>
        <w:rPr>
          <w:rFonts w:ascii="Georgia" w:eastAsia="Georgia" w:hAnsi="Georgia" w:cs="Georgia"/>
          <w:sz w:val="19"/>
          <w:szCs w:val="19"/>
        </w:rPr>
        <w:t xml:space="preserve">enhanced </w:t>
      </w:r>
      <w:r>
        <w:rPr>
          <w:rFonts w:ascii="Georgia" w:eastAsia="Georgia" w:hAnsi="Georgia" w:cs="Georgia"/>
          <w:spacing w:val="1"/>
          <w:sz w:val="19"/>
          <w:szCs w:val="19"/>
        </w:rPr>
        <w:t xml:space="preserve"> </w:t>
      </w:r>
      <w:r>
        <w:rPr>
          <w:rFonts w:ascii="Georgia" w:eastAsia="Georgia" w:hAnsi="Georgia" w:cs="Georgia"/>
          <w:sz w:val="19"/>
          <w:szCs w:val="19"/>
        </w:rPr>
        <w:t>MRI</w:t>
      </w:r>
      <w:proofErr w:type="gramEnd"/>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r>
        <w:rPr>
          <w:rFonts w:ascii="Georgia" w:eastAsia="Georgia" w:hAnsi="Georgia" w:cs="Georgia"/>
          <w:sz w:val="19"/>
          <w:szCs w:val="19"/>
        </w:rPr>
        <w:t>contrast-enhanced</w:t>
      </w:r>
      <w:r>
        <w:rPr>
          <w:rFonts w:ascii="Georgia" w:eastAsia="Georgia" w:hAnsi="Georgia" w:cs="Georgia"/>
          <w:spacing w:val="41"/>
          <w:sz w:val="19"/>
          <w:szCs w:val="19"/>
        </w:rPr>
        <w:t xml:space="preserve"> </w:t>
      </w:r>
      <w:r>
        <w:rPr>
          <w:rFonts w:ascii="Georgia" w:eastAsia="Georgia" w:hAnsi="Georgia" w:cs="Georgia"/>
          <w:sz w:val="19"/>
          <w:szCs w:val="19"/>
        </w:rPr>
        <w:t>CT</w:t>
      </w:r>
      <w:r>
        <w:rPr>
          <w:rFonts w:ascii="Georgia" w:eastAsia="Georgia" w:hAnsi="Georgia" w:cs="Georgia"/>
          <w:spacing w:val="15"/>
          <w:sz w:val="19"/>
          <w:szCs w:val="19"/>
        </w:rPr>
        <w:t xml:space="preserve"> </w:t>
      </w:r>
      <w:r>
        <w:rPr>
          <w:rFonts w:ascii="Georgia" w:eastAsia="Georgia" w:hAnsi="Georgia" w:cs="Georgia"/>
          <w:sz w:val="19"/>
          <w:szCs w:val="19"/>
        </w:rPr>
        <w:t>perfusion</w:t>
      </w:r>
      <w:r>
        <w:rPr>
          <w:rFonts w:ascii="Georgia" w:eastAsia="Georgia" w:hAnsi="Georgia" w:cs="Georgia"/>
          <w:spacing w:val="27"/>
          <w:sz w:val="19"/>
          <w:szCs w:val="19"/>
        </w:rPr>
        <w:t xml:space="preserve"> </w:t>
      </w:r>
      <w:r>
        <w:rPr>
          <w:rFonts w:ascii="Georgia" w:eastAsia="Georgia" w:hAnsi="Georgia" w:cs="Georgia"/>
          <w:sz w:val="19"/>
          <w:szCs w:val="19"/>
        </w:rPr>
        <w:t>imaging,</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the</w:t>
      </w:r>
      <w:r>
        <w:rPr>
          <w:rFonts w:ascii="Georgia" w:eastAsia="Georgia" w:hAnsi="Georgia" w:cs="Georgia"/>
          <w:spacing w:val="16"/>
          <w:sz w:val="19"/>
          <w:szCs w:val="19"/>
        </w:rPr>
        <w:t xml:space="preserve"> </w:t>
      </w:r>
      <w:r>
        <w:rPr>
          <w:rFonts w:ascii="Georgia" w:eastAsia="Georgia" w:hAnsi="Georgia" w:cs="Georgia"/>
          <w:sz w:val="19"/>
          <w:szCs w:val="19"/>
        </w:rPr>
        <w:t>assessment</w:t>
      </w:r>
      <w:r>
        <w:rPr>
          <w:rFonts w:ascii="Georgia" w:eastAsia="Georgia" w:hAnsi="Georgia" w:cs="Georgia"/>
          <w:spacing w:val="29"/>
          <w:sz w:val="19"/>
          <w:szCs w:val="19"/>
        </w:rPr>
        <w:t xml:space="preserve"> </w:t>
      </w:r>
      <w:r>
        <w:rPr>
          <w:rFonts w:ascii="Georgia" w:eastAsia="Georgia" w:hAnsi="Georgia" w:cs="Georgia"/>
          <w:sz w:val="19"/>
          <w:szCs w:val="19"/>
        </w:rPr>
        <w:t>of</w:t>
      </w:r>
      <w:r>
        <w:rPr>
          <w:rFonts w:ascii="Georgia" w:eastAsia="Georgia" w:hAnsi="Georgia" w:cs="Georgia"/>
          <w:spacing w:val="13"/>
          <w:sz w:val="19"/>
          <w:szCs w:val="19"/>
        </w:rPr>
        <w:t xml:space="preserve"> </w:t>
      </w:r>
      <w:r>
        <w:rPr>
          <w:rFonts w:ascii="Georgia" w:eastAsia="Georgia" w:hAnsi="Georgia" w:cs="Georgia"/>
          <w:sz w:val="19"/>
          <w:szCs w:val="19"/>
        </w:rPr>
        <w:t>lung</w:t>
      </w:r>
      <w:r>
        <w:rPr>
          <w:rFonts w:ascii="Georgia" w:eastAsia="Georgia" w:hAnsi="Georgia" w:cs="Georgia"/>
          <w:spacing w:val="18"/>
          <w:sz w:val="19"/>
          <w:szCs w:val="19"/>
        </w:rPr>
        <w:t xml:space="preserve"> </w:t>
      </w:r>
      <w:r>
        <w:rPr>
          <w:rFonts w:ascii="Georgia" w:eastAsia="Georgia" w:hAnsi="Georgia" w:cs="Georgia"/>
          <w:sz w:val="19"/>
          <w:szCs w:val="19"/>
        </w:rPr>
        <w:t>nodules</w:t>
      </w:r>
      <w:r>
        <w:rPr>
          <w:rFonts w:ascii="Georgia" w:eastAsia="Georgia" w:hAnsi="Georgia" w:cs="Georgia"/>
          <w:spacing w:val="23"/>
          <w:sz w:val="19"/>
          <w:szCs w:val="19"/>
        </w:rPr>
        <w:t xml:space="preserve"> </w:t>
      </w:r>
      <w:r>
        <w:rPr>
          <w:rFonts w:ascii="Georgia" w:eastAsia="Georgia" w:hAnsi="Georgia" w:cs="Georgia"/>
          <w:sz w:val="19"/>
          <w:szCs w:val="19"/>
        </w:rPr>
        <w:t>using</w:t>
      </w:r>
      <w:r>
        <w:rPr>
          <w:rFonts w:ascii="Georgia" w:eastAsia="Georgia" w:hAnsi="Georgia" w:cs="Georgia"/>
          <w:spacing w:val="20"/>
          <w:sz w:val="19"/>
          <w:szCs w:val="19"/>
        </w:rPr>
        <w:t xml:space="preserve"> </w:t>
      </w:r>
      <w:r>
        <w:rPr>
          <w:rFonts w:ascii="Georgia" w:eastAsia="Georgia" w:hAnsi="Georgia" w:cs="Georgia"/>
          <w:w w:val="102"/>
          <w:sz w:val="19"/>
          <w:szCs w:val="19"/>
        </w:rPr>
        <w:t xml:space="preserve">PET-CT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CT</w:t>
      </w:r>
      <w:r>
        <w:rPr>
          <w:rFonts w:ascii="Georgia" w:eastAsia="Georgia" w:hAnsi="Georgia" w:cs="Georgia"/>
          <w:spacing w:val="5"/>
          <w:sz w:val="19"/>
          <w:szCs w:val="19"/>
        </w:rPr>
        <w:t xml:space="preserve"> </w:t>
      </w:r>
      <w:r>
        <w:rPr>
          <w:rFonts w:ascii="Georgia" w:eastAsia="Georgia" w:hAnsi="Georgia" w:cs="Georgia"/>
          <w:sz w:val="19"/>
          <w:szCs w:val="19"/>
        </w:rPr>
        <w:t>perfusion</w:t>
      </w:r>
      <w:r>
        <w:rPr>
          <w:rFonts w:ascii="Georgia" w:eastAsia="Georgia" w:hAnsi="Georgia" w:cs="Georgia"/>
          <w:spacing w:val="16"/>
          <w:sz w:val="19"/>
          <w:szCs w:val="19"/>
        </w:rPr>
        <w:t xml:space="preserve"> </w:t>
      </w:r>
      <w:r>
        <w:rPr>
          <w:rFonts w:ascii="Georgia" w:eastAsia="Georgia" w:hAnsi="Georgia" w:cs="Georgia"/>
          <w:sz w:val="19"/>
          <w:szCs w:val="19"/>
        </w:rPr>
        <w:t>imaging.</w:t>
      </w:r>
      <w:r>
        <w:rPr>
          <w:rFonts w:ascii="Georgia" w:eastAsia="Georgia" w:hAnsi="Georgia" w:cs="Georgia"/>
          <w:spacing w:val="32"/>
          <w:sz w:val="19"/>
          <w:szCs w:val="19"/>
        </w:rPr>
        <w:t xml:space="preserve"> </w:t>
      </w:r>
      <w:r>
        <w:rPr>
          <w:rFonts w:ascii="Georgia" w:eastAsia="Georgia" w:hAnsi="Georgia" w:cs="Georgia"/>
          <w:sz w:val="19"/>
          <w:szCs w:val="19"/>
        </w:rPr>
        <w:t>These</w:t>
      </w:r>
      <w:r>
        <w:rPr>
          <w:rFonts w:ascii="Georgia" w:eastAsia="Georgia" w:hAnsi="Georgia" w:cs="Georgia"/>
          <w:spacing w:val="10"/>
          <w:sz w:val="19"/>
          <w:szCs w:val="19"/>
        </w:rPr>
        <w:t xml:space="preserve"> </w:t>
      </w:r>
      <w:r>
        <w:rPr>
          <w:rFonts w:ascii="Georgia" w:eastAsia="Georgia" w:hAnsi="Georgia" w:cs="Georgia"/>
          <w:sz w:val="19"/>
          <w:szCs w:val="19"/>
        </w:rPr>
        <w:t>relatively</w:t>
      </w:r>
      <w:r>
        <w:rPr>
          <w:rFonts w:ascii="Georgia" w:eastAsia="Georgia" w:hAnsi="Georgia" w:cs="Georgia"/>
          <w:spacing w:val="15"/>
          <w:sz w:val="19"/>
          <w:szCs w:val="19"/>
        </w:rPr>
        <w:t xml:space="preserve"> </w:t>
      </w:r>
      <w:r>
        <w:rPr>
          <w:rFonts w:ascii="Georgia" w:eastAsia="Georgia" w:hAnsi="Georgia" w:cs="Georgia"/>
          <w:sz w:val="19"/>
          <w:szCs w:val="19"/>
        </w:rPr>
        <w:t>new</w:t>
      </w:r>
      <w:r>
        <w:rPr>
          <w:rFonts w:ascii="Georgia" w:eastAsia="Georgia" w:hAnsi="Georgia" w:cs="Georgia"/>
          <w:spacing w:val="7"/>
          <w:sz w:val="19"/>
          <w:szCs w:val="19"/>
        </w:rPr>
        <w:t xml:space="preserve"> </w:t>
      </w:r>
      <w:r>
        <w:rPr>
          <w:rFonts w:ascii="Georgia" w:eastAsia="Georgia" w:hAnsi="Georgia" w:cs="Georgia"/>
          <w:sz w:val="19"/>
          <w:szCs w:val="19"/>
        </w:rPr>
        <w:t>techniques</w:t>
      </w:r>
      <w:r>
        <w:rPr>
          <w:rFonts w:ascii="Georgia" w:eastAsia="Georgia" w:hAnsi="Georgia" w:cs="Georgia"/>
          <w:spacing w:val="18"/>
          <w:sz w:val="19"/>
          <w:szCs w:val="19"/>
        </w:rPr>
        <w:t xml:space="preserve"> </w:t>
      </w:r>
      <w:r>
        <w:rPr>
          <w:rFonts w:ascii="Georgia" w:eastAsia="Georgia" w:hAnsi="Georgia" w:cs="Georgia"/>
          <w:sz w:val="19"/>
          <w:szCs w:val="19"/>
        </w:rPr>
        <w:t>would</w:t>
      </w:r>
      <w:r>
        <w:rPr>
          <w:rFonts w:ascii="Georgia" w:eastAsia="Georgia" w:hAnsi="Georgia" w:cs="Georgia"/>
          <w:spacing w:val="10"/>
          <w:sz w:val="19"/>
          <w:szCs w:val="19"/>
        </w:rPr>
        <w:t xml:space="preserve"> </w:t>
      </w:r>
      <w:r>
        <w:rPr>
          <w:rFonts w:ascii="Georgia" w:eastAsia="Georgia" w:hAnsi="Georgia" w:cs="Georgia"/>
          <w:sz w:val="19"/>
          <w:szCs w:val="19"/>
        </w:rPr>
        <w:t>benefit</w:t>
      </w:r>
      <w:r>
        <w:rPr>
          <w:rFonts w:ascii="Georgia" w:eastAsia="Georgia" w:hAnsi="Georgia" w:cs="Georgia"/>
          <w:spacing w:val="12"/>
          <w:sz w:val="19"/>
          <w:szCs w:val="19"/>
        </w:rPr>
        <w:t xml:space="preserve"> </w:t>
      </w:r>
      <w:r>
        <w:rPr>
          <w:rFonts w:ascii="Georgia" w:eastAsia="Georgia" w:hAnsi="Georgia" w:cs="Georgia"/>
          <w:sz w:val="19"/>
          <w:szCs w:val="19"/>
        </w:rPr>
        <w:t>from</w:t>
      </w:r>
      <w:r>
        <w:rPr>
          <w:rFonts w:ascii="Georgia" w:eastAsia="Georgia" w:hAnsi="Georgia" w:cs="Georgia"/>
          <w:spacing w:val="8"/>
          <w:sz w:val="19"/>
          <w:szCs w:val="19"/>
        </w:rPr>
        <w:t xml:space="preserve"> </w:t>
      </w:r>
      <w:r>
        <w:rPr>
          <w:rFonts w:ascii="Georgia" w:eastAsia="Georgia" w:hAnsi="Georgia" w:cs="Georgia"/>
          <w:sz w:val="19"/>
          <w:szCs w:val="19"/>
        </w:rPr>
        <w:t>quantitative</w:t>
      </w:r>
      <w:r>
        <w:rPr>
          <w:rFonts w:ascii="Georgia" w:eastAsia="Georgia" w:hAnsi="Georgia" w:cs="Georgia"/>
          <w:spacing w:val="20"/>
          <w:sz w:val="19"/>
          <w:szCs w:val="19"/>
        </w:rPr>
        <w:t xml:space="preserve"> </w:t>
      </w:r>
      <w:r>
        <w:rPr>
          <w:rFonts w:ascii="Georgia" w:eastAsia="Georgia" w:hAnsi="Georgia" w:cs="Georgia"/>
          <w:sz w:val="19"/>
          <w:szCs w:val="19"/>
        </w:rPr>
        <w:t>analysis</w:t>
      </w:r>
      <w:r>
        <w:rPr>
          <w:rFonts w:ascii="Georgia" w:eastAsia="Georgia" w:hAnsi="Georgia" w:cs="Georgia"/>
          <w:spacing w:val="13"/>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contrast</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enhancement,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advanced</w:t>
      </w:r>
      <w:r>
        <w:rPr>
          <w:rFonts w:ascii="Georgia" w:eastAsia="Georgia" w:hAnsi="Georgia" w:cs="Georgia"/>
          <w:spacing w:val="17"/>
          <w:sz w:val="19"/>
          <w:szCs w:val="19"/>
        </w:rPr>
        <w:t xml:space="preserve"> </w:t>
      </w:r>
      <w:r>
        <w:rPr>
          <w:rFonts w:ascii="Georgia" w:eastAsia="Georgia" w:hAnsi="Georgia" w:cs="Georgia"/>
          <w:sz w:val="19"/>
          <w:szCs w:val="19"/>
        </w:rPr>
        <w:t>image</w:t>
      </w:r>
      <w:r>
        <w:rPr>
          <w:rFonts w:ascii="Georgia" w:eastAsia="Georgia" w:hAnsi="Georgia" w:cs="Georgia"/>
          <w:spacing w:val="11"/>
          <w:sz w:val="19"/>
          <w:szCs w:val="19"/>
        </w:rPr>
        <w:t xml:space="preserve"> </w:t>
      </w:r>
      <w:r>
        <w:rPr>
          <w:rFonts w:ascii="Georgia" w:eastAsia="Georgia" w:hAnsi="Georgia" w:cs="Georgia"/>
          <w:sz w:val="19"/>
          <w:szCs w:val="19"/>
        </w:rPr>
        <w:t>registration</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segmentation</w:t>
      </w:r>
      <w:r>
        <w:rPr>
          <w:rFonts w:ascii="Georgia" w:eastAsia="Georgia" w:hAnsi="Georgia" w:cs="Georgia"/>
          <w:spacing w:val="24"/>
          <w:sz w:val="19"/>
          <w:szCs w:val="19"/>
        </w:rPr>
        <w:t xml:space="preserve"> </w:t>
      </w:r>
      <w:r>
        <w:rPr>
          <w:rFonts w:ascii="Georgia" w:eastAsia="Georgia" w:hAnsi="Georgia" w:cs="Georgia"/>
          <w:sz w:val="19"/>
          <w:szCs w:val="19"/>
        </w:rPr>
        <w:t>capabilities</w:t>
      </w:r>
      <w:r>
        <w:rPr>
          <w:rFonts w:ascii="Georgia" w:eastAsia="Georgia" w:hAnsi="Georgia" w:cs="Georgia"/>
          <w:spacing w:val="20"/>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both</w:t>
      </w:r>
      <w:r>
        <w:rPr>
          <w:rFonts w:ascii="Georgia" w:eastAsia="Georgia" w:hAnsi="Georgia" w:cs="Georgia"/>
          <w:spacing w:val="9"/>
          <w:sz w:val="19"/>
          <w:szCs w:val="19"/>
        </w:rPr>
        <w:t xml:space="preserve">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necessary</w:t>
      </w:r>
      <w:r>
        <w:rPr>
          <w:rFonts w:ascii="Georgia" w:eastAsia="Georgia" w:hAnsi="Georgia" w:cs="Georgia"/>
          <w:spacing w:val="17"/>
          <w:sz w:val="19"/>
          <w:szCs w:val="19"/>
        </w:rPr>
        <w:t xml:space="preserve"> </w:t>
      </w:r>
      <w:r>
        <w:rPr>
          <w:rFonts w:ascii="Georgia" w:eastAsia="Georgia" w:hAnsi="Georgia" w:cs="Georgia"/>
          <w:sz w:val="19"/>
          <w:szCs w:val="19"/>
        </w:rPr>
        <w:t>toward</w:t>
      </w:r>
      <w:r>
        <w:rPr>
          <w:rFonts w:ascii="Georgia" w:eastAsia="Georgia" w:hAnsi="Georgia" w:cs="Georgia"/>
          <w:spacing w:val="13"/>
          <w:sz w:val="19"/>
          <w:szCs w:val="19"/>
        </w:rPr>
        <w:t xml:space="preserve"> </w:t>
      </w:r>
      <w:r>
        <w:rPr>
          <w:rFonts w:ascii="Georgia" w:eastAsia="Georgia" w:hAnsi="Georgia" w:cs="Georgia"/>
          <w:sz w:val="19"/>
          <w:szCs w:val="19"/>
        </w:rPr>
        <w:t>this</w:t>
      </w:r>
      <w:r>
        <w:rPr>
          <w:rFonts w:ascii="Georgia" w:eastAsia="Georgia" w:hAnsi="Georgia" w:cs="Georgia"/>
          <w:spacing w:val="7"/>
          <w:sz w:val="19"/>
          <w:szCs w:val="19"/>
        </w:rPr>
        <w:t xml:space="preserve"> </w:t>
      </w:r>
      <w:r>
        <w:rPr>
          <w:rFonts w:ascii="Georgia" w:eastAsia="Georgia" w:hAnsi="Georgia" w:cs="Georgia"/>
          <w:w w:val="102"/>
          <w:sz w:val="19"/>
          <w:szCs w:val="19"/>
        </w:rPr>
        <w:t>end.</w:t>
      </w:r>
    </w:p>
    <w:p w14:paraId="17D7F45C" w14:textId="77777777" w:rsidR="00E61F9D" w:rsidRDefault="005C64D6">
      <w:pPr>
        <w:spacing w:before="59" w:after="0" w:line="277" w:lineRule="auto"/>
        <w:ind w:left="120" w:right="73"/>
        <w:jc w:val="both"/>
        <w:rPr>
          <w:rFonts w:ascii="Georgia" w:eastAsia="Georgia" w:hAnsi="Georgia" w:cs="Georgia"/>
          <w:sz w:val="19"/>
          <w:szCs w:val="19"/>
        </w:rPr>
      </w:pPr>
      <w:proofErr w:type="gramStart"/>
      <w:r>
        <w:rPr>
          <w:rFonts w:ascii="Georgia" w:eastAsia="Georgia" w:hAnsi="Georgia" w:cs="Georgia"/>
          <w:b/>
          <w:bCs/>
          <w:sz w:val="19"/>
          <w:szCs w:val="19"/>
        </w:rPr>
        <w:t>3(c.3.12)</w:t>
      </w:r>
      <w:r>
        <w:rPr>
          <w:rFonts w:ascii="Georgia" w:eastAsia="Georgia" w:hAnsi="Georgia" w:cs="Georgia"/>
          <w:b/>
          <w:bCs/>
          <w:spacing w:val="11"/>
          <w:sz w:val="19"/>
          <w:szCs w:val="19"/>
        </w:rPr>
        <w:t xml:space="preserve"> </w:t>
      </w:r>
      <w:r>
        <w:rPr>
          <w:rFonts w:ascii="Georgia" w:eastAsia="Georgia" w:hAnsi="Georgia" w:cs="Georgia"/>
          <w:b/>
          <w:bCs/>
          <w:sz w:val="19"/>
          <w:szCs w:val="19"/>
        </w:rPr>
        <w:t>Computational</w:t>
      </w:r>
      <w:r>
        <w:rPr>
          <w:rFonts w:ascii="Georgia" w:eastAsia="Georgia" w:hAnsi="Georgia" w:cs="Georgia"/>
          <w:b/>
          <w:bCs/>
          <w:spacing w:val="23"/>
          <w:sz w:val="19"/>
          <w:szCs w:val="19"/>
        </w:rPr>
        <w:t xml:space="preserve"> </w:t>
      </w:r>
      <w:r>
        <w:rPr>
          <w:rFonts w:ascii="Georgia" w:eastAsia="Georgia" w:hAnsi="Georgia" w:cs="Georgia"/>
          <w:b/>
          <w:bCs/>
          <w:sz w:val="19"/>
          <w:szCs w:val="19"/>
        </w:rPr>
        <w:t>imaging</w:t>
      </w:r>
      <w:r>
        <w:rPr>
          <w:rFonts w:ascii="Georgia" w:eastAsia="Georgia" w:hAnsi="Georgia" w:cs="Georgia"/>
          <w:b/>
          <w:bCs/>
          <w:spacing w:val="10"/>
          <w:sz w:val="19"/>
          <w:szCs w:val="19"/>
        </w:rPr>
        <w:t xml:space="preserve"> </w:t>
      </w:r>
      <w:r>
        <w:rPr>
          <w:rFonts w:ascii="Georgia" w:eastAsia="Georgia" w:hAnsi="Georgia" w:cs="Georgia"/>
          <w:b/>
          <w:bCs/>
          <w:sz w:val="19"/>
          <w:szCs w:val="19"/>
        </w:rPr>
        <w:t>biomarkers</w:t>
      </w:r>
      <w:r>
        <w:rPr>
          <w:rFonts w:ascii="Georgia" w:eastAsia="Georgia" w:hAnsi="Georgia" w:cs="Georgia"/>
          <w:b/>
          <w:bCs/>
          <w:spacing w:val="18"/>
          <w:sz w:val="19"/>
          <w:szCs w:val="19"/>
        </w:rPr>
        <w:t xml:space="preserve"> </w:t>
      </w:r>
      <w:r>
        <w:rPr>
          <w:rFonts w:ascii="Georgia" w:eastAsia="Georgia" w:hAnsi="Georgia" w:cs="Georgia"/>
          <w:b/>
          <w:bCs/>
          <w:sz w:val="19"/>
          <w:szCs w:val="19"/>
        </w:rPr>
        <w:t>for diverse</w:t>
      </w:r>
      <w:r>
        <w:rPr>
          <w:rFonts w:ascii="Georgia" w:eastAsia="Georgia" w:hAnsi="Georgia" w:cs="Georgia"/>
          <w:b/>
          <w:bCs/>
          <w:spacing w:val="8"/>
          <w:sz w:val="19"/>
          <w:szCs w:val="19"/>
        </w:rPr>
        <w:t xml:space="preserve"> </w:t>
      </w:r>
      <w:r>
        <w:rPr>
          <w:rFonts w:ascii="Georgia" w:eastAsia="Georgia" w:hAnsi="Georgia" w:cs="Georgia"/>
          <w:b/>
          <w:bCs/>
          <w:sz w:val="19"/>
          <w:szCs w:val="19"/>
        </w:rPr>
        <w:t>thoracic</w:t>
      </w:r>
      <w:r>
        <w:rPr>
          <w:rFonts w:ascii="Georgia" w:eastAsia="Georgia" w:hAnsi="Georgia" w:cs="Georgia"/>
          <w:b/>
          <w:bCs/>
          <w:spacing w:val="11"/>
          <w:sz w:val="19"/>
          <w:szCs w:val="19"/>
        </w:rPr>
        <w:t xml:space="preserve"> </w:t>
      </w:r>
      <w:r>
        <w:rPr>
          <w:rFonts w:ascii="Georgia" w:eastAsia="Georgia" w:hAnsi="Georgia" w:cs="Georgia"/>
          <w:b/>
          <w:bCs/>
          <w:sz w:val="19"/>
          <w:szCs w:val="19"/>
        </w:rPr>
        <w:t>malignancies.</w:t>
      </w:r>
      <w:proofErr w:type="gramEnd"/>
      <w:r>
        <w:rPr>
          <w:rFonts w:ascii="Georgia" w:eastAsia="Georgia" w:hAnsi="Georgia" w:cs="Georgia"/>
          <w:b/>
          <w:bCs/>
          <w:sz w:val="19"/>
          <w:szCs w:val="19"/>
        </w:rPr>
        <w:t xml:space="preserve"> </w:t>
      </w:r>
      <w:r>
        <w:rPr>
          <w:rFonts w:ascii="Georgia" w:eastAsia="Georgia" w:hAnsi="Georgia" w:cs="Georgia"/>
          <w:b/>
          <w:bCs/>
          <w:spacing w:val="30"/>
          <w:sz w:val="19"/>
          <w:szCs w:val="19"/>
        </w:rPr>
        <w:t xml:space="preserve"> </w:t>
      </w:r>
      <w:r>
        <w:rPr>
          <w:rFonts w:ascii="Georgia" w:eastAsia="Georgia" w:hAnsi="Georgia" w:cs="Georgia"/>
          <w:sz w:val="19"/>
          <w:szCs w:val="19"/>
        </w:rPr>
        <w:t>Our collaborator</w:t>
      </w:r>
      <w:r>
        <w:rPr>
          <w:rFonts w:ascii="Georgia" w:eastAsia="Georgia" w:hAnsi="Georgia" w:cs="Georgia"/>
          <w:spacing w:val="14"/>
          <w:sz w:val="19"/>
          <w:szCs w:val="19"/>
        </w:rPr>
        <w:t xml:space="preserve"> </w:t>
      </w:r>
      <w:r>
        <w:rPr>
          <w:rFonts w:ascii="Georgia" w:eastAsia="Georgia" w:hAnsi="Georgia" w:cs="Georgia"/>
          <w:b/>
          <w:bCs/>
          <w:w w:val="102"/>
          <w:sz w:val="19"/>
          <w:szCs w:val="19"/>
        </w:rPr>
        <w:t xml:space="preserve">Yoshiharu </w:t>
      </w:r>
      <w:proofErr w:type="spellStart"/>
      <w:r>
        <w:rPr>
          <w:rFonts w:ascii="Georgia" w:eastAsia="Georgia" w:hAnsi="Georgia" w:cs="Georgia"/>
          <w:b/>
          <w:bCs/>
          <w:sz w:val="19"/>
          <w:szCs w:val="19"/>
        </w:rPr>
        <w:t>Ohno</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b/>
          <w:bCs/>
          <w:sz w:val="19"/>
          <w:szCs w:val="19"/>
        </w:rPr>
        <w:t>Kobe</w:t>
      </w:r>
      <w:r>
        <w:rPr>
          <w:rFonts w:ascii="Georgia" w:eastAsia="Georgia" w:hAnsi="Georgia" w:cs="Georgia"/>
          <w:b/>
          <w:bCs/>
          <w:spacing w:val="7"/>
          <w:sz w:val="19"/>
          <w:szCs w:val="19"/>
        </w:rPr>
        <w:t xml:space="preserve"> </w:t>
      </w:r>
      <w:r>
        <w:rPr>
          <w:rFonts w:ascii="Georgia" w:eastAsia="Georgia" w:hAnsi="Georgia" w:cs="Georgia"/>
          <w:b/>
          <w:bCs/>
          <w:sz w:val="19"/>
          <w:szCs w:val="19"/>
        </w:rPr>
        <w:t>University</w:t>
      </w:r>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leads</w:t>
      </w:r>
      <w:r>
        <w:rPr>
          <w:rFonts w:ascii="Georgia" w:eastAsia="Georgia" w:hAnsi="Georgia" w:cs="Georgia"/>
          <w:spacing w:val="6"/>
          <w:sz w:val="19"/>
          <w:szCs w:val="19"/>
        </w:rPr>
        <w:t xml:space="preserve"> </w:t>
      </w:r>
      <w:r>
        <w:rPr>
          <w:rFonts w:ascii="Georgia" w:eastAsia="Georgia" w:hAnsi="Georgia" w:cs="Georgia"/>
          <w:sz w:val="19"/>
          <w:szCs w:val="19"/>
        </w:rPr>
        <w:t>a comprehensive</w:t>
      </w:r>
      <w:r>
        <w:rPr>
          <w:rFonts w:ascii="Georgia" w:eastAsia="Georgia" w:hAnsi="Georgia" w:cs="Georgia"/>
          <w:spacing w:val="23"/>
          <w:sz w:val="19"/>
          <w:szCs w:val="19"/>
        </w:rPr>
        <w:t xml:space="preserve"> </w:t>
      </w:r>
      <w:r>
        <w:rPr>
          <w:rFonts w:ascii="Georgia" w:eastAsia="Georgia" w:hAnsi="Georgia" w:cs="Georgia"/>
          <w:sz w:val="19"/>
          <w:szCs w:val="19"/>
        </w:rPr>
        <w:t>program</w:t>
      </w:r>
      <w:r>
        <w:rPr>
          <w:rFonts w:ascii="Georgia" w:eastAsia="Georgia" w:hAnsi="Georgia" w:cs="Georgia"/>
          <w:spacing w:val="12"/>
          <w:sz w:val="19"/>
          <w:szCs w:val="19"/>
        </w:rPr>
        <w:t xml:space="preserve"> </w:t>
      </w:r>
      <w:r>
        <w:rPr>
          <w:rFonts w:ascii="Georgia" w:eastAsia="Georgia" w:hAnsi="Georgia" w:cs="Georgia"/>
          <w:sz w:val="19"/>
          <w:szCs w:val="19"/>
        </w:rPr>
        <w:t>of multi-modality</w:t>
      </w:r>
      <w:r>
        <w:rPr>
          <w:rFonts w:ascii="Georgia" w:eastAsia="Georgia" w:hAnsi="Georgia" w:cs="Georgia"/>
          <w:spacing w:val="22"/>
          <w:sz w:val="19"/>
          <w:szCs w:val="19"/>
        </w:rPr>
        <w:t xml:space="preserve"> </w:t>
      </w:r>
      <w:r>
        <w:rPr>
          <w:rFonts w:ascii="Georgia" w:eastAsia="Georgia" w:hAnsi="Georgia" w:cs="Georgia"/>
          <w:sz w:val="19"/>
          <w:szCs w:val="19"/>
        </w:rPr>
        <w:t>imaging</w:t>
      </w:r>
      <w:r>
        <w:rPr>
          <w:rFonts w:ascii="Georgia" w:eastAsia="Georgia" w:hAnsi="Georgia" w:cs="Georgia"/>
          <w:spacing w:val="11"/>
          <w:sz w:val="19"/>
          <w:szCs w:val="19"/>
        </w:rPr>
        <w:t xml:space="preserve"> </w:t>
      </w:r>
      <w:r>
        <w:rPr>
          <w:rFonts w:ascii="Georgia" w:eastAsia="Georgia" w:hAnsi="Georgia" w:cs="Georgia"/>
          <w:sz w:val="19"/>
          <w:szCs w:val="19"/>
        </w:rPr>
        <w:t>(CT,</w:t>
      </w:r>
      <w:r>
        <w:rPr>
          <w:rFonts w:ascii="Georgia" w:eastAsia="Georgia" w:hAnsi="Georgia" w:cs="Georgia"/>
          <w:spacing w:val="4"/>
          <w:sz w:val="19"/>
          <w:szCs w:val="19"/>
        </w:rPr>
        <w:t xml:space="preserve"> </w:t>
      </w:r>
      <w:r>
        <w:rPr>
          <w:rFonts w:ascii="Georgia" w:eastAsia="Georgia" w:hAnsi="Georgia" w:cs="Georgia"/>
          <w:sz w:val="19"/>
          <w:szCs w:val="19"/>
        </w:rPr>
        <w:t>MRI,</w:t>
      </w:r>
      <w:r>
        <w:rPr>
          <w:rFonts w:ascii="Georgia" w:eastAsia="Georgia" w:hAnsi="Georgia" w:cs="Georgia"/>
          <w:spacing w:val="6"/>
          <w:sz w:val="19"/>
          <w:szCs w:val="19"/>
        </w:rPr>
        <w:t xml:space="preserve"> </w:t>
      </w:r>
      <w:r>
        <w:rPr>
          <w:rFonts w:ascii="Georgia" w:eastAsia="Georgia" w:hAnsi="Georgia" w:cs="Georgia"/>
          <w:sz w:val="19"/>
          <w:szCs w:val="19"/>
        </w:rPr>
        <w:t>PET,</w:t>
      </w:r>
      <w:r>
        <w:rPr>
          <w:rFonts w:ascii="Georgia" w:eastAsia="Georgia" w:hAnsi="Georgia" w:cs="Georgia"/>
          <w:spacing w:val="5"/>
          <w:sz w:val="19"/>
          <w:szCs w:val="19"/>
        </w:rPr>
        <w:t xml:space="preserve"> </w:t>
      </w:r>
      <w:r>
        <w:rPr>
          <w:rFonts w:ascii="Georgia" w:eastAsia="Georgia" w:hAnsi="Georgia" w:cs="Georgia"/>
          <w:sz w:val="19"/>
          <w:szCs w:val="19"/>
        </w:rPr>
        <w:t>molecular</w:t>
      </w:r>
      <w:r>
        <w:rPr>
          <w:rFonts w:ascii="Georgia" w:eastAsia="Georgia" w:hAnsi="Georgia" w:cs="Georgia"/>
          <w:spacing w:val="14"/>
          <w:sz w:val="19"/>
          <w:szCs w:val="19"/>
        </w:rPr>
        <w:t xml:space="preserve"> </w:t>
      </w:r>
      <w:r>
        <w:rPr>
          <w:rFonts w:ascii="Georgia" w:eastAsia="Georgia" w:hAnsi="Georgia" w:cs="Georgia"/>
          <w:w w:val="102"/>
          <w:sz w:val="19"/>
          <w:szCs w:val="19"/>
        </w:rPr>
        <w:t xml:space="preserve">imaging) </w:t>
      </w:r>
      <w:r>
        <w:rPr>
          <w:rFonts w:ascii="Georgia" w:eastAsia="Georgia" w:hAnsi="Georgia" w:cs="Georgia"/>
          <w:sz w:val="19"/>
          <w:szCs w:val="19"/>
        </w:rPr>
        <w:t>research</w:t>
      </w:r>
      <w:r>
        <w:rPr>
          <w:rFonts w:ascii="Georgia" w:eastAsia="Georgia" w:hAnsi="Georgia" w:cs="Georgia"/>
          <w:spacing w:val="9"/>
          <w:sz w:val="19"/>
          <w:szCs w:val="19"/>
        </w:rPr>
        <w:t xml:space="preserve"> </w:t>
      </w:r>
      <w:r>
        <w:rPr>
          <w:rFonts w:ascii="Georgia" w:eastAsia="Georgia" w:hAnsi="Georgia" w:cs="Georgia"/>
          <w:sz w:val="19"/>
          <w:szCs w:val="19"/>
        </w:rPr>
        <w:t>on</w:t>
      </w:r>
      <w:r>
        <w:rPr>
          <w:rFonts w:ascii="Georgia" w:eastAsia="Georgia" w:hAnsi="Georgia" w:cs="Georgia"/>
          <w:spacing w:val="-1"/>
          <w:sz w:val="19"/>
          <w:szCs w:val="19"/>
        </w:rPr>
        <w:t xml:space="preserve"> </w:t>
      </w:r>
      <w:r>
        <w:rPr>
          <w:rFonts w:ascii="Georgia" w:eastAsia="Georgia" w:hAnsi="Georgia" w:cs="Georgia"/>
          <w:sz w:val="19"/>
          <w:szCs w:val="19"/>
        </w:rPr>
        <w:t>lung</w:t>
      </w:r>
      <w:r>
        <w:rPr>
          <w:rFonts w:ascii="Georgia" w:eastAsia="Georgia" w:hAnsi="Georgia" w:cs="Georgia"/>
          <w:spacing w:val="2"/>
          <w:sz w:val="19"/>
          <w:szCs w:val="19"/>
        </w:rPr>
        <w:t xml:space="preserve"> </w:t>
      </w:r>
      <w:r>
        <w:rPr>
          <w:rFonts w:ascii="Georgia" w:eastAsia="Georgia" w:hAnsi="Georgia" w:cs="Georgia"/>
          <w:sz w:val="19"/>
          <w:szCs w:val="19"/>
        </w:rPr>
        <w:t>cancer,</w:t>
      </w:r>
      <w:r>
        <w:rPr>
          <w:rFonts w:ascii="Georgia" w:eastAsia="Georgia" w:hAnsi="Georgia" w:cs="Georgia"/>
          <w:spacing w:val="8"/>
          <w:sz w:val="19"/>
          <w:szCs w:val="19"/>
        </w:rPr>
        <w:t xml:space="preserve"> </w:t>
      </w:r>
      <w:r>
        <w:rPr>
          <w:rFonts w:ascii="Georgia" w:eastAsia="Georgia" w:hAnsi="Georgia" w:cs="Georgia"/>
          <w:sz w:val="19"/>
          <w:szCs w:val="19"/>
        </w:rPr>
        <w:t>COPD,</w:t>
      </w:r>
      <w:r>
        <w:rPr>
          <w:rFonts w:ascii="Georgia" w:eastAsia="Georgia" w:hAnsi="Georgia" w:cs="Georgia"/>
          <w:spacing w:val="6"/>
          <w:sz w:val="19"/>
          <w:szCs w:val="19"/>
        </w:rPr>
        <w:t xml:space="preserve"> </w:t>
      </w:r>
      <w:r>
        <w:rPr>
          <w:rFonts w:ascii="Georgia" w:eastAsia="Georgia" w:hAnsi="Georgia" w:cs="Georgia"/>
          <w:sz w:val="19"/>
          <w:szCs w:val="19"/>
        </w:rPr>
        <w:t>ILD,</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pulmonary</w:t>
      </w:r>
      <w:r>
        <w:rPr>
          <w:rFonts w:ascii="Georgia" w:eastAsia="Georgia" w:hAnsi="Georgia" w:cs="Georgia"/>
          <w:spacing w:val="13"/>
          <w:sz w:val="19"/>
          <w:szCs w:val="19"/>
        </w:rPr>
        <w:t xml:space="preserve"> </w:t>
      </w:r>
      <w:r>
        <w:rPr>
          <w:rFonts w:ascii="Georgia" w:eastAsia="Georgia" w:hAnsi="Georgia" w:cs="Georgia"/>
          <w:sz w:val="19"/>
          <w:szCs w:val="19"/>
        </w:rPr>
        <w:t>infectious</w:t>
      </w:r>
      <w:r>
        <w:rPr>
          <w:rFonts w:ascii="Georgia" w:eastAsia="Georgia" w:hAnsi="Georgia" w:cs="Georgia"/>
          <w:spacing w:val="11"/>
          <w:sz w:val="19"/>
          <w:szCs w:val="19"/>
        </w:rPr>
        <w:t xml:space="preserve"> </w:t>
      </w:r>
      <w:r>
        <w:rPr>
          <w:rFonts w:ascii="Georgia" w:eastAsia="Georgia" w:hAnsi="Georgia" w:cs="Georgia"/>
          <w:sz w:val="19"/>
          <w:szCs w:val="19"/>
        </w:rPr>
        <w:t>diseases.</w:t>
      </w:r>
      <w:r>
        <w:rPr>
          <w:rFonts w:ascii="Georgia" w:eastAsia="Georgia" w:hAnsi="Georgia" w:cs="Georgia"/>
          <w:spacing w:val="30"/>
          <w:sz w:val="19"/>
          <w:szCs w:val="19"/>
        </w:rPr>
        <w:t xml:space="preserve"> </w:t>
      </w:r>
      <w:r>
        <w:rPr>
          <w:rFonts w:ascii="Georgia" w:eastAsia="Georgia" w:hAnsi="Georgia" w:cs="Georgia"/>
          <w:sz w:val="19"/>
          <w:szCs w:val="19"/>
        </w:rPr>
        <w:t>His</w:t>
      </w:r>
      <w:r>
        <w:rPr>
          <w:rFonts w:ascii="Georgia" w:eastAsia="Georgia" w:hAnsi="Georgia" w:cs="Georgia"/>
          <w:spacing w:val="1"/>
          <w:sz w:val="19"/>
          <w:szCs w:val="19"/>
        </w:rPr>
        <w:t xml:space="preserve"> </w:t>
      </w:r>
      <w:r>
        <w:rPr>
          <w:rFonts w:ascii="Georgia" w:eastAsia="Georgia" w:hAnsi="Georgia" w:cs="Georgia"/>
          <w:sz w:val="19"/>
          <w:szCs w:val="19"/>
        </w:rPr>
        <w:t>myriad</w:t>
      </w:r>
      <w:r>
        <w:rPr>
          <w:rFonts w:ascii="Georgia" w:eastAsia="Georgia" w:hAnsi="Georgia" w:cs="Georgia"/>
          <w:spacing w:val="7"/>
          <w:sz w:val="19"/>
          <w:szCs w:val="19"/>
        </w:rPr>
        <w:t xml:space="preserve"> </w:t>
      </w:r>
      <w:r>
        <w:rPr>
          <w:rFonts w:ascii="Georgia" w:eastAsia="Georgia" w:hAnsi="Georgia" w:cs="Georgia"/>
          <w:sz w:val="19"/>
          <w:szCs w:val="19"/>
        </w:rPr>
        <w:t>image</w:t>
      </w:r>
      <w:r>
        <w:rPr>
          <w:rFonts w:ascii="Georgia" w:eastAsia="Georgia" w:hAnsi="Georgia" w:cs="Georgia"/>
          <w:spacing w:val="5"/>
          <w:sz w:val="19"/>
          <w:szCs w:val="19"/>
        </w:rPr>
        <w:t xml:space="preserve"> </w:t>
      </w:r>
      <w:r>
        <w:rPr>
          <w:rFonts w:ascii="Georgia" w:eastAsia="Georgia" w:hAnsi="Georgia" w:cs="Georgia"/>
          <w:sz w:val="19"/>
          <w:szCs w:val="19"/>
        </w:rPr>
        <w:t>analysis</w:t>
      </w:r>
      <w:r>
        <w:rPr>
          <w:rFonts w:ascii="Georgia" w:eastAsia="Georgia" w:hAnsi="Georgia" w:cs="Georgia"/>
          <w:spacing w:val="8"/>
          <w:sz w:val="19"/>
          <w:szCs w:val="19"/>
        </w:rPr>
        <w:t xml:space="preserve"> </w:t>
      </w:r>
      <w:r>
        <w:rPr>
          <w:rFonts w:ascii="Georgia" w:eastAsia="Georgia" w:hAnsi="Georgia" w:cs="Georgia"/>
          <w:sz w:val="19"/>
          <w:szCs w:val="19"/>
        </w:rPr>
        <w:t>needs</w:t>
      </w:r>
      <w:r>
        <w:rPr>
          <w:rFonts w:ascii="Georgia" w:eastAsia="Georgia" w:hAnsi="Georgia" w:cs="Georgia"/>
          <w:spacing w:val="5"/>
          <w:sz w:val="19"/>
          <w:szCs w:val="19"/>
        </w:rPr>
        <w:t xml:space="preserve"> </w:t>
      </w:r>
      <w:r>
        <w:rPr>
          <w:rFonts w:ascii="Georgia" w:eastAsia="Georgia" w:hAnsi="Georgia" w:cs="Georgia"/>
          <w:sz w:val="19"/>
          <w:szCs w:val="19"/>
        </w:rPr>
        <w:t>include</w:t>
      </w:r>
      <w:r>
        <w:rPr>
          <w:rFonts w:ascii="Georgia" w:eastAsia="Georgia" w:hAnsi="Georgia" w:cs="Georgia"/>
          <w:spacing w:val="7"/>
          <w:sz w:val="19"/>
          <w:szCs w:val="19"/>
        </w:rPr>
        <w:t xml:space="preserve"> </w:t>
      </w:r>
      <w:r>
        <w:rPr>
          <w:rFonts w:ascii="Georgia" w:eastAsia="Georgia" w:hAnsi="Georgia" w:cs="Georgia"/>
          <w:w w:val="102"/>
          <w:sz w:val="19"/>
          <w:szCs w:val="19"/>
        </w:rPr>
        <w:t xml:space="preserve">quantitative </w:t>
      </w:r>
      <w:r>
        <w:rPr>
          <w:rFonts w:ascii="Georgia" w:eastAsia="Georgia" w:hAnsi="Georgia" w:cs="Georgia"/>
          <w:sz w:val="19"/>
          <w:szCs w:val="19"/>
        </w:rPr>
        <w:t>characterization</w:t>
      </w:r>
      <w:r>
        <w:rPr>
          <w:rFonts w:ascii="Georgia" w:eastAsia="Georgia" w:hAnsi="Georgia" w:cs="Georgia"/>
          <w:spacing w:val="37"/>
          <w:sz w:val="19"/>
          <w:szCs w:val="19"/>
        </w:rPr>
        <w:t xml:space="preserve"> </w:t>
      </w:r>
      <w:r>
        <w:rPr>
          <w:rFonts w:ascii="Georgia" w:eastAsia="Georgia" w:hAnsi="Georgia" w:cs="Georgia"/>
          <w:sz w:val="19"/>
          <w:szCs w:val="19"/>
        </w:rPr>
        <w:t>of:</w:t>
      </w:r>
      <w:r>
        <w:rPr>
          <w:rFonts w:ascii="Georgia" w:eastAsia="Georgia" w:hAnsi="Georgia" w:cs="Georgia"/>
          <w:spacing w:val="39"/>
          <w:sz w:val="19"/>
          <w:szCs w:val="19"/>
        </w:rPr>
        <w:t xml:space="preserve"> </w:t>
      </w:r>
      <w:r>
        <w:rPr>
          <w:rFonts w:ascii="Georgia" w:eastAsia="Georgia" w:hAnsi="Georgia" w:cs="Georgia"/>
          <w:sz w:val="19"/>
          <w:szCs w:val="19"/>
        </w:rPr>
        <w:t>lung</w:t>
      </w:r>
      <w:r>
        <w:rPr>
          <w:rFonts w:ascii="Georgia" w:eastAsia="Georgia" w:hAnsi="Georgia" w:cs="Georgia"/>
          <w:spacing w:val="17"/>
          <w:sz w:val="19"/>
          <w:szCs w:val="19"/>
        </w:rPr>
        <w:t xml:space="preserve"> </w:t>
      </w:r>
      <w:r>
        <w:rPr>
          <w:rFonts w:ascii="Georgia" w:eastAsia="Georgia" w:hAnsi="Georgia" w:cs="Georgia"/>
          <w:sz w:val="19"/>
          <w:szCs w:val="19"/>
        </w:rPr>
        <w:t>parenchyma</w:t>
      </w:r>
      <w:r>
        <w:rPr>
          <w:rFonts w:ascii="Georgia" w:eastAsia="Georgia" w:hAnsi="Georgia" w:cs="Georgia"/>
          <w:spacing w:val="31"/>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airway</w:t>
      </w:r>
      <w:r>
        <w:rPr>
          <w:rFonts w:ascii="Georgia" w:eastAsia="Georgia" w:hAnsi="Georgia" w:cs="Georgia"/>
          <w:spacing w:val="21"/>
          <w:sz w:val="19"/>
          <w:szCs w:val="19"/>
        </w:rPr>
        <w:t xml:space="preserve"> </w:t>
      </w:r>
      <w:r>
        <w:rPr>
          <w:rFonts w:ascii="Georgia" w:eastAsia="Georgia" w:hAnsi="Georgia" w:cs="Georgia"/>
          <w:sz w:val="19"/>
          <w:szCs w:val="19"/>
        </w:rPr>
        <w:t>changes;</w:t>
      </w:r>
      <w:r>
        <w:rPr>
          <w:rFonts w:ascii="Georgia" w:eastAsia="Georgia" w:hAnsi="Georgia" w:cs="Georgia"/>
          <w:spacing w:val="30"/>
          <w:sz w:val="19"/>
          <w:szCs w:val="19"/>
        </w:rPr>
        <w:t xml:space="preserve"> </w:t>
      </w:r>
      <w:r>
        <w:rPr>
          <w:rFonts w:ascii="Georgia" w:eastAsia="Georgia" w:hAnsi="Georgia" w:cs="Georgia"/>
          <w:sz w:val="19"/>
          <w:szCs w:val="19"/>
        </w:rPr>
        <w:t>regional</w:t>
      </w:r>
      <w:r>
        <w:rPr>
          <w:rFonts w:ascii="Georgia" w:eastAsia="Georgia" w:hAnsi="Georgia" w:cs="Georgia"/>
          <w:spacing w:val="24"/>
          <w:sz w:val="19"/>
          <w:szCs w:val="19"/>
        </w:rPr>
        <w:t xml:space="preserve"> </w:t>
      </w:r>
      <w:r>
        <w:rPr>
          <w:rFonts w:ascii="Georgia" w:eastAsia="Georgia" w:hAnsi="Georgia" w:cs="Georgia"/>
          <w:sz w:val="19"/>
          <w:szCs w:val="19"/>
        </w:rPr>
        <w:t>perfusion,</w:t>
      </w:r>
      <w:r>
        <w:rPr>
          <w:rFonts w:ascii="Georgia" w:eastAsia="Georgia" w:hAnsi="Georgia" w:cs="Georgia"/>
          <w:spacing w:val="30"/>
          <w:sz w:val="19"/>
          <w:szCs w:val="19"/>
        </w:rPr>
        <w:t xml:space="preserve"> </w:t>
      </w:r>
      <w:r>
        <w:rPr>
          <w:rFonts w:ascii="Georgia" w:eastAsia="Georgia" w:hAnsi="Georgia" w:cs="Georgia"/>
          <w:sz w:val="19"/>
          <w:szCs w:val="19"/>
        </w:rPr>
        <w:t>ventilation,</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metabolism</w:t>
      </w:r>
      <w:r>
        <w:rPr>
          <w:rFonts w:ascii="Georgia" w:eastAsia="Georgia" w:hAnsi="Georgia" w:cs="Georgia"/>
          <w:spacing w:val="30"/>
          <w:sz w:val="19"/>
          <w:szCs w:val="19"/>
        </w:rPr>
        <w:t xml:space="preserve"> </w:t>
      </w:r>
      <w:r>
        <w:rPr>
          <w:rFonts w:ascii="Georgia" w:eastAsia="Georgia" w:hAnsi="Georgia" w:cs="Georgia"/>
          <w:sz w:val="19"/>
          <w:szCs w:val="19"/>
        </w:rPr>
        <w:t>from</w:t>
      </w:r>
      <w:r>
        <w:rPr>
          <w:rFonts w:ascii="Georgia" w:eastAsia="Georgia" w:hAnsi="Georgia" w:cs="Georgia"/>
          <w:spacing w:val="18"/>
          <w:sz w:val="19"/>
          <w:szCs w:val="19"/>
        </w:rPr>
        <w:t xml:space="preserve"> </w:t>
      </w:r>
      <w:r>
        <w:rPr>
          <w:rFonts w:ascii="Georgia" w:eastAsia="Georgia" w:hAnsi="Georgia" w:cs="Georgia"/>
          <w:w w:val="102"/>
          <w:sz w:val="19"/>
          <w:szCs w:val="19"/>
        </w:rPr>
        <w:t xml:space="preserve">whole-lung </w:t>
      </w:r>
      <w:r>
        <w:rPr>
          <w:rFonts w:ascii="Georgia" w:eastAsia="Georgia" w:hAnsi="Georgia" w:cs="Georgia"/>
          <w:sz w:val="19"/>
          <w:szCs w:val="19"/>
        </w:rPr>
        <w:t>perfusion</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multi-modality</w:t>
      </w:r>
      <w:r>
        <w:rPr>
          <w:rFonts w:ascii="Georgia" w:eastAsia="Georgia" w:hAnsi="Georgia" w:cs="Georgia"/>
          <w:spacing w:val="26"/>
          <w:sz w:val="19"/>
          <w:szCs w:val="19"/>
        </w:rPr>
        <w:t xml:space="preserve"> </w:t>
      </w:r>
      <w:r>
        <w:rPr>
          <w:rFonts w:ascii="Georgia" w:eastAsia="Georgia" w:hAnsi="Georgia" w:cs="Georgia"/>
          <w:sz w:val="19"/>
          <w:szCs w:val="19"/>
        </w:rPr>
        <w:t>metabolic</w:t>
      </w:r>
      <w:r>
        <w:rPr>
          <w:rFonts w:ascii="Georgia" w:eastAsia="Georgia" w:hAnsi="Georgia" w:cs="Georgia"/>
          <w:spacing w:val="17"/>
          <w:sz w:val="19"/>
          <w:szCs w:val="19"/>
        </w:rPr>
        <w:t xml:space="preserve"> </w:t>
      </w:r>
      <w:r>
        <w:rPr>
          <w:rFonts w:ascii="Georgia" w:eastAsia="Georgia" w:hAnsi="Georgia" w:cs="Georgia"/>
          <w:sz w:val="19"/>
          <w:szCs w:val="19"/>
        </w:rPr>
        <w:t>imaging</w:t>
      </w:r>
      <w:r>
        <w:rPr>
          <w:rFonts w:ascii="Georgia" w:eastAsia="Georgia" w:hAnsi="Georgia" w:cs="Georgia"/>
          <w:spacing w:val="15"/>
          <w:sz w:val="19"/>
          <w:szCs w:val="19"/>
        </w:rPr>
        <w:t xml:space="preserve"> </w:t>
      </w:r>
      <w:r>
        <w:rPr>
          <w:rFonts w:ascii="Georgia" w:eastAsia="Georgia" w:hAnsi="Georgia" w:cs="Georgia"/>
          <w:sz w:val="19"/>
          <w:szCs w:val="19"/>
        </w:rPr>
        <w:t>studies;</w:t>
      </w:r>
      <w:r>
        <w:rPr>
          <w:rFonts w:ascii="Georgia" w:eastAsia="Georgia" w:hAnsi="Georgia" w:cs="Georgia"/>
          <w:spacing w:val="14"/>
          <w:sz w:val="19"/>
          <w:szCs w:val="19"/>
        </w:rPr>
        <w:t xml:space="preserve"> </w:t>
      </w:r>
      <w:r>
        <w:rPr>
          <w:rFonts w:ascii="Georgia" w:eastAsia="Georgia" w:hAnsi="Georgia" w:cs="Georgia"/>
          <w:sz w:val="19"/>
          <w:szCs w:val="19"/>
        </w:rPr>
        <w:t>ultra-short</w:t>
      </w:r>
      <w:r>
        <w:rPr>
          <w:rFonts w:ascii="Georgia" w:eastAsia="Georgia" w:hAnsi="Georgia" w:cs="Georgia"/>
          <w:spacing w:val="19"/>
          <w:sz w:val="19"/>
          <w:szCs w:val="19"/>
        </w:rPr>
        <w:t xml:space="preserve"> </w:t>
      </w:r>
      <w:r>
        <w:rPr>
          <w:rFonts w:ascii="Georgia" w:eastAsia="Georgia" w:hAnsi="Georgia" w:cs="Georgia"/>
          <w:sz w:val="19"/>
          <w:szCs w:val="19"/>
        </w:rPr>
        <w:t>TE</w:t>
      </w:r>
      <w:r>
        <w:rPr>
          <w:rFonts w:ascii="Georgia" w:eastAsia="Georgia" w:hAnsi="Georgia" w:cs="Georgia"/>
          <w:spacing w:val="6"/>
          <w:sz w:val="19"/>
          <w:szCs w:val="19"/>
        </w:rPr>
        <w:t xml:space="preserve"> </w:t>
      </w:r>
      <w:r>
        <w:rPr>
          <w:rFonts w:ascii="Georgia" w:eastAsia="Georgia" w:hAnsi="Georgia" w:cs="Georgia"/>
          <w:sz w:val="19"/>
          <w:szCs w:val="19"/>
        </w:rPr>
        <w:t>MRI</w:t>
      </w:r>
      <w:r>
        <w:rPr>
          <w:rFonts w:ascii="Georgia" w:eastAsia="Georgia" w:hAnsi="Georgia" w:cs="Georgia"/>
          <w:spacing w:val="9"/>
          <w:sz w:val="19"/>
          <w:szCs w:val="19"/>
        </w:rPr>
        <w:t xml:space="preserve"> </w:t>
      </w:r>
      <w:r>
        <w:rPr>
          <w:rFonts w:ascii="Georgia" w:eastAsia="Georgia" w:hAnsi="Georgia" w:cs="Georgia"/>
          <w:sz w:val="19"/>
          <w:szCs w:val="19"/>
        </w:rPr>
        <w:t>data;</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regional</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global</w:t>
      </w:r>
      <w:r>
        <w:rPr>
          <w:rFonts w:ascii="Georgia" w:eastAsia="Georgia" w:hAnsi="Georgia" w:cs="Georgia"/>
          <w:spacing w:val="11"/>
          <w:sz w:val="19"/>
          <w:szCs w:val="19"/>
        </w:rPr>
        <w:t xml:space="preserve"> </w:t>
      </w:r>
      <w:r>
        <w:rPr>
          <w:rFonts w:ascii="Georgia" w:eastAsia="Georgia" w:hAnsi="Georgia" w:cs="Georgia"/>
          <w:w w:val="102"/>
          <w:sz w:val="19"/>
          <w:szCs w:val="19"/>
        </w:rPr>
        <w:t>kinematics.</w:t>
      </w:r>
    </w:p>
    <w:p w14:paraId="52C6301B" w14:textId="77777777" w:rsidR="00E61F9D" w:rsidRDefault="005C64D6">
      <w:pPr>
        <w:spacing w:before="60" w:after="0" w:line="277" w:lineRule="auto"/>
        <w:ind w:left="120" w:right="83"/>
        <w:jc w:val="both"/>
        <w:rPr>
          <w:rFonts w:ascii="Georgia" w:eastAsia="Georgia" w:hAnsi="Georgia" w:cs="Georgia"/>
          <w:sz w:val="19"/>
          <w:szCs w:val="19"/>
        </w:rPr>
      </w:pPr>
      <w:r>
        <w:rPr>
          <w:rFonts w:ascii="Georgia" w:eastAsia="Georgia" w:hAnsi="Georgia" w:cs="Georgia"/>
          <w:sz w:val="19"/>
          <w:szCs w:val="19"/>
        </w:rPr>
        <w:t>More</w:t>
      </w:r>
      <w:r>
        <w:rPr>
          <w:rFonts w:ascii="Georgia" w:eastAsia="Georgia" w:hAnsi="Georgia" w:cs="Georgia"/>
          <w:spacing w:val="6"/>
          <w:sz w:val="19"/>
          <w:szCs w:val="19"/>
        </w:rPr>
        <w:t xml:space="preserve"> </w:t>
      </w:r>
      <w:r>
        <w:rPr>
          <w:rFonts w:ascii="Georgia" w:eastAsia="Georgia" w:hAnsi="Georgia" w:cs="Georgia"/>
          <w:sz w:val="19"/>
          <w:szCs w:val="19"/>
        </w:rPr>
        <w:t>details</w:t>
      </w:r>
      <w:r>
        <w:rPr>
          <w:rFonts w:ascii="Georgia" w:eastAsia="Georgia" w:hAnsi="Georgia" w:cs="Georgia"/>
          <w:spacing w:val="8"/>
          <w:sz w:val="19"/>
          <w:szCs w:val="19"/>
        </w:rPr>
        <w:t xml:space="preserve"> </w:t>
      </w:r>
      <w:r>
        <w:rPr>
          <w:rFonts w:ascii="Georgia" w:eastAsia="Georgia" w:hAnsi="Georgia" w:cs="Georgia"/>
          <w:sz w:val="19"/>
          <w:szCs w:val="19"/>
        </w:rPr>
        <w:t>about</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research,</w:t>
      </w:r>
      <w:r>
        <w:rPr>
          <w:rFonts w:ascii="Georgia" w:eastAsia="Georgia" w:hAnsi="Georgia" w:cs="Georgia"/>
          <w:spacing w:val="13"/>
          <w:sz w:val="19"/>
          <w:szCs w:val="19"/>
        </w:rPr>
        <w:t xml:space="preserve"> </w:t>
      </w:r>
      <w:r>
        <w:rPr>
          <w:rFonts w:ascii="Georgia" w:eastAsia="Georgia" w:hAnsi="Georgia" w:cs="Georgia"/>
          <w:sz w:val="19"/>
          <w:szCs w:val="19"/>
        </w:rPr>
        <w:t>data,</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advances</w:t>
      </w:r>
      <w:r>
        <w:rPr>
          <w:rFonts w:ascii="Georgia" w:eastAsia="Georgia" w:hAnsi="Georgia" w:cs="Georgia"/>
          <w:spacing w:val="13"/>
          <w:sz w:val="19"/>
          <w:szCs w:val="19"/>
        </w:rPr>
        <w:t xml:space="preserve"> </w:t>
      </w:r>
      <w:r>
        <w:rPr>
          <w:rFonts w:ascii="Georgia" w:eastAsia="Georgia" w:hAnsi="Georgia" w:cs="Georgia"/>
          <w:sz w:val="19"/>
          <w:szCs w:val="19"/>
        </w:rPr>
        <w:t>enabled</w:t>
      </w:r>
      <w:r>
        <w:rPr>
          <w:rFonts w:ascii="Georgia" w:eastAsia="Georgia" w:hAnsi="Georgia" w:cs="Georgia"/>
          <w:spacing w:val="10"/>
          <w:sz w:val="19"/>
          <w:szCs w:val="19"/>
        </w:rPr>
        <w:t xml:space="preserve"> </w:t>
      </w:r>
      <w:r>
        <w:rPr>
          <w:rFonts w:ascii="Georgia" w:eastAsia="Georgia" w:hAnsi="Georgia" w:cs="Georgia"/>
          <w:sz w:val="19"/>
          <w:szCs w:val="19"/>
        </w:rPr>
        <w:t>by</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3"/>
          <w:sz w:val="19"/>
          <w:szCs w:val="19"/>
        </w:rPr>
        <w:t xml:space="preserve"> </w:t>
      </w:r>
      <w:r>
        <w:rPr>
          <w:rFonts w:ascii="Georgia" w:eastAsia="Georgia" w:hAnsi="Georgia" w:cs="Georgia"/>
          <w:sz w:val="19"/>
          <w:szCs w:val="19"/>
        </w:rPr>
        <w:t>proposed</w:t>
      </w:r>
      <w:r>
        <w:rPr>
          <w:rFonts w:ascii="Georgia" w:eastAsia="Georgia" w:hAnsi="Georgia" w:cs="Georgia"/>
          <w:spacing w:val="12"/>
          <w:sz w:val="19"/>
          <w:szCs w:val="19"/>
        </w:rPr>
        <w:t xml:space="preserve"> </w:t>
      </w:r>
      <w:r>
        <w:rPr>
          <w:rFonts w:ascii="Georgia" w:eastAsia="Georgia" w:hAnsi="Georgia" w:cs="Georgia"/>
          <w:sz w:val="19"/>
          <w:szCs w:val="19"/>
        </w:rPr>
        <w:t>software</w:t>
      </w:r>
      <w:r>
        <w:rPr>
          <w:rFonts w:ascii="Georgia" w:eastAsia="Georgia" w:hAnsi="Georgia" w:cs="Georgia"/>
          <w:spacing w:val="11"/>
          <w:sz w:val="19"/>
          <w:szCs w:val="19"/>
        </w:rPr>
        <w:t xml:space="preserve"> </w:t>
      </w:r>
      <w:r>
        <w:rPr>
          <w:rFonts w:ascii="Georgia" w:eastAsia="Georgia" w:hAnsi="Georgia" w:cs="Georgia"/>
          <w:sz w:val="19"/>
          <w:szCs w:val="19"/>
        </w:rPr>
        <w:t>tools</w:t>
      </w:r>
      <w:r>
        <w:rPr>
          <w:rFonts w:ascii="Georgia" w:eastAsia="Georgia" w:hAnsi="Georgia" w:cs="Georgia"/>
          <w:spacing w:val="5"/>
          <w:sz w:val="19"/>
          <w:szCs w:val="19"/>
        </w:rPr>
        <w:t xml:space="preserve"> </w:t>
      </w:r>
      <w:r>
        <w:rPr>
          <w:rFonts w:ascii="Georgia" w:eastAsia="Georgia" w:hAnsi="Georgia" w:cs="Georgia"/>
          <w:sz w:val="19"/>
          <w:szCs w:val="19"/>
        </w:rPr>
        <w:t>for</w:t>
      </w:r>
      <w:r>
        <w:rPr>
          <w:rFonts w:ascii="Georgia" w:eastAsia="Georgia" w:hAnsi="Georgia" w:cs="Georgia"/>
          <w:spacing w:val="3"/>
          <w:sz w:val="19"/>
          <w:szCs w:val="19"/>
        </w:rPr>
        <w:t xml:space="preserve"> </w:t>
      </w:r>
      <w:r>
        <w:rPr>
          <w:rFonts w:ascii="Georgia" w:eastAsia="Georgia" w:hAnsi="Georgia" w:cs="Georgia"/>
          <w:sz w:val="19"/>
          <w:szCs w:val="19"/>
        </w:rPr>
        <w:t>each</w:t>
      </w:r>
      <w:r>
        <w:rPr>
          <w:rFonts w:ascii="Georgia" w:eastAsia="Georgia" w:hAnsi="Georgia" w:cs="Georgia"/>
          <w:spacing w:val="4"/>
          <w:sz w:val="19"/>
          <w:szCs w:val="19"/>
        </w:rPr>
        <w:t xml:space="preserve"> </w:t>
      </w:r>
      <w:r>
        <w:rPr>
          <w:rFonts w:ascii="Georgia" w:eastAsia="Georgia" w:hAnsi="Georgia" w:cs="Georgia"/>
          <w:sz w:val="19"/>
          <w:szCs w:val="19"/>
        </w:rPr>
        <w:t>of the</w:t>
      </w:r>
      <w:r>
        <w:rPr>
          <w:rFonts w:ascii="Georgia" w:eastAsia="Georgia" w:hAnsi="Georgia" w:cs="Georgia"/>
          <w:spacing w:val="3"/>
          <w:sz w:val="19"/>
          <w:szCs w:val="19"/>
        </w:rPr>
        <w:t xml:space="preserve"> </w:t>
      </w:r>
      <w:r>
        <w:rPr>
          <w:rFonts w:ascii="Georgia" w:eastAsia="Georgia" w:hAnsi="Georgia" w:cs="Georgia"/>
          <w:sz w:val="19"/>
          <w:szCs w:val="19"/>
        </w:rPr>
        <w:t>extramural</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partner </w:t>
      </w:r>
      <w:r>
        <w:rPr>
          <w:rFonts w:ascii="Georgia" w:eastAsia="Georgia" w:hAnsi="Georgia" w:cs="Georgia"/>
          <w:sz w:val="19"/>
          <w:szCs w:val="19"/>
        </w:rPr>
        <w:t>studies</w:t>
      </w:r>
      <w:r>
        <w:rPr>
          <w:rFonts w:ascii="Georgia" w:eastAsia="Georgia" w:hAnsi="Georgia" w:cs="Georgia"/>
          <w:spacing w:val="20"/>
          <w:sz w:val="19"/>
          <w:szCs w:val="19"/>
        </w:rPr>
        <w:t xml:space="preserve"> </w:t>
      </w:r>
      <w:r>
        <w:rPr>
          <w:rFonts w:ascii="Georgia" w:eastAsia="Georgia" w:hAnsi="Georgia" w:cs="Georgia"/>
          <w:sz w:val="19"/>
          <w:szCs w:val="19"/>
        </w:rPr>
        <w:t>above</w:t>
      </w:r>
      <w:r>
        <w:rPr>
          <w:rFonts w:ascii="Georgia" w:eastAsia="Georgia" w:hAnsi="Georgia" w:cs="Georgia"/>
          <w:spacing w:val="18"/>
          <w:sz w:val="19"/>
          <w:szCs w:val="19"/>
        </w:rPr>
        <w:t xml:space="preserve"> </w:t>
      </w:r>
      <w:r>
        <w:rPr>
          <w:rFonts w:ascii="Georgia" w:eastAsia="Georgia" w:hAnsi="Georgia" w:cs="Georgia"/>
          <w:sz w:val="19"/>
          <w:szCs w:val="19"/>
        </w:rPr>
        <w:t>can</w:t>
      </w:r>
      <w:r>
        <w:rPr>
          <w:rFonts w:ascii="Georgia" w:eastAsia="Georgia" w:hAnsi="Georgia" w:cs="Georgia"/>
          <w:spacing w:val="14"/>
          <w:sz w:val="19"/>
          <w:szCs w:val="19"/>
        </w:rPr>
        <w:t xml:space="preserve"> </w:t>
      </w:r>
      <w:r>
        <w:rPr>
          <w:rFonts w:ascii="Georgia" w:eastAsia="Georgia" w:hAnsi="Georgia" w:cs="Georgia"/>
          <w:sz w:val="19"/>
          <w:szCs w:val="19"/>
        </w:rPr>
        <w:t>be</w:t>
      </w:r>
      <w:r>
        <w:rPr>
          <w:rFonts w:ascii="Georgia" w:eastAsia="Georgia" w:hAnsi="Georgia" w:cs="Georgia"/>
          <w:spacing w:val="12"/>
          <w:sz w:val="19"/>
          <w:szCs w:val="19"/>
        </w:rPr>
        <w:t xml:space="preserve"> </w:t>
      </w:r>
      <w:r>
        <w:rPr>
          <w:rFonts w:ascii="Georgia" w:eastAsia="Georgia" w:hAnsi="Georgia" w:cs="Georgia"/>
          <w:sz w:val="19"/>
          <w:szCs w:val="19"/>
        </w:rPr>
        <w:t>found</w:t>
      </w:r>
      <w:r>
        <w:rPr>
          <w:rFonts w:ascii="Georgia" w:eastAsia="Georgia" w:hAnsi="Georgia" w:cs="Georgia"/>
          <w:spacing w:val="18"/>
          <w:sz w:val="19"/>
          <w:szCs w:val="19"/>
        </w:rPr>
        <w:t xml:space="preserve"> </w:t>
      </w:r>
      <w:r>
        <w:rPr>
          <w:rFonts w:ascii="Georgia" w:eastAsia="Georgia" w:hAnsi="Georgia" w:cs="Georgia"/>
          <w:sz w:val="19"/>
          <w:szCs w:val="19"/>
        </w:rPr>
        <w:t>in</w:t>
      </w:r>
      <w:r>
        <w:rPr>
          <w:rFonts w:ascii="Georgia" w:eastAsia="Georgia" w:hAnsi="Georgia" w:cs="Georgia"/>
          <w:spacing w:val="13"/>
          <w:sz w:val="19"/>
          <w:szCs w:val="19"/>
        </w:rPr>
        <w:t xml:space="preserve"> </w:t>
      </w:r>
      <w:r>
        <w:rPr>
          <w:rFonts w:ascii="Georgia" w:eastAsia="Georgia" w:hAnsi="Georgia" w:cs="Georgia"/>
          <w:sz w:val="19"/>
          <w:szCs w:val="19"/>
        </w:rPr>
        <w:t>the</w:t>
      </w:r>
      <w:r>
        <w:rPr>
          <w:rFonts w:ascii="Georgia" w:eastAsia="Georgia" w:hAnsi="Georgia" w:cs="Georgia"/>
          <w:spacing w:val="13"/>
          <w:sz w:val="19"/>
          <w:szCs w:val="19"/>
        </w:rPr>
        <w:t xml:space="preserve"> </w:t>
      </w:r>
      <w:r>
        <w:rPr>
          <w:rFonts w:ascii="Georgia" w:eastAsia="Georgia" w:hAnsi="Georgia" w:cs="Georgia"/>
          <w:sz w:val="19"/>
          <w:szCs w:val="19"/>
        </w:rPr>
        <w:t>corresponding</w:t>
      </w:r>
      <w:r>
        <w:rPr>
          <w:rFonts w:ascii="Georgia" w:eastAsia="Georgia" w:hAnsi="Georgia" w:cs="Georgia"/>
          <w:spacing w:val="32"/>
          <w:sz w:val="19"/>
          <w:szCs w:val="19"/>
        </w:rPr>
        <w:t xml:space="preserve"> </w:t>
      </w:r>
      <w:r>
        <w:rPr>
          <w:rFonts w:ascii="Georgia" w:eastAsia="Georgia" w:hAnsi="Georgia" w:cs="Georgia"/>
          <w:sz w:val="19"/>
          <w:szCs w:val="19"/>
        </w:rPr>
        <w:t>letter</w:t>
      </w:r>
      <w:r>
        <w:rPr>
          <w:rFonts w:ascii="Georgia" w:eastAsia="Georgia" w:hAnsi="Georgia" w:cs="Georgia"/>
          <w:spacing w:val="17"/>
          <w:sz w:val="19"/>
          <w:szCs w:val="19"/>
        </w:rPr>
        <w:t xml:space="preserve"> </w:t>
      </w:r>
      <w:r>
        <w:rPr>
          <w:rFonts w:ascii="Georgia" w:eastAsia="Georgia" w:hAnsi="Georgia" w:cs="Georgia"/>
          <w:sz w:val="19"/>
          <w:szCs w:val="19"/>
        </w:rPr>
        <w:t>of</w:t>
      </w:r>
      <w:r>
        <w:rPr>
          <w:rFonts w:ascii="Georgia" w:eastAsia="Georgia" w:hAnsi="Georgia" w:cs="Georgia"/>
          <w:spacing w:val="11"/>
          <w:sz w:val="19"/>
          <w:szCs w:val="19"/>
        </w:rPr>
        <w:t xml:space="preserve"> </w:t>
      </w:r>
      <w:r>
        <w:rPr>
          <w:rFonts w:ascii="Georgia" w:eastAsia="Georgia" w:hAnsi="Georgia" w:cs="Georgia"/>
          <w:sz w:val="19"/>
          <w:szCs w:val="19"/>
        </w:rPr>
        <w:t xml:space="preserve">support. </w:t>
      </w:r>
      <w:r>
        <w:rPr>
          <w:rFonts w:ascii="Georgia" w:eastAsia="Georgia" w:hAnsi="Georgia" w:cs="Georgia"/>
          <w:spacing w:val="7"/>
          <w:sz w:val="19"/>
          <w:szCs w:val="19"/>
        </w:rPr>
        <w:t xml:space="preserve"> </w:t>
      </w:r>
      <w:r>
        <w:rPr>
          <w:rFonts w:ascii="Georgia" w:eastAsia="Georgia" w:hAnsi="Georgia" w:cs="Georgia"/>
          <w:i/>
          <w:sz w:val="19"/>
          <w:szCs w:val="19"/>
        </w:rPr>
        <w:t>The</w:t>
      </w:r>
      <w:r>
        <w:rPr>
          <w:rFonts w:ascii="Georgia" w:eastAsia="Georgia" w:hAnsi="Georgia" w:cs="Georgia"/>
          <w:i/>
          <w:spacing w:val="7"/>
          <w:sz w:val="19"/>
          <w:szCs w:val="19"/>
        </w:rPr>
        <w:t xml:space="preserve"> </w:t>
      </w:r>
      <w:r>
        <w:rPr>
          <w:rFonts w:ascii="Georgia" w:eastAsia="Georgia" w:hAnsi="Georgia" w:cs="Georgia"/>
          <w:i/>
          <w:sz w:val="19"/>
          <w:szCs w:val="19"/>
        </w:rPr>
        <w:t>nature</w:t>
      </w:r>
      <w:r>
        <w:rPr>
          <w:rFonts w:ascii="Georgia" w:eastAsia="Georgia" w:hAnsi="Georgia" w:cs="Georgia"/>
          <w:i/>
          <w:spacing w:val="7"/>
          <w:sz w:val="19"/>
          <w:szCs w:val="19"/>
        </w:rPr>
        <w:t xml:space="preserve"> </w:t>
      </w:r>
      <w:r>
        <w:rPr>
          <w:rFonts w:ascii="Georgia" w:eastAsia="Georgia" w:hAnsi="Georgia" w:cs="Georgia"/>
          <w:i/>
          <w:sz w:val="19"/>
          <w:szCs w:val="19"/>
        </w:rPr>
        <w:t>and</w:t>
      </w:r>
      <w:r>
        <w:rPr>
          <w:rFonts w:ascii="Georgia" w:eastAsia="Georgia" w:hAnsi="Georgia" w:cs="Georgia"/>
          <w:i/>
          <w:spacing w:val="7"/>
          <w:sz w:val="19"/>
          <w:szCs w:val="19"/>
        </w:rPr>
        <w:t xml:space="preserve"> </w:t>
      </w:r>
      <w:r>
        <w:rPr>
          <w:rFonts w:ascii="Georgia" w:eastAsia="Georgia" w:hAnsi="Georgia" w:cs="Georgia"/>
          <w:i/>
          <w:sz w:val="19"/>
          <w:szCs w:val="19"/>
        </w:rPr>
        <w:t>diversity</w:t>
      </w:r>
      <w:r>
        <w:rPr>
          <w:rFonts w:ascii="Georgia" w:eastAsia="Georgia" w:hAnsi="Georgia" w:cs="Georgia"/>
          <w:i/>
          <w:spacing w:val="7"/>
          <w:sz w:val="19"/>
          <w:szCs w:val="19"/>
        </w:rPr>
        <w:t xml:space="preserve"> </w:t>
      </w:r>
      <w:r>
        <w:rPr>
          <w:rFonts w:ascii="Georgia" w:eastAsia="Georgia" w:hAnsi="Georgia" w:cs="Georgia"/>
          <w:i/>
          <w:sz w:val="19"/>
          <w:szCs w:val="19"/>
        </w:rPr>
        <w:t>of</w:t>
      </w:r>
      <w:r>
        <w:rPr>
          <w:rFonts w:ascii="Georgia" w:eastAsia="Georgia" w:hAnsi="Georgia" w:cs="Georgia"/>
          <w:i/>
          <w:spacing w:val="7"/>
          <w:sz w:val="19"/>
          <w:szCs w:val="19"/>
        </w:rPr>
        <w:t xml:space="preserve"> </w:t>
      </w:r>
      <w:r>
        <w:rPr>
          <w:rFonts w:ascii="Georgia" w:eastAsia="Georgia" w:hAnsi="Georgia" w:cs="Georgia"/>
          <w:i/>
          <w:sz w:val="19"/>
          <w:szCs w:val="19"/>
        </w:rPr>
        <w:t>the</w:t>
      </w:r>
      <w:r>
        <w:rPr>
          <w:rFonts w:ascii="Georgia" w:eastAsia="Georgia" w:hAnsi="Georgia" w:cs="Georgia"/>
          <w:i/>
          <w:spacing w:val="7"/>
          <w:sz w:val="19"/>
          <w:szCs w:val="19"/>
        </w:rPr>
        <w:t xml:space="preserve"> </w:t>
      </w:r>
      <w:r>
        <w:rPr>
          <w:rFonts w:ascii="Georgia" w:eastAsia="Georgia" w:hAnsi="Georgia" w:cs="Georgia"/>
          <w:i/>
          <w:sz w:val="19"/>
          <w:szCs w:val="19"/>
        </w:rPr>
        <w:t>imaging</w:t>
      </w:r>
      <w:r>
        <w:rPr>
          <w:rFonts w:ascii="Georgia" w:eastAsia="Georgia" w:hAnsi="Georgia" w:cs="Georgia"/>
          <w:i/>
          <w:spacing w:val="7"/>
          <w:sz w:val="19"/>
          <w:szCs w:val="19"/>
        </w:rPr>
        <w:t xml:space="preserve"> </w:t>
      </w:r>
      <w:r>
        <w:rPr>
          <w:rFonts w:ascii="Georgia" w:eastAsia="Georgia" w:hAnsi="Georgia" w:cs="Georgia"/>
          <w:i/>
          <w:sz w:val="19"/>
          <w:szCs w:val="19"/>
        </w:rPr>
        <w:t>data</w:t>
      </w:r>
      <w:r>
        <w:rPr>
          <w:rFonts w:ascii="Georgia" w:eastAsia="Georgia" w:hAnsi="Georgia" w:cs="Georgia"/>
          <w:i/>
          <w:spacing w:val="7"/>
          <w:sz w:val="19"/>
          <w:szCs w:val="19"/>
        </w:rPr>
        <w:t xml:space="preserve"> </w:t>
      </w:r>
      <w:r>
        <w:rPr>
          <w:rFonts w:ascii="Georgia" w:eastAsia="Georgia" w:hAnsi="Georgia" w:cs="Georgia"/>
          <w:i/>
          <w:sz w:val="19"/>
          <w:szCs w:val="19"/>
        </w:rPr>
        <w:t>collected</w:t>
      </w:r>
      <w:r>
        <w:rPr>
          <w:rFonts w:ascii="Georgia" w:eastAsia="Georgia" w:hAnsi="Georgia" w:cs="Georgia"/>
          <w:i/>
          <w:spacing w:val="7"/>
          <w:sz w:val="19"/>
          <w:szCs w:val="19"/>
        </w:rPr>
        <w:t xml:space="preserve"> </w:t>
      </w:r>
      <w:r>
        <w:rPr>
          <w:rFonts w:ascii="Georgia" w:eastAsia="Georgia" w:hAnsi="Georgia" w:cs="Georgia"/>
          <w:i/>
          <w:sz w:val="19"/>
          <w:szCs w:val="19"/>
        </w:rPr>
        <w:t>for these studies will be a stringent test of the ease of use,</w:t>
      </w:r>
      <w:r>
        <w:rPr>
          <w:rFonts w:ascii="Georgia" w:eastAsia="Georgia" w:hAnsi="Georgia" w:cs="Georgia"/>
          <w:i/>
          <w:spacing w:val="4"/>
          <w:sz w:val="19"/>
          <w:szCs w:val="19"/>
        </w:rPr>
        <w:t xml:space="preserve"> </w:t>
      </w:r>
      <w:r>
        <w:rPr>
          <w:rFonts w:ascii="Georgia" w:eastAsia="Georgia" w:hAnsi="Georgia" w:cs="Georgia"/>
          <w:i/>
          <w:sz w:val="19"/>
          <w:szCs w:val="19"/>
        </w:rPr>
        <w:t>interactivity,</w:t>
      </w:r>
      <w:r>
        <w:rPr>
          <w:rFonts w:ascii="Georgia" w:eastAsia="Georgia" w:hAnsi="Georgia" w:cs="Georgia"/>
          <w:i/>
          <w:spacing w:val="4"/>
          <w:sz w:val="19"/>
          <w:szCs w:val="19"/>
        </w:rPr>
        <w:t xml:space="preserve"> </w:t>
      </w:r>
      <w:r>
        <w:rPr>
          <w:rFonts w:ascii="Georgia" w:eastAsia="Georgia" w:hAnsi="Georgia" w:cs="Georgia"/>
          <w:i/>
          <w:sz w:val="19"/>
          <w:szCs w:val="19"/>
        </w:rPr>
        <w:t>and flexibility of the developed processing and analysis software resources in this project.</w:t>
      </w:r>
      <w:r>
        <w:rPr>
          <w:rFonts w:ascii="Georgia" w:eastAsia="Georgia" w:hAnsi="Georgia" w:cs="Georgia"/>
          <w:i/>
          <w:spacing w:val="20"/>
          <w:sz w:val="19"/>
          <w:szCs w:val="19"/>
        </w:rPr>
        <w:t xml:space="preserve"> </w:t>
      </w:r>
      <w:r>
        <w:rPr>
          <w:rFonts w:ascii="Georgia" w:eastAsia="Georgia" w:hAnsi="Georgia" w:cs="Georgia"/>
          <w:i/>
          <w:sz w:val="19"/>
          <w:szCs w:val="19"/>
        </w:rPr>
        <w:t>Moreover,</w:t>
      </w:r>
      <w:r>
        <w:rPr>
          <w:rFonts w:ascii="Georgia" w:eastAsia="Georgia" w:hAnsi="Georgia" w:cs="Georgia"/>
          <w:i/>
          <w:spacing w:val="1"/>
          <w:sz w:val="19"/>
          <w:szCs w:val="19"/>
        </w:rPr>
        <w:t xml:space="preserve"> </w:t>
      </w:r>
      <w:r>
        <w:rPr>
          <w:rFonts w:ascii="Georgia" w:eastAsia="Georgia" w:hAnsi="Georgia" w:cs="Georgia"/>
          <w:i/>
          <w:sz w:val="19"/>
          <w:szCs w:val="19"/>
        </w:rPr>
        <w:t>the studies will yield valuable additions to the portfolio of use cases that serve as primary reference and instructional material for the software.</w:t>
      </w:r>
    </w:p>
    <w:p w14:paraId="18306EFA" w14:textId="77777777" w:rsidR="00E61F9D" w:rsidRDefault="005C64D6">
      <w:pPr>
        <w:spacing w:before="59" w:after="0" w:line="277" w:lineRule="auto"/>
        <w:ind w:left="120" w:right="52"/>
        <w:jc w:val="both"/>
        <w:rPr>
          <w:rFonts w:ascii="Georgia" w:eastAsia="Georgia" w:hAnsi="Georgia" w:cs="Georgia"/>
          <w:sz w:val="19"/>
          <w:szCs w:val="19"/>
        </w:rPr>
      </w:pPr>
      <w:r>
        <w:rPr>
          <w:rFonts w:ascii="Georgia" w:eastAsia="Georgia" w:hAnsi="Georgia" w:cs="Georgia"/>
          <w:b/>
          <w:bCs/>
          <w:sz w:val="19"/>
          <w:szCs w:val="19"/>
        </w:rPr>
        <w:t>3(c.3.13)</w:t>
      </w:r>
      <w:r>
        <w:rPr>
          <w:rFonts w:ascii="Georgia" w:eastAsia="Georgia" w:hAnsi="Georgia" w:cs="Georgia"/>
          <w:b/>
          <w:bCs/>
          <w:spacing w:val="20"/>
          <w:sz w:val="19"/>
          <w:szCs w:val="19"/>
        </w:rPr>
        <w:t xml:space="preserve"> </w:t>
      </w:r>
      <w:r>
        <w:rPr>
          <w:rFonts w:ascii="Georgia" w:eastAsia="Georgia" w:hAnsi="Georgia" w:cs="Georgia"/>
          <w:b/>
          <w:bCs/>
          <w:sz w:val="19"/>
          <w:szCs w:val="19"/>
        </w:rPr>
        <w:t>Sub-Aim</w:t>
      </w:r>
      <w:r>
        <w:rPr>
          <w:rFonts w:ascii="Georgia" w:eastAsia="Georgia" w:hAnsi="Georgia" w:cs="Georgia"/>
          <w:b/>
          <w:bCs/>
          <w:spacing w:val="21"/>
          <w:sz w:val="19"/>
          <w:szCs w:val="19"/>
        </w:rPr>
        <w:t xml:space="preserve"> </w:t>
      </w:r>
      <w:r>
        <w:rPr>
          <w:rFonts w:ascii="Georgia" w:eastAsia="Georgia" w:hAnsi="Georgia" w:cs="Georgia"/>
          <w:b/>
          <w:bCs/>
          <w:sz w:val="19"/>
          <w:szCs w:val="19"/>
        </w:rPr>
        <w:t>2a</w:t>
      </w:r>
      <w:r>
        <w:rPr>
          <w:rFonts w:ascii="Georgia" w:eastAsia="Georgia" w:hAnsi="Georgia" w:cs="Georgia"/>
          <w:b/>
          <w:bCs/>
          <w:spacing w:val="8"/>
          <w:sz w:val="19"/>
          <w:szCs w:val="19"/>
        </w:rPr>
        <w:t xml:space="preserve"> </w:t>
      </w:r>
      <w:r>
        <w:rPr>
          <w:rFonts w:ascii="Georgia" w:eastAsia="Georgia" w:hAnsi="Georgia" w:cs="Georgia"/>
          <w:b/>
          <w:bCs/>
          <w:sz w:val="19"/>
          <w:szCs w:val="19"/>
        </w:rPr>
        <w:t>will</w:t>
      </w:r>
      <w:r>
        <w:rPr>
          <w:rFonts w:ascii="Georgia" w:eastAsia="Georgia" w:hAnsi="Georgia" w:cs="Georgia"/>
          <w:b/>
          <w:bCs/>
          <w:spacing w:val="11"/>
          <w:sz w:val="19"/>
          <w:szCs w:val="19"/>
        </w:rPr>
        <w:t xml:space="preserve"> </w:t>
      </w:r>
      <w:r>
        <w:rPr>
          <w:rFonts w:ascii="Georgia" w:eastAsia="Georgia" w:hAnsi="Georgia" w:cs="Georgia"/>
          <w:b/>
          <w:bCs/>
          <w:sz w:val="19"/>
          <w:szCs w:val="19"/>
        </w:rPr>
        <w:t>disseminate</w:t>
      </w:r>
      <w:r>
        <w:rPr>
          <w:rFonts w:ascii="Georgia" w:eastAsia="Georgia" w:hAnsi="Georgia" w:cs="Georgia"/>
          <w:b/>
          <w:bCs/>
          <w:spacing w:val="27"/>
          <w:sz w:val="19"/>
          <w:szCs w:val="19"/>
        </w:rPr>
        <w:t xml:space="preserve"> </w:t>
      </w:r>
      <w:r>
        <w:rPr>
          <w:rFonts w:ascii="Georgia" w:eastAsia="Georgia" w:hAnsi="Georgia" w:cs="Georgia"/>
          <w:b/>
          <w:bCs/>
          <w:sz w:val="19"/>
          <w:szCs w:val="19"/>
        </w:rPr>
        <w:t>the</w:t>
      </w:r>
      <w:r>
        <w:rPr>
          <w:rFonts w:ascii="Georgia" w:eastAsia="Georgia" w:hAnsi="Georgia" w:cs="Georgia"/>
          <w:b/>
          <w:bCs/>
          <w:spacing w:val="10"/>
          <w:sz w:val="19"/>
          <w:szCs w:val="19"/>
        </w:rPr>
        <w:t xml:space="preserve"> </w:t>
      </w:r>
      <w:r>
        <w:rPr>
          <w:rFonts w:ascii="Georgia" w:eastAsia="Georgia" w:hAnsi="Georgia" w:cs="Georgia"/>
          <w:b/>
          <w:bCs/>
          <w:sz w:val="19"/>
          <w:szCs w:val="19"/>
        </w:rPr>
        <w:t>results</w:t>
      </w:r>
      <w:r>
        <w:rPr>
          <w:rFonts w:ascii="Georgia" w:eastAsia="Georgia" w:hAnsi="Georgia" w:cs="Georgia"/>
          <w:b/>
          <w:bCs/>
          <w:spacing w:val="16"/>
          <w:sz w:val="19"/>
          <w:szCs w:val="19"/>
        </w:rPr>
        <w:t xml:space="preserve"> </w:t>
      </w:r>
      <w:r>
        <w:rPr>
          <w:rFonts w:ascii="Georgia" w:eastAsia="Georgia" w:hAnsi="Georgia" w:cs="Georgia"/>
          <w:b/>
          <w:bCs/>
          <w:sz w:val="19"/>
          <w:szCs w:val="19"/>
        </w:rPr>
        <w:t>of</w:t>
      </w:r>
      <w:r>
        <w:rPr>
          <w:rFonts w:ascii="Georgia" w:eastAsia="Georgia" w:hAnsi="Georgia" w:cs="Georgia"/>
          <w:b/>
          <w:bCs/>
          <w:spacing w:val="8"/>
          <w:sz w:val="19"/>
          <w:szCs w:val="19"/>
        </w:rPr>
        <w:t xml:space="preserve"> </w:t>
      </w:r>
      <w:r>
        <w:rPr>
          <w:rFonts w:ascii="Georgia" w:eastAsia="Georgia" w:hAnsi="Georgia" w:cs="Georgia"/>
          <w:b/>
          <w:bCs/>
          <w:sz w:val="19"/>
          <w:szCs w:val="19"/>
        </w:rPr>
        <w:t>the</w:t>
      </w:r>
      <w:r>
        <w:rPr>
          <w:rFonts w:ascii="Georgia" w:eastAsia="Georgia" w:hAnsi="Georgia" w:cs="Georgia"/>
          <w:b/>
          <w:bCs/>
          <w:spacing w:val="10"/>
          <w:sz w:val="19"/>
          <w:szCs w:val="19"/>
        </w:rPr>
        <w:t xml:space="preserve"> </w:t>
      </w:r>
      <w:r>
        <w:rPr>
          <w:rFonts w:ascii="Georgia" w:eastAsia="Georgia" w:hAnsi="Georgia" w:cs="Georgia"/>
          <w:b/>
          <w:bCs/>
          <w:sz w:val="19"/>
          <w:szCs w:val="19"/>
        </w:rPr>
        <w:t>project</w:t>
      </w:r>
      <w:r>
        <w:rPr>
          <w:rFonts w:ascii="Georgia" w:eastAsia="Georgia" w:hAnsi="Georgia" w:cs="Georgia"/>
          <w:b/>
          <w:bCs/>
          <w:spacing w:val="17"/>
          <w:sz w:val="19"/>
          <w:szCs w:val="19"/>
        </w:rPr>
        <w:t xml:space="preserve"> </w:t>
      </w:r>
      <w:r>
        <w:rPr>
          <w:rFonts w:ascii="Georgia" w:eastAsia="Georgia" w:hAnsi="Georgia" w:cs="Georgia"/>
          <w:b/>
          <w:bCs/>
          <w:sz w:val="19"/>
          <w:szCs w:val="19"/>
        </w:rPr>
        <w:t>through</w:t>
      </w:r>
      <w:r>
        <w:rPr>
          <w:rFonts w:ascii="Georgia" w:eastAsia="Georgia" w:hAnsi="Georgia" w:cs="Georgia"/>
          <w:b/>
          <w:bCs/>
          <w:spacing w:val="20"/>
          <w:sz w:val="19"/>
          <w:szCs w:val="19"/>
        </w:rPr>
        <w:t xml:space="preserve"> </w:t>
      </w:r>
      <w:r>
        <w:rPr>
          <w:rFonts w:ascii="Georgia" w:eastAsia="Georgia" w:hAnsi="Georgia" w:cs="Georgia"/>
          <w:b/>
          <w:bCs/>
          <w:sz w:val="19"/>
          <w:szCs w:val="19"/>
        </w:rPr>
        <w:t>open-source</w:t>
      </w:r>
      <w:r>
        <w:rPr>
          <w:rFonts w:ascii="Georgia" w:eastAsia="Georgia" w:hAnsi="Georgia" w:cs="Georgia"/>
          <w:b/>
          <w:bCs/>
          <w:spacing w:val="27"/>
          <w:sz w:val="19"/>
          <w:szCs w:val="19"/>
        </w:rPr>
        <w:t xml:space="preserve"> </w:t>
      </w:r>
      <w:r>
        <w:rPr>
          <w:rFonts w:ascii="Georgia" w:eastAsia="Georgia" w:hAnsi="Georgia" w:cs="Georgia"/>
          <w:b/>
          <w:bCs/>
          <w:sz w:val="19"/>
          <w:szCs w:val="19"/>
        </w:rPr>
        <w:t>publication</w:t>
      </w:r>
      <w:r>
        <w:rPr>
          <w:rFonts w:ascii="Georgia" w:eastAsia="Georgia" w:hAnsi="Georgia" w:cs="Georgia"/>
          <w:b/>
          <w:bCs/>
          <w:spacing w:val="26"/>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the</w:t>
      </w:r>
      <w:r>
        <w:rPr>
          <w:rFonts w:ascii="Georgia" w:eastAsia="Georgia" w:hAnsi="Georgia" w:cs="Georgia"/>
          <w:b/>
          <w:bCs/>
          <w:spacing w:val="10"/>
          <w:sz w:val="19"/>
          <w:szCs w:val="19"/>
        </w:rPr>
        <w:t xml:space="preserve"> </w:t>
      </w:r>
      <w:r>
        <w:rPr>
          <w:rFonts w:ascii="Georgia" w:eastAsia="Georgia" w:hAnsi="Georgia" w:cs="Georgia"/>
          <w:b/>
          <w:bCs/>
          <w:w w:val="102"/>
          <w:sz w:val="19"/>
          <w:szCs w:val="19"/>
        </w:rPr>
        <w:t xml:space="preserve">code, </w:t>
      </w:r>
      <w:r>
        <w:rPr>
          <w:rFonts w:ascii="Georgia" w:eastAsia="Georgia" w:hAnsi="Georgia" w:cs="Georgia"/>
          <w:b/>
          <w:bCs/>
          <w:sz w:val="19"/>
          <w:szCs w:val="19"/>
        </w:rPr>
        <w:t>annotated</w:t>
      </w:r>
      <w:r>
        <w:rPr>
          <w:rFonts w:ascii="Georgia" w:eastAsia="Georgia" w:hAnsi="Georgia" w:cs="Georgia"/>
          <w:b/>
          <w:bCs/>
          <w:spacing w:val="16"/>
          <w:sz w:val="19"/>
          <w:szCs w:val="19"/>
        </w:rPr>
        <w:t xml:space="preserve"> </w:t>
      </w:r>
      <w:r>
        <w:rPr>
          <w:rFonts w:ascii="Georgia" w:eastAsia="Georgia" w:hAnsi="Georgia" w:cs="Georgia"/>
          <w:b/>
          <w:bCs/>
          <w:sz w:val="19"/>
          <w:szCs w:val="19"/>
        </w:rPr>
        <w:t>processed</w:t>
      </w:r>
      <w:r>
        <w:rPr>
          <w:rFonts w:ascii="Georgia" w:eastAsia="Georgia" w:hAnsi="Georgia" w:cs="Georgia"/>
          <w:b/>
          <w:bCs/>
          <w:spacing w:val="16"/>
          <w:sz w:val="19"/>
          <w:szCs w:val="19"/>
        </w:rPr>
        <w:t xml:space="preserve"> </w:t>
      </w:r>
      <w:r>
        <w:rPr>
          <w:rFonts w:ascii="Georgia" w:eastAsia="Georgia" w:hAnsi="Georgia" w:cs="Georgia"/>
          <w:b/>
          <w:bCs/>
          <w:sz w:val="19"/>
          <w:szCs w:val="19"/>
        </w:rPr>
        <w:t>data,</w:t>
      </w:r>
      <w:r>
        <w:rPr>
          <w:rFonts w:ascii="Georgia" w:eastAsia="Georgia" w:hAnsi="Georgia" w:cs="Georgia"/>
          <w:b/>
          <w:bCs/>
          <w:spacing w:val="7"/>
          <w:sz w:val="19"/>
          <w:szCs w:val="19"/>
        </w:rPr>
        <w:t xml:space="preserve"> </w:t>
      </w:r>
      <w:r>
        <w:rPr>
          <w:rFonts w:ascii="Georgia" w:eastAsia="Georgia" w:hAnsi="Georgia" w:cs="Georgia"/>
          <w:b/>
          <w:bCs/>
          <w:sz w:val="19"/>
          <w:szCs w:val="19"/>
        </w:rPr>
        <w:t>online</w:t>
      </w:r>
      <w:r>
        <w:rPr>
          <w:rFonts w:ascii="Georgia" w:eastAsia="Georgia" w:hAnsi="Georgia" w:cs="Georgia"/>
          <w:b/>
          <w:bCs/>
          <w:spacing w:val="8"/>
          <w:sz w:val="19"/>
          <w:szCs w:val="19"/>
        </w:rPr>
        <w:t xml:space="preserve"> </w:t>
      </w:r>
      <w:r>
        <w:rPr>
          <w:rFonts w:ascii="Georgia" w:eastAsia="Georgia" w:hAnsi="Georgia" w:cs="Georgia"/>
          <w:b/>
          <w:bCs/>
          <w:sz w:val="19"/>
          <w:szCs w:val="19"/>
        </w:rPr>
        <w:t>user</w:t>
      </w:r>
      <w:r>
        <w:rPr>
          <w:rFonts w:ascii="Georgia" w:eastAsia="Georgia" w:hAnsi="Georgia" w:cs="Georgia"/>
          <w:b/>
          <w:bCs/>
          <w:spacing w:val="5"/>
          <w:sz w:val="19"/>
          <w:szCs w:val="19"/>
        </w:rPr>
        <w:t xml:space="preserve"> </w:t>
      </w:r>
      <w:r>
        <w:rPr>
          <w:rFonts w:ascii="Georgia" w:eastAsia="Georgia" w:hAnsi="Georgia" w:cs="Georgia"/>
          <w:b/>
          <w:bCs/>
          <w:sz w:val="19"/>
          <w:szCs w:val="19"/>
        </w:rPr>
        <w:t>support,</w:t>
      </w:r>
      <w:r>
        <w:rPr>
          <w:rFonts w:ascii="Georgia" w:eastAsia="Georgia" w:hAnsi="Georgia" w:cs="Georgia"/>
          <w:b/>
          <w:bCs/>
          <w:spacing w:val="14"/>
          <w:sz w:val="19"/>
          <w:szCs w:val="19"/>
        </w:rPr>
        <w:t xml:space="preserve"> </w:t>
      </w:r>
      <w:r>
        <w:rPr>
          <w:rFonts w:ascii="Georgia" w:eastAsia="Georgia" w:hAnsi="Georgia" w:cs="Georgia"/>
          <w:b/>
          <w:bCs/>
          <w:sz w:val="19"/>
          <w:szCs w:val="19"/>
        </w:rPr>
        <w:t>and</w:t>
      </w:r>
      <w:r>
        <w:rPr>
          <w:rFonts w:ascii="Georgia" w:eastAsia="Georgia" w:hAnsi="Georgia" w:cs="Georgia"/>
          <w:b/>
          <w:bCs/>
          <w:spacing w:val="3"/>
          <w:sz w:val="19"/>
          <w:szCs w:val="19"/>
        </w:rPr>
        <w:t xml:space="preserve"> </w:t>
      </w:r>
      <w:r>
        <w:rPr>
          <w:rFonts w:ascii="Georgia" w:eastAsia="Georgia" w:hAnsi="Georgia" w:cs="Georgia"/>
          <w:b/>
          <w:bCs/>
          <w:sz w:val="19"/>
          <w:szCs w:val="19"/>
        </w:rPr>
        <w:t>conduct</w:t>
      </w:r>
      <w:r>
        <w:rPr>
          <w:rFonts w:ascii="Georgia" w:eastAsia="Georgia" w:hAnsi="Georgia" w:cs="Georgia"/>
          <w:b/>
          <w:bCs/>
          <w:spacing w:val="12"/>
          <w:sz w:val="19"/>
          <w:szCs w:val="19"/>
        </w:rPr>
        <w:t xml:space="preserve"> </w:t>
      </w:r>
      <w:r>
        <w:rPr>
          <w:rFonts w:ascii="Georgia" w:eastAsia="Georgia" w:hAnsi="Georgia" w:cs="Georgia"/>
          <w:b/>
          <w:bCs/>
          <w:sz w:val="19"/>
          <w:szCs w:val="19"/>
        </w:rPr>
        <w:t>of hands-on</w:t>
      </w:r>
      <w:r>
        <w:rPr>
          <w:rFonts w:ascii="Georgia" w:eastAsia="Georgia" w:hAnsi="Georgia" w:cs="Georgia"/>
          <w:b/>
          <w:bCs/>
          <w:spacing w:val="14"/>
          <w:sz w:val="19"/>
          <w:szCs w:val="19"/>
        </w:rPr>
        <w:t xml:space="preserve"> </w:t>
      </w:r>
      <w:r>
        <w:rPr>
          <w:rFonts w:ascii="Georgia" w:eastAsia="Georgia" w:hAnsi="Georgia" w:cs="Georgia"/>
          <w:b/>
          <w:bCs/>
          <w:sz w:val="19"/>
          <w:szCs w:val="19"/>
        </w:rPr>
        <w:t>training</w:t>
      </w:r>
      <w:r>
        <w:rPr>
          <w:rFonts w:ascii="Georgia" w:eastAsia="Georgia" w:hAnsi="Georgia" w:cs="Georgia"/>
          <w:b/>
          <w:bCs/>
          <w:spacing w:val="12"/>
          <w:sz w:val="19"/>
          <w:szCs w:val="19"/>
        </w:rPr>
        <w:t xml:space="preserve"> </w:t>
      </w:r>
      <w:r>
        <w:rPr>
          <w:rFonts w:ascii="Georgia" w:eastAsia="Georgia" w:hAnsi="Georgia" w:cs="Georgia"/>
          <w:b/>
          <w:bCs/>
          <w:sz w:val="19"/>
          <w:szCs w:val="19"/>
        </w:rPr>
        <w:t>workshops.</w:t>
      </w:r>
      <w:r>
        <w:rPr>
          <w:rFonts w:ascii="Georgia" w:eastAsia="Georgia" w:hAnsi="Georgia" w:cs="Georgia"/>
          <w:b/>
          <w:bCs/>
          <w:spacing w:val="35"/>
          <w:sz w:val="19"/>
          <w:szCs w:val="19"/>
        </w:rPr>
        <w:t xml:space="preserve"> </w:t>
      </w:r>
      <w:r>
        <w:rPr>
          <w:rFonts w:ascii="Georgia" w:eastAsia="Georgia" w:hAnsi="Georgia" w:cs="Georgia"/>
          <w:sz w:val="19"/>
          <w:szCs w:val="19"/>
        </w:rPr>
        <w:t>ITK</w:t>
      </w:r>
      <w:r>
        <w:rPr>
          <w:rFonts w:ascii="Georgia" w:eastAsia="Georgia" w:hAnsi="Georgia" w:cs="Georgia"/>
          <w:spacing w:val="2"/>
          <w:sz w:val="19"/>
          <w:szCs w:val="19"/>
        </w:rPr>
        <w:t xml:space="preserve"> </w:t>
      </w:r>
      <w:r>
        <w:rPr>
          <w:rFonts w:ascii="Georgia" w:eastAsia="Georgia" w:hAnsi="Georgia" w:cs="Georgia"/>
          <w:sz w:val="19"/>
          <w:szCs w:val="19"/>
        </w:rPr>
        <w:t>is</w:t>
      </w:r>
      <w:r>
        <w:rPr>
          <w:rFonts w:ascii="Georgia" w:eastAsia="Georgia" w:hAnsi="Georgia" w:cs="Georgia"/>
          <w:spacing w:val="-1"/>
          <w:sz w:val="19"/>
          <w:szCs w:val="19"/>
        </w:rPr>
        <w:t xml:space="preserve"> </w:t>
      </w:r>
      <w:r>
        <w:rPr>
          <w:rFonts w:ascii="Georgia" w:eastAsia="Georgia" w:hAnsi="Georgia" w:cs="Georgia"/>
          <w:sz w:val="19"/>
          <w:szCs w:val="19"/>
        </w:rPr>
        <w:t>the</w:t>
      </w:r>
      <w:r>
        <w:rPr>
          <w:rFonts w:ascii="Georgia" w:eastAsia="Georgia" w:hAnsi="Georgia" w:cs="Georgia"/>
          <w:spacing w:val="1"/>
          <w:sz w:val="19"/>
          <w:szCs w:val="19"/>
        </w:rPr>
        <w:t xml:space="preserve"> </w:t>
      </w:r>
      <w:r>
        <w:rPr>
          <w:rFonts w:ascii="Georgia" w:eastAsia="Georgia" w:hAnsi="Georgia" w:cs="Georgia"/>
          <w:w w:val="102"/>
          <w:sz w:val="19"/>
          <w:szCs w:val="19"/>
        </w:rPr>
        <w:t xml:space="preserve">leading </w:t>
      </w:r>
      <w:r>
        <w:rPr>
          <w:rFonts w:ascii="Georgia" w:eastAsia="Georgia" w:hAnsi="Georgia" w:cs="Georgia"/>
          <w:sz w:val="19"/>
          <w:szCs w:val="19"/>
        </w:rPr>
        <w:t>open-source</w:t>
      </w:r>
      <w:r>
        <w:rPr>
          <w:rFonts w:ascii="Georgia" w:eastAsia="Georgia" w:hAnsi="Georgia" w:cs="Georgia"/>
          <w:spacing w:val="14"/>
          <w:sz w:val="19"/>
          <w:szCs w:val="19"/>
        </w:rPr>
        <w:t xml:space="preserve"> </w:t>
      </w:r>
      <w:r>
        <w:rPr>
          <w:rFonts w:ascii="Georgia" w:eastAsia="Georgia" w:hAnsi="Georgia" w:cs="Georgia"/>
          <w:sz w:val="19"/>
          <w:szCs w:val="19"/>
        </w:rPr>
        <w:t>development</w:t>
      </w:r>
      <w:r>
        <w:rPr>
          <w:rFonts w:ascii="Georgia" w:eastAsia="Georgia" w:hAnsi="Georgia" w:cs="Georgia"/>
          <w:spacing w:val="15"/>
          <w:sz w:val="19"/>
          <w:szCs w:val="19"/>
        </w:rPr>
        <w:t xml:space="preserve"> </w:t>
      </w:r>
      <w:r>
        <w:rPr>
          <w:rFonts w:ascii="Georgia" w:eastAsia="Georgia" w:hAnsi="Georgia" w:cs="Georgia"/>
          <w:sz w:val="19"/>
          <w:szCs w:val="19"/>
        </w:rPr>
        <w:t>system</w:t>
      </w:r>
      <w:r>
        <w:rPr>
          <w:rFonts w:ascii="Georgia" w:eastAsia="Georgia" w:hAnsi="Georgia" w:cs="Georgia"/>
          <w:spacing w:val="5"/>
          <w:sz w:val="19"/>
          <w:szCs w:val="19"/>
        </w:rPr>
        <w:t xml:space="preserve"> </w:t>
      </w:r>
      <w:r>
        <w:rPr>
          <w:rFonts w:ascii="Georgia" w:eastAsia="Georgia" w:hAnsi="Georgia" w:cs="Georgia"/>
          <w:sz w:val="19"/>
          <w:szCs w:val="19"/>
        </w:rPr>
        <w:t>for</w:t>
      </w:r>
      <w:r>
        <w:rPr>
          <w:rFonts w:ascii="Georgia" w:eastAsia="Georgia" w:hAnsi="Georgia" w:cs="Georgia"/>
          <w:spacing w:val="-2"/>
          <w:sz w:val="19"/>
          <w:szCs w:val="19"/>
        </w:rPr>
        <w:t xml:space="preserve"> </w:t>
      </w:r>
      <w:r>
        <w:rPr>
          <w:rFonts w:ascii="Georgia" w:eastAsia="Georgia" w:hAnsi="Georgia" w:cs="Georgia"/>
          <w:sz w:val="19"/>
          <w:szCs w:val="19"/>
        </w:rPr>
        <w:t>medical</w:t>
      </w:r>
      <w:r>
        <w:rPr>
          <w:rFonts w:ascii="Georgia" w:eastAsia="Georgia" w:hAnsi="Georgia" w:cs="Georgia"/>
          <w:spacing w:val="6"/>
          <w:sz w:val="19"/>
          <w:szCs w:val="19"/>
        </w:rPr>
        <w:t xml:space="preserve"> </w:t>
      </w:r>
      <w:r>
        <w:rPr>
          <w:rFonts w:ascii="Georgia" w:eastAsia="Georgia" w:hAnsi="Georgia" w:cs="Georgia"/>
          <w:sz w:val="19"/>
          <w:szCs w:val="19"/>
        </w:rPr>
        <w:t>image</w:t>
      </w:r>
      <w:r>
        <w:rPr>
          <w:rFonts w:ascii="Georgia" w:eastAsia="Georgia" w:hAnsi="Georgia" w:cs="Georgia"/>
          <w:spacing w:val="3"/>
          <w:sz w:val="19"/>
          <w:szCs w:val="19"/>
        </w:rPr>
        <w:t xml:space="preserve"> </w:t>
      </w:r>
      <w:r>
        <w:rPr>
          <w:rFonts w:ascii="Georgia" w:eastAsia="Georgia" w:hAnsi="Georgia" w:cs="Georgia"/>
          <w:sz w:val="19"/>
          <w:szCs w:val="19"/>
        </w:rPr>
        <w:t>analysis,</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r>
        <w:rPr>
          <w:rFonts w:ascii="Georgia" w:eastAsia="Georgia" w:hAnsi="Georgia" w:cs="Georgia"/>
          <w:sz w:val="19"/>
          <w:szCs w:val="19"/>
        </w:rPr>
        <w:t>in</w:t>
      </w:r>
      <w:r>
        <w:rPr>
          <w:rFonts w:ascii="Georgia" w:eastAsia="Georgia" w:hAnsi="Georgia" w:cs="Georgia"/>
          <w:spacing w:val="-2"/>
          <w:sz w:val="19"/>
          <w:szCs w:val="19"/>
        </w:rPr>
        <w:t xml:space="preserve"> </w:t>
      </w:r>
      <w:r>
        <w:rPr>
          <w:rFonts w:ascii="Georgia" w:eastAsia="Georgia" w:hAnsi="Georgia" w:cs="Georgia"/>
          <w:sz w:val="19"/>
          <w:szCs w:val="19"/>
        </w:rPr>
        <w:t>recognition</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this</w:t>
      </w:r>
      <w:r>
        <w:rPr>
          <w:rFonts w:ascii="Georgia" w:eastAsia="Georgia" w:hAnsi="Georgia" w:cs="Georgia"/>
          <w:spacing w:val="-1"/>
          <w:sz w:val="19"/>
          <w:szCs w:val="19"/>
        </w:rPr>
        <w:t xml:space="preserve"> </w:t>
      </w:r>
      <w:r>
        <w:rPr>
          <w:rFonts w:ascii="Georgia" w:eastAsia="Georgia" w:hAnsi="Georgia" w:cs="Georgia"/>
          <w:sz w:val="19"/>
          <w:szCs w:val="19"/>
        </w:rPr>
        <w:t>project’s</w:t>
      </w:r>
      <w:r>
        <w:rPr>
          <w:rFonts w:ascii="Georgia" w:eastAsia="Georgia" w:hAnsi="Georgia" w:cs="Georgia"/>
          <w:spacing w:val="7"/>
          <w:sz w:val="19"/>
          <w:szCs w:val="19"/>
        </w:rPr>
        <w:t xml:space="preserve"> </w:t>
      </w:r>
      <w:r>
        <w:rPr>
          <w:rFonts w:ascii="Georgia" w:eastAsia="Georgia" w:hAnsi="Georgia" w:cs="Georgia"/>
          <w:sz w:val="19"/>
          <w:szCs w:val="19"/>
        </w:rPr>
        <w:t>value</w:t>
      </w:r>
      <w:r>
        <w:rPr>
          <w:rFonts w:ascii="Georgia" w:eastAsia="Georgia" w:hAnsi="Georgia" w:cs="Georgia"/>
          <w:spacing w:val="4"/>
          <w:sz w:val="19"/>
          <w:szCs w:val="19"/>
        </w:rPr>
        <w:t xml:space="preserve"> </w:t>
      </w:r>
      <w:r>
        <w:rPr>
          <w:rFonts w:ascii="Georgia" w:eastAsia="Georgia" w:hAnsi="Georgia" w:cs="Georgia"/>
          <w:sz w:val="19"/>
          <w:szCs w:val="19"/>
        </w:rPr>
        <w:t>to</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sz w:val="19"/>
          <w:szCs w:val="19"/>
        </w:rPr>
        <w:t>field,</w:t>
      </w:r>
      <w:r>
        <w:rPr>
          <w:rFonts w:ascii="Georgia" w:eastAsia="Georgia" w:hAnsi="Georgia" w:cs="Georgia"/>
          <w:spacing w:val="3"/>
          <w:sz w:val="19"/>
          <w:szCs w:val="19"/>
        </w:rPr>
        <w:t xml:space="preserve"> </w:t>
      </w:r>
      <w:r>
        <w:rPr>
          <w:rFonts w:ascii="Georgia" w:eastAsia="Georgia" w:hAnsi="Georgia" w:cs="Georgia"/>
          <w:sz w:val="19"/>
          <w:szCs w:val="19"/>
        </w:rPr>
        <w:t>ITK</w:t>
      </w:r>
      <w:r>
        <w:rPr>
          <w:rFonts w:ascii="Georgia" w:eastAsia="Georgia" w:hAnsi="Georgia" w:cs="Georgia"/>
          <w:spacing w:val="-1"/>
          <w:sz w:val="19"/>
          <w:szCs w:val="19"/>
        </w:rPr>
        <w:t xml:space="preserve"> </w:t>
      </w:r>
      <w:r>
        <w:rPr>
          <w:rFonts w:ascii="Georgia" w:eastAsia="Georgia" w:hAnsi="Georgia" w:cs="Georgia"/>
          <w:sz w:val="19"/>
          <w:szCs w:val="19"/>
        </w:rPr>
        <w:t>will</w:t>
      </w:r>
      <w:r>
        <w:rPr>
          <w:rFonts w:ascii="Georgia" w:eastAsia="Georgia" w:hAnsi="Georgia" w:cs="Georgia"/>
          <w:spacing w:val="-1"/>
          <w:sz w:val="19"/>
          <w:szCs w:val="19"/>
        </w:rPr>
        <w:t xml:space="preserve"> </w:t>
      </w:r>
      <w:r>
        <w:rPr>
          <w:rFonts w:ascii="Georgia" w:eastAsia="Georgia" w:hAnsi="Georgia" w:cs="Georgia"/>
          <w:w w:val="102"/>
          <w:sz w:val="19"/>
          <w:szCs w:val="19"/>
        </w:rPr>
        <w:t xml:space="preserve">lend </w:t>
      </w:r>
      <w:r>
        <w:rPr>
          <w:rFonts w:ascii="Georgia" w:eastAsia="Georgia" w:hAnsi="Georgia" w:cs="Georgia"/>
          <w:sz w:val="19"/>
          <w:szCs w:val="19"/>
        </w:rPr>
        <w:t>its</w:t>
      </w:r>
      <w:r>
        <w:rPr>
          <w:rFonts w:ascii="Georgia" w:eastAsia="Georgia" w:hAnsi="Georgia" w:cs="Georgia"/>
          <w:spacing w:val="13"/>
          <w:sz w:val="19"/>
          <w:szCs w:val="19"/>
        </w:rPr>
        <w:t xml:space="preserve"> </w:t>
      </w:r>
      <w:r>
        <w:rPr>
          <w:rFonts w:ascii="Georgia" w:eastAsia="Georgia" w:hAnsi="Georgia" w:cs="Georgia"/>
          <w:sz w:val="19"/>
          <w:szCs w:val="19"/>
        </w:rPr>
        <w:t>infrastructure</w:t>
      </w:r>
      <w:r>
        <w:rPr>
          <w:rFonts w:ascii="Georgia" w:eastAsia="Georgia" w:hAnsi="Georgia" w:cs="Georgia"/>
          <w:spacing w:val="32"/>
          <w:sz w:val="19"/>
          <w:szCs w:val="19"/>
        </w:rPr>
        <w:t xml:space="preserve"> </w:t>
      </w:r>
      <w:r>
        <w:rPr>
          <w:rFonts w:ascii="Georgia" w:eastAsia="Georgia" w:hAnsi="Georgia" w:cs="Georgia"/>
          <w:sz w:val="19"/>
          <w:szCs w:val="19"/>
        </w:rPr>
        <w:t>to</w:t>
      </w:r>
      <w:r>
        <w:rPr>
          <w:rFonts w:ascii="Georgia" w:eastAsia="Georgia" w:hAnsi="Georgia" w:cs="Georgia"/>
          <w:spacing w:val="13"/>
          <w:sz w:val="19"/>
          <w:szCs w:val="19"/>
        </w:rPr>
        <w:t xml:space="preserve"> </w:t>
      </w:r>
      <w:r>
        <w:rPr>
          <w:rFonts w:ascii="Georgia" w:eastAsia="Georgia" w:hAnsi="Georgia" w:cs="Georgia"/>
          <w:sz w:val="19"/>
          <w:szCs w:val="19"/>
        </w:rPr>
        <w:t>provide</w:t>
      </w:r>
      <w:r>
        <w:rPr>
          <w:rFonts w:ascii="Georgia" w:eastAsia="Georgia" w:hAnsi="Georgia" w:cs="Georgia"/>
          <w:spacing w:val="22"/>
          <w:sz w:val="19"/>
          <w:szCs w:val="19"/>
        </w:rPr>
        <w:t xml:space="preserve"> </w:t>
      </w:r>
      <w:r>
        <w:rPr>
          <w:rFonts w:ascii="Georgia" w:eastAsia="Georgia" w:hAnsi="Georgia" w:cs="Georgia"/>
          <w:sz w:val="19"/>
          <w:szCs w:val="19"/>
        </w:rPr>
        <w:t>long-term</w:t>
      </w:r>
      <w:r>
        <w:rPr>
          <w:rFonts w:ascii="Georgia" w:eastAsia="Georgia" w:hAnsi="Georgia" w:cs="Georgia"/>
          <w:spacing w:val="27"/>
          <w:sz w:val="19"/>
          <w:szCs w:val="19"/>
        </w:rPr>
        <w:t xml:space="preserve"> </w:t>
      </w:r>
      <w:r>
        <w:rPr>
          <w:rFonts w:ascii="Georgia" w:eastAsia="Georgia" w:hAnsi="Georgia" w:cs="Georgia"/>
          <w:sz w:val="19"/>
          <w:szCs w:val="19"/>
        </w:rPr>
        <w:t>hosting</w:t>
      </w:r>
      <w:r>
        <w:rPr>
          <w:rFonts w:ascii="Georgia" w:eastAsia="Georgia" w:hAnsi="Georgia" w:cs="Georgia"/>
          <w:spacing w:val="21"/>
          <w:sz w:val="19"/>
          <w:szCs w:val="19"/>
        </w:rPr>
        <w:t xml:space="preserve"> </w:t>
      </w:r>
      <w:r>
        <w:rPr>
          <w:rFonts w:ascii="Georgia" w:eastAsia="Georgia" w:hAnsi="Georgia" w:cs="Georgia"/>
          <w:sz w:val="19"/>
          <w:szCs w:val="19"/>
        </w:rPr>
        <w:t>services</w:t>
      </w:r>
      <w:r>
        <w:rPr>
          <w:rFonts w:ascii="Georgia" w:eastAsia="Georgia" w:hAnsi="Georgia" w:cs="Georgia"/>
          <w:spacing w:val="23"/>
          <w:sz w:val="19"/>
          <w:szCs w:val="19"/>
        </w:rPr>
        <w:t xml:space="preserve"> </w:t>
      </w:r>
      <w:r>
        <w:rPr>
          <w:rFonts w:ascii="Georgia" w:eastAsia="Georgia" w:hAnsi="Georgia" w:cs="Georgia"/>
          <w:sz w:val="19"/>
          <w:szCs w:val="19"/>
        </w:rPr>
        <w:t>for</w:t>
      </w:r>
      <w:r>
        <w:rPr>
          <w:rFonts w:ascii="Georgia" w:eastAsia="Georgia" w:hAnsi="Georgia" w:cs="Georgia"/>
          <w:spacing w:val="14"/>
          <w:sz w:val="19"/>
          <w:szCs w:val="19"/>
        </w:rPr>
        <w:t xml:space="preserve"> </w:t>
      </w:r>
      <w:r>
        <w:rPr>
          <w:rFonts w:ascii="Georgia" w:eastAsia="Georgia" w:hAnsi="Georgia" w:cs="Georgia"/>
          <w:sz w:val="19"/>
          <w:szCs w:val="19"/>
        </w:rPr>
        <w:t>the</w:t>
      </w:r>
      <w:r>
        <w:rPr>
          <w:rFonts w:ascii="Georgia" w:eastAsia="Georgia" w:hAnsi="Georgia" w:cs="Georgia"/>
          <w:spacing w:val="15"/>
          <w:sz w:val="19"/>
          <w:szCs w:val="19"/>
        </w:rPr>
        <w:t xml:space="preserve"> </w:t>
      </w:r>
      <w:r>
        <w:rPr>
          <w:rFonts w:ascii="Georgia" w:eastAsia="Georgia" w:hAnsi="Georgia" w:cs="Georgia"/>
          <w:sz w:val="19"/>
          <w:szCs w:val="19"/>
        </w:rPr>
        <w:t>developed</w:t>
      </w:r>
      <w:r>
        <w:rPr>
          <w:rFonts w:ascii="Georgia" w:eastAsia="Georgia" w:hAnsi="Georgia" w:cs="Georgia"/>
          <w:spacing w:val="26"/>
          <w:sz w:val="19"/>
          <w:szCs w:val="19"/>
        </w:rPr>
        <w:t xml:space="preserve"> </w:t>
      </w:r>
      <w:r>
        <w:rPr>
          <w:rFonts w:ascii="Georgia" w:eastAsia="Georgia" w:hAnsi="Georgia" w:cs="Georgia"/>
          <w:sz w:val="19"/>
          <w:szCs w:val="19"/>
        </w:rPr>
        <w:t>resources</w:t>
      </w:r>
      <w:r>
        <w:rPr>
          <w:rFonts w:ascii="Georgia" w:eastAsia="Georgia" w:hAnsi="Georgia" w:cs="Georgia"/>
          <w:spacing w:val="25"/>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well</w:t>
      </w:r>
      <w:r>
        <w:rPr>
          <w:rFonts w:ascii="Georgia" w:eastAsia="Georgia" w:hAnsi="Georgia" w:cs="Georgia"/>
          <w:spacing w:val="16"/>
          <w:sz w:val="19"/>
          <w:szCs w:val="19"/>
        </w:rPr>
        <w:t xml:space="preserve"> </w:t>
      </w:r>
      <w:r>
        <w:rPr>
          <w:rFonts w:ascii="Georgia" w:eastAsia="Georgia" w:hAnsi="Georgia" w:cs="Georgia"/>
          <w:sz w:val="19"/>
          <w:szCs w:val="19"/>
        </w:rPr>
        <w:t>as</w:t>
      </w:r>
      <w:r>
        <w:rPr>
          <w:rFonts w:ascii="Georgia" w:eastAsia="Georgia" w:hAnsi="Georgia" w:cs="Georgia"/>
          <w:spacing w:val="14"/>
          <w:sz w:val="19"/>
          <w:szCs w:val="19"/>
        </w:rPr>
        <w:t xml:space="preserve"> </w:t>
      </w:r>
      <w:r>
        <w:rPr>
          <w:rFonts w:ascii="Georgia" w:eastAsia="Georgia" w:hAnsi="Georgia" w:cs="Georgia"/>
          <w:sz w:val="19"/>
          <w:szCs w:val="19"/>
        </w:rPr>
        <w:t>incorporate</w:t>
      </w:r>
      <w:r>
        <w:rPr>
          <w:rFonts w:ascii="Georgia" w:eastAsia="Georgia" w:hAnsi="Georgia" w:cs="Georgia"/>
          <w:spacing w:val="28"/>
          <w:sz w:val="19"/>
          <w:szCs w:val="19"/>
        </w:rPr>
        <w:t xml:space="preserve"> </w:t>
      </w:r>
      <w:r>
        <w:rPr>
          <w:rFonts w:ascii="Georgia" w:eastAsia="Georgia" w:hAnsi="Georgia" w:cs="Georgia"/>
          <w:sz w:val="19"/>
          <w:szCs w:val="19"/>
        </w:rPr>
        <w:t>ITK-Lung</w:t>
      </w:r>
      <w:r>
        <w:rPr>
          <w:rFonts w:ascii="Georgia" w:eastAsia="Georgia" w:hAnsi="Georgia" w:cs="Georgia"/>
          <w:spacing w:val="27"/>
          <w:sz w:val="19"/>
          <w:szCs w:val="19"/>
        </w:rPr>
        <w:t xml:space="preserve"> </w:t>
      </w:r>
      <w:r>
        <w:rPr>
          <w:rFonts w:ascii="Georgia" w:eastAsia="Georgia" w:hAnsi="Georgia" w:cs="Georgia"/>
          <w:w w:val="102"/>
          <w:sz w:val="19"/>
          <w:szCs w:val="19"/>
        </w:rPr>
        <w:t xml:space="preserve">training </w:t>
      </w:r>
      <w:r>
        <w:rPr>
          <w:rFonts w:ascii="Georgia" w:eastAsia="Georgia" w:hAnsi="Georgia" w:cs="Georgia"/>
          <w:sz w:val="19"/>
          <w:szCs w:val="19"/>
        </w:rPr>
        <w:t>into</w:t>
      </w:r>
      <w:r>
        <w:rPr>
          <w:rFonts w:ascii="Georgia" w:eastAsia="Georgia" w:hAnsi="Georgia" w:cs="Georgia"/>
          <w:spacing w:val="20"/>
          <w:sz w:val="19"/>
          <w:szCs w:val="19"/>
        </w:rPr>
        <w:t xml:space="preserve"> </w:t>
      </w:r>
      <w:r>
        <w:rPr>
          <w:rFonts w:ascii="Georgia" w:eastAsia="Georgia" w:hAnsi="Georgia" w:cs="Georgia"/>
          <w:sz w:val="19"/>
          <w:szCs w:val="19"/>
        </w:rPr>
        <w:t>its</w:t>
      </w:r>
      <w:r>
        <w:rPr>
          <w:rFonts w:ascii="Georgia" w:eastAsia="Georgia" w:hAnsi="Georgia" w:cs="Georgia"/>
          <w:spacing w:val="17"/>
          <w:sz w:val="19"/>
          <w:szCs w:val="19"/>
        </w:rPr>
        <w:t xml:space="preserve"> </w:t>
      </w:r>
      <w:r>
        <w:rPr>
          <w:rFonts w:ascii="Georgia" w:eastAsia="Georgia" w:hAnsi="Georgia" w:cs="Georgia"/>
          <w:sz w:val="19"/>
          <w:szCs w:val="19"/>
        </w:rPr>
        <w:t>educational</w:t>
      </w:r>
      <w:r>
        <w:rPr>
          <w:rFonts w:ascii="Georgia" w:eastAsia="Georgia" w:hAnsi="Georgia" w:cs="Georgia"/>
          <w:spacing w:val="33"/>
          <w:sz w:val="19"/>
          <w:szCs w:val="19"/>
        </w:rPr>
        <w:t xml:space="preserve"> </w:t>
      </w:r>
      <w:r>
        <w:rPr>
          <w:rFonts w:ascii="Georgia" w:eastAsia="Georgia" w:hAnsi="Georgia" w:cs="Georgia"/>
          <w:sz w:val="19"/>
          <w:szCs w:val="19"/>
        </w:rPr>
        <w:t>programs</w:t>
      </w:r>
      <w:r>
        <w:rPr>
          <w:rFonts w:ascii="Georgia" w:eastAsia="Georgia" w:hAnsi="Georgia" w:cs="Georgia"/>
          <w:spacing w:val="29"/>
          <w:sz w:val="19"/>
          <w:szCs w:val="19"/>
        </w:rPr>
        <w:t xml:space="preserve"> </w:t>
      </w:r>
      <w:r>
        <w:rPr>
          <w:rFonts w:ascii="Georgia" w:eastAsia="Georgia" w:hAnsi="Georgia" w:cs="Georgia"/>
          <w:sz w:val="19"/>
          <w:szCs w:val="19"/>
        </w:rPr>
        <w:t>that</w:t>
      </w:r>
      <w:r>
        <w:rPr>
          <w:rFonts w:ascii="Georgia" w:eastAsia="Georgia" w:hAnsi="Georgia" w:cs="Georgia"/>
          <w:spacing w:val="20"/>
          <w:sz w:val="19"/>
          <w:szCs w:val="19"/>
        </w:rPr>
        <w:t xml:space="preserve"> </w:t>
      </w:r>
      <w:r>
        <w:rPr>
          <w:rFonts w:ascii="Georgia" w:eastAsia="Georgia" w:hAnsi="Georgia" w:cs="Georgia"/>
          <w:sz w:val="19"/>
          <w:szCs w:val="19"/>
        </w:rPr>
        <w:t>are</w:t>
      </w:r>
      <w:r>
        <w:rPr>
          <w:rFonts w:ascii="Georgia" w:eastAsia="Georgia" w:hAnsi="Georgia" w:cs="Georgia"/>
          <w:spacing w:val="18"/>
          <w:sz w:val="19"/>
          <w:szCs w:val="19"/>
        </w:rPr>
        <w:t xml:space="preserve"> </w:t>
      </w:r>
      <w:r>
        <w:rPr>
          <w:rFonts w:ascii="Georgia" w:eastAsia="Georgia" w:hAnsi="Georgia" w:cs="Georgia"/>
          <w:sz w:val="19"/>
          <w:szCs w:val="19"/>
        </w:rPr>
        <w:t>offered</w:t>
      </w:r>
      <w:r>
        <w:rPr>
          <w:rFonts w:ascii="Georgia" w:eastAsia="Georgia" w:hAnsi="Georgia" w:cs="Georgia"/>
          <w:spacing w:val="25"/>
          <w:sz w:val="19"/>
          <w:szCs w:val="19"/>
        </w:rPr>
        <w:t xml:space="preserve"> </w:t>
      </w:r>
      <w:r>
        <w:rPr>
          <w:rFonts w:ascii="Georgia" w:eastAsia="Georgia" w:hAnsi="Georgia" w:cs="Georgia"/>
          <w:sz w:val="19"/>
          <w:szCs w:val="19"/>
        </w:rPr>
        <w:t>in</w:t>
      </w:r>
      <w:r>
        <w:rPr>
          <w:rFonts w:ascii="Georgia" w:eastAsia="Georgia" w:hAnsi="Georgia" w:cs="Georgia"/>
          <w:spacing w:val="18"/>
          <w:sz w:val="19"/>
          <w:szCs w:val="19"/>
        </w:rPr>
        <w:t xml:space="preserve"> </w:t>
      </w:r>
      <w:r>
        <w:rPr>
          <w:rFonts w:ascii="Georgia" w:eastAsia="Georgia" w:hAnsi="Georgia" w:cs="Georgia"/>
          <w:sz w:val="19"/>
          <w:szCs w:val="19"/>
        </w:rPr>
        <w:t>conjunction</w:t>
      </w:r>
      <w:r>
        <w:rPr>
          <w:rFonts w:ascii="Georgia" w:eastAsia="Georgia" w:hAnsi="Georgia" w:cs="Georgia"/>
          <w:spacing w:val="33"/>
          <w:sz w:val="19"/>
          <w:szCs w:val="19"/>
        </w:rPr>
        <w:t xml:space="preserve"> </w:t>
      </w:r>
      <w:r>
        <w:rPr>
          <w:rFonts w:ascii="Georgia" w:eastAsia="Georgia" w:hAnsi="Georgia" w:cs="Georgia"/>
          <w:sz w:val="19"/>
          <w:szCs w:val="19"/>
        </w:rPr>
        <w:t>with</w:t>
      </w:r>
      <w:r>
        <w:rPr>
          <w:rFonts w:ascii="Georgia" w:eastAsia="Georgia" w:hAnsi="Georgia" w:cs="Georgia"/>
          <w:spacing w:val="20"/>
          <w:sz w:val="19"/>
          <w:szCs w:val="19"/>
        </w:rPr>
        <w:t xml:space="preserve"> </w:t>
      </w:r>
      <w:r>
        <w:rPr>
          <w:rFonts w:ascii="Georgia" w:eastAsia="Georgia" w:hAnsi="Georgia" w:cs="Georgia"/>
          <w:sz w:val="19"/>
          <w:szCs w:val="19"/>
        </w:rPr>
        <w:t>major</w:t>
      </w:r>
      <w:r>
        <w:rPr>
          <w:rFonts w:ascii="Georgia" w:eastAsia="Georgia" w:hAnsi="Georgia" w:cs="Georgia"/>
          <w:spacing w:val="23"/>
          <w:sz w:val="19"/>
          <w:szCs w:val="19"/>
        </w:rPr>
        <w:t xml:space="preserve"> </w:t>
      </w:r>
      <w:r>
        <w:rPr>
          <w:rFonts w:ascii="Georgia" w:eastAsia="Georgia" w:hAnsi="Georgia" w:cs="Georgia"/>
          <w:sz w:val="19"/>
          <w:szCs w:val="19"/>
        </w:rPr>
        <w:t>scientific</w:t>
      </w:r>
      <w:r>
        <w:rPr>
          <w:rFonts w:ascii="Georgia" w:eastAsia="Georgia" w:hAnsi="Georgia" w:cs="Georgia"/>
          <w:spacing w:val="28"/>
          <w:sz w:val="19"/>
          <w:szCs w:val="19"/>
        </w:rPr>
        <w:t xml:space="preserve"> </w:t>
      </w:r>
      <w:r>
        <w:rPr>
          <w:rFonts w:ascii="Georgia" w:eastAsia="Georgia" w:hAnsi="Georgia" w:cs="Georgia"/>
          <w:sz w:val="19"/>
          <w:szCs w:val="19"/>
        </w:rPr>
        <w:t>(e.g.,</w:t>
      </w:r>
      <w:r>
        <w:rPr>
          <w:rFonts w:ascii="Georgia" w:eastAsia="Georgia" w:hAnsi="Georgia" w:cs="Georgia"/>
          <w:spacing w:val="24"/>
          <w:sz w:val="19"/>
          <w:szCs w:val="19"/>
        </w:rPr>
        <w:t xml:space="preserve"> </w:t>
      </w:r>
      <w:r>
        <w:rPr>
          <w:rFonts w:ascii="Georgia" w:eastAsia="Georgia" w:hAnsi="Georgia" w:cs="Georgia"/>
          <w:sz w:val="19"/>
          <w:szCs w:val="19"/>
        </w:rPr>
        <w:t>annual</w:t>
      </w:r>
      <w:r>
        <w:rPr>
          <w:rFonts w:ascii="Georgia" w:eastAsia="Georgia" w:hAnsi="Georgia" w:cs="Georgia"/>
          <w:spacing w:val="25"/>
          <w:sz w:val="19"/>
          <w:szCs w:val="19"/>
        </w:rPr>
        <w:t xml:space="preserve"> </w:t>
      </w:r>
      <w:r>
        <w:rPr>
          <w:rFonts w:ascii="Georgia" w:eastAsia="Georgia" w:hAnsi="Georgia" w:cs="Georgia"/>
          <w:sz w:val="19"/>
          <w:szCs w:val="19"/>
        </w:rPr>
        <w:t>International</w:t>
      </w:r>
      <w:r>
        <w:rPr>
          <w:rFonts w:ascii="Georgia" w:eastAsia="Georgia" w:hAnsi="Georgia" w:cs="Georgia"/>
          <w:spacing w:val="35"/>
          <w:sz w:val="19"/>
          <w:szCs w:val="19"/>
        </w:rPr>
        <w:t xml:space="preserve"> </w:t>
      </w:r>
      <w:r>
        <w:rPr>
          <w:rFonts w:ascii="Georgia" w:eastAsia="Georgia" w:hAnsi="Georgia" w:cs="Georgia"/>
          <w:sz w:val="19"/>
          <w:szCs w:val="19"/>
        </w:rPr>
        <w:t>Conference</w:t>
      </w:r>
      <w:r>
        <w:rPr>
          <w:rFonts w:ascii="Georgia" w:eastAsia="Georgia" w:hAnsi="Georgia" w:cs="Georgia"/>
          <w:spacing w:val="32"/>
          <w:sz w:val="19"/>
          <w:szCs w:val="19"/>
        </w:rPr>
        <w:t xml:space="preserve"> </w:t>
      </w:r>
      <w:r>
        <w:rPr>
          <w:rFonts w:ascii="Georgia" w:eastAsia="Georgia" w:hAnsi="Georgia" w:cs="Georgia"/>
          <w:w w:val="102"/>
          <w:sz w:val="19"/>
          <w:szCs w:val="19"/>
        </w:rPr>
        <w:t xml:space="preserve">on </w:t>
      </w:r>
      <w:r>
        <w:rPr>
          <w:rFonts w:ascii="Georgia" w:eastAsia="Georgia" w:hAnsi="Georgia" w:cs="Georgia"/>
          <w:sz w:val="19"/>
          <w:szCs w:val="19"/>
        </w:rPr>
        <w:t>Medical</w:t>
      </w:r>
      <w:r>
        <w:rPr>
          <w:rFonts w:ascii="Georgia" w:eastAsia="Georgia" w:hAnsi="Georgia" w:cs="Georgia"/>
          <w:spacing w:val="14"/>
          <w:sz w:val="19"/>
          <w:szCs w:val="19"/>
        </w:rPr>
        <w:t xml:space="preserve"> </w:t>
      </w:r>
      <w:r>
        <w:rPr>
          <w:rFonts w:ascii="Georgia" w:eastAsia="Georgia" w:hAnsi="Georgia" w:cs="Georgia"/>
          <w:sz w:val="19"/>
          <w:szCs w:val="19"/>
        </w:rPr>
        <w:t>Image</w:t>
      </w:r>
      <w:r>
        <w:rPr>
          <w:rFonts w:ascii="Georgia" w:eastAsia="Georgia" w:hAnsi="Georgia" w:cs="Georgia"/>
          <w:spacing w:val="11"/>
          <w:sz w:val="19"/>
          <w:szCs w:val="19"/>
        </w:rPr>
        <w:t xml:space="preserve"> </w:t>
      </w:r>
      <w:r>
        <w:rPr>
          <w:rFonts w:ascii="Georgia" w:eastAsia="Georgia" w:hAnsi="Georgia" w:cs="Georgia"/>
          <w:sz w:val="19"/>
          <w:szCs w:val="19"/>
        </w:rPr>
        <w:t>Computing</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Computer</w:t>
      </w:r>
      <w:r>
        <w:rPr>
          <w:rFonts w:ascii="Georgia" w:eastAsia="Georgia" w:hAnsi="Georgia" w:cs="Georgia"/>
          <w:spacing w:val="18"/>
          <w:sz w:val="19"/>
          <w:szCs w:val="19"/>
        </w:rPr>
        <w:t xml:space="preserve"> </w:t>
      </w:r>
      <w:r>
        <w:rPr>
          <w:rFonts w:ascii="Georgia" w:eastAsia="Georgia" w:hAnsi="Georgia" w:cs="Georgia"/>
          <w:sz w:val="19"/>
          <w:szCs w:val="19"/>
        </w:rPr>
        <w:t>Assisted</w:t>
      </w:r>
      <w:r>
        <w:rPr>
          <w:rFonts w:ascii="Georgia" w:eastAsia="Georgia" w:hAnsi="Georgia" w:cs="Georgia"/>
          <w:spacing w:val="15"/>
          <w:sz w:val="19"/>
          <w:szCs w:val="19"/>
        </w:rPr>
        <w:t xml:space="preserve"> </w:t>
      </w:r>
      <w:r>
        <w:rPr>
          <w:rFonts w:ascii="Georgia" w:eastAsia="Georgia" w:hAnsi="Georgia" w:cs="Georgia"/>
          <w:sz w:val="19"/>
          <w:szCs w:val="19"/>
        </w:rPr>
        <w:t>Intervention)</w:t>
      </w:r>
      <w:r>
        <w:rPr>
          <w:rFonts w:ascii="Georgia" w:eastAsia="Georgia" w:hAnsi="Georgia" w:cs="Georgia"/>
          <w:spacing w:val="23"/>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user</w:t>
      </w:r>
      <w:r>
        <w:rPr>
          <w:rFonts w:ascii="Georgia" w:eastAsia="Georgia" w:hAnsi="Georgia" w:cs="Georgia"/>
          <w:spacing w:val="8"/>
          <w:sz w:val="19"/>
          <w:szCs w:val="19"/>
        </w:rPr>
        <w:t xml:space="preserve"> </w:t>
      </w:r>
      <w:r>
        <w:rPr>
          <w:rFonts w:ascii="Georgia" w:eastAsia="Georgia" w:hAnsi="Georgia" w:cs="Georgia"/>
          <w:sz w:val="19"/>
          <w:szCs w:val="19"/>
        </w:rPr>
        <w:t>forums</w:t>
      </w:r>
      <w:r>
        <w:rPr>
          <w:rFonts w:ascii="Georgia" w:eastAsia="Georgia" w:hAnsi="Georgia" w:cs="Georgia"/>
          <w:spacing w:val="13"/>
          <w:sz w:val="19"/>
          <w:szCs w:val="19"/>
        </w:rPr>
        <w:t xml:space="preserve"> </w:t>
      </w:r>
      <w:r>
        <w:rPr>
          <w:rFonts w:ascii="Georgia" w:eastAsia="Georgia" w:hAnsi="Georgia" w:cs="Georgia"/>
          <w:sz w:val="19"/>
          <w:szCs w:val="19"/>
        </w:rPr>
        <w:t>(e.g.,</w:t>
      </w:r>
      <w:r>
        <w:rPr>
          <w:rFonts w:ascii="Georgia" w:eastAsia="Georgia" w:hAnsi="Georgia" w:cs="Georgia"/>
          <w:spacing w:val="9"/>
          <w:sz w:val="19"/>
          <w:szCs w:val="19"/>
        </w:rPr>
        <w:t xml:space="preserve"> </w:t>
      </w:r>
      <w:proofErr w:type="spellStart"/>
      <w:r>
        <w:rPr>
          <w:rFonts w:ascii="Georgia" w:eastAsia="Georgia" w:hAnsi="Georgia" w:cs="Georgia"/>
          <w:sz w:val="19"/>
          <w:szCs w:val="19"/>
        </w:rPr>
        <w:t>hackathons</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see</w:t>
      </w:r>
      <w:r>
        <w:rPr>
          <w:rFonts w:ascii="Georgia" w:eastAsia="Georgia" w:hAnsi="Georgia" w:cs="Georgia"/>
          <w:spacing w:val="6"/>
          <w:sz w:val="19"/>
          <w:szCs w:val="19"/>
        </w:rPr>
        <w:t xml:space="preserve"> </w:t>
      </w:r>
      <w:proofErr w:type="spellStart"/>
      <w:r>
        <w:rPr>
          <w:rFonts w:ascii="Georgia" w:eastAsia="Georgia" w:hAnsi="Georgia" w:cs="Georgia"/>
          <w:sz w:val="19"/>
          <w:szCs w:val="19"/>
        </w:rPr>
        <w:t>Yoo</w:t>
      </w:r>
      <w:proofErr w:type="spellEnd"/>
      <w:r>
        <w:rPr>
          <w:rFonts w:ascii="Georgia" w:eastAsia="Georgia" w:hAnsi="Georgia" w:cs="Georgia"/>
          <w:spacing w:val="7"/>
          <w:sz w:val="19"/>
          <w:szCs w:val="19"/>
        </w:rPr>
        <w:t xml:space="preserve"> </w:t>
      </w:r>
      <w:r>
        <w:rPr>
          <w:rFonts w:ascii="Georgia" w:eastAsia="Georgia" w:hAnsi="Georgia" w:cs="Georgia"/>
          <w:sz w:val="19"/>
          <w:szCs w:val="19"/>
        </w:rPr>
        <w:t>letter</w:t>
      </w:r>
      <w:r>
        <w:rPr>
          <w:rFonts w:ascii="Georgia" w:eastAsia="Georgia" w:hAnsi="Georgia" w:cs="Georgia"/>
          <w:spacing w:val="10"/>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w w:val="102"/>
          <w:sz w:val="19"/>
          <w:szCs w:val="19"/>
        </w:rPr>
        <w:t xml:space="preserve">support. </w:t>
      </w:r>
      <w:r>
        <w:rPr>
          <w:rFonts w:ascii="Georgia" w:eastAsia="Georgia" w:hAnsi="Georgia" w:cs="Georgia"/>
          <w:sz w:val="19"/>
          <w:szCs w:val="19"/>
        </w:rPr>
        <w:t>Further</w:t>
      </w:r>
      <w:r>
        <w:rPr>
          <w:rFonts w:ascii="Georgia" w:eastAsia="Georgia" w:hAnsi="Georgia" w:cs="Georgia"/>
          <w:spacing w:val="10"/>
          <w:sz w:val="19"/>
          <w:szCs w:val="19"/>
        </w:rPr>
        <w:t xml:space="preserve"> </w:t>
      </w:r>
      <w:r>
        <w:rPr>
          <w:rFonts w:ascii="Georgia" w:eastAsia="Georgia" w:hAnsi="Georgia" w:cs="Georgia"/>
          <w:sz w:val="19"/>
          <w:szCs w:val="19"/>
        </w:rPr>
        <w:t>leveraging</w:t>
      </w:r>
      <w:r>
        <w:rPr>
          <w:rFonts w:ascii="Georgia" w:eastAsia="Georgia" w:hAnsi="Georgia" w:cs="Georgia"/>
          <w:spacing w:val="14"/>
          <w:sz w:val="19"/>
          <w:szCs w:val="19"/>
        </w:rPr>
        <w:t xml:space="preserve"> </w:t>
      </w:r>
      <w:r>
        <w:rPr>
          <w:rFonts w:ascii="Georgia" w:eastAsia="Georgia" w:hAnsi="Georgia" w:cs="Georgia"/>
          <w:sz w:val="19"/>
          <w:szCs w:val="19"/>
        </w:rPr>
        <w:t>of ITK</w:t>
      </w:r>
      <w:r>
        <w:rPr>
          <w:rFonts w:ascii="Georgia" w:eastAsia="Georgia" w:hAnsi="Georgia" w:cs="Georgia"/>
          <w:spacing w:val="3"/>
          <w:sz w:val="19"/>
          <w:szCs w:val="19"/>
        </w:rPr>
        <w:t xml:space="preserve"> </w:t>
      </w:r>
      <w:r>
        <w:rPr>
          <w:rFonts w:ascii="Georgia" w:eastAsia="Georgia" w:hAnsi="Georgia" w:cs="Georgia"/>
          <w:sz w:val="19"/>
          <w:szCs w:val="19"/>
        </w:rPr>
        <w:t>support</w:t>
      </w:r>
      <w:r>
        <w:rPr>
          <w:rFonts w:ascii="Georgia" w:eastAsia="Georgia" w:hAnsi="Georgia" w:cs="Georgia"/>
          <w:spacing w:val="10"/>
          <w:sz w:val="19"/>
          <w:szCs w:val="19"/>
        </w:rPr>
        <w:t xml:space="preserve"> </w:t>
      </w:r>
      <w:r>
        <w:rPr>
          <w:rFonts w:ascii="Georgia" w:eastAsia="Georgia" w:hAnsi="Georgia" w:cs="Georgia"/>
          <w:sz w:val="19"/>
          <w:szCs w:val="19"/>
        </w:rPr>
        <w:t>will</w:t>
      </w:r>
      <w:r>
        <w:rPr>
          <w:rFonts w:ascii="Georgia" w:eastAsia="Georgia" w:hAnsi="Georgia" w:cs="Georgia"/>
          <w:spacing w:val="3"/>
          <w:sz w:val="19"/>
          <w:szCs w:val="19"/>
        </w:rPr>
        <w:t xml:space="preserve"> </w:t>
      </w:r>
      <w:r>
        <w:rPr>
          <w:rFonts w:ascii="Georgia" w:eastAsia="Georgia" w:hAnsi="Georgia" w:cs="Georgia"/>
          <w:sz w:val="19"/>
          <w:szCs w:val="19"/>
        </w:rPr>
        <w:t>include</w:t>
      </w:r>
      <w:r>
        <w:rPr>
          <w:rFonts w:ascii="Georgia" w:eastAsia="Georgia" w:hAnsi="Georgia" w:cs="Georgia"/>
          <w:spacing w:val="9"/>
          <w:sz w:val="19"/>
          <w:szCs w:val="19"/>
        </w:rPr>
        <w:t xml:space="preserve"> </w:t>
      </w:r>
      <w:r>
        <w:rPr>
          <w:rFonts w:ascii="Georgia" w:eastAsia="Georgia" w:hAnsi="Georgia" w:cs="Georgia"/>
          <w:sz w:val="19"/>
          <w:szCs w:val="19"/>
        </w:rPr>
        <w:t>formalized</w:t>
      </w:r>
      <w:r>
        <w:rPr>
          <w:rFonts w:ascii="Georgia" w:eastAsia="Georgia" w:hAnsi="Georgia" w:cs="Georgia"/>
          <w:spacing w:val="15"/>
          <w:sz w:val="19"/>
          <w:szCs w:val="19"/>
        </w:rPr>
        <w:t xml:space="preserve"> </w:t>
      </w:r>
      <w:r>
        <w:rPr>
          <w:rFonts w:ascii="Georgia" w:eastAsia="Georgia" w:hAnsi="Georgia" w:cs="Georgia"/>
          <w:sz w:val="19"/>
          <w:szCs w:val="19"/>
        </w:rPr>
        <w:t>advisory</w:t>
      </w:r>
      <w:r>
        <w:rPr>
          <w:rFonts w:ascii="Georgia" w:eastAsia="Georgia" w:hAnsi="Georgia" w:cs="Georgia"/>
          <w:spacing w:val="11"/>
          <w:sz w:val="19"/>
          <w:szCs w:val="19"/>
        </w:rPr>
        <w:t xml:space="preserve"> </w:t>
      </w:r>
      <w:r>
        <w:rPr>
          <w:rFonts w:ascii="Georgia" w:eastAsia="Georgia" w:hAnsi="Georgia" w:cs="Georgia"/>
          <w:sz w:val="19"/>
          <w:szCs w:val="19"/>
        </w:rPr>
        <w:t>input</w:t>
      </w:r>
      <w:r>
        <w:rPr>
          <w:rFonts w:ascii="Georgia" w:eastAsia="Georgia" w:hAnsi="Georgia" w:cs="Georgia"/>
          <w:spacing w:val="6"/>
          <w:sz w:val="19"/>
          <w:szCs w:val="19"/>
        </w:rPr>
        <w:t xml:space="preserve"> </w:t>
      </w:r>
      <w:r>
        <w:rPr>
          <w:rFonts w:ascii="Georgia" w:eastAsia="Georgia" w:hAnsi="Georgia" w:cs="Georgia"/>
          <w:sz w:val="19"/>
          <w:szCs w:val="19"/>
        </w:rPr>
        <w:t>from</w:t>
      </w:r>
      <w:r>
        <w:rPr>
          <w:rFonts w:ascii="Georgia" w:eastAsia="Georgia" w:hAnsi="Georgia" w:cs="Georgia"/>
          <w:spacing w:val="5"/>
          <w:sz w:val="19"/>
          <w:szCs w:val="19"/>
        </w:rPr>
        <w:t xml:space="preserve"> </w:t>
      </w:r>
      <w:r>
        <w:rPr>
          <w:rFonts w:ascii="Georgia" w:eastAsia="Georgia" w:hAnsi="Georgia" w:cs="Georgia"/>
          <w:sz w:val="19"/>
          <w:szCs w:val="19"/>
        </w:rPr>
        <w:t>its</w:t>
      </w:r>
      <w:r>
        <w:rPr>
          <w:rFonts w:ascii="Georgia" w:eastAsia="Georgia" w:hAnsi="Georgia" w:cs="Georgia"/>
          <w:spacing w:val="1"/>
          <w:sz w:val="19"/>
          <w:szCs w:val="19"/>
        </w:rPr>
        <w:t xml:space="preserve"> </w:t>
      </w:r>
      <w:r>
        <w:rPr>
          <w:rFonts w:ascii="Georgia" w:eastAsia="Georgia" w:hAnsi="Georgia" w:cs="Georgia"/>
          <w:sz w:val="19"/>
          <w:szCs w:val="19"/>
        </w:rPr>
        <w:t>core</w:t>
      </w:r>
      <w:r>
        <w:rPr>
          <w:rFonts w:ascii="Georgia" w:eastAsia="Georgia" w:hAnsi="Georgia" w:cs="Georgia"/>
          <w:spacing w:val="4"/>
          <w:sz w:val="19"/>
          <w:szCs w:val="19"/>
        </w:rPr>
        <w:t xml:space="preserve"> </w:t>
      </w:r>
      <w:r>
        <w:rPr>
          <w:rFonts w:ascii="Georgia" w:eastAsia="Georgia" w:hAnsi="Georgia" w:cs="Georgia"/>
          <w:sz w:val="19"/>
          <w:szCs w:val="19"/>
        </w:rPr>
        <w:t>development</w:t>
      </w:r>
      <w:r>
        <w:rPr>
          <w:rFonts w:ascii="Georgia" w:eastAsia="Georgia" w:hAnsi="Georgia" w:cs="Georgia"/>
          <w:spacing w:val="18"/>
          <w:sz w:val="19"/>
          <w:szCs w:val="19"/>
        </w:rPr>
        <w:t xml:space="preserve"> </w:t>
      </w:r>
      <w:r>
        <w:rPr>
          <w:rFonts w:ascii="Georgia" w:eastAsia="Georgia" w:hAnsi="Georgia" w:cs="Georgia"/>
          <w:sz w:val="19"/>
          <w:szCs w:val="19"/>
        </w:rPr>
        <w:t>team</w:t>
      </w:r>
      <w:r>
        <w:rPr>
          <w:rFonts w:ascii="Georgia" w:eastAsia="Georgia" w:hAnsi="Georgia" w:cs="Georgia"/>
          <w:spacing w:val="5"/>
          <w:sz w:val="19"/>
          <w:szCs w:val="19"/>
        </w:rPr>
        <w:t xml:space="preserve"> </w:t>
      </w:r>
      <w:r>
        <w:rPr>
          <w:rFonts w:ascii="Georgia" w:eastAsia="Georgia" w:hAnsi="Georgia" w:cs="Georgia"/>
          <w:sz w:val="19"/>
          <w:szCs w:val="19"/>
        </w:rPr>
        <w:t>(of</w:t>
      </w:r>
      <w:r>
        <w:rPr>
          <w:rFonts w:ascii="Georgia" w:eastAsia="Georgia" w:hAnsi="Georgia" w:cs="Georgia"/>
          <w:spacing w:val="1"/>
          <w:sz w:val="19"/>
          <w:szCs w:val="19"/>
        </w:rPr>
        <w:t xml:space="preserve"> </w:t>
      </w:r>
      <w:r>
        <w:rPr>
          <w:rFonts w:ascii="Georgia" w:eastAsia="Georgia" w:hAnsi="Georgia" w:cs="Georgia"/>
          <w:sz w:val="19"/>
          <w:szCs w:val="19"/>
        </w:rPr>
        <w:t>which</w:t>
      </w:r>
      <w:r>
        <w:rPr>
          <w:rFonts w:ascii="Georgia" w:eastAsia="Georgia" w:hAnsi="Georgia" w:cs="Georgia"/>
          <w:spacing w:val="7"/>
          <w:sz w:val="19"/>
          <w:szCs w:val="19"/>
        </w:rPr>
        <w:t xml:space="preserve"> </w:t>
      </w:r>
      <w:r>
        <w:rPr>
          <w:rFonts w:ascii="Georgia" w:eastAsia="Georgia" w:hAnsi="Georgia" w:cs="Georgia"/>
          <w:sz w:val="19"/>
          <w:szCs w:val="19"/>
        </w:rPr>
        <w:t>the</w:t>
      </w:r>
      <w:r>
        <w:rPr>
          <w:rFonts w:ascii="Georgia" w:eastAsia="Georgia" w:hAnsi="Georgia" w:cs="Georgia"/>
          <w:spacing w:val="2"/>
          <w:sz w:val="19"/>
          <w:szCs w:val="19"/>
        </w:rPr>
        <w:t xml:space="preserve"> </w:t>
      </w:r>
      <w:r>
        <w:rPr>
          <w:rFonts w:ascii="Georgia" w:eastAsia="Georgia" w:hAnsi="Georgia" w:cs="Georgia"/>
          <w:w w:val="102"/>
          <w:sz w:val="19"/>
          <w:szCs w:val="19"/>
        </w:rPr>
        <w:t xml:space="preserve">project </w:t>
      </w:r>
      <w:r>
        <w:rPr>
          <w:rFonts w:ascii="Georgia" w:eastAsia="Georgia" w:hAnsi="Georgia" w:cs="Georgia"/>
          <w:sz w:val="19"/>
          <w:szCs w:val="19"/>
        </w:rPr>
        <w:t>team</w:t>
      </w:r>
      <w:r>
        <w:rPr>
          <w:rFonts w:ascii="Georgia" w:eastAsia="Georgia" w:hAnsi="Georgia" w:cs="Georgia"/>
          <w:spacing w:val="16"/>
          <w:sz w:val="19"/>
          <w:szCs w:val="19"/>
        </w:rPr>
        <w:t xml:space="preserve"> </w:t>
      </w:r>
      <w:r>
        <w:rPr>
          <w:rFonts w:ascii="Georgia" w:eastAsia="Georgia" w:hAnsi="Georgia" w:cs="Georgia"/>
          <w:sz w:val="19"/>
          <w:szCs w:val="19"/>
        </w:rPr>
        <w:t>is</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member),</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access</w:t>
      </w:r>
      <w:r>
        <w:rPr>
          <w:rFonts w:ascii="Georgia" w:eastAsia="Georgia" w:hAnsi="Georgia" w:cs="Georgia"/>
          <w:spacing w:val="18"/>
          <w:sz w:val="19"/>
          <w:szCs w:val="19"/>
        </w:rPr>
        <w:t xml:space="preserve"> </w:t>
      </w:r>
      <w:r>
        <w:rPr>
          <w:rFonts w:ascii="Georgia" w:eastAsia="Georgia" w:hAnsi="Georgia" w:cs="Georgia"/>
          <w:sz w:val="19"/>
          <w:szCs w:val="19"/>
        </w:rPr>
        <w:t>to</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promotion</w:t>
      </w:r>
      <w:r>
        <w:rPr>
          <w:rFonts w:ascii="Georgia" w:eastAsia="Georgia" w:hAnsi="Georgia" w:cs="Georgia"/>
          <w:spacing w:val="26"/>
          <w:sz w:val="19"/>
          <w:szCs w:val="19"/>
        </w:rPr>
        <w:t xml:space="preserve"> </w:t>
      </w:r>
      <w:r>
        <w:rPr>
          <w:rFonts w:ascii="Georgia" w:eastAsia="Georgia" w:hAnsi="Georgia" w:cs="Georgia"/>
          <w:sz w:val="19"/>
          <w:szCs w:val="19"/>
        </w:rPr>
        <w:t>within</w:t>
      </w:r>
      <w:r>
        <w:rPr>
          <w:rFonts w:ascii="Georgia" w:eastAsia="Georgia" w:hAnsi="Georgia" w:cs="Georgia"/>
          <w:spacing w:val="19"/>
          <w:sz w:val="19"/>
          <w:szCs w:val="19"/>
        </w:rPr>
        <w:t xml:space="preserve"> </w:t>
      </w:r>
      <w:r>
        <w:rPr>
          <w:rFonts w:ascii="Georgia" w:eastAsia="Georgia" w:hAnsi="Georgia" w:cs="Georgia"/>
          <w:sz w:val="19"/>
          <w:szCs w:val="19"/>
        </w:rPr>
        <w:t>its</w:t>
      </w:r>
      <w:r>
        <w:rPr>
          <w:rFonts w:ascii="Georgia" w:eastAsia="Georgia" w:hAnsi="Georgia" w:cs="Georgia"/>
          <w:spacing w:val="12"/>
          <w:sz w:val="19"/>
          <w:szCs w:val="19"/>
        </w:rPr>
        <w:t xml:space="preserve"> </w:t>
      </w:r>
      <w:r>
        <w:rPr>
          <w:rFonts w:ascii="Georgia" w:eastAsia="Georgia" w:hAnsi="Georgia" w:cs="Georgia"/>
          <w:sz w:val="19"/>
          <w:szCs w:val="19"/>
        </w:rPr>
        <w:t>extensive</w:t>
      </w:r>
      <w:r>
        <w:rPr>
          <w:rFonts w:ascii="Georgia" w:eastAsia="Georgia" w:hAnsi="Georgia" w:cs="Georgia"/>
          <w:spacing w:val="24"/>
          <w:sz w:val="19"/>
          <w:szCs w:val="19"/>
        </w:rPr>
        <w:t xml:space="preserve"> </w:t>
      </w:r>
      <w:r>
        <w:rPr>
          <w:rFonts w:ascii="Georgia" w:eastAsia="Georgia" w:hAnsi="Georgia" w:cs="Georgia"/>
          <w:sz w:val="19"/>
          <w:szCs w:val="19"/>
        </w:rPr>
        <w:t>outreach</w:t>
      </w:r>
      <w:r>
        <w:rPr>
          <w:rFonts w:ascii="Georgia" w:eastAsia="Georgia" w:hAnsi="Georgia" w:cs="Georgia"/>
          <w:spacing w:val="23"/>
          <w:sz w:val="19"/>
          <w:szCs w:val="19"/>
        </w:rPr>
        <w:t xml:space="preserve"> </w:t>
      </w:r>
      <w:r>
        <w:rPr>
          <w:rFonts w:ascii="Georgia" w:eastAsia="Georgia" w:hAnsi="Georgia" w:cs="Georgia"/>
          <w:sz w:val="19"/>
          <w:szCs w:val="19"/>
        </w:rPr>
        <w:t xml:space="preserve">program. </w:t>
      </w:r>
      <w:r>
        <w:rPr>
          <w:rFonts w:ascii="Georgia" w:eastAsia="Georgia" w:hAnsi="Georgia" w:cs="Georgia"/>
          <w:spacing w:val="8"/>
          <w:sz w:val="19"/>
          <w:szCs w:val="19"/>
        </w:rPr>
        <w:t xml:space="preserve"> </w:t>
      </w:r>
      <w:r>
        <w:rPr>
          <w:rFonts w:ascii="Georgia" w:eastAsia="Georgia" w:hAnsi="Georgia" w:cs="Georgia"/>
          <w:sz w:val="19"/>
          <w:szCs w:val="19"/>
        </w:rPr>
        <w:t>Complete</w:t>
      </w:r>
      <w:r>
        <w:rPr>
          <w:rFonts w:ascii="Georgia" w:eastAsia="Georgia" w:hAnsi="Georgia" w:cs="Georgia"/>
          <w:spacing w:val="24"/>
          <w:sz w:val="19"/>
          <w:szCs w:val="19"/>
        </w:rPr>
        <w:t xml:space="preserve"> </w:t>
      </w:r>
      <w:r>
        <w:rPr>
          <w:rFonts w:ascii="Georgia" w:eastAsia="Georgia" w:hAnsi="Georgia" w:cs="Georgia"/>
          <w:sz w:val="19"/>
          <w:szCs w:val="19"/>
        </w:rPr>
        <w:t>dissemination</w:t>
      </w:r>
      <w:r>
        <w:rPr>
          <w:rFonts w:ascii="Georgia" w:eastAsia="Georgia" w:hAnsi="Georgia" w:cs="Georgia"/>
          <w:spacing w:val="32"/>
          <w:sz w:val="19"/>
          <w:szCs w:val="19"/>
        </w:rPr>
        <w:t xml:space="preserve"> </w:t>
      </w:r>
      <w:r>
        <w:rPr>
          <w:rFonts w:ascii="Georgia" w:eastAsia="Georgia" w:hAnsi="Georgia" w:cs="Georgia"/>
          <w:sz w:val="19"/>
          <w:szCs w:val="19"/>
        </w:rPr>
        <w:t>details</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can </w:t>
      </w:r>
      <w:r>
        <w:rPr>
          <w:rFonts w:ascii="Georgia" w:eastAsia="Georgia" w:hAnsi="Georgia" w:cs="Georgia"/>
          <w:sz w:val="19"/>
          <w:szCs w:val="19"/>
        </w:rPr>
        <w:t>be</w:t>
      </w:r>
      <w:r>
        <w:rPr>
          <w:rFonts w:ascii="Georgia" w:eastAsia="Georgia" w:hAnsi="Georgia" w:cs="Georgia"/>
          <w:spacing w:val="5"/>
          <w:sz w:val="19"/>
          <w:szCs w:val="19"/>
        </w:rPr>
        <w:t xml:space="preserve"> </w:t>
      </w:r>
      <w:r>
        <w:rPr>
          <w:rFonts w:ascii="Georgia" w:eastAsia="Georgia" w:hAnsi="Georgia" w:cs="Georgia"/>
          <w:sz w:val="19"/>
          <w:szCs w:val="19"/>
        </w:rPr>
        <w:t>found</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6"/>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Resource</w:t>
      </w:r>
      <w:r>
        <w:rPr>
          <w:rFonts w:ascii="Georgia" w:eastAsia="Georgia" w:hAnsi="Georgia" w:cs="Georgia"/>
          <w:spacing w:val="16"/>
          <w:sz w:val="19"/>
          <w:szCs w:val="19"/>
        </w:rPr>
        <w:t xml:space="preserve"> </w:t>
      </w:r>
      <w:r>
        <w:rPr>
          <w:rFonts w:ascii="Georgia" w:eastAsia="Georgia" w:hAnsi="Georgia" w:cs="Georgia"/>
          <w:sz w:val="19"/>
          <w:szCs w:val="19"/>
        </w:rPr>
        <w:t>Sharing</w:t>
      </w:r>
      <w:r>
        <w:rPr>
          <w:rFonts w:ascii="Georgia" w:eastAsia="Georgia" w:hAnsi="Georgia" w:cs="Georgia"/>
          <w:spacing w:val="14"/>
          <w:sz w:val="19"/>
          <w:szCs w:val="19"/>
        </w:rPr>
        <w:t xml:space="preserve"> </w:t>
      </w:r>
      <w:r>
        <w:rPr>
          <w:rFonts w:ascii="Georgia" w:eastAsia="Georgia" w:hAnsi="Georgia" w:cs="Georgia"/>
          <w:w w:val="102"/>
          <w:sz w:val="19"/>
          <w:szCs w:val="19"/>
        </w:rPr>
        <w:t>Plan.</w:t>
      </w:r>
    </w:p>
    <w:p w14:paraId="151E2744" w14:textId="77777777" w:rsidR="00E61F9D" w:rsidRDefault="005C64D6">
      <w:pPr>
        <w:spacing w:before="60" w:after="0" w:line="240" w:lineRule="auto"/>
        <w:ind w:left="120" w:right="8044"/>
        <w:jc w:val="both"/>
        <w:rPr>
          <w:rFonts w:ascii="Georgia" w:eastAsia="Georgia" w:hAnsi="Georgia" w:cs="Georgia"/>
          <w:sz w:val="19"/>
          <w:szCs w:val="19"/>
        </w:rPr>
      </w:pPr>
      <w:r>
        <w:rPr>
          <w:rFonts w:ascii="Georgia" w:eastAsia="Georgia" w:hAnsi="Georgia" w:cs="Georgia"/>
          <w:b/>
          <w:bCs/>
          <w:sz w:val="19"/>
          <w:szCs w:val="19"/>
        </w:rPr>
        <w:t>3(c.4)</w:t>
      </w:r>
      <w:r>
        <w:rPr>
          <w:rFonts w:ascii="Georgia" w:eastAsia="Georgia" w:hAnsi="Georgia" w:cs="Georgia"/>
          <w:b/>
          <w:bCs/>
          <w:spacing w:val="12"/>
          <w:sz w:val="19"/>
          <w:szCs w:val="19"/>
        </w:rPr>
        <w:t xml:space="preserve"> </w:t>
      </w:r>
      <w:r>
        <w:rPr>
          <w:rFonts w:ascii="Georgia" w:eastAsia="Georgia" w:hAnsi="Georgia" w:cs="Georgia"/>
          <w:b/>
          <w:bCs/>
          <w:sz w:val="19"/>
          <w:szCs w:val="19"/>
        </w:rPr>
        <w:t>Risks</w:t>
      </w:r>
      <w:r>
        <w:rPr>
          <w:rFonts w:ascii="Georgia" w:eastAsia="Georgia" w:hAnsi="Georgia" w:cs="Georgia"/>
          <w:b/>
          <w:bCs/>
          <w:spacing w:val="12"/>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w w:val="102"/>
          <w:sz w:val="19"/>
          <w:szCs w:val="19"/>
        </w:rPr>
        <w:t>alternatives</w:t>
      </w:r>
    </w:p>
    <w:p w14:paraId="40D52941" w14:textId="54587BB3" w:rsidR="00E61F9D" w:rsidRDefault="003D78DF">
      <w:pPr>
        <w:spacing w:before="93" w:after="0" w:line="277" w:lineRule="auto"/>
        <w:ind w:left="120" w:right="84" w:hanging="10"/>
        <w:jc w:val="both"/>
        <w:rPr>
          <w:rFonts w:ascii="Georgia" w:eastAsia="Georgia" w:hAnsi="Georgia" w:cs="Georgia"/>
          <w:sz w:val="19"/>
          <w:szCs w:val="19"/>
        </w:rPr>
      </w:pPr>
      <w:ins w:id="469" w:author="James Gee" w:date="2016-07-20T10:32:00Z">
        <w:r w:rsidRPr="003D78DF">
          <w:rPr>
            <w:rFonts w:ascii="Georgia" w:eastAsia="Georgia" w:hAnsi="Georgia" w:cs="Georgia"/>
            <w:sz w:val="19"/>
            <w:szCs w:val="19"/>
          </w:rPr>
          <w:t>Lung imaging analysis is made more difficult by the inherent challenges posed by the dynamic nature of the lung environment in acquiring high quality images.  This is compounded by the wider range of imaging signal characteristics in the chest due to the appearance of air, fat, soft tissue and bone, together with their interfaces, in the images.  The complexity of lung images and diversity of protocols and equipment/modalities used for their acquisition, therefore, demand flexible and tunable (i.e., open and programmable) tools, with manifold capabilities carefully curated to cover essential analysis and processing tasks, all of which ideally integrated within a single coherent toolbox – this is precisely the overall goal and deliverable of the proposed project.</w:t>
        </w:r>
        <w:r>
          <w:rPr>
            <w:rFonts w:ascii="Georgia" w:eastAsia="Georgia" w:hAnsi="Georgia" w:cs="Georgia"/>
            <w:sz w:val="19"/>
            <w:szCs w:val="19"/>
          </w:rPr>
          <w:t xml:space="preserve"> </w:t>
        </w:r>
      </w:ins>
      <w:r w:rsidR="005C64D6">
        <w:rPr>
          <w:rFonts w:ascii="Georgia" w:eastAsia="Georgia" w:hAnsi="Georgia" w:cs="Georgia"/>
          <w:sz w:val="19"/>
          <w:szCs w:val="19"/>
        </w:rPr>
        <w:t>While</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proposed</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infrastructure</w:t>
      </w:r>
      <w:r w:rsidR="005C64D6">
        <w:rPr>
          <w:rFonts w:ascii="Georgia" w:eastAsia="Georgia" w:hAnsi="Georgia" w:cs="Georgia"/>
          <w:spacing w:val="11"/>
          <w:sz w:val="19"/>
          <w:szCs w:val="19"/>
        </w:rPr>
        <w:t xml:space="preserve"> </w:t>
      </w:r>
      <w:r w:rsidR="005C64D6">
        <w:rPr>
          <w:rFonts w:ascii="Georgia" w:eastAsia="Georgia" w:hAnsi="Georgia" w:cs="Georgia"/>
          <w:sz w:val="19"/>
          <w:szCs w:val="19"/>
        </w:rPr>
        <w:t>is</w:t>
      </w:r>
      <w:r w:rsidR="005C64D6">
        <w:rPr>
          <w:rFonts w:ascii="Georgia" w:eastAsia="Georgia" w:hAnsi="Georgia" w:cs="Georgia"/>
          <w:spacing w:val="-8"/>
          <w:sz w:val="19"/>
          <w:szCs w:val="19"/>
        </w:rPr>
        <w:t xml:space="preserve"> </w:t>
      </w:r>
      <w:r w:rsidR="005C64D6">
        <w:rPr>
          <w:rFonts w:ascii="Georgia" w:eastAsia="Georgia" w:hAnsi="Georgia" w:cs="Georgia"/>
          <w:sz w:val="19"/>
          <w:szCs w:val="19"/>
        </w:rPr>
        <w:t>complex</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integrates</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multiple</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cutting-edge</w:t>
      </w:r>
      <w:r w:rsidR="005C64D6">
        <w:rPr>
          <w:rFonts w:ascii="Georgia" w:eastAsia="Georgia" w:hAnsi="Georgia" w:cs="Georgia"/>
          <w:spacing w:val="9"/>
          <w:sz w:val="19"/>
          <w:szCs w:val="19"/>
        </w:rPr>
        <w:t xml:space="preserve"> </w:t>
      </w:r>
      <w:r w:rsidR="005C64D6">
        <w:rPr>
          <w:rFonts w:ascii="Georgia" w:eastAsia="Georgia" w:hAnsi="Georgia" w:cs="Georgia"/>
          <w:sz w:val="19"/>
          <w:szCs w:val="19"/>
        </w:rPr>
        <w:t>technologies,</w:t>
      </w:r>
      <w:r w:rsidR="005C64D6">
        <w:rPr>
          <w:rFonts w:ascii="Georgia" w:eastAsia="Georgia" w:hAnsi="Georgia" w:cs="Georgia"/>
          <w:spacing w:val="13"/>
          <w:sz w:val="19"/>
          <w:szCs w:val="19"/>
        </w:rPr>
        <w:t xml:space="preserve"> </w:t>
      </w:r>
      <w:r w:rsidR="005C64D6">
        <w:rPr>
          <w:rFonts w:ascii="Georgia" w:eastAsia="Georgia" w:hAnsi="Georgia" w:cs="Georgia"/>
          <w:sz w:val="19"/>
          <w:szCs w:val="19"/>
        </w:rPr>
        <w:t>we</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do</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not</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anticipate</w:t>
      </w:r>
      <w:r w:rsidR="005C64D6">
        <w:rPr>
          <w:rFonts w:ascii="Georgia" w:eastAsia="Georgia" w:hAnsi="Georgia" w:cs="Georgia"/>
          <w:spacing w:val="5"/>
          <w:sz w:val="19"/>
          <w:szCs w:val="19"/>
        </w:rPr>
        <w:t xml:space="preserve"> </w:t>
      </w:r>
      <w:r w:rsidR="005C64D6">
        <w:rPr>
          <w:rFonts w:ascii="Georgia" w:eastAsia="Georgia" w:hAnsi="Georgia" w:cs="Georgia"/>
          <w:w w:val="102"/>
          <w:sz w:val="19"/>
          <w:szCs w:val="19"/>
        </w:rPr>
        <w:t xml:space="preserve">significant </w:t>
      </w:r>
      <w:r w:rsidR="005C64D6">
        <w:rPr>
          <w:rFonts w:ascii="Georgia" w:eastAsia="Georgia" w:hAnsi="Georgia" w:cs="Georgia"/>
          <w:sz w:val="19"/>
          <w:szCs w:val="19"/>
        </w:rPr>
        <w:t>problems</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in</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its</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development</w:t>
      </w:r>
      <w:r w:rsidR="005C64D6">
        <w:rPr>
          <w:rFonts w:ascii="Georgia" w:eastAsia="Georgia" w:hAnsi="Georgia" w:cs="Georgia"/>
          <w:spacing w:val="12"/>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consider</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risk</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8"/>
          <w:sz w:val="19"/>
          <w:szCs w:val="19"/>
        </w:rPr>
        <w:t xml:space="preserve"> </w:t>
      </w:r>
      <w:r w:rsidR="005C64D6">
        <w:rPr>
          <w:rFonts w:ascii="Georgia" w:eastAsia="Georgia" w:hAnsi="Georgia" w:cs="Georgia"/>
          <w:sz w:val="19"/>
          <w:szCs w:val="19"/>
        </w:rPr>
        <w:t>failure</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8"/>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project</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to</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be</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very</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low.</w:t>
      </w:r>
      <w:r w:rsidR="005C64D6">
        <w:rPr>
          <w:rFonts w:ascii="Georgia" w:eastAsia="Georgia" w:hAnsi="Georgia" w:cs="Georgia"/>
          <w:spacing w:val="20"/>
          <w:sz w:val="19"/>
          <w:szCs w:val="19"/>
        </w:rPr>
        <w:t xml:space="preserve"> </w:t>
      </w:r>
      <w:r w:rsidR="005C64D6">
        <w:rPr>
          <w:rFonts w:ascii="Georgia" w:eastAsia="Georgia" w:hAnsi="Georgia" w:cs="Georgia"/>
          <w:sz w:val="19"/>
          <w:szCs w:val="19"/>
        </w:rPr>
        <w:t>Our</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optimism</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is</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based</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on</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the</w:t>
      </w:r>
      <w:r w:rsidR="005C64D6">
        <w:rPr>
          <w:rFonts w:ascii="Georgia" w:eastAsia="Georgia" w:hAnsi="Georgia" w:cs="Georgia"/>
          <w:spacing w:val="-5"/>
          <w:sz w:val="19"/>
          <w:szCs w:val="19"/>
        </w:rPr>
        <w:t xml:space="preserve"> </w:t>
      </w:r>
      <w:r w:rsidR="005C64D6">
        <w:rPr>
          <w:rFonts w:ascii="Georgia" w:eastAsia="Georgia" w:hAnsi="Georgia" w:cs="Georgia"/>
          <w:w w:val="102"/>
          <w:sz w:val="19"/>
          <w:szCs w:val="19"/>
        </w:rPr>
        <w:t xml:space="preserve">extensive </w:t>
      </w:r>
      <w:r w:rsidR="005C64D6">
        <w:rPr>
          <w:rFonts w:ascii="Georgia" w:eastAsia="Georgia" w:hAnsi="Georgia" w:cs="Georgia"/>
          <w:sz w:val="19"/>
          <w:szCs w:val="19"/>
        </w:rPr>
        <w:t>preliminary</w:t>
      </w:r>
      <w:r w:rsidR="005C64D6">
        <w:rPr>
          <w:rFonts w:ascii="Georgia" w:eastAsia="Georgia" w:hAnsi="Georgia" w:cs="Georgia"/>
          <w:spacing w:val="40"/>
          <w:sz w:val="19"/>
          <w:szCs w:val="19"/>
        </w:rPr>
        <w:t xml:space="preserve"> </w:t>
      </w:r>
      <w:r w:rsidR="005C64D6">
        <w:rPr>
          <w:rFonts w:ascii="Georgia" w:eastAsia="Georgia" w:hAnsi="Georgia" w:cs="Georgia"/>
          <w:sz w:val="19"/>
          <w:szCs w:val="19"/>
        </w:rPr>
        <w:t>work</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that</w:t>
      </w:r>
      <w:r w:rsidR="005C64D6">
        <w:rPr>
          <w:rFonts w:ascii="Georgia" w:eastAsia="Georgia" w:hAnsi="Georgia" w:cs="Georgia"/>
          <w:spacing w:val="27"/>
          <w:sz w:val="19"/>
          <w:szCs w:val="19"/>
        </w:rPr>
        <w:t xml:space="preserve"> </w:t>
      </w:r>
      <w:r w:rsidR="005C64D6">
        <w:rPr>
          <w:rFonts w:ascii="Georgia" w:eastAsia="Georgia" w:hAnsi="Georgia" w:cs="Georgia"/>
          <w:sz w:val="19"/>
          <w:szCs w:val="19"/>
        </w:rPr>
        <w:t>has</w:t>
      </w:r>
      <w:r w:rsidR="005C64D6">
        <w:rPr>
          <w:rFonts w:ascii="Georgia" w:eastAsia="Georgia" w:hAnsi="Georgia" w:cs="Georgia"/>
          <w:spacing w:val="26"/>
          <w:sz w:val="19"/>
          <w:szCs w:val="19"/>
        </w:rPr>
        <w:t xml:space="preserve"> </w:t>
      </w:r>
      <w:r w:rsidR="005C64D6">
        <w:rPr>
          <w:rFonts w:ascii="Georgia" w:eastAsia="Georgia" w:hAnsi="Georgia" w:cs="Georgia"/>
          <w:sz w:val="19"/>
          <w:szCs w:val="19"/>
        </w:rPr>
        <w:t>been</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performed</w:t>
      </w:r>
      <w:r w:rsidR="005C64D6">
        <w:rPr>
          <w:rFonts w:ascii="Georgia" w:eastAsia="Georgia" w:hAnsi="Georgia" w:cs="Georgia"/>
          <w:spacing w:val="38"/>
          <w:sz w:val="19"/>
          <w:szCs w:val="19"/>
        </w:rPr>
        <w:t xml:space="preserve"> </w:t>
      </w:r>
      <w:r w:rsidR="005C64D6">
        <w:rPr>
          <w:rFonts w:ascii="Georgia" w:eastAsia="Georgia" w:hAnsi="Georgia" w:cs="Georgia"/>
          <w:sz w:val="19"/>
          <w:szCs w:val="19"/>
        </w:rPr>
        <w:t>over</w:t>
      </w:r>
      <w:r w:rsidR="005C64D6">
        <w:rPr>
          <w:rFonts w:ascii="Georgia" w:eastAsia="Georgia" w:hAnsi="Georgia" w:cs="Georgia"/>
          <w:spacing w:val="27"/>
          <w:sz w:val="19"/>
          <w:szCs w:val="19"/>
        </w:rPr>
        <w:t xml:space="preserve"> </w:t>
      </w:r>
      <w:r w:rsidR="005C64D6">
        <w:rPr>
          <w:rFonts w:ascii="Georgia" w:eastAsia="Georgia" w:hAnsi="Georgia" w:cs="Georgia"/>
          <w:sz w:val="19"/>
          <w:szCs w:val="19"/>
        </w:rPr>
        <w:t>a</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significant</w:t>
      </w:r>
      <w:r w:rsidR="005C64D6">
        <w:rPr>
          <w:rFonts w:ascii="Georgia" w:eastAsia="Georgia" w:hAnsi="Georgia" w:cs="Georgia"/>
          <w:spacing w:val="38"/>
          <w:sz w:val="19"/>
          <w:szCs w:val="19"/>
        </w:rPr>
        <w:t xml:space="preserve"> </w:t>
      </w:r>
      <w:r w:rsidR="005C64D6">
        <w:rPr>
          <w:rFonts w:ascii="Georgia" w:eastAsia="Georgia" w:hAnsi="Georgia" w:cs="Georgia"/>
          <w:sz w:val="19"/>
          <w:szCs w:val="19"/>
        </w:rPr>
        <w:t>period</w:t>
      </w:r>
      <w:r w:rsidR="005C64D6">
        <w:rPr>
          <w:rFonts w:ascii="Georgia" w:eastAsia="Georgia" w:hAnsi="Georgia" w:cs="Georgia"/>
          <w:spacing w:val="31"/>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time</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to</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successfully</w:t>
      </w:r>
      <w:r w:rsidR="005C64D6">
        <w:rPr>
          <w:rFonts w:ascii="Georgia" w:eastAsia="Georgia" w:hAnsi="Georgia" w:cs="Georgia"/>
          <w:spacing w:val="40"/>
          <w:sz w:val="19"/>
          <w:szCs w:val="19"/>
        </w:rPr>
        <w:t xml:space="preserve"> </w:t>
      </w:r>
      <w:r w:rsidR="005C64D6">
        <w:rPr>
          <w:rFonts w:ascii="Georgia" w:eastAsia="Georgia" w:hAnsi="Georgia" w:cs="Georgia"/>
          <w:sz w:val="19"/>
          <w:szCs w:val="19"/>
        </w:rPr>
        <w:t>demonstrate</w:t>
      </w:r>
      <w:r w:rsidR="005C64D6">
        <w:rPr>
          <w:rFonts w:ascii="Georgia" w:eastAsia="Georgia" w:hAnsi="Georgia" w:cs="Georgia"/>
          <w:spacing w:val="41"/>
          <w:sz w:val="19"/>
          <w:szCs w:val="19"/>
        </w:rPr>
        <w:t xml:space="preserve"> </w:t>
      </w:r>
      <w:r w:rsidR="005C64D6">
        <w:rPr>
          <w:rFonts w:ascii="Georgia" w:eastAsia="Georgia" w:hAnsi="Georgia" w:cs="Georgia"/>
          <w:sz w:val="19"/>
          <w:szCs w:val="19"/>
        </w:rPr>
        <w:t>feasibility</w:t>
      </w:r>
      <w:r w:rsidR="005C64D6">
        <w:rPr>
          <w:rFonts w:ascii="Georgia" w:eastAsia="Georgia" w:hAnsi="Georgia" w:cs="Georgia"/>
          <w:spacing w:val="36"/>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3"/>
          <w:sz w:val="19"/>
          <w:szCs w:val="19"/>
        </w:rPr>
        <w:t xml:space="preserve"> </w:t>
      </w:r>
      <w:r w:rsidR="005C64D6">
        <w:rPr>
          <w:rFonts w:ascii="Georgia" w:eastAsia="Georgia" w:hAnsi="Georgia" w:cs="Georgia"/>
          <w:w w:val="102"/>
          <w:sz w:val="19"/>
          <w:szCs w:val="19"/>
        </w:rPr>
        <w:t xml:space="preserve">every </w:t>
      </w:r>
      <w:r w:rsidR="005C64D6">
        <w:rPr>
          <w:rFonts w:ascii="Georgia" w:eastAsia="Georgia" w:hAnsi="Georgia" w:cs="Georgia"/>
          <w:sz w:val="19"/>
          <w:szCs w:val="19"/>
        </w:rPr>
        <w:t>aspect</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the project.</w:t>
      </w:r>
      <w:r w:rsidR="005C64D6">
        <w:rPr>
          <w:rFonts w:ascii="Georgia" w:eastAsia="Georgia" w:hAnsi="Georgia" w:cs="Georgia"/>
          <w:spacing w:val="28"/>
          <w:sz w:val="19"/>
          <w:szCs w:val="19"/>
        </w:rPr>
        <w:t xml:space="preserve"> </w:t>
      </w:r>
      <w:r w:rsidR="005C64D6">
        <w:rPr>
          <w:rFonts w:ascii="Georgia" w:eastAsia="Georgia" w:hAnsi="Georgia" w:cs="Georgia"/>
          <w:sz w:val="19"/>
          <w:szCs w:val="19"/>
        </w:rPr>
        <w:t>Given</w:t>
      </w:r>
      <w:r w:rsidR="005C64D6">
        <w:rPr>
          <w:rFonts w:ascii="Georgia" w:eastAsia="Georgia" w:hAnsi="Georgia" w:cs="Georgia"/>
          <w:spacing w:val="5"/>
          <w:sz w:val="19"/>
          <w:szCs w:val="19"/>
        </w:rPr>
        <w:t xml:space="preserve"> </w:t>
      </w:r>
      <w:r w:rsidR="005C64D6">
        <w:rPr>
          <w:rFonts w:ascii="Georgia" w:eastAsia="Georgia" w:hAnsi="Georgia" w:cs="Georgia"/>
          <w:sz w:val="19"/>
          <w:szCs w:val="19"/>
        </w:rPr>
        <w:t>the level</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expertise</w:t>
      </w:r>
      <w:r w:rsidR="005C64D6">
        <w:rPr>
          <w:rFonts w:ascii="Georgia" w:eastAsia="Georgia" w:hAnsi="Georgia" w:cs="Georgia"/>
          <w:spacing w:val="10"/>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experience</w:t>
      </w:r>
      <w:r w:rsidR="005C64D6">
        <w:rPr>
          <w:rFonts w:ascii="Georgia" w:eastAsia="Georgia" w:hAnsi="Georgia" w:cs="Georgia"/>
          <w:spacing w:val="13"/>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sz w:val="19"/>
          <w:szCs w:val="19"/>
        </w:rPr>
        <w:t>our</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interdisciplinary</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team</w:t>
      </w:r>
      <w:r w:rsidR="005C64D6">
        <w:rPr>
          <w:rFonts w:ascii="Georgia" w:eastAsia="Georgia" w:hAnsi="Georgia" w:cs="Georgia"/>
          <w:spacing w:val="3"/>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1"/>
          <w:sz w:val="19"/>
          <w:szCs w:val="19"/>
        </w:rPr>
        <w:t xml:space="preserve"> </w:t>
      </w:r>
      <w:r w:rsidR="005C64D6">
        <w:rPr>
          <w:rFonts w:ascii="Georgia" w:eastAsia="Georgia" w:hAnsi="Georgia" w:cs="Georgia"/>
          <w:sz w:val="19"/>
          <w:szCs w:val="19"/>
        </w:rPr>
        <w:t>the well-defined</w:t>
      </w:r>
      <w:r w:rsidR="005C64D6">
        <w:rPr>
          <w:rFonts w:ascii="Georgia" w:eastAsia="Georgia" w:hAnsi="Georgia" w:cs="Georgia"/>
          <w:spacing w:val="16"/>
          <w:sz w:val="19"/>
          <w:szCs w:val="19"/>
        </w:rPr>
        <w:t xml:space="preserve"> </w:t>
      </w:r>
      <w:r w:rsidR="005C64D6">
        <w:rPr>
          <w:rFonts w:ascii="Georgia" w:eastAsia="Georgia" w:hAnsi="Georgia" w:cs="Georgia"/>
          <w:sz w:val="19"/>
          <w:szCs w:val="19"/>
        </w:rPr>
        <w:t>scope</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of</w:t>
      </w:r>
      <w:r w:rsidR="005C64D6">
        <w:rPr>
          <w:rFonts w:ascii="Georgia" w:eastAsia="Georgia" w:hAnsi="Georgia" w:cs="Georgia"/>
          <w:spacing w:val="-2"/>
          <w:sz w:val="19"/>
          <w:szCs w:val="19"/>
        </w:rPr>
        <w:t xml:space="preserve"> </w:t>
      </w:r>
      <w:r w:rsidR="005C64D6">
        <w:rPr>
          <w:rFonts w:ascii="Georgia" w:eastAsia="Georgia" w:hAnsi="Georgia" w:cs="Georgia"/>
          <w:w w:val="102"/>
          <w:sz w:val="19"/>
          <w:szCs w:val="19"/>
        </w:rPr>
        <w:t xml:space="preserve">the </w:t>
      </w:r>
      <w:r w:rsidR="005C64D6">
        <w:rPr>
          <w:rFonts w:ascii="Georgia" w:eastAsia="Georgia" w:hAnsi="Georgia" w:cs="Georgia"/>
          <w:sz w:val="19"/>
          <w:szCs w:val="19"/>
        </w:rPr>
        <w:t>software</w:t>
      </w:r>
      <w:r w:rsidR="005C64D6">
        <w:rPr>
          <w:rFonts w:ascii="Georgia" w:eastAsia="Georgia" w:hAnsi="Georgia" w:cs="Georgia"/>
          <w:spacing w:val="15"/>
          <w:sz w:val="19"/>
          <w:szCs w:val="19"/>
        </w:rPr>
        <w:t xml:space="preserve"> </w:t>
      </w:r>
      <w:r w:rsidR="005C64D6">
        <w:rPr>
          <w:rFonts w:ascii="Georgia" w:eastAsia="Georgia" w:hAnsi="Georgia" w:cs="Georgia"/>
          <w:sz w:val="19"/>
          <w:szCs w:val="19"/>
        </w:rPr>
        <w:t>development</w:t>
      </w:r>
      <w:r w:rsidR="005C64D6">
        <w:rPr>
          <w:rFonts w:ascii="Georgia" w:eastAsia="Georgia" w:hAnsi="Georgia" w:cs="Georgia"/>
          <w:spacing w:val="23"/>
          <w:sz w:val="19"/>
          <w:szCs w:val="19"/>
        </w:rPr>
        <w:t xml:space="preserve"> </w:t>
      </w:r>
      <w:r w:rsidR="005C64D6">
        <w:rPr>
          <w:rFonts w:ascii="Georgia" w:eastAsia="Georgia" w:hAnsi="Georgia" w:cs="Georgia"/>
          <w:sz w:val="19"/>
          <w:szCs w:val="19"/>
        </w:rPr>
        <w:t>and</w:t>
      </w:r>
      <w:r w:rsidR="005C64D6">
        <w:rPr>
          <w:rFonts w:ascii="Georgia" w:eastAsia="Georgia" w:hAnsi="Georgia" w:cs="Georgia"/>
          <w:spacing w:val="7"/>
          <w:sz w:val="19"/>
          <w:szCs w:val="19"/>
        </w:rPr>
        <w:t xml:space="preserve"> </w:t>
      </w:r>
      <w:r w:rsidR="005C64D6">
        <w:rPr>
          <w:rFonts w:ascii="Georgia" w:eastAsia="Georgia" w:hAnsi="Georgia" w:cs="Georgia"/>
          <w:sz w:val="19"/>
          <w:szCs w:val="19"/>
        </w:rPr>
        <w:t>engineering</w:t>
      </w:r>
      <w:r w:rsidR="005C64D6">
        <w:rPr>
          <w:rFonts w:ascii="Georgia" w:eastAsia="Georgia" w:hAnsi="Georgia" w:cs="Georgia"/>
          <w:spacing w:val="21"/>
          <w:sz w:val="19"/>
          <w:szCs w:val="19"/>
        </w:rPr>
        <w:t xml:space="preserve"> </w:t>
      </w:r>
      <w:r w:rsidR="005C64D6">
        <w:rPr>
          <w:rFonts w:ascii="Georgia" w:eastAsia="Georgia" w:hAnsi="Georgia" w:cs="Georgia"/>
          <w:sz w:val="19"/>
          <w:szCs w:val="19"/>
        </w:rPr>
        <w:t>problems,</w:t>
      </w:r>
      <w:r w:rsidR="005C64D6">
        <w:rPr>
          <w:rFonts w:ascii="Georgia" w:eastAsia="Georgia" w:hAnsi="Georgia" w:cs="Georgia"/>
          <w:spacing w:val="18"/>
          <w:sz w:val="19"/>
          <w:szCs w:val="19"/>
        </w:rPr>
        <w:t xml:space="preserve"> </w:t>
      </w:r>
      <w:r w:rsidR="005C64D6">
        <w:rPr>
          <w:rFonts w:ascii="Georgia" w:eastAsia="Georgia" w:hAnsi="Georgia" w:cs="Georgia"/>
          <w:sz w:val="19"/>
          <w:szCs w:val="19"/>
        </w:rPr>
        <w:t>we</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are</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highly</w:t>
      </w:r>
      <w:r w:rsidR="005C64D6">
        <w:rPr>
          <w:rFonts w:ascii="Georgia" w:eastAsia="Georgia" w:hAnsi="Georgia" w:cs="Georgia"/>
          <w:spacing w:val="11"/>
          <w:sz w:val="19"/>
          <w:szCs w:val="19"/>
        </w:rPr>
        <w:t xml:space="preserve"> </w:t>
      </w:r>
      <w:r w:rsidR="005C64D6">
        <w:rPr>
          <w:rFonts w:ascii="Georgia" w:eastAsia="Georgia" w:hAnsi="Georgia" w:cs="Georgia"/>
          <w:sz w:val="19"/>
          <w:szCs w:val="19"/>
        </w:rPr>
        <w:t>confident</w:t>
      </w:r>
      <w:r w:rsidR="005C64D6">
        <w:rPr>
          <w:rFonts w:ascii="Georgia" w:eastAsia="Georgia" w:hAnsi="Georgia" w:cs="Georgia"/>
          <w:spacing w:val="17"/>
          <w:sz w:val="19"/>
          <w:szCs w:val="19"/>
        </w:rPr>
        <w:t xml:space="preserve"> </w:t>
      </w:r>
      <w:r w:rsidR="005C64D6">
        <w:rPr>
          <w:rFonts w:ascii="Georgia" w:eastAsia="Georgia" w:hAnsi="Georgia" w:cs="Georgia"/>
          <w:sz w:val="19"/>
          <w:szCs w:val="19"/>
        </w:rPr>
        <w:t>in</w:t>
      </w:r>
      <w:r w:rsidR="005C64D6">
        <w:rPr>
          <w:rFonts w:ascii="Georgia" w:eastAsia="Georgia" w:hAnsi="Georgia" w:cs="Georgia"/>
          <w:spacing w:val="6"/>
          <w:sz w:val="19"/>
          <w:szCs w:val="19"/>
        </w:rPr>
        <w:t xml:space="preserve"> </w:t>
      </w:r>
      <w:r w:rsidR="005C64D6">
        <w:rPr>
          <w:rFonts w:ascii="Georgia" w:eastAsia="Georgia" w:hAnsi="Georgia" w:cs="Georgia"/>
          <w:sz w:val="19"/>
          <w:szCs w:val="19"/>
        </w:rPr>
        <w:t>a</w:t>
      </w:r>
      <w:r w:rsidR="005C64D6">
        <w:rPr>
          <w:rFonts w:ascii="Georgia" w:eastAsia="Georgia" w:hAnsi="Georgia" w:cs="Georgia"/>
          <w:spacing w:val="4"/>
          <w:sz w:val="19"/>
          <w:szCs w:val="19"/>
        </w:rPr>
        <w:t xml:space="preserve"> </w:t>
      </w:r>
      <w:r w:rsidR="005C64D6">
        <w:rPr>
          <w:rFonts w:ascii="Georgia" w:eastAsia="Georgia" w:hAnsi="Georgia" w:cs="Georgia"/>
          <w:sz w:val="19"/>
          <w:szCs w:val="19"/>
        </w:rPr>
        <w:t>successful</w:t>
      </w:r>
      <w:r w:rsidR="005C64D6">
        <w:rPr>
          <w:rFonts w:ascii="Georgia" w:eastAsia="Georgia" w:hAnsi="Georgia" w:cs="Georgia"/>
          <w:spacing w:val="18"/>
          <w:sz w:val="19"/>
          <w:szCs w:val="19"/>
        </w:rPr>
        <w:t xml:space="preserve"> </w:t>
      </w:r>
      <w:r w:rsidR="005C64D6">
        <w:rPr>
          <w:rFonts w:ascii="Georgia" w:eastAsia="Georgia" w:hAnsi="Georgia" w:cs="Georgia"/>
          <w:w w:val="102"/>
          <w:sz w:val="19"/>
          <w:szCs w:val="19"/>
        </w:rPr>
        <w:t>outcome.</w:t>
      </w:r>
    </w:p>
    <w:p w14:paraId="4C9C7C60" w14:textId="77777777" w:rsidR="00E61F9D" w:rsidRDefault="005C64D6">
      <w:pPr>
        <w:spacing w:before="60" w:after="0" w:line="240" w:lineRule="auto"/>
        <w:ind w:left="120" w:right="9373"/>
        <w:jc w:val="both"/>
        <w:rPr>
          <w:rFonts w:ascii="Georgia" w:eastAsia="Georgia" w:hAnsi="Georgia" w:cs="Georgia"/>
          <w:sz w:val="19"/>
          <w:szCs w:val="19"/>
        </w:rPr>
      </w:pPr>
      <w:r>
        <w:rPr>
          <w:rFonts w:ascii="Georgia" w:eastAsia="Georgia" w:hAnsi="Georgia" w:cs="Georgia"/>
          <w:b/>
          <w:bCs/>
          <w:sz w:val="19"/>
          <w:szCs w:val="19"/>
        </w:rPr>
        <w:t>3(c.5)</w:t>
      </w:r>
      <w:r>
        <w:rPr>
          <w:rFonts w:ascii="Georgia" w:eastAsia="Georgia" w:hAnsi="Georgia" w:cs="Georgia"/>
          <w:b/>
          <w:bCs/>
          <w:spacing w:val="12"/>
          <w:sz w:val="19"/>
          <w:szCs w:val="19"/>
        </w:rPr>
        <w:t xml:space="preserve"> </w:t>
      </w:r>
      <w:r>
        <w:rPr>
          <w:rFonts w:ascii="Georgia" w:eastAsia="Georgia" w:hAnsi="Georgia" w:cs="Georgia"/>
          <w:b/>
          <w:bCs/>
          <w:w w:val="102"/>
          <w:sz w:val="19"/>
          <w:szCs w:val="19"/>
        </w:rPr>
        <w:t>Timeline</w:t>
      </w:r>
    </w:p>
    <w:p w14:paraId="2A5C5FF2" w14:textId="23D7A858" w:rsidR="00E61F9D" w:rsidRDefault="005C64D6">
      <w:pPr>
        <w:spacing w:before="93" w:after="0" w:line="277" w:lineRule="auto"/>
        <w:ind w:left="113" w:right="70" w:firstLine="7"/>
        <w:jc w:val="both"/>
        <w:rPr>
          <w:rFonts w:ascii="Georgia" w:eastAsia="Georgia" w:hAnsi="Georgia" w:cs="Georgia"/>
          <w:sz w:val="19"/>
          <w:szCs w:val="19"/>
        </w:rPr>
      </w:pPr>
      <w:r>
        <w:rPr>
          <w:rFonts w:ascii="Georgia" w:eastAsia="Georgia" w:hAnsi="Georgia" w:cs="Georgia"/>
          <w:b/>
          <w:bCs/>
          <w:sz w:val="19"/>
          <w:szCs w:val="19"/>
        </w:rPr>
        <w:t>Aim</w:t>
      </w:r>
      <w:r>
        <w:rPr>
          <w:rFonts w:ascii="Georgia" w:eastAsia="Georgia" w:hAnsi="Georgia" w:cs="Georgia"/>
          <w:b/>
          <w:bCs/>
          <w:spacing w:val="27"/>
          <w:sz w:val="19"/>
          <w:szCs w:val="19"/>
        </w:rPr>
        <w:t xml:space="preserve"> </w:t>
      </w:r>
      <w:r>
        <w:rPr>
          <w:rFonts w:ascii="Georgia" w:eastAsia="Georgia" w:hAnsi="Georgia" w:cs="Georgia"/>
          <w:b/>
          <w:bCs/>
          <w:sz w:val="19"/>
          <w:szCs w:val="19"/>
        </w:rPr>
        <w:t xml:space="preserve">1: </w:t>
      </w:r>
      <w:r>
        <w:rPr>
          <w:rFonts w:ascii="Georgia" w:eastAsia="Georgia" w:hAnsi="Georgia" w:cs="Georgia"/>
          <w:b/>
          <w:bCs/>
          <w:spacing w:val="4"/>
          <w:sz w:val="19"/>
          <w:szCs w:val="19"/>
        </w:rPr>
        <w:t xml:space="preserve"> </w:t>
      </w:r>
      <w:r>
        <w:rPr>
          <w:rFonts w:ascii="Georgia" w:eastAsia="Georgia" w:hAnsi="Georgia" w:cs="Georgia"/>
          <w:sz w:val="19"/>
          <w:szCs w:val="19"/>
        </w:rPr>
        <w:t>Software</w:t>
      </w:r>
      <w:r>
        <w:rPr>
          <w:rFonts w:ascii="Georgia" w:eastAsia="Georgia" w:hAnsi="Georgia" w:cs="Georgia"/>
          <w:spacing w:val="33"/>
          <w:sz w:val="19"/>
          <w:szCs w:val="19"/>
        </w:rPr>
        <w:t xml:space="preserve"> </w:t>
      </w:r>
      <w:r>
        <w:rPr>
          <w:rFonts w:ascii="Georgia" w:eastAsia="Georgia" w:hAnsi="Georgia" w:cs="Georgia"/>
          <w:sz w:val="19"/>
          <w:szCs w:val="19"/>
        </w:rPr>
        <w:t>development</w:t>
      </w:r>
      <w:r>
        <w:rPr>
          <w:rFonts w:ascii="Georgia" w:eastAsia="Georgia" w:hAnsi="Georgia" w:cs="Georgia"/>
          <w:spacing w:val="40"/>
          <w:sz w:val="19"/>
          <w:szCs w:val="19"/>
        </w:rPr>
        <w:t xml:space="preserve"> </w:t>
      </w:r>
      <w:r>
        <w:rPr>
          <w:rFonts w:ascii="Georgia" w:eastAsia="Georgia" w:hAnsi="Georgia" w:cs="Georgia"/>
          <w:sz w:val="19"/>
          <w:szCs w:val="19"/>
        </w:rPr>
        <w:t>will</w:t>
      </w:r>
      <w:r>
        <w:rPr>
          <w:rFonts w:ascii="Georgia" w:eastAsia="Georgia" w:hAnsi="Georgia" w:cs="Georgia"/>
          <w:spacing w:val="24"/>
          <w:sz w:val="19"/>
          <w:szCs w:val="19"/>
        </w:rPr>
        <w:t xml:space="preserve"> </w:t>
      </w:r>
      <w:r>
        <w:rPr>
          <w:rFonts w:ascii="Georgia" w:eastAsia="Georgia" w:hAnsi="Georgia" w:cs="Georgia"/>
          <w:sz w:val="19"/>
          <w:szCs w:val="19"/>
        </w:rPr>
        <w:t>take</w:t>
      </w:r>
      <w:r>
        <w:rPr>
          <w:rFonts w:ascii="Georgia" w:eastAsia="Georgia" w:hAnsi="Georgia" w:cs="Georgia"/>
          <w:spacing w:val="25"/>
          <w:sz w:val="19"/>
          <w:szCs w:val="19"/>
        </w:rPr>
        <w:t xml:space="preserve"> </w:t>
      </w:r>
      <w:r>
        <w:rPr>
          <w:rFonts w:ascii="Georgia" w:eastAsia="Georgia" w:hAnsi="Georgia" w:cs="Georgia"/>
          <w:sz w:val="19"/>
          <w:szCs w:val="19"/>
        </w:rPr>
        <w:t>place</w:t>
      </w:r>
      <w:r>
        <w:rPr>
          <w:rFonts w:ascii="Georgia" w:eastAsia="Georgia" w:hAnsi="Georgia" w:cs="Georgia"/>
          <w:spacing w:val="27"/>
          <w:sz w:val="19"/>
          <w:szCs w:val="19"/>
        </w:rPr>
        <w:t xml:space="preserve"> </w:t>
      </w:r>
      <w:r>
        <w:rPr>
          <w:rFonts w:ascii="Georgia" w:eastAsia="Georgia" w:hAnsi="Georgia" w:cs="Georgia"/>
          <w:sz w:val="19"/>
          <w:szCs w:val="19"/>
        </w:rPr>
        <w:t>in</w:t>
      </w:r>
      <w:r>
        <w:rPr>
          <w:rFonts w:ascii="Georgia" w:eastAsia="Georgia" w:hAnsi="Georgia" w:cs="Georgia"/>
          <w:spacing w:val="23"/>
          <w:sz w:val="19"/>
          <w:szCs w:val="19"/>
        </w:rPr>
        <w:t xml:space="preserve"> </w:t>
      </w:r>
      <w:r>
        <w:rPr>
          <w:rFonts w:ascii="Georgia" w:eastAsia="Georgia" w:hAnsi="Georgia" w:cs="Georgia"/>
          <w:sz w:val="19"/>
          <w:szCs w:val="19"/>
        </w:rPr>
        <w:t>Years</w:t>
      </w:r>
      <w:r>
        <w:rPr>
          <w:rFonts w:ascii="Georgia" w:eastAsia="Georgia" w:hAnsi="Georgia" w:cs="Georgia"/>
          <w:spacing w:val="27"/>
          <w:sz w:val="19"/>
          <w:szCs w:val="19"/>
        </w:rPr>
        <w:t xml:space="preserve"> </w:t>
      </w:r>
      <w:r>
        <w:rPr>
          <w:rFonts w:ascii="Georgia" w:eastAsia="Georgia" w:hAnsi="Georgia" w:cs="Georgia"/>
          <w:sz w:val="19"/>
          <w:szCs w:val="19"/>
        </w:rPr>
        <w:t>1-5,</w:t>
      </w:r>
      <w:r>
        <w:rPr>
          <w:rFonts w:ascii="Georgia" w:eastAsia="Georgia" w:hAnsi="Georgia" w:cs="Georgia"/>
          <w:spacing w:val="29"/>
          <w:sz w:val="19"/>
          <w:szCs w:val="19"/>
        </w:rPr>
        <w:t xml:space="preserve"> </w:t>
      </w:r>
      <w:r>
        <w:rPr>
          <w:rFonts w:ascii="Georgia" w:eastAsia="Georgia" w:hAnsi="Georgia" w:cs="Georgia"/>
          <w:sz w:val="19"/>
          <w:szCs w:val="19"/>
        </w:rPr>
        <w:t>with</w:t>
      </w:r>
      <w:r>
        <w:rPr>
          <w:rFonts w:ascii="Georgia" w:eastAsia="Georgia" w:hAnsi="Georgia" w:cs="Georgia"/>
          <w:spacing w:val="25"/>
          <w:sz w:val="19"/>
          <w:szCs w:val="19"/>
        </w:rPr>
        <w:t xml:space="preserve"> </w:t>
      </w:r>
      <w:r>
        <w:rPr>
          <w:rFonts w:ascii="Georgia" w:eastAsia="Georgia" w:hAnsi="Georgia" w:cs="Georgia"/>
          <w:sz w:val="19"/>
          <w:szCs w:val="19"/>
        </w:rPr>
        <w:t>Year</w:t>
      </w:r>
      <w:r>
        <w:rPr>
          <w:rFonts w:ascii="Georgia" w:eastAsia="Georgia" w:hAnsi="Georgia" w:cs="Georgia"/>
          <w:spacing w:val="26"/>
          <w:sz w:val="19"/>
          <w:szCs w:val="19"/>
        </w:rPr>
        <w:t xml:space="preserve"> </w:t>
      </w:r>
      <w:r>
        <w:rPr>
          <w:rFonts w:ascii="Georgia" w:eastAsia="Georgia" w:hAnsi="Georgia" w:cs="Georgia"/>
          <w:sz w:val="19"/>
          <w:szCs w:val="19"/>
        </w:rPr>
        <w:t>1</w:t>
      </w:r>
      <w:r>
        <w:rPr>
          <w:rFonts w:ascii="Georgia" w:eastAsia="Georgia" w:hAnsi="Georgia" w:cs="Georgia"/>
          <w:spacing w:val="20"/>
          <w:sz w:val="19"/>
          <w:szCs w:val="19"/>
        </w:rPr>
        <w:t xml:space="preserve"> </w:t>
      </w:r>
      <w:r>
        <w:rPr>
          <w:rFonts w:ascii="Georgia" w:eastAsia="Georgia" w:hAnsi="Georgia" w:cs="Georgia"/>
          <w:sz w:val="19"/>
          <w:szCs w:val="19"/>
        </w:rPr>
        <w:t>focused</w:t>
      </w:r>
      <w:r>
        <w:rPr>
          <w:rFonts w:ascii="Georgia" w:eastAsia="Georgia" w:hAnsi="Georgia" w:cs="Georgia"/>
          <w:spacing w:val="31"/>
          <w:sz w:val="19"/>
          <w:szCs w:val="19"/>
        </w:rPr>
        <w:t xml:space="preserve"> </w:t>
      </w:r>
      <w:r>
        <w:rPr>
          <w:rFonts w:ascii="Georgia" w:eastAsia="Georgia" w:hAnsi="Georgia" w:cs="Georgia"/>
          <w:sz w:val="19"/>
          <w:szCs w:val="19"/>
        </w:rPr>
        <w:t>on</w:t>
      </w:r>
      <w:r>
        <w:rPr>
          <w:rFonts w:ascii="Georgia" w:eastAsia="Georgia" w:hAnsi="Georgia" w:cs="Georgia"/>
          <w:spacing w:val="22"/>
          <w:sz w:val="19"/>
          <w:szCs w:val="19"/>
        </w:rPr>
        <w:t xml:space="preserve"> </w:t>
      </w:r>
      <w:r>
        <w:rPr>
          <w:rFonts w:ascii="Georgia" w:eastAsia="Georgia" w:hAnsi="Georgia" w:cs="Georgia"/>
          <w:sz w:val="19"/>
          <w:szCs w:val="19"/>
        </w:rPr>
        <w:t>refactoring</w:t>
      </w:r>
      <w:r>
        <w:rPr>
          <w:rFonts w:ascii="Georgia" w:eastAsia="Georgia" w:hAnsi="Georgia" w:cs="Georgia"/>
          <w:spacing w:val="36"/>
          <w:sz w:val="19"/>
          <w:szCs w:val="19"/>
        </w:rPr>
        <w:t xml:space="preserve"> </w:t>
      </w:r>
      <w:r>
        <w:rPr>
          <w:rFonts w:ascii="Georgia" w:eastAsia="Georgia" w:hAnsi="Georgia" w:cs="Georgia"/>
          <w:sz w:val="19"/>
          <w:szCs w:val="19"/>
        </w:rPr>
        <w:t>of</w:t>
      </w:r>
      <w:r>
        <w:rPr>
          <w:rFonts w:ascii="Georgia" w:eastAsia="Georgia" w:hAnsi="Georgia" w:cs="Georgia"/>
          <w:spacing w:val="21"/>
          <w:sz w:val="19"/>
          <w:szCs w:val="19"/>
        </w:rPr>
        <w:t xml:space="preserve"> </w:t>
      </w:r>
      <w:r>
        <w:rPr>
          <w:rFonts w:ascii="Georgia" w:eastAsia="Georgia" w:hAnsi="Georgia" w:cs="Georgia"/>
          <w:sz w:val="19"/>
          <w:szCs w:val="19"/>
        </w:rPr>
        <w:t>existing</w:t>
      </w:r>
      <w:r>
        <w:rPr>
          <w:rFonts w:ascii="Georgia" w:eastAsia="Georgia" w:hAnsi="Georgia" w:cs="Georgia"/>
          <w:spacing w:val="31"/>
          <w:sz w:val="19"/>
          <w:szCs w:val="19"/>
        </w:rPr>
        <w:t xml:space="preserve"> </w:t>
      </w:r>
      <w:r>
        <w:rPr>
          <w:rFonts w:ascii="Georgia" w:eastAsia="Georgia" w:hAnsi="Georgia" w:cs="Georgia"/>
          <w:sz w:val="19"/>
          <w:szCs w:val="19"/>
        </w:rPr>
        <w:t>ANTs-based</w:t>
      </w:r>
      <w:r>
        <w:rPr>
          <w:rFonts w:ascii="Georgia" w:eastAsia="Georgia" w:hAnsi="Georgia" w:cs="Georgia"/>
          <w:spacing w:val="39"/>
          <w:sz w:val="19"/>
          <w:szCs w:val="19"/>
        </w:rPr>
        <w:t xml:space="preserve"> </w:t>
      </w:r>
      <w:r>
        <w:rPr>
          <w:rFonts w:ascii="Georgia" w:eastAsia="Georgia" w:hAnsi="Georgia" w:cs="Georgia"/>
          <w:w w:val="102"/>
          <w:sz w:val="19"/>
          <w:szCs w:val="19"/>
        </w:rPr>
        <w:t xml:space="preserve">code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sz w:val="19"/>
          <w:szCs w:val="19"/>
        </w:rPr>
        <w:t>integration</w:t>
      </w:r>
      <w:r>
        <w:rPr>
          <w:rFonts w:ascii="Georgia" w:eastAsia="Georgia" w:hAnsi="Georgia" w:cs="Georgia"/>
          <w:spacing w:val="39"/>
          <w:sz w:val="19"/>
          <w:szCs w:val="19"/>
        </w:rPr>
        <w:t xml:space="preserve"> </w:t>
      </w:r>
      <w:r>
        <w:rPr>
          <w:rFonts w:ascii="Georgia" w:eastAsia="Georgia" w:hAnsi="Georgia" w:cs="Georgia"/>
          <w:sz w:val="19"/>
          <w:szCs w:val="19"/>
        </w:rPr>
        <w:t>with</w:t>
      </w:r>
      <w:r>
        <w:rPr>
          <w:rFonts w:ascii="Georgia" w:eastAsia="Georgia" w:hAnsi="Georgia" w:cs="Georgia"/>
          <w:spacing w:val="27"/>
          <w:sz w:val="19"/>
          <w:szCs w:val="19"/>
        </w:rPr>
        <w:t xml:space="preserve"> </w:t>
      </w:r>
      <w:r>
        <w:rPr>
          <w:rFonts w:ascii="Georgia" w:eastAsia="Georgia" w:hAnsi="Georgia" w:cs="Georgia"/>
          <w:sz w:val="19"/>
          <w:szCs w:val="19"/>
        </w:rPr>
        <w:t>ITK;</w:t>
      </w:r>
      <w:r>
        <w:rPr>
          <w:rFonts w:ascii="Georgia" w:eastAsia="Georgia" w:hAnsi="Georgia" w:cs="Georgia"/>
          <w:spacing w:val="28"/>
          <w:sz w:val="19"/>
          <w:szCs w:val="19"/>
        </w:rPr>
        <w:t xml:space="preserve"> </w:t>
      </w:r>
      <w:r>
        <w:rPr>
          <w:rFonts w:ascii="Georgia" w:eastAsia="Georgia" w:hAnsi="Georgia" w:cs="Georgia"/>
          <w:sz w:val="19"/>
          <w:szCs w:val="19"/>
        </w:rPr>
        <w:t>Year</w:t>
      </w:r>
      <w:r>
        <w:rPr>
          <w:rFonts w:ascii="Georgia" w:eastAsia="Georgia" w:hAnsi="Georgia" w:cs="Georgia"/>
          <w:spacing w:val="28"/>
          <w:sz w:val="19"/>
          <w:szCs w:val="19"/>
        </w:rPr>
        <w:t xml:space="preserve"> </w:t>
      </w:r>
      <w:r>
        <w:rPr>
          <w:rFonts w:ascii="Georgia" w:eastAsia="Georgia" w:hAnsi="Georgia" w:cs="Georgia"/>
          <w:sz w:val="19"/>
          <w:szCs w:val="19"/>
        </w:rPr>
        <w:t>2</w:t>
      </w:r>
      <w:r>
        <w:rPr>
          <w:rFonts w:ascii="Georgia" w:eastAsia="Georgia" w:hAnsi="Georgia" w:cs="Georgia"/>
          <w:spacing w:val="22"/>
          <w:sz w:val="19"/>
          <w:szCs w:val="19"/>
        </w:rPr>
        <w:t xml:space="preserve"> </w:t>
      </w:r>
      <w:r>
        <w:rPr>
          <w:rFonts w:ascii="Georgia" w:eastAsia="Georgia" w:hAnsi="Georgia" w:cs="Georgia"/>
          <w:sz w:val="19"/>
          <w:szCs w:val="19"/>
        </w:rPr>
        <w:t>focused</w:t>
      </w:r>
      <w:r>
        <w:rPr>
          <w:rFonts w:ascii="Georgia" w:eastAsia="Georgia" w:hAnsi="Georgia" w:cs="Georgia"/>
          <w:spacing w:val="33"/>
          <w:sz w:val="19"/>
          <w:szCs w:val="19"/>
        </w:rPr>
        <w:t xml:space="preserve"> </w:t>
      </w:r>
      <w:r>
        <w:rPr>
          <w:rFonts w:ascii="Georgia" w:eastAsia="Georgia" w:hAnsi="Georgia" w:cs="Georgia"/>
          <w:sz w:val="19"/>
          <w:szCs w:val="19"/>
        </w:rPr>
        <w:t>on</w:t>
      </w:r>
      <w:r>
        <w:rPr>
          <w:rFonts w:ascii="Georgia" w:eastAsia="Georgia" w:hAnsi="Georgia" w:cs="Georgia"/>
          <w:spacing w:val="24"/>
          <w:sz w:val="19"/>
          <w:szCs w:val="19"/>
        </w:rPr>
        <w:t xml:space="preserve"> </w:t>
      </w:r>
      <w:r>
        <w:rPr>
          <w:rFonts w:ascii="Georgia" w:eastAsia="Georgia" w:hAnsi="Georgia" w:cs="Georgia"/>
          <w:sz w:val="19"/>
          <w:szCs w:val="19"/>
        </w:rPr>
        <w:t>incorporation</w:t>
      </w:r>
      <w:r>
        <w:rPr>
          <w:rFonts w:ascii="Georgia" w:eastAsia="Georgia" w:hAnsi="Georgia" w:cs="Georgia"/>
          <w:spacing w:val="43"/>
          <w:sz w:val="19"/>
          <w:szCs w:val="19"/>
        </w:rPr>
        <w:t xml:space="preserve"> </w:t>
      </w:r>
      <w:r>
        <w:rPr>
          <w:rFonts w:ascii="Georgia" w:eastAsia="Georgia" w:hAnsi="Georgia" w:cs="Georgia"/>
          <w:sz w:val="19"/>
          <w:szCs w:val="19"/>
        </w:rPr>
        <w:t>of</w:t>
      </w:r>
      <w:r>
        <w:rPr>
          <w:rFonts w:ascii="Georgia" w:eastAsia="Georgia" w:hAnsi="Georgia" w:cs="Georgia"/>
          <w:spacing w:val="23"/>
          <w:sz w:val="19"/>
          <w:szCs w:val="19"/>
        </w:rPr>
        <w:t xml:space="preserve"> </w:t>
      </w:r>
      <w:r>
        <w:rPr>
          <w:rFonts w:ascii="Georgia" w:eastAsia="Georgia" w:hAnsi="Georgia" w:cs="Georgia"/>
          <w:sz w:val="19"/>
          <w:szCs w:val="19"/>
        </w:rPr>
        <w:t>new</w:t>
      </w:r>
      <w:r>
        <w:rPr>
          <w:rFonts w:ascii="Georgia" w:eastAsia="Georgia" w:hAnsi="Georgia" w:cs="Georgia"/>
          <w:spacing w:val="27"/>
          <w:sz w:val="19"/>
          <w:szCs w:val="19"/>
        </w:rPr>
        <w:t xml:space="preserve"> </w:t>
      </w:r>
      <w:r>
        <w:rPr>
          <w:rFonts w:ascii="Georgia" w:eastAsia="Georgia" w:hAnsi="Georgia" w:cs="Georgia"/>
          <w:sz w:val="19"/>
          <w:szCs w:val="19"/>
        </w:rPr>
        <w:t>methods</w:t>
      </w:r>
      <w:r>
        <w:rPr>
          <w:rFonts w:ascii="Georgia" w:eastAsia="Georgia" w:hAnsi="Georgia" w:cs="Georgia"/>
          <w:spacing w:val="35"/>
          <w:sz w:val="19"/>
          <w:szCs w:val="19"/>
        </w:rPr>
        <w:t xml:space="preserve"> </w:t>
      </w:r>
      <w:r>
        <w:rPr>
          <w:rFonts w:ascii="Georgia" w:eastAsia="Georgia" w:hAnsi="Georgia" w:cs="Georgia"/>
          <w:sz w:val="19"/>
          <w:szCs w:val="19"/>
        </w:rPr>
        <w:t>to</w:t>
      </w:r>
      <w:r>
        <w:rPr>
          <w:rFonts w:ascii="Georgia" w:eastAsia="Georgia" w:hAnsi="Georgia" w:cs="Georgia"/>
          <w:spacing w:val="23"/>
          <w:sz w:val="19"/>
          <w:szCs w:val="19"/>
        </w:rPr>
        <w:t xml:space="preserve"> </w:t>
      </w:r>
      <w:r>
        <w:rPr>
          <w:rFonts w:ascii="Georgia" w:eastAsia="Georgia" w:hAnsi="Georgia" w:cs="Georgia"/>
          <w:sz w:val="19"/>
          <w:szCs w:val="19"/>
        </w:rPr>
        <w:t>support</w:t>
      </w:r>
      <w:r>
        <w:rPr>
          <w:rFonts w:ascii="Georgia" w:eastAsia="Georgia" w:hAnsi="Georgia" w:cs="Georgia"/>
          <w:spacing w:val="33"/>
          <w:sz w:val="19"/>
          <w:szCs w:val="19"/>
        </w:rPr>
        <w:t xml:space="preserve"> </w:t>
      </w:r>
      <w:r>
        <w:rPr>
          <w:rFonts w:ascii="Georgia" w:eastAsia="Georgia" w:hAnsi="Georgia" w:cs="Georgia"/>
          <w:sz w:val="19"/>
          <w:szCs w:val="19"/>
        </w:rPr>
        <w:t>expanded</w:t>
      </w:r>
      <w:r>
        <w:rPr>
          <w:rFonts w:ascii="Georgia" w:eastAsia="Georgia" w:hAnsi="Georgia" w:cs="Georgia"/>
          <w:spacing w:val="36"/>
          <w:sz w:val="19"/>
          <w:szCs w:val="19"/>
        </w:rPr>
        <w:t xml:space="preserve"> </w:t>
      </w:r>
      <w:r>
        <w:rPr>
          <w:rFonts w:ascii="Georgia" w:eastAsia="Georgia" w:hAnsi="Georgia" w:cs="Georgia"/>
          <w:sz w:val="19"/>
          <w:szCs w:val="19"/>
        </w:rPr>
        <w:t>functionality</w:t>
      </w:r>
      <w:r>
        <w:rPr>
          <w:rFonts w:ascii="Georgia" w:eastAsia="Georgia" w:hAnsi="Georgia" w:cs="Georgia"/>
          <w:spacing w:val="41"/>
          <w:sz w:val="19"/>
          <w:szCs w:val="19"/>
        </w:rPr>
        <w:t xml:space="preserve"> </w:t>
      </w:r>
      <w:r>
        <w:rPr>
          <w:rFonts w:ascii="Georgia" w:eastAsia="Georgia" w:hAnsi="Georgia" w:cs="Georgia"/>
          <w:sz w:val="19"/>
          <w:szCs w:val="19"/>
        </w:rPr>
        <w:t>beyond</w:t>
      </w:r>
      <w:r>
        <w:rPr>
          <w:rFonts w:ascii="Georgia" w:eastAsia="Georgia" w:hAnsi="Georgia" w:cs="Georgia"/>
          <w:spacing w:val="32"/>
          <w:sz w:val="19"/>
          <w:szCs w:val="19"/>
        </w:rPr>
        <w:t xml:space="preserve"> </w:t>
      </w:r>
      <w:r>
        <w:rPr>
          <w:rFonts w:ascii="Georgia" w:eastAsia="Georgia" w:hAnsi="Georgia" w:cs="Georgia"/>
          <w:w w:val="102"/>
          <w:sz w:val="19"/>
          <w:szCs w:val="19"/>
        </w:rPr>
        <w:t xml:space="preserve">core </w:t>
      </w:r>
      <w:r>
        <w:rPr>
          <w:rFonts w:ascii="Georgia" w:eastAsia="Georgia" w:hAnsi="Georgia" w:cs="Georgia"/>
          <w:sz w:val="19"/>
          <w:szCs w:val="19"/>
        </w:rPr>
        <w:t>algorithms;</w:t>
      </w:r>
      <w:r>
        <w:rPr>
          <w:rFonts w:ascii="Georgia" w:eastAsia="Georgia" w:hAnsi="Georgia" w:cs="Georgia"/>
          <w:spacing w:val="38"/>
          <w:sz w:val="19"/>
          <w:szCs w:val="19"/>
        </w:rPr>
        <w:t xml:space="preserve"> </w:t>
      </w:r>
      <w:r>
        <w:rPr>
          <w:rFonts w:ascii="Georgia" w:eastAsia="Georgia" w:hAnsi="Georgia" w:cs="Georgia"/>
          <w:sz w:val="19"/>
          <w:szCs w:val="19"/>
        </w:rPr>
        <w:t>Year</w:t>
      </w:r>
      <w:r>
        <w:rPr>
          <w:rFonts w:ascii="Georgia" w:eastAsia="Georgia" w:hAnsi="Georgia" w:cs="Georgia"/>
          <w:spacing w:val="21"/>
          <w:sz w:val="19"/>
          <w:szCs w:val="19"/>
        </w:rPr>
        <w:t xml:space="preserve"> </w:t>
      </w:r>
      <w:r>
        <w:rPr>
          <w:rFonts w:ascii="Georgia" w:eastAsia="Georgia" w:hAnsi="Georgia" w:cs="Georgia"/>
          <w:sz w:val="19"/>
          <w:szCs w:val="19"/>
        </w:rPr>
        <w:t>3</w:t>
      </w:r>
      <w:r>
        <w:rPr>
          <w:rFonts w:ascii="Georgia" w:eastAsia="Georgia" w:hAnsi="Georgia" w:cs="Georgia"/>
          <w:spacing w:val="15"/>
          <w:sz w:val="19"/>
          <w:szCs w:val="19"/>
        </w:rPr>
        <w:t xml:space="preserve"> </w:t>
      </w:r>
      <w:r>
        <w:rPr>
          <w:rFonts w:ascii="Georgia" w:eastAsia="Georgia" w:hAnsi="Georgia" w:cs="Georgia"/>
          <w:sz w:val="19"/>
          <w:szCs w:val="19"/>
        </w:rPr>
        <w:t>focused</w:t>
      </w:r>
      <w:r>
        <w:rPr>
          <w:rFonts w:ascii="Georgia" w:eastAsia="Georgia" w:hAnsi="Georgia" w:cs="Georgia"/>
          <w:spacing w:val="26"/>
          <w:sz w:val="19"/>
          <w:szCs w:val="19"/>
        </w:rPr>
        <w:t xml:space="preserve"> </w:t>
      </w:r>
      <w:r>
        <w:rPr>
          <w:rFonts w:ascii="Georgia" w:eastAsia="Georgia" w:hAnsi="Georgia" w:cs="Georgia"/>
          <w:sz w:val="19"/>
          <w:szCs w:val="19"/>
        </w:rPr>
        <w:t>on</w:t>
      </w:r>
      <w:r>
        <w:rPr>
          <w:rFonts w:ascii="Georgia" w:eastAsia="Georgia" w:hAnsi="Georgia" w:cs="Georgia"/>
          <w:spacing w:val="17"/>
          <w:sz w:val="19"/>
          <w:szCs w:val="19"/>
        </w:rPr>
        <w:t xml:space="preserve"> </w:t>
      </w:r>
      <w:r>
        <w:rPr>
          <w:rFonts w:ascii="Georgia" w:eastAsia="Georgia" w:hAnsi="Georgia" w:cs="Georgia"/>
          <w:sz w:val="19"/>
          <w:szCs w:val="19"/>
        </w:rPr>
        <w:t>ITK-SNAP-based</w:t>
      </w:r>
      <w:r>
        <w:rPr>
          <w:rFonts w:ascii="Georgia" w:eastAsia="Georgia" w:hAnsi="Georgia" w:cs="Georgia"/>
          <w:spacing w:val="42"/>
          <w:sz w:val="19"/>
          <w:szCs w:val="19"/>
        </w:rPr>
        <w:t xml:space="preserve"> </w:t>
      </w:r>
      <w:r>
        <w:rPr>
          <w:rFonts w:ascii="Georgia" w:eastAsia="Georgia" w:hAnsi="Georgia" w:cs="Georgia"/>
          <w:sz w:val="19"/>
          <w:szCs w:val="19"/>
        </w:rPr>
        <w:t>GUI</w:t>
      </w:r>
      <w:r>
        <w:rPr>
          <w:rFonts w:ascii="Georgia" w:eastAsia="Georgia" w:hAnsi="Georgia" w:cs="Georgia"/>
          <w:spacing w:val="20"/>
          <w:sz w:val="19"/>
          <w:szCs w:val="19"/>
        </w:rPr>
        <w:t xml:space="preserve"> </w:t>
      </w:r>
      <w:r>
        <w:rPr>
          <w:rFonts w:ascii="Georgia" w:eastAsia="Georgia" w:hAnsi="Georgia" w:cs="Georgia"/>
          <w:sz w:val="19"/>
          <w:szCs w:val="19"/>
        </w:rPr>
        <w:t>implementation</w:t>
      </w:r>
      <w:proofErr w:type="gramStart"/>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Year</w:t>
      </w:r>
      <w:proofErr w:type="gramEnd"/>
      <w:r>
        <w:rPr>
          <w:rFonts w:ascii="Georgia" w:eastAsia="Georgia" w:hAnsi="Georgia" w:cs="Georgia"/>
          <w:spacing w:val="21"/>
          <w:sz w:val="19"/>
          <w:szCs w:val="19"/>
        </w:rPr>
        <w:t xml:space="preserve"> </w:t>
      </w:r>
      <w:r>
        <w:rPr>
          <w:rFonts w:ascii="Georgia" w:eastAsia="Georgia" w:hAnsi="Georgia" w:cs="Georgia"/>
          <w:sz w:val="19"/>
          <w:szCs w:val="19"/>
        </w:rPr>
        <w:t>4</w:t>
      </w:r>
      <w:r>
        <w:rPr>
          <w:rFonts w:ascii="Georgia" w:eastAsia="Georgia" w:hAnsi="Georgia" w:cs="Georgia"/>
          <w:spacing w:val="15"/>
          <w:sz w:val="19"/>
          <w:szCs w:val="19"/>
        </w:rPr>
        <w:t xml:space="preserve"> </w:t>
      </w:r>
      <w:r>
        <w:rPr>
          <w:rFonts w:ascii="Georgia" w:eastAsia="Georgia" w:hAnsi="Georgia" w:cs="Georgia"/>
          <w:sz w:val="19"/>
          <w:szCs w:val="19"/>
        </w:rPr>
        <w:t>focused</w:t>
      </w:r>
      <w:r>
        <w:rPr>
          <w:rFonts w:ascii="Georgia" w:eastAsia="Georgia" w:hAnsi="Georgia" w:cs="Georgia"/>
          <w:spacing w:val="26"/>
          <w:sz w:val="19"/>
          <w:szCs w:val="19"/>
        </w:rPr>
        <w:t xml:space="preserve"> </w:t>
      </w:r>
      <w:r>
        <w:rPr>
          <w:rFonts w:ascii="Georgia" w:eastAsia="Georgia" w:hAnsi="Georgia" w:cs="Georgia"/>
          <w:sz w:val="19"/>
          <w:szCs w:val="19"/>
        </w:rPr>
        <w:t>on</w:t>
      </w:r>
      <w:r>
        <w:rPr>
          <w:rFonts w:ascii="Georgia" w:eastAsia="Georgia" w:hAnsi="Georgia" w:cs="Georgia"/>
          <w:spacing w:val="17"/>
          <w:sz w:val="19"/>
          <w:szCs w:val="19"/>
        </w:rPr>
        <w:t xml:space="preserve"> </w:t>
      </w:r>
      <w:r>
        <w:rPr>
          <w:rFonts w:ascii="Georgia" w:eastAsia="Georgia" w:hAnsi="Georgia" w:cs="Georgia"/>
          <w:sz w:val="19"/>
          <w:szCs w:val="19"/>
        </w:rPr>
        <w:t>releasing</w:t>
      </w:r>
      <w:r>
        <w:rPr>
          <w:rFonts w:ascii="Georgia" w:eastAsia="Georgia" w:hAnsi="Georgia" w:cs="Georgia"/>
          <w:spacing w:val="28"/>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fully</w:t>
      </w:r>
      <w:r>
        <w:rPr>
          <w:rFonts w:ascii="Georgia" w:eastAsia="Georgia" w:hAnsi="Georgia" w:cs="Georgia"/>
          <w:spacing w:val="20"/>
          <w:sz w:val="19"/>
          <w:szCs w:val="19"/>
        </w:rPr>
        <w:t xml:space="preserve"> </w:t>
      </w:r>
      <w:r>
        <w:rPr>
          <w:rFonts w:ascii="Georgia" w:eastAsia="Georgia" w:hAnsi="Georgia" w:cs="Georgia"/>
          <w:sz w:val="19"/>
          <w:szCs w:val="19"/>
        </w:rPr>
        <w:t>functional</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system;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Year</w:t>
      </w:r>
      <w:r>
        <w:rPr>
          <w:rFonts w:ascii="Georgia" w:eastAsia="Georgia" w:hAnsi="Georgia" w:cs="Georgia"/>
          <w:spacing w:val="8"/>
          <w:sz w:val="19"/>
          <w:szCs w:val="19"/>
        </w:rPr>
        <w:t xml:space="preserve"> </w:t>
      </w:r>
      <w:r>
        <w:rPr>
          <w:rFonts w:ascii="Georgia" w:eastAsia="Georgia" w:hAnsi="Georgia" w:cs="Georgia"/>
          <w:sz w:val="19"/>
          <w:szCs w:val="19"/>
        </w:rPr>
        <w:t>5</w:t>
      </w:r>
      <w:r>
        <w:rPr>
          <w:rFonts w:ascii="Georgia" w:eastAsia="Georgia" w:hAnsi="Georgia" w:cs="Georgia"/>
          <w:spacing w:val="2"/>
          <w:sz w:val="19"/>
          <w:szCs w:val="19"/>
        </w:rPr>
        <w:t xml:space="preserve"> </w:t>
      </w:r>
      <w:r>
        <w:rPr>
          <w:rFonts w:ascii="Georgia" w:eastAsia="Georgia" w:hAnsi="Georgia" w:cs="Georgia"/>
          <w:sz w:val="19"/>
          <w:szCs w:val="19"/>
        </w:rPr>
        <w:t>focused</w:t>
      </w:r>
      <w:r>
        <w:rPr>
          <w:rFonts w:ascii="Georgia" w:eastAsia="Georgia" w:hAnsi="Georgia" w:cs="Georgia"/>
          <w:spacing w:val="13"/>
          <w:sz w:val="19"/>
          <w:szCs w:val="19"/>
        </w:rPr>
        <w:t xml:space="preserve"> </w:t>
      </w:r>
      <w:r>
        <w:rPr>
          <w:rFonts w:ascii="Georgia" w:eastAsia="Georgia" w:hAnsi="Georgia" w:cs="Georgia"/>
          <w:sz w:val="19"/>
          <w:szCs w:val="19"/>
        </w:rPr>
        <w:t>on</w:t>
      </w:r>
      <w:r>
        <w:rPr>
          <w:rFonts w:ascii="Georgia" w:eastAsia="Georgia" w:hAnsi="Georgia" w:cs="Georgia"/>
          <w:spacing w:val="4"/>
          <w:sz w:val="19"/>
          <w:szCs w:val="19"/>
        </w:rPr>
        <w:t xml:space="preserve"> </w:t>
      </w:r>
      <w:r>
        <w:rPr>
          <w:rFonts w:ascii="Georgia" w:eastAsia="Georgia" w:hAnsi="Georgia" w:cs="Georgia"/>
          <w:sz w:val="19"/>
          <w:szCs w:val="19"/>
        </w:rPr>
        <w:t>incremental</w:t>
      </w:r>
      <w:r>
        <w:rPr>
          <w:rFonts w:ascii="Georgia" w:eastAsia="Georgia" w:hAnsi="Georgia" w:cs="Georgia"/>
          <w:spacing w:val="20"/>
          <w:sz w:val="19"/>
          <w:szCs w:val="19"/>
        </w:rPr>
        <w:t xml:space="preserve"> </w:t>
      </w:r>
      <w:r>
        <w:rPr>
          <w:rFonts w:ascii="Georgia" w:eastAsia="Georgia" w:hAnsi="Georgia" w:cs="Georgia"/>
          <w:sz w:val="19"/>
          <w:szCs w:val="19"/>
        </w:rPr>
        <w:t>improvements</w:t>
      </w:r>
      <w:r>
        <w:rPr>
          <w:rFonts w:ascii="Georgia" w:eastAsia="Georgia" w:hAnsi="Georgia" w:cs="Georgia"/>
          <w:spacing w:val="24"/>
          <w:sz w:val="19"/>
          <w:szCs w:val="19"/>
        </w:rPr>
        <w:t xml:space="preserve"> </w:t>
      </w:r>
      <w:r>
        <w:rPr>
          <w:rFonts w:ascii="Georgia" w:eastAsia="Georgia" w:hAnsi="Georgia" w:cs="Georgia"/>
          <w:sz w:val="19"/>
          <w:szCs w:val="19"/>
        </w:rPr>
        <w:t>based</w:t>
      </w:r>
      <w:r>
        <w:rPr>
          <w:rFonts w:ascii="Georgia" w:eastAsia="Georgia" w:hAnsi="Georgia" w:cs="Georgia"/>
          <w:spacing w:val="10"/>
          <w:sz w:val="19"/>
          <w:szCs w:val="19"/>
        </w:rPr>
        <w:t xml:space="preserve"> </w:t>
      </w:r>
      <w:r>
        <w:rPr>
          <w:rFonts w:ascii="Georgia" w:eastAsia="Georgia" w:hAnsi="Georgia" w:cs="Georgia"/>
          <w:sz w:val="19"/>
          <w:szCs w:val="19"/>
        </w:rPr>
        <w:t>on</w:t>
      </w:r>
      <w:r>
        <w:rPr>
          <w:rFonts w:ascii="Georgia" w:eastAsia="Georgia" w:hAnsi="Georgia" w:cs="Georgia"/>
          <w:spacing w:val="4"/>
          <w:sz w:val="19"/>
          <w:szCs w:val="19"/>
        </w:rPr>
        <w:t xml:space="preserve"> </w:t>
      </w:r>
      <w:r>
        <w:rPr>
          <w:rFonts w:ascii="Georgia" w:eastAsia="Georgia" w:hAnsi="Georgia" w:cs="Georgia"/>
          <w:sz w:val="19"/>
          <w:szCs w:val="19"/>
        </w:rPr>
        <w:t>Aim</w:t>
      </w:r>
      <w:r>
        <w:rPr>
          <w:rFonts w:ascii="Georgia" w:eastAsia="Georgia" w:hAnsi="Georgia" w:cs="Georgia"/>
          <w:spacing w:val="7"/>
          <w:sz w:val="19"/>
          <w:szCs w:val="19"/>
        </w:rPr>
        <w:t xml:space="preserve"> </w:t>
      </w:r>
      <w:r>
        <w:rPr>
          <w:rFonts w:ascii="Georgia" w:eastAsia="Georgia" w:hAnsi="Georgia" w:cs="Georgia"/>
          <w:sz w:val="19"/>
          <w:szCs w:val="19"/>
        </w:rPr>
        <w:t>2</w:t>
      </w:r>
      <w:r>
        <w:rPr>
          <w:rFonts w:ascii="Georgia" w:eastAsia="Georgia" w:hAnsi="Georgia" w:cs="Georgia"/>
          <w:spacing w:val="2"/>
          <w:sz w:val="19"/>
          <w:szCs w:val="19"/>
        </w:rPr>
        <w:t xml:space="preserve"> </w:t>
      </w:r>
      <w:r>
        <w:rPr>
          <w:rFonts w:ascii="Georgia" w:eastAsia="Georgia" w:hAnsi="Georgia" w:cs="Georgia"/>
          <w:sz w:val="19"/>
          <w:szCs w:val="19"/>
        </w:rPr>
        <w:t>studies.</w:t>
      </w:r>
      <w:r>
        <w:rPr>
          <w:rFonts w:ascii="Georgia" w:eastAsia="Georgia" w:hAnsi="Georgia" w:cs="Georgia"/>
          <w:spacing w:val="30"/>
          <w:sz w:val="19"/>
          <w:szCs w:val="19"/>
        </w:rPr>
        <w:t xml:space="preserve"> </w:t>
      </w:r>
      <w:r>
        <w:rPr>
          <w:rFonts w:ascii="Georgia" w:eastAsia="Georgia" w:hAnsi="Georgia" w:cs="Georgia"/>
          <w:sz w:val="19"/>
          <w:szCs w:val="19"/>
        </w:rPr>
        <w:t>Data</w:t>
      </w:r>
      <w:r>
        <w:rPr>
          <w:rFonts w:ascii="Georgia" w:eastAsia="Georgia" w:hAnsi="Georgia" w:cs="Georgia"/>
          <w:spacing w:val="8"/>
          <w:sz w:val="19"/>
          <w:szCs w:val="19"/>
        </w:rPr>
        <w:t xml:space="preserve"> </w:t>
      </w:r>
      <w:r>
        <w:rPr>
          <w:rFonts w:ascii="Georgia" w:eastAsia="Georgia" w:hAnsi="Georgia" w:cs="Georgia"/>
          <w:sz w:val="19"/>
          <w:szCs w:val="19"/>
        </w:rPr>
        <w:t>collection</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annotation</w:t>
      </w:r>
      <w:r>
        <w:rPr>
          <w:rFonts w:ascii="Georgia" w:eastAsia="Georgia" w:hAnsi="Georgia" w:cs="Georgia"/>
          <w:spacing w:val="18"/>
          <w:sz w:val="19"/>
          <w:szCs w:val="19"/>
        </w:rPr>
        <w:t xml:space="preserve"> </w:t>
      </w:r>
      <w:r>
        <w:rPr>
          <w:rFonts w:ascii="Georgia" w:eastAsia="Georgia" w:hAnsi="Georgia" w:cs="Georgia"/>
          <w:sz w:val="19"/>
          <w:szCs w:val="19"/>
        </w:rPr>
        <w:t>(lung</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sz w:val="19"/>
          <w:szCs w:val="19"/>
        </w:rPr>
        <w:t>lobes)</w:t>
      </w:r>
      <w:r>
        <w:rPr>
          <w:rFonts w:ascii="Georgia" w:eastAsia="Georgia" w:hAnsi="Georgia" w:cs="Georgia"/>
          <w:spacing w:val="10"/>
          <w:sz w:val="19"/>
          <w:szCs w:val="19"/>
        </w:rPr>
        <w:t xml:space="preserve"> </w:t>
      </w:r>
      <w:r>
        <w:rPr>
          <w:rFonts w:ascii="Georgia" w:eastAsia="Georgia" w:hAnsi="Georgia" w:cs="Georgia"/>
          <w:w w:val="102"/>
          <w:sz w:val="19"/>
          <w:szCs w:val="19"/>
        </w:rPr>
        <w:t xml:space="preserve">for </w:t>
      </w:r>
      <w:r>
        <w:rPr>
          <w:rFonts w:ascii="Georgia" w:eastAsia="Georgia" w:hAnsi="Georgia" w:cs="Georgia"/>
          <w:sz w:val="19"/>
          <w:szCs w:val="19"/>
        </w:rPr>
        <w:t>the</w:t>
      </w:r>
      <w:r>
        <w:rPr>
          <w:rFonts w:ascii="Georgia" w:eastAsia="Georgia" w:hAnsi="Georgia" w:cs="Georgia"/>
          <w:spacing w:val="7"/>
          <w:sz w:val="19"/>
          <w:szCs w:val="19"/>
        </w:rPr>
        <w:t xml:space="preserve"> </w:t>
      </w:r>
      <w:r>
        <w:rPr>
          <w:rFonts w:ascii="Georgia" w:eastAsia="Georgia" w:hAnsi="Georgia" w:cs="Georgia"/>
          <w:sz w:val="19"/>
          <w:szCs w:val="19"/>
        </w:rPr>
        <w:t>multi-atlas</w:t>
      </w:r>
      <w:r>
        <w:rPr>
          <w:rFonts w:ascii="Georgia" w:eastAsia="Georgia" w:hAnsi="Georgia" w:cs="Georgia"/>
          <w:spacing w:val="20"/>
          <w:sz w:val="19"/>
          <w:szCs w:val="19"/>
        </w:rPr>
        <w:t xml:space="preserve"> </w:t>
      </w:r>
      <w:r>
        <w:rPr>
          <w:rFonts w:ascii="Georgia" w:eastAsia="Georgia" w:hAnsi="Georgia" w:cs="Georgia"/>
          <w:sz w:val="19"/>
          <w:szCs w:val="19"/>
        </w:rPr>
        <w:t>libraries</w:t>
      </w:r>
      <w:r>
        <w:rPr>
          <w:rFonts w:ascii="Georgia" w:eastAsia="Georgia" w:hAnsi="Georgia" w:cs="Georgia"/>
          <w:spacing w:val="16"/>
          <w:sz w:val="19"/>
          <w:szCs w:val="19"/>
        </w:rPr>
        <w:t xml:space="preserve"> </w:t>
      </w:r>
      <w:r>
        <w:rPr>
          <w:rFonts w:ascii="Georgia" w:eastAsia="Georgia" w:hAnsi="Georgia" w:cs="Georgia"/>
          <w:sz w:val="19"/>
          <w:szCs w:val="19"/>
        </w:rPr>
        <w:t>will</w:t>
      </w:r>
      <w:r>
        <w:rPr>
          <w:rFonts w:ascii="Georgia" w:eastAsia="Georgia" w:hAnsi="Georgia" w:cs="Georgia"/>
          <w:spacing w:val="8"/>
          <w:sz w:val="19"/>
          <w:szCs w:val="19"/>
        </w:rPr>
        <w:t xml:space="preserve"> </w:t>
      </w:r>
      <w:r>
        <w:rPr>
          <w:rFonts w:ascii="Georgia" w:eastAsia="Georgia" w:hAnsi="Georgia" w:cs="Georgia"/>
          <w:sz w:val="19"/>
          <w:szCs w:val="19"/>
        </w:rPr>
        <w:t>take</w:t>
      </w:r>
      <w:r>
        <w:rPr>
          <w:rFonts w:ascii="Georgia" w:eastAsia="Georgia" w:hAnsi="Georgia" w:cs="Georgia"/>
          <w:spacing w:val="9"/>
          <w:sz w:val="19"/>
          <w:szCs w:val="19"/>
        </w:rPr>
        <w:t xml:space="preserve"> </w:t>
      </w:r>
      <w:r>
        <w:rPr>
          <w:rFonts w:ascii="Georgia" w:eastAsia="Georgia" w:hAnsi="Georgia" w:cs="Georgia"/>
          <w:sz w:val="19"/>
          <w:szCs w:val="19"/>
        </w:rPr>
        <w:t>place</w:t>
      </w:r>
      <w:r>
        <w:rPr>
          <w:rFonts w:ascii="Georgia" w:eastAsia="Georgia" w:hAnsi="Georgia" w:cs="Georgia"/>
          <w:spacing w:val="11"/>
          <w:sz w:val="19"/>
          <w:szCs w:val="19"/>
        </w:rPr>
        <w:t xml:space="preserve"> </w:t>
      </w:r>
      <w:r>
        <w:rPr>
          <w:rFonts w:ascii="Georgia" w:eastAsia="Georgia" w:hAnsi="Georgia" w:cs="Georgia"/>
          <w:sz w:val="19"/>
          <w:szCs w:val="19"/>
        </w:rPr>
        <w:t>in</w:t>
      </w:r>
      <w:r>
        <w:rPr>
          <w:rFonts w:ascii="Georgia" w:eastAsia="Georgia" w:hAnsi="Georgia" w:cs="Georgia"/>
          <w:spacing w:val="7"/>
          <w:sz w:val="19"/>
          <w:szCs w:val="19"/>
        </w:rPr>
        <w:t xml:space="preserve"> </w:t>
      </w:r>
      <w:r>
        <w:rPr>
          <w:rFonts w:ascii="Georgia" w:eastAsia="Georgia" w:hAnsi="Georgia" w:cs="Georgia"/>
          <w:sz w:val="19"/>
          <w:szCs w:val="19"/>
        </w:rPr>
        <w:t>Years</w:t>
      </w:r>
      <w:r>
        <w:rPr>
          <w:rFonts w:ascii="Georgia" w:eastAsia="Georgia" w:hAnsi="Georgia" w:cs="Georgia"/>
          <w:spacing w:val="11"/>
          <w:sz w:val="19"/>
          <w:szCs w:val="19"/>
        </w:rPr>
        <w:t xml:space="preserve"> </w:t>
      </w:r>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sz w:val="19"/>
          <w:szCs w:val="19"/>
        </w:rPr>
        <w:t>followed</w:t>
      </w:r>
      <w:r>
        <w:rPr>
          <w:rFonts w:ascii="Georgia" w:eastAsia="Georgia" w:hAnsi="Georgia" w:cs="Georgia"/>
          <w:spacing w:val="16"/>
          <w:sz w:val="19"/>
          <w:szCs w:val="19"/>
        </w:rPr>
        <w:t xml:space="preserve"> </w:t>
      </w:r>
      <w:r>
        <w:rPr>
          <w:rFonts w:ascii="Georgia" w:eastAsia="Georgia" w:hAnsi="Georgia" w:cs="Georgia"/>
          <w:sz w:val="19"/>
          <w:szCs w:val="19"/>
        </w:rPr>
        <w:t>by</w:t>
      </w:r>
      <w:r>
        <w:rPr>
          <w:rFonts w:ascii="Georgia" w:eastAsia="Georgia" w:hAnsi="Georgia" w:cs="Georgia"/>
          <w:spacing w:val="6"/>
          <w:sz w:val="19"/>
          <w:szCs w:val="19"/>
        </w:rPr>
        <w:t xml:space="preserve"> </w:t>
      </w:r>
      <w:r>
        <w:rPr>
          <w:rFonts w:ascii="Georgia" w:eastAsia="Georgia" w:hAnsi="Georgia" w:cs="Georgia"/>
          <w:sz w:val="19"/>
          <w:szCs w:val="19"/>
        </w:rPr>
        <w:t>segmentations</w:t>
      </w:r>
      <w:r>
        <w:rPr>
          <w:rFonts w:ascii="Georgia" w:eastAsia="Georgia" w:hAnsi="Georgia" w:cs="Georgia"/>
          <w:spacing w:val="26"/>
          <w:sz w:val="19"/>
          <w:szCs w:val="19"/>
        </w:rPr>
        <w:t xml:space="preserve"> </w:t>
      </w:r>
      <w:r>
        <w:rPr>
          <w:rFonts w:ascii="Georgia" w:eastAsia="Georgia" w:hAnsi="Georgia" w:cs="Georgia"/>
          <w:sz w:val="19"/>
          <w:szCs w:val="19"/>
        </w:rPr>
        <w:t>(vessels</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airways)</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template</w:t>
      </w:r>
      <w:r>
        <w:rPr>
          <w:rFonts w:ascii="Georgia" w:eastAsia="Georgia" w:hAnsi="Georgia" w:cs="Georgia"/>
          <w:spacing w:val="17"/>
          <w:sz w:val="19"/>
          <w:szCs w:val="19"/>
        </w:rPr>
        <w:t xml:space="preserve"> </w:t>
      </w:r>
      <w:r>
        <w:rPr>
          <w:rFonts w:ascii="Georgia" w:eastAsia="Georgia" w:hAnsi="Georgia" w:cs="Georgia"/>
          <w:sz w:val="19"/>
          <w:szCs w:val="19"/>
        </w:rPr>
        <w:t>building</w:t>
      </w:r>
      <w:r>
        <w:rPr>
          <w:rFonts w:ascii="Georgia" w:eastAsia="Georgia" w:hAnsi="Georgia" w:cs="Georgia"/>
          <w:spacing w:val="16"/>
          <w:sz w:val="19"/>
          <w:szCs w:val="19"/>
        </w:rPr>
        <w:t xml:space="preserve"> </w:t>
      </w:r>
      <w:r>
        <w:rPr>
          <w:rFonts w:ascii="Georgia" w:eastAsia="Georgia" w:hAnsi="Georgia" w:cs="Georgia"/>
          <w:w w:val="103"/>
          <w:sz w:val="19"/>
          <w:szCs w:val="19"/>
        </w:rPr>
        <w:t xml:space="preserve">in </w:t>
      </w:r>
      <w:r>
        <w:rPr>
          <w:rFonts w:ascii="Georgia" w:eastAsia="Georgia" w:hAnsi="Georgia" w:cs="Georgia"/>
          <w:sz w:val="19"/>
          <w:szCs w:val="19"/>
        </w:rPr>
        <w:t>Year</w:t>
      </w:r>
      <w:r>
        <w:rPr>
          <w:rFonts w:ascii="Georgia" w:eastAsia="Georgia" w:hAnsi="Georgia" w:cs="Georgia"/>
          <w:spacing w:val="8"/>
          <w:sz w:val="19"/>
          <w:szCs w:val="19"/>
        </w:rPr>
        <w:t xml:space="preserve"> </w:t>
      </w:r>
      <w:r>
        <w:rPr>
          <w:rFonts w:ascii="Georgia" w:eastAsia="Georgia" w:hAnsi="Georgia" w:cs="Georgia"/>
          <w:sz w:val="19"/>
          <w:szCs w:val="19"/>
        </w:rPr>
        <w:t>3.</w:t>
      </w:r>
      <w:r>
        <w:rPr>
          <w:rFonts w:ascii="Georgia" w:eastAsia="Georgia" w:hAnsi="Georgia" w:cs="Georgia"/>
          <w:spacing w:val="22"/>
          <w:sz w:val="19"/>
          <w:szCs w:val="19"/>
        </w:rPr>
        <w:t xml:space="preserve"> </w:t>
      </w:r>
      <w:r>
        <w:rPr>
          <w:rFonts w:ascii="Georgia" w:eastAsia="Georgia" w:hAnsi="Georgia" w:cs="Georgia"/>
          <w:b/>
          <w:bCs/>
          <w:sz w:val="19"/>
          <w:szCs w:val="19"/>
        </w:rPr>
        <w:t>Aim</w:t>
      </w:r>
      <w:r>
        <w:rPr>
          <w:rFonts w:ascii="Georgia" w:eastAsia="Georgia" w:hAnsi="Georgia" w:cs="Georgia"/>
          <w:b/>
          <w:bCs/>
          <w:spacing w:val="8"/>
          <w:sz w:val="19"/>
          <w:szCs w:val="19"/>
        </w:rPr>
        <w:t xml:space="preserve"> </w:t>
      </w:r>
      <w:r>
        <w:rPr>
          <w:rFonts w:ascii="Georgia" w:eastAsia="Georgia" w:hAnsi="Georgia" w:cs="Georgia"/>
          <w:b/>
          <w:bCs/>
          <w:sz w:val="19"/>
          <w:szCs w:val="19"/>
        </w:rPr>
        <w:t>2:</w:t>
      </w:r>
      <w:r>
        <w:rPr>
          <w:rFonts w:ascii="Georgia" w:eastAsia="Georgia" w:hAnsi="Georgia" w:cs="Georgia"/>
          <w:b/>
          <w:bCs/>
          <w:spacing w:val="18"/>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preliminary</w:t>
      </w:r>
      <w:r>
        <w:rPr>
          <w:rFonts w:ascii="Georgia" w:eastAsia="Georgia" w:hAnsi="Georgia" w:cs="Georgia"/>
          <w:spacing w:val="20"/>
          <w:sz w:val="19"/>
          <w:szCs w:val="19"/>
        </w:rPr>
        <w:t xml:space="preserve"> </w:t>
      </w:r>
      <w:r>
        <w:rPr>
          <w:rFonts w:ascii="Georgia" w:eastAsia="Georgia" w:hAnsi="Georgia" w:cs="Georgia"/>
          <w:sz w:val="19"/>
          <w:szCs w:val="19"/>
        </w:rPr>
        <w:t>version</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software</w:t>
      </w:r>
      <w:r>
        <w:rPr>
          <w:rFonts w:ascii="Georgia" w:eastAsia="Georgia" w:hAnsi="Georgia" w:cs="Georgia"/>
          <w:spacing w:val="14"/>
          <w:sz w:val="19"/>
          <w:szCs w:val="19"/>
        </w:rPr>
        <w:t xml:space="preserve"> </w:t>
      </w:r>
      <w:r>
        <w:rPr>
          <w:rFonts w:ascii="Georgia" w:eastAsia="Georgia" w:hAnsi="Georgia" w:cs="Georgia"/>
          <w:sz w:val="19"/>
          <w:szCs w:val="19"/>
        </w:rPr>
        <w:t>will</w:t>
      </w:r>
      <w:r>
        <w:rPr>
          <w:rFonts w:ascii="Georgia" w:eastAsia="Georgia" w:hAnsi="Georgia" w:cs="Georgia"/>
          <w:spacing w:val="6"/>
          <w:sz w:val="19"/>
          <w:szCs w:val="19"/>
        </w:rPr>
        <w:t xml:space="preserve"> </w:t>
      </w:r>
      <w:r>
        <w:rPr>
          <w:rFonts w:ascii="Georgia" w:eastAsia="Georgia" w:hAnsi="Georgia" w:cs="Georgia"/>
          <w:sz w:val="19"/>
          <w:szCs w:val="19"/>
        </w:rPr>
        <w:t>be</w:t>
      </w:r>
      <w:r>
        <w:rPr>
          <w:rFonts w:ascii="Georgia" w:eastAsia="Georgia" w:hAnsi="Georgia" w:cs="Georgia"/>
          <w:spacing w:val="4"/>
          <w:sz w:val="19"/>
          <w:szCs w:val="19"/>
        </w:rPr>
        <w:t xml:space="preserve"> </w:t>
      </w:r>
      <w:r>
        <w:rPr>
          <w:rFonts w:ascii="Georgia" w:eastAsia="Georgia" w:hAnsi="Georgia" w:cs="Georgia"/>
          <w:sz w:val="19"/>
          <w:szCs w:val="19"/>
        </w:rPr>
        <w:t>deployed</w:t>
      </w:r>
      <w:r>
        <w:rPr>
          <w:rFonts w:ascii="Georgia" w:eastAsia="Georgia" w:hAnsi="Georgia" w:cs="Georgia"/>
          <w:spacing w:val="15"/>
          <w:sz w:val="19"/>
          <w:szCs w:val="19"/>
        </w:rPr>
        <w:t xml:space="preserve"> </w:t>
      </w:r>
      <w:r>
        <w:rPr>
          <w:rFonts w:ascii="Georgia" w:eastAsia="Georgia" w:hAnsi="Georgia" w:cs="Georgia"/>
          <w:sz w:val="19"/>
          <w:szCs w:val="19"/>
        </w:rPr>
        <w:t>at</w:t>
      </w:r>
      <w:r>
        <w:rPr>
          <w:rFonts w:ascii="Georgia" w:eastAsia="Georgia" w:hAnsi="Georgia" w:cs="Georgia"/>
          <w:spacing w:val="3"/>
          <w:sz w:val="19"/>
          <w:szCs w:val="19"/>
        </w:rPr>
        <w:t xml:space="preserve"> </w:t>
      </w:r>
      <w:r>
        <w:rPr>
          <w:rFonts w:ascii="Georgia" w:eastAsia="Georgia" w:hAnsi="Georgia" w:cs="Georgia"/>
          <w:sz w:val="19"/>
          <w:szCs w:val="19"/>
        </w:rPr>
        <w:t>evaluation</w:t>
      </w:r>
      <w:r>
        <w:rPr>
          <w:rFonts w:ascii="Georgia" w:eastAsia="Georgia" w:hAnsi="Georgia" w:cs="Georgia"/>
          <w:spacing w:val="18"/>
          <w:sz w:val="19"/>
          <w:szCs w:val="19"/>
        </w:rPr>
        <w:t xml:space="preserve"> </w:t>
      </w:r>
      <w:r>
        <w:rPr>
          <w:rFonts w:ascii="Georgia" w:eastAsia="Georgia" w:hAnsi="Georgia" w:cs="Georgia"/>
          <w:sz w:val="19"/>
          <w:szCs w:val="19"/>
        </w:rPr>
        <w:t>sites</w:t>
      </w:r>
      <w:r>
        <w:rPr>
          <w:rFonts w:ascii="Georgia" w:eastAsia="Georgia" w:hAnsi="Georgia" w:cs="Georgia"/>
          <w:spacing w:val="8"/>
          <w:sz w:val="19"/>
          <w:szCs w:val="19"/>
        </w:rPr>
        <w:t xml:space="preserve"> </w:t>
      </w:r>
      <w:r>
        <w:rPr>
          <w:rFonts w:ascii="Georgia" w:eastAsia="Georgia" w:hAnsi="Georgia" w:cs="Georgia"/>
          <w:sz w:val="19"/>
          <w:szCs w:val="19"/>
        </w:rPr>
        <w:t>toward</w:t>
      </w:r>
      <w:r>
        <w:rPr>
          <w:rFonts w:ascii="Georgia" w:eastAsia="Georgia" w:hAnsi="Georgia" w:cs="Georgia"/>
          <w:spacing w:val="12"/>
          <w:sz w:val="19"/>
          <w:szCs w:val="19"/>
        </w:rPr>
        <w:t xml:space="preserve"> </w:t>
      </w:r>
      <w:r>
        <w:rPr>
          <w:rFonts w:ascii="Georgia" w:eastAsia="Georgia" w:hAnsi="Georgia" w:cs="Georgia"/>
          <w:sz w:val="19"/>
          <w:szCs w:val="19"/>
        </w:rPr>
        <w:t>the</w:t>
      </w:r>
      <w:r>
        <w:rPr>
          <w:rFonts w:ascii="Georgia" w:eastAsia="Georgia" w:hAnsi="Georgia" w:cs="Georgia"/>
          <w:spacing w:val="5"/>
          <w:sz w:val="19"/>
          <w:szCs w:val="19"/>
        </w:rPr>
        <w:t xml:space="preserve"> </w:t>
      </w:r>
      <w:r>
        <w:rPr>
          <w:rFonts w:ascii="Georgia" w:eastAsia="Georgia" w:hAnsi="Georgia" w:cs="Georgia"/>
          <w:sz w:val="19"/>
          <w:szCs w:val="19"/>
        </w:rPr>
        <w:t>end</w:t>
      </w:r>
      <w:r>
        <w:rPr>
          <w:rFonts w:ascii="Georgia" w:eastAsia="Georgia" w:hAnsi="Georgia" w:cs="Georgia"/>
          <w:spacing w:val="6"/>
          <w:sz w:val="19"/>
          <w:szCs w:val="19"/>
        </w:rPr>
        <w:t xml:space="preserve"> </w:t>
      </w:r>
      <w:r>
        <w:rPr>
          <w:rFonts w:ascii="Georgia" w:eastAsia="Georgia" w:hAnsi="Georgia" w:cs="Georgia"/>
          <w:sz w:val="19"/>
          <w:szCs w:val="19"/>
        </w:rPr>
        <w:t>of</w:t>
      </w:r>
      <w:r>
        <w:rPr>
          <w:rFonts w:ascii="Georgia" w:eastAsia="Georgia" w:hAnsi="Georgia" w:cs="Georgia"/>
          <w:spacing w:val="3"/>
          <w:sz w:val="19"/>
          <w:szCs w:val="19"/>
        </w:rPr>
        <w:t xml:space="preserve"> </w:t>
      </w:r>
      <w:r>
        <w:rPr>
          <w:rFonts w:ascii="Georgia" w:eastAsia="Georgia" w:hAnsi="Georgia" w:cs="Georgia"/>
          <w:sz w:val="19"/>
          <w:szCs w:val="19"/>
        </w:rPr>
        <w:t>Year</w:t>
      </w:r>
      <w:r>
        <w:rPr>
          <w:rFonts w:ascii="Georgia" w:eastAsia="Georgia" w:hAnsi="Georgia" w:cs="Georgia"/>
          <w:spacing w:val="8"/>
          <w:sz w:val="19"/>
          <w:szCs w:val="19"/>
        </w:rPr>
        <w:t xml:space="preserve"> </w:t>
      </w:r>
      <w:r>
        <w:rPr>
          <w:rFonts w:ascii="Georgia" w:eastAsia="Georgia" w:hAnsi="Georgia" w:cs="Georgia"/>
          <w:sz w:val="19"/>
          <w:szCs w:val="19"/>
        </w:rPr>
        <w:t>2</w:t>
      </w:r>
      <w:ins w:id="470" w:author="James Gee" w:date="2016-07-18T16:06:00Z">
        <w:r w:rsidR="00785F79">
          <w:rPr>
            <w:rFonts w:ascii="Georgia" w:eastAsia="Georgia" w:hAnsi="Georgia" w:cs="Georgia"/>
            <w:sz w:val="19"/>
            <w:szCs w:val="19"/>
          </w:rPr>
          <w:t xml:space="preserve"> (with quarterly software updates thereafter)</w:t>
        </w:r>
      </w:ins>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r>
        <w:rPr>
          <w:rFonts w:ascii="Georgia" w:eastAsia="Georgia" w:hAnsi="Georgia" w:cs="Georgia"/>
          <w:w w:val="102"/>
          <w:sz w:val="19"/>
          <w:szCs w:val="19"/>
        </w:rPr>
        <w:t xml:space="preserve">testing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run</w:t>
      </w:r>
      <w:r>
        <w:rPr>
          <w:rFonts w:ascii="Georgia" w:eastAsia="Georgia" w:hAnsi="Georgia" w:cs="Georgia"/>
          <w:spacing w:val="7"/>
          <w:sz w:val="19"/>
          <w:szCs w:val="19"/>
        </w:rPr>
        <w:t xml:space="preserve"> </w:t>
      </w:r>
      <w:r>
        <w:rPr>
          <w:rFonts w:ascii="Georgia" w:eastAsia="Georgia" w:hAnsi="Georgia" w:cs="Georgia"/>
          <w:sz w:val="19"/>
          <w:szCs w:val="19"/>
        </w:rPr>
        <w:t>through</w:t>
      </w:r>
      <w:r>
        <w:rPr>
          <w:rFonts w:ascii="Georgia" w:eastAsia="Georgia" w:hAnsi="Georgia" w:cs="Georgia"/>
          <w:spacing w:val="14"/>
          <w:sz w:val="19"/>
          <w:szCs w:val="19"/>
        </w:rPr>
        <w:t xml:space="preserve"> </w:t>
      </w:r>
      <w:r>
        <w:rPr>
          <w:rFonts w:ascii="Georgia" w:eastAsia="Georgia" w:hAnsi="Georgia" w:cs="Georgia"/>
          <w:sz w:val="19"/>
          <w:szCs w:val="19"/>
        </w:rPr>
        <w:t>Year</w:t>
      </w:r>
      <w:r>
        <w:rPr>
          <w:rFonts w:ascii="Georgia" w:eastAsia="Georgia" w:hAnsi="Georgia" w:cs="Georgia"/>
          <w:spacing w:val="9"/>
          <w:sz w:val="19"/>
          <w:szCs w:val="19"/>
        </w:rPr>
        <w:t xml:space="preserve"> </w:t>
      </w:r>
      <w:r>
        <w:rPr>
          <w:rFonts w:ascii="Georgia" w:eastAsia="Georgia" w:hAnsi="Georgia" w:cs="Georgia"/>
          <w:sz w:val="19"/>
          <w:szCs w:val="19"/>
        </w:rPr>
        <w:t>4.</w:t>
      </w:r>
      <w:r>
        <w:rPr>
          <w:rFonts w:ascii="Georgia" w:eastAsia="Georgia" w:hAnsi="Georgia" w:cs="Georgia"/>
          <w:spacing w:val="22"/>
          <w:sz w:val="19"/>
          <w:szCs w:val="19"/>
        </w:rPr>
        <w:t xml:space="preserve"> </w:t>
      </w:r>
      <w:r>
        <w:rPr>
          <w:rFonts w:ascii="Georgia" w:eastAsia="Georgia" w:hAnsi="Georgia" w:cs="Georgia"/>
          <w:sz w:val="19"/>
          <w:szCs w:val="19"/>
        </w:rPr>
        <w:t>Documentation</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dissemination</w:t>
      </w:r>
      <w:r>
        <w:rPr>
          <w:rFonts w:ascii="Georgia" w:eastAsia="Georgia" w:hAnsi="Georgia" w:cs="Georgia"/>
          <w:spacing w:val="25"/>
          <w:sz w:val="19"/>
          <w:szCs w:val="19"/>
        </w:rPr>
        <w:t xml:space="preserve"> </w:t>
      </w:r>
      <w:r>
        <w:rPr>
          <w:rFonts w:ascii="Georgia" w:eastAsia="Georgia" w:hAnsi="Georgia" w:cs="Georgia"/>
          <w:sz w:val="19"/>
          <w:szCs w:val="19"/>
        </w:rPr>
        <w:t>efforts</w:t>
      </w:r>
      <w:r>
        <w:rPr>
          <w:rFonts w:ascii="Georgia" w:eastAsia="Georgia" w:hAnsi="Georgia" w:cs="Georgia"/>
          <w:spacing w:val="12"/>
          <w:sz w:val="19"/>
          <w:szCs w:val="19"/>
        </w:rPr>
        <w:t xml:space="preserve"> </w:t>
      </w:r>
      <w:r>
        <w:rPr>
          <w:rFonts w:ascii="Georgia" w:eastAsia="Georgia" w:hAnsi="Georgia" w:cs="Georgia"/>
          <w:sz w:val="19"/>
          <w:szCs w:val="19"/>
        </w:rPr>
        <w:t>will</w:t>
      </w:r>
      <w:r>
        <w:rPr>
          <w:rFonts w:ascii="Georgia" w:eastAsia="Georgia" w:hAnsi="Georgia" w:cs="Georgia"/>
          <w:spacing w:val="7"/>
          <w:sz w:val="19"/>
          <w:szCs w:val="19"/>
        </w:rPr>
        <w:t xml:space="preserve"> </w:t>
      </w:r>
      <w:r>
        <w:rPr>
          <w:rFonts w:ascii="Georgia" w:eastAsia="Georgia" w:hAnsi="Georgia" w:cs="Georgia"/>
          <w:sz w:val="19"/>
          <w:szCs w:val="19"/>
        </w:rPr>
        <w:t>take</w:t>
      </w:r>
      <w:r>
        <w:rPr>
          <w:rFonts w:ascii="Georgia" w:eastAsia="Georgia" w:hAnsi="Georgia" w:cs="Georgia"/>
          <w:spacing w:val="8"/>
          <w:sz w:val="19"/>
          <w:szCs w:val="19"/>
        </w:rPr>
        <w:t xml:space="preserve"> </w:t>
      </w:r>
      <w:r>
        <w:rPr>
          <w:rFonts w:ascii="Georgia" w:eastAsia="Georgia" w:hAnsi="Georgia" w:cs="Georgia"/>
          <w:sz w:val="19"/>
          <w:szCs w:val="19"/>
        </w:rPr>
        <w:t>place</w:t>
      </w:r>
      <w:r>
        <w:rPr>
          <w:rFonts w:ascii="Georgia" w:eastAsia="Georgia" w:hAnsi="Georgia" w:cs="Georgia"/>
          <w:spacing w:val="10"/>
          <w:sz w:val="19"/>
          <w:szCs w:val="19"/>
        </w:rPr>
        <w:t xml:space="preserve"> </w:t>
      </w:r>
      <w:r>
        <w:rPr>
          <w:rFonts w:ascii="Georgia" w:eastAsia="Georgia" w:hAnsi="Georgia" w:cs="Georgia"/>
          <w:sz w:val="19"/>
          <w:szCs w:val="19"/>
        </w:rPr>
        <w:t>throughout</w:t>
      </w:r>
      <w:r>
        <w:rPr>
          <w:rFonts w:ascii="Georgia" w:eastAsia="Georgia" w:hAnsi="Georgia" w:cs="Georgia"/>
          <w:spacing w:val="20"/>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sz w:val="19"/>
          <w:szCs w:val="19"/>
        </w:rPr>
        <w:t>course</w:t>
      </w:r>
      <w:r>
        <w:rPr>
          <w:rFonts w:ascii="Georgia" w:eastAsia="Georgia" w:hAnsi="Georgia" w:cs="Georgia"/>
          <w:spacing w:val="12"/>
          <w:sz w:val="19"/>
          <w:szCs w:val="19"/>
        </w:rPr>
        <w:t xml:space="preserve"> </w:t>
      </w:r>
      <w:r>
        <w:rPr>
          <w:rFonts w:ascii="Georgia" w:eastAsia="Georgia" w:hAnsi="Georgia" w:cs="Georgia"/>
          <w:sz w:val="19"/>
          <w:szCs w:val="19"/>
        </w:rPr>
        <w:t>of</w:t>
      </w:r>
      <w:r>
        <w:rPr>
          <w:rFonts w:ascii="Georgia" w:eastAsia="Georgia" w:hAnsi="Georgia" w:cs="Georgia"/>
          <w:spacing w:val="4"/>
          <w:sz w:val="19"/>
          <w:szCs w:val="19"/>
        </w:rPr>
        <w:t xml:space="preserve"> </w:t>
      </w:r>
      <w:r>
        <w:rPr>
          <w:rFonts w:ascii="Georgia" w:eastAsia="Georgia" w:hAnsi="Georgia" w:cs="Georgia"/>
          <w:sz w:val="19"/>
          <w:szCs w:val="19"/>
        </w:rPr>
        <w:t>the</w:t>
      </w:r>
      <w:r>
        <w:rPr>
          <w:rFonts w:ascii="Georgia" w:eastAsia="Georgia" w:hAnsi="Georgia" w:cs="Georgia"/>
          <w:spacing w:val="6"/>
          <w:sz w:val="19"/>
          <w:szCs w:val="19"/>
        </w:rPr>
        <w:t xml:space="preserve"> </w:t>
      </w:r>
      <w:r>
        <w:rPr>
          <w:rFonts w:ascii="Georgia" w:eastAsia="Georgia" w:hAnsi="Georgia" w:cs="Georgia"/>
          <w:w w:val="102"/>
          <w:sz w:val="19"/>
          <w:szCs w:val="19"/>
        </w:rPr>
        <w:t>project.</w:t>
      </w:r>
    </w:p>
    <w:p w14:paraId="34D97E10" w14:textId="77777777" w:rsidR="00E61F9D" w:rsidRDefault="00E61F9D">
      <w:pPr>
        <w:spacing w:after="0"/>
        <w:jc w:val="both"/>
        <w:sectPr w:rsidR="00E61F9D">
          <w:pgSz w:w="12240" w:h="15840"/>
          <w:pgMar w:top="680" w:right="580" w:bottom="280" w:left="600" w:header="720" w:footer="720" w:gutter="0"/>
          <w:cols w:space="720"/>
        </w:sectPr>
      </w:pPr>
    </w:p>
    <w:p w14:paraId="16C5F9AA" w14:textId="77777777" w:rsidR="00E61F9D" w:rsidRDefault="005C64D6">
      <w:pPr>
        <w:spacing w:before="81" w:after="0" w:line="240" w:lineRule="auto"/>
        <w:ind w:left="180" w:right="9959"/>
        <w:jc w:val="both"/>
        <w:rPr>
          <w:rFonts w:ascii="Georgia" w:eastAsia="Georgia" w:hAnsi="Georgia" w:cs="Georgia"/>
          <w:sz w:val="25"/>
          <w:szCs w:val="25"/>
        </w:rPr>
      </w:pPr>
      <w:r>
        <w:rPr>
          <w:rFonts w:ascii="Georgia" w:eastAsia="Georgia" w:hAnsi="Georgia" w:cs="Georgia"/>
          <w:b/>
          <w:bCs/>
          <w:w w:val="102"/>
          <w:sz w:val="25"/>
          <w:szCs w:val="25"/>
        </w:rPr>
        <w:lastRenderedPageBreak/>
        <w:t>References</w:t>
      </w:r>
    </w:p>
    <w:p w14:paraId="4407BE08" w14:textId="77777777" w:rsidR="00E61F9D" w:rsidRDefault="005C64D6">
      <w:pPr>
        <w:spacing w:before="80" w:after="0" w:line="240" w:lineRule="auto"/>
        <w:ind w:left="136" w:right="640"/>
        <w:jc w:val="both"/>
        <w:rPr>
          <w:rFonts w:ascii="Georgia" w:eastAsia="Georgia" w:hAnsi="Georgia" w:cs="Georgia"/>
          <w:sz w:val="19"/>
          <w:szCs w:val="19"/>
        </w:rPr>
      </w:pPr>
      <w:r>
        <w:rPr>
          <w:rFonts w:ascii="Georgia" w:eastAsia="Georgia" w:hAnsi="Georgia" w:cs="Georgia"/>
          <w:sz w:val="19"/>
          <w:szCs w:val="19"/>
        </w:rPr>
        <w:t xml:space="preserve">1. </w:t>
      </w:r>
      <w:r>
        <w:rPr>
          <w:rFonts w:ascii="Georgia" w:eastAsia="Georgia" w:hAnsi="Georgia" w:cs="Georgia"/>
          <w:spacing w:val="38"/>
          <w:sz w:val="19"/>
          <w:szCs w:val="19"/>
        </w:rPr>
        <w:t xml:space="preserve"> </w:t>
      </w:r>
      <w:r>
        <w:rPr>
          <w:rFonts w:ascii="Georgia" w:eastAsia="Georgia" w:hAnsi="Georgia" w:cs="Georgia"/>
          <w:sz w:val="19"/>
          <w:szCs w:val="19"/>
        </w:rPr>
        <w:t>Wang,</w:t>
      </w:r>
      <w:r>
        <w:rPr>
          <w:rFonts w:ascii="Georgia" w:eastAsia="Georgia" w:hAnsi="Georgia" w:cs="Georgia"/>
          <w:spacing w:val="38"/>
          <w:sz w:val="19"/>
          <w:szCs w:val="19"/>
        </w:rPr>
        <w:t xml:space="preserve"> </w:t>
      </w:r>
      <w:r>
        <w:rPr>
          <w:rFonts w:ascii="Georgia" w:eastAsia="Georgia" w:hAnsi="Georgia" w:cs="Georgia"/>
          <w:sz w:val="19"/>
          <w:szCs w:val="19"/>
        </w:rPr>
        <w:t>Y</w:t>
      </w:r>
      <w:proofErr w:type="gramStart"/>
      <w:r>
        <w:rPr>
          <w:rFonts w:ascii="Georgia" w:eastAsia="Georgia" w:hAnsi="Georgia" w:cs="Georgia"/>
          <w:sz w:val="19"/>
          <w:szCs w:val="19"/>
        </w:rPr>
        <w:t>.-</w:t>
      </w:r>
      <w:proofErr w:type="gramEnd"/>
      <w:r>
        <w:rPr>
          <w:rFonts w:ascii="Georgia" w:eastAsia="Georgia" w:hAnsi="Georgia" w:cs="Georgia"/>
          <w:sz w:val="19"/>
          <w:szCs w:val="19"/>
        </w:rPr>
        <w:t>X.</w:t>
      </w:r>
      <w:r>
        <w:rPr>
          <w:rFonts w:ascii="Georgia" w:eastAsia="Georgia" w:hAnsi="Georgia" w:cs="Georgia"/>
          <w:spacing w:val="30"/>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Deng,</w:t>
      </w:r>
      <w:r>
        <w:rPr>
          <w:rFonts w:ascii="Georgia" w:eastAsia="Georgia" w:hAnsi="Georgia" w:cs="Georgia"/>
          <w:spacing w:val="37"/>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r>
        <w:rPr>
          <w:rFonts w:ascii="Georgia" w:eastAsia="Georgia" w:hAnsi="Georgia" w:cs="Georgia"/>
          <w:sz w:val="19"/>
          <w:szCs w:val="19"/>
        </w:rPr>
        <w:t>“</w:t>
      </w:r>
      <w:r>
        <w:rPr>
          <w:rFonts w:ascii="Georgia" w:eastAsia="Georgia" w:hAnsi="Georgia" w:cs="Georgia"/>
          <w:b/>
          <w:bCs/>
          <w:sz w:val="19"/>
          <w:szCs w:val="19"/>
        </w:rPr>
        <w:t>Medical</w:t>
      </w:r>
      <w:r>
        <w:rPr>
          <w:rFonts w:ascii="Georgia" w:eastAsia="Georgia" w:hAnsi="Georgia" w:cs="Georgia"/>
          <w:b/>
          <w:bCs/>
          <w:spacing w:val="40"/>
          <w:sz w:val="19"/>
          <w:szCs w:val="19"/>
        </w:rPr>
        <w:t xml:space="preserve"> </w:t>
      </w:r>
      <w:r>
        <w:rPr>
          <w:rFonts w:ascii="Georgia" w:eastAsia="Georgia" w:hAnsi="Georgia" w:cs="Georgia"/>
          <w:b/>
          <w:bCs/>
          <w:sz w:val="19"/>
          <w:szCs w:val="19"/>
        </w:rPr>
        <w:t>Imaging</w:t>
      </w:r>
      <w:r>
        <w:rPr>
          <w:rFonts w:ascii="Georgia" w:eastAsia="Georgia" w:hAnsi="Georgia" w:cs="Georgia"/>
          <w:b/>
          <w:bCs/>
          <w:spacing w:val="39"/>
          <w:sz w:val="19"/>
          <w:szCs w:val="19"/>
        </w:rPr>
        <w:t xml:space="preserve"> </w:t>
      </w:r>
      <w:r>
        <w:rPr>
          <w:rFonts w:ascii="Georgia" w:eastAsia="Georgia" w:hAnsi="Georgia" w:cs="Georgia"/>
          <w:b/>
          <w:bCs/>
          <w:sz w:val="19"/>
          <w:szCs w:val="19"/>
        </w:rPr>
        <w:t>in</w:t>
      </w:r>
      <w:r>
        <w:rPr>
          <w:rFonts w:ascii="Georgia" w:eastAsia="Georgia" w:hAnsi="Georgia" w:cs="Georgia"/>
          <w:b/>
          <w:bCs/>
          <w:spacing w:val="27"/>
          <w:sz w:val="19"/>
          <w:szCs w:val="19"/>
        </w:rPr>
        <w:t xml:space="preserve"> </w:t>
      </w:r>
      <w:r>
        <w:rPr>
          <w:rFonts w:ascii="Georgia" w:eastAsia="Georgia" w:hAnsi="Georgia" w:cs="Georgia"/>
          <w:b/>
          <w:bCs/>
          <w:sz w:val="19"/>
          <w:szCs w:val="19"/>
        </w:rPr>
        <w:t>New</w:t>
      </w:r>
      <w:r>
        <w:rPr>
          <w:rFonts w:ascii="Georgia" w:eastAsia="Georgia" w:hAnsi="Georgia" w:cs="Georgia"/>
          <w:b/>
          <w:bCs/>
          <w:spacing w:val="32"/>
          <w:sz w:val="19"/>
          <w:szCs w:val="19"/>
        </w:rPr>
        <w:t xml:space="preserve"> </w:t>
      </w:r>
      <w:r>
        <w:rPr>
          <w:rFonts w:ascii="Georgia" w:eastAsia="Georgia" w:hAnsi="Georgia" w:cs="Georgia"/>
          <w:b/>
          <w:bCs/>
          <w:sz w:val="19"/>
          <w:szCs w:val="19"/>
        </w:rPr>
        <w:t>Drug</w:t>
      </w:r>
      <w:r>
        <w:rPr>
          <w:rFonts w:ascii="Georgia" w:eastAsia="Georgia" w:hAnsi="Georgia" w:cs="Georgia"/>
          <w:b/>
          <w:bCs/>
          <w:spacing w:val="33"/>
          <w:sz w:val="19"/>
          <w:szCs w:val="19"/>
        </w:rPr>
        <w:t xml:space="preserve"> </w:t>
      </w:r>
      <w:r>
        <w:rPr>
          <w:rFonts w:ascii="Georgia" w:eastAsia="Georgia" w:hAnsi="Georgia" w:cs="Georgia"/>
          <w:b/>
          <w:bCs/>
          <w:sz w:val="19"/>
          <w:szCs w:val="19"/>
        </w:rPr>
        <w:t>Clinical</w:t>
      </w:r>
      <w:r>
        <w:rPr>
          <w:rFonts w:ascii="Georgia" w:eastAsia="Georgia" w:hAnsi="Georgia" w:cs="Georgia"/>
          <w:b/>
          <w:bCs/>
          <w:spacing w:val="38"/>
          <w:sz w:val="19"/>
          <w:szCs w:val="19"/>
        </w:rPr>
        <w:t xml:space="preserve"> </w:t>
      </w:r>
      <w:r>
        <w:rPr>
          <w:rFonts w:ascii="Georgia" w:eastAsia="Georgia" w:hAnsi="Georgia" w:cs="Georgia"/>
          <w:b/>
          <w:bCs/>
          <w:sz w:val="19"/>
          <w:szCs w:val="19"/>
        </w:rPr>
        <w:t>Developmen</w:t>
      </w:r>
      <w:r>
        <w:rPr>
          <w:rFonts w:ascii="Georgia" w:eastAsia="Georgia" w:hAnsi="Georgia" w:cs="Georgia"/>
          <w:b/>
          <w:bCs/>
          <w:spacing w:val="-1"/>
          <w:sz w:val="19"/>
          <w:szCs w:val="19"/>
        </w:rPr>
        <w:t>t</w:t>
      </w:r>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i/>
          <w:sz w:val="19"/>
          <w:szCs w:val="19"/>
        </w:rPr>
        <w:t>J</w:t>
      </w:r>
      <w:r>
        <w:rPr>
          <w:rFonts w:ascii="Georgia" w:eastAsia="Georgia" w:hAnsi="Georgia" w:cs="Georgia"/>
          <w:i/>
          <w:spacing w:val="20"/>
          <w:sz w:val="19"/>
          <w:szCs w:val="19"/>
        </w:rPr>
        <w:t xml:space="preserve"> </w:t>
      </w:r>
      <w:proofErr w:type="spellStart"/>
      <w:r>
        <w:rPr>
          <w:rFonts w:ascii="Georgia" w:eastAsia="Georgia" w:hAnsi="Georgia" w:cs="Georgia"/>
          <w:i/>
          <w:sz w:val="19"/>
          <w:szCs w:val="19"/>
        </w:rPr>
        <w:t>Thorac</w:t>
      </w:r>
      <w:proofErr w:type="spellEnd"/>
      <w:r>
        <w:rPr>
          <w:rFonts w:ascii="Georgia" w:eastAsia="Georgia" w:hAnsi="Georgia" w:cs="Georgia"/>
          <w:i/>
          <w:spacing w:val="20"/>
          <w:sz w:val="19"/>
          <w:szCs w:val="19"/>
        </w:rPr>
        <w:t xml:space="preserve"> </w:t>
      </w:r>
      <w:r>
        <w:rPr>
          <w:rFonts w:ascii="Georgia" w:eastAsia="Georgia" w:hAnsi="Georgia" w:cs="Georgia"/>
          <w:i/>
          <w:sz w:val="19"/>
          <w:szCs w:val="19"/>
        </w:rPr>
        <w:t>Dis</w:t>
      </w:r>
      <w:r>
        <w:rPr>
          <w:rFonts w:ascii="Georgia" w:eastAsia="Georgia" w:hAnsi="Georgia" w:cs="Georgia"/>
          <w:i/>
          <w:spacing w:val="22"/>
          <w:sz w:val="19"/>
          <w:szCs w:val="19"/>
        </w:rPr>
        <w:t xml:space="preserve"> </w:t>
      </w:r>
      <w:r>
        <w:rPr>
          <w:rFonts w:ascii="Georgia" w:eastAsia="Georgia" w:hAnsi="Georgia" w:cs="Georgia"/>
          <w:sz w:val="19"/>
          <w:szCs w:val="19"/>
        </w:rPr>
        <w:t>2,</w:t>
      </w:r>
      <w:r>
        <w:rPr>
          <w:rFonts w:ascii="Georgia" w:eastAsia="Georgia" w:hAnsi="Georgia" w:cs="Georgia"/>
          <w:spacing w:val="32"/>
          <w:sz w:val="19"/>
          <w:szCs w:val="19"/>
        </w:rPr>
        <w:t xml:space="preserve"> </w:t>
      </w:r>
      <w:r>
        <w:rPr>
          <w:rFonts w:ascii="Georgia" w:eastAsia="Georgia" w:hAnsi="Georgia" w:cs="Georgia"/>
          <w:sz w:val="19"/>
          <w:szCs w:val="19"/>
        </w:rPr>
        <w:t xml:space="preserve">no. </w:t>
      </w:r>
      <w:r>
        <w:rPr>
          <w:rFonts w:ascii="Georgia" w:eastAsia="Georgia" w:hAnsi="Georgia" w:cs="Georgia"/>
          <w:spacing w:val="39"/>
          <w:sz w:val="19"/>
          <w:szCs w:val="19"/>
        </w:rPr>
        <w:t xml:space="preserve"> </w:t>
      </w:r>
      <w:r>
        <w:rPr>
          <w:rFonts w:ascii="Georgia" w:eastAsia="Georgia" w:hAnsi="Georgia" w:cs="Georgia"/>
          <w:sz w:val="19"/>
          <w:szCs w:val="19"/>
        </w:rPr>
        <w:t>4</w:t>
      </w:r>
      <w:r>
        <w:rPr>
          <w:rFonts w:ascii="Georgia" w:eastAsia="Georgia" w:hAnsi="Georgia" w:cs="Georgia"/>
          <w:spacing w:val="24"/>
          <w:sz w:val="19"/>
          <w:szCs w:val="19"/>
        </w:rPr>
        <w:t xml:space="preserve"> </w:t>
      </w:r>
      <w:r>
        <w:rPr>
          <w:rFonts w:ascii="Georgia" w:eastAsia="Georgia" w:hAnsi="Georgia" w:cs="Georgia"/>
          <w:w w:val="102"/>
          <w:sz w:val="19"/>
          <w:szCs w:val="19"/>
        </w:rPr>
        <w:t>(2010):</w:t>
      </w:r>
    </w:p>
    <w:p w14:paraId="7812197C" w14:textId="77777777" w:rsidR="00E61F9D" w:rsidRDefault="005C64D6">
      <w:pPr>
        <w:spacing w:before="33" w:after="0" w:line="240" w:lineRule="auto"/>
        <w:ind w:left="140" w:right="7189"/>
        <w:jc w:val="both"/>
        <w:rPr>
          <w:rFonts w:ascii="Georgia" w:eastAsia="Georgia" w:hAnsi="Georgia" w:cs="Georgia"/>
          <w:sz w:val="19"/>
          <w:szCs w:val="19"/>
        </w:rPr>
      </w:pPr>
      <w:r>
        <w:rPr>
          <w:rFonts w:ascii="Georgia" w:eastAsia="Georgia" w:hAnsi="Georgia" w:cs="Georgia"/>
          <w:sz w:val="19"/>
          <w:szCs w:val="19"/>
        </w:rPr>
        <w:t>245–52.</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4">
        <w:r>
          <w:rPr>
            <w:rFonts w:ascii="Georgia" w:eastAsia="Georgia" w:hAnsi="Georgia" w:cs="Georgia"/>
            <w:color w:val="0000FF"/>
            <w:w w:val="102"/>
            <w:sz w:val="19"/>
            <w:szCs w:val="19"/>
          </w:rPr>
          <w:t>10.3978/j.issn.2072-1439.2010.11.10</w:t>
        </w:r>
      </w:hyperlink>
    </w:p>
    <w:p w14:paraId="6968AF6B"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2.</w:t>
      </w:r>
      <w:r>
        <w:rPr>
          <w:rFonts w:ascii="Georgia" w:eastAsia="Georgia" w:hAnsi="Georgia" w:cs="Georgia"/>
          <w:spacing w:val="17"/>
          <w:sz w:val="19"/>
          <w:szCs w:val="19"/>
        </w:rPr>
        <w:t xml:space="preserve"> </w:t>
      </w:r>
      <w:r>
        <w:rPr>
          <w:rFonts w:ascii="Georgia" w:eastAsia="Georgia" w:hAnsi="Georgia" w:cs="Georgia"/>
          <w:sz w:val="19"/>
          <w:szCs w:val="19"/>
        </w:rPr>
        <w:t>Zhao,</w:t>
      </w:r>
      <w:r>
        <w:rPr>
          <w:rFonts w:ascii="Georgia" w:eastAsia="Georgia" w:hAnsi="Georgia" w:cs="Georgia"/>
          <w:spacing w:val="-2"/>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r>
        <w:rPr>
          <w:rFonts w:ascii="Georgia" w:eastAsia="Georgia" w:hAnsi="Georgia" w:cs="Georgia"/>
          <w:sz w:val="19"/>
          <w:szCs w:val="19"/>
        </w:rPr>
        <w:t>Tan, Y.,</w:t>
      </w:r>
      <w:r>
        <w:rPr>
          <w:rFonts w:ascii="Georgia" w:eastAsia="Georgia" w:hAnsi="Georgia" w:cs="Georgia"/>
          <w:spacing w:val="-7"/>
          <w:sz w:val="19"/>
          <w:szCs w:val="19"/>
        </w:rPr>
        <w:t xml:space="preserve"> </w:t>
      </w:r>
      <w:r>
        <w:rPr>
          <w:rFonts w:ascii="Georgia" w:eastAsia="Georgia" w:hAnsi="Georgia" w:cs="Georgia"/>
          <w:sz w:val="19"/>
          <w:szCs w:val="19"/>
        </w:rPr>
        <w:t>Bell,</w:t>
      </w:r>
      <w:r>
        <w:rPr>
          <w:rFonts w:ascii="Georgia" w:eastAsia="Georgia" w:hAnsi="Georgia" w:cs="Georgia"/>
          <w:spacing w:val="-2"/>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Marley,</w:t>
      </w:r>
      <w:r>
        <w:rPr>
          <w:rFonts w:ascii="Georgia" w:eastAsia="Georgia" w:hAnsi="Georgia" w:cs="Georgia"/>
          <w:spacing w:val="2"/>
          <w:sz w:val="19"/>
          <w:szCs w:val="19"/>
        </w:rPr>
        <w:t xml:space="preserve"> </w:t>
      </w:r>
      <w:r>
        <w:rPr>
          <w:rFonts w:ascii="Georgia" w:eastAsia="Georgia" w:hAnsi="Georgia" w:cs="Georgia"/>
          <w:sz w:val="19"/>
          <w:szCs w:val="19"/>
        </w:rPr>
        <w:t>S.</w:t>
      </w:r>
      <w:r>
        <w:rPr>
          <w:rFonts w:ascii="Georgia" w:eastAsia="Georgia" w:hAnsi="Georgia" w:cs="Georgia"/>
          <w:spacing w:val="-11"/>
          <w:sz w:val="19"/>
          <w:szCs w:val="19"/>
        </w:rPr>
        <w:t xml:space="preserve"> </w:t>
      </w:r>
      <w:r>
        <w:rPr>
          <w:rFonts w:ascii="Georgia" w:eastAsia="Georgia" w:hAnsi="Georgia" w:cs="Georgia"/>
          <w:sz w:val="19"/>
          <w:szCs w:val="19"/>
        </w:rPr>
        <w:t>E.,</w:t>
      </w:r>
      <w:r>
        <w:rPr>
          <w:rFonts w:ascii="Georgia" w:eastAsia="Georgia" w:hAnsi="Georgia" w:cs="Georgia"/>
          <w:spacing w:val="-6"/>
          <w:sz w:val="19"/>
          <w:szCs w:val="19"/>
        </w:rPr>
        <w:t xml:space="preserve"> </w:t>
      </w:r>
      <w:proofErr w:type="spellStart"/>
      <w:r>
        <w:rPr>
          <w:rFonts w:ascii="Georgia" w:eastAsia="Georgia" w:hAnsi="Georgia" w:cs="Georgia"/>
          <w:sz w:val="19"/>
          <w:szCs w:val="19"/>
        </w:rPr>
        <w:t>Guo</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r>
        <w:rPr>
          <w:rFonts w:ascii="Georgia" w:eastAsia="Georgia" w:hAnsi="Georgia" w:cs="Georgia"/>
          <w:sz w:val="19"/>
          <w:szCs w:val="19"/>
        </w:rPr>
        <w:t>Mann,</w:t>
      </w:r>
      <w:r>
        <w:rPr>
          <w:rFonts w:ascii="Georgia" w:eastAsia="Georgia" w:hAnsi="Georgia" w:cs="Georgia"/>
          <w:spacing w:val="1"/>
          <w:sz w:val="19"/>
          <w:szCs w:val="19"/>
        </w:rPr>
        <w:t xml:space="preserve"> </w:t>
      </w:r>
      <w:r>
        <w:rPr>
          <w:rFonts w:ascii="Georgia" w:eastAsia="Georgia" w:hAnsi="Georgia" w:cs="Georgia"/>
          <w:sz w:val="19"/>
          <w:szCs w:val="19"/>
        </w:rPr>
        <w:t>H.,</w:t>
      </w:r>
      <w:r>
        <w:rPr>
          <w:rFonts w:ascii="Georgia" w:eastAsia="Georgia" w:hAnsi="Georgia" w:cs="Georgia"/>
          <w:spacing w:val="-3"/>
          <w:sz w:val="19"/>
          <w:szCs w:val="19"/>
        </w:rPr>
        <w:t xml:space="preserve"> </w:t>
      </w:r>
      <w:r>
        <w:rPr>
          <w:rFonts w:ascii="Georgia" w:eastAsia="Georgia" w:hAnsi="Georgia" w:cs="Georgia"/>
          <w:sz w:val="19"/>
          <w:szCs w:val="19"/>
        </w:rPr>
        <w:t>Scott,</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9"/>
          <w:sz w:val="19"/>
          <w:szCs w:val="19"/>
        </w:rPr>
        <w:t xml:space="preserve"> </w:t>
      </w:r>
      <w:r>
        <w:rPr>
          <w:rFonts w:ascii="Georgia" w:eastAsia="Georgia" w:hAnsi="Georgia" w:cs="Georgia"/>
          <w:sz w:val="19"/>
          <w:szCs w:val="19"/>
        </w:rPr>
        <w:t>L.</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Schwartz,</w:t>
      </w:r>
      <w:r>
        <w:rPr>
          <w:rFonts w:ascii="Georgia" w:eastAsia="Georgia" w:hAnsi="Georgia" w:cs="Georgia"/>
          <w:spacing w:val="5"/>
          <w:sz w:val="19"/>
          <w:szCs w:val="19"/>
        </w:rPr>
        <w:t xml:space="preserve"> </w:t>
      </w:r>
      <w:r>
        <w:rPr>
          <w:rFonts w:ascii="Georgia" w:eastAsia="Georgia" w:hAnsi="Georgia" w:cs="Georgia"/>
          <w:sz w:val="19"/>
          <w:szCs w:val="19"/>
        </w:rPr>
        <w:t>L.</w:t>
      </w:r>
      <w:r>
        <w:rPr>
          <w:rFonts w:ascii="Georgia" w:eastAsia="Georgia" w:hAnsi="Georgia" w:cs="Georgia"/>
          <w:spacing w:val="-9"/>
          <w:sz w:val="19"/>
          <w:szCs w:val="19"/>
        </w:rPr>
        <w:t xml:space="preserve"> </w:t>
      </w:r>
      <w:r>
        <w:rPr>
          <w:rFonts w:ascii="Georgia" w:eastAsia="Georgia" w:hAnsi="Georgia" w:cs="Georgia"/>
          <w:sz w:val="19"/>
          <w:szCs w:val="19"/>
        </w:rPr>
        <w:t>H.,</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Ghiorghiu</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3"/>
          <w:w w:val="102"/>
          <w:sz w:val="19"/>
          <w:szCs w:val="19"/>
        </w:rPr>
        <w:t>“</w:t>
      </w:r>
      <w:r>
        <w:rPr>
          <w:rFonts w:ascii="Georgia" w:eastAsia="Georgia" w:hAnsi="Georgia" w:cs="Georgia"/>
          <w:b/>
          <w:bCs/>
          <w:w w:val="102"/>
          <w:sz w:val="19"/>
          <w:szCs w:val="19"/>
        </w:rPr>
        <w:t xml:space="preserve">Exploring </w:t>
      </w:r>
      <w:r>
        <w:rPr>
          <w:rFonts w:ascii="Georgia" w:eastAsia="Georgia" w:hAnsi="Georgia" w:cs="Georgia"/>
          <w:b/>
          <w:bCs/>
          <w:sz w:val="19"/>
          <w:szCs w:val="19"/>
        </w:rPr>
        <w:t>Intra-</w:t>
      </w:r>
      <w:r>
        <w:rPr>
          <w:rFonts w:ascii="Georgia" w:eastAsia="Georgia" w:hAnsi="Georgia" w:cs="Georgia"/>
          <w:b/>
          <w:bCs/>
          <w:spacing w:val="27"/>
          <w:sz w:val="19"/>
          <w:szCs w:val="19"/>
        </w:rPr>
        <w:t xml:space="preserve"> </w:t>
      </w:r>
      <w:r>
        <w:rPr>
          <w:rFonts w:ascii="Georgia" w:eastAsia="Georgia" w:hAnsi="Georgia" w:cs="Georgia"/>
          <w:b/>
          <w:bCs/>
          <w:sz w:val="19"/>
          <w:szCs w:val="19"/>
        </w:rPr>
        <w:t>and</w:t>
      </w:r>
      <w:r>
        <w:rPr>
          <w:rFonts w:ascii="Georgia" w:eastAsia="Georgia" w:hAnsi="Georgia" w:cs="Georgia"/>
          <w:b/>
          <w:bCs/>
          <w:spacing w:val="23"/>
          <w:sz w:val="19"/>
          <w:szCs w:val="19"/>
        </w:rPr>
        <w:t xml:space="preserve"> </w:t>
      </w:r>
      <w:r>
        <w:rPr>
          <w:rFonts w:ascii="Georgia" w:eastAsia="Georgia" w:hAnsi="Georgia" w:cs="Georgia"/>
          <w:b/>
          <w:bCs/>
          <w:sz w:val="19"/>
          <w:szCs w:val="19"/>
        </w:rPr>
        <w:t>Inter-Reader</w:t>
      </w:r>
      <w:r>
        <w:rPr>
          <w:rFonts w:ascii="Georgia" w:eastAsia="Georgia" w:hAnsi="Georgia" w:cs="Georgia"/>
          <w:b/>
          <w:bCs/>
          <w:spacing w:val="42"/>
          <w:sz w:val="19"/>
          <w:szCs w:val="19"/>
        </w:rPr>
        <w:t xml:space="preserve"> </w:t>
      </w:r>
      <w:r>
        <w:rPr>
          <w:rFonts w:ascii="Georgia" w:eastAsia="Georgia" w:hAnsi="Georgia" w:cs="Georgia"/>
          <w:b/>
          <w:bCs/>
          <w:sz w:val="19"/>
          <w:szCs w:val="19"/>
        </w:rPr>
        <w:t>Variability</w:t>
      </w:r>
      <w:r>
        <w:rPr>
          <w:rFonts w:ascii="Georgia" w:eastAsia="Georgia" w:hAnsi="Georgia" w:cs="Georgia"/>
          <w:b/>
          <w:bCs/>
          <w:spacing w:val="38"/>
          <w:sz w:val="19"/>
          <w:szCs w:val="19"/>
        </w:rPr>
        <w:t xml:space="preserve"> </w:t>
      </w:r>
      <w:r>
        <w:rPr>
          <w:rFonts w:ascii="Georgia" w:eastAsia="Georgia" w:hAnsi="Georgia" w:cs="Georgia"/>
          <w:b/>
          <w:bCs/>
          <w:sz w:val="19"/>
          <w:szCs w:val="19"/>
        </w:rPr>
        <w:t>in</w:t>
      </w:r>
      <w:r>
        <w:rPr>
          <w:rFonts w:ascii="Georgia" w:eastAsia="Georgia" w:hAnsi="Georgia" w:cs="Georgia"/>
          <w:b/>
          <w:bCs/>
          <w:spacing w:val="20"/>
          <w:sz w:val="19"/>
          <w:szCs w:val="19"/>
        </w:rPr>
        <w:t xml:space="preserve"> </w:t>
      </w:r>
      <w:proofErr w:type="spellStart"/>
      <w:r>
        <w:rPr>
          <w:rFonts w:ascii="Georgia" w:eastAsia="Georgia" w:hAnsi="Georgia" w:cs="Georgia"/>
          <w:b/>
          <w:bCs/>
          <w:sz w:val="19"/>
          <w:szCs w:val="19"/>
        </w:rPr>
        <w:t>Uni</w:t>
      </w:r>
      <w:proofErr w:type="spellEnd"/>
      <w:r>
        <w:rPr>
          <w:rFonts w:ascii="Georgia" w:eastAsia="Georgia" w:hAnsi="Georgia" w:cs="Georgia"/>
          <w:b/>
          <w:bCs/>
          <w:sz w:val="19"/>
          <w:szCs w:val="19"/>
        </w:rPr>
        <w:t>-Dimensional</w:t>
      </w:r>
      <w:proofErr w:type="gramStart"/>
      <w:r>
        <w:rPr>
          <w:rFonts w:ascii="Georgia" w:eastAsia="Georgia" w:hAnsi="Georgia" w:cs="Georgia"/>
          <w:b/>
          <w:bCs/>
          <w:sz w:val="19"/>
          <w:szCs w:val="19"/>
        </w:rPr>
        <w:t xml:space="preserve">, </w:t>
      </w:r>
      <w:r>
        <w:rPr>
          <w:rFonts w:ascii="Georgia" w:eastAsia="Georgia" w:hAnsi="Georgia" w:cs="Georgia"/>
          <w:b/>
          <w:bCs/>
          <w:spacing w:val="7"/>
          <w:sz w:val="19"/>
          <w:szCs w:val="19"/>
        </w:rPr>
        <w:t xml:space="preserve"> </w:t>
      </w:r>
      <w:r>
        <w:rPr>
          <w:rFonts w:ascii="Georgia" w:eastAsia="Georgia" w:hAnsi="Georgia" w:cs="Georgia"/>
          <w:b/>
          <w:bCs/>
          <w:sz w:val="19"/>
          <w:szCs w:val="19"/>
        </w:rPr>
        <w:t>Bi</w:t>
      </w:r>
      <w:proofErr w:type="gramEnd"/>
      <w:r>
        <w:rPr>
          <w:rFonts w:ascii="Georgia" w:eastAsia="Georgia" w:hAnsi="Georgia" w:cs="Georgia"/>
          <w:b/>
          <w:bCs/>
          <w:sz w:val="19"/>
          <w:szCs w:val="19"/>
        </w:rPr>
        <w:t xml:space="preserve">-Dimensional, </w:t>
      </w:r>
      <w:r>
        <w:rPr>
          <w:rFonts w:ascii="Georgia" w:eastAsia="Georgia" w:hAnsi="Georgia" w:cs="Georgia"/>
          <w:b/>
          <w:bCs/>
          <w:spacing w:val="4"/>
          <w:sz w:val="19"/>
          <w:szCs w:val="19"/>
        </w:rPr>
        <w:t xml:space="preserve"> </w:t>
      </w:r>
      <w:r>
        <w:rPr>
          <w:rFonts w:ascii="Georgia" w:eastAsia="Georgia" w:hAnsi="Georgia" w:cs="Georgia"/>
          <w:b/>
          <w:bCs/>
          <w:sz w:val="19"/>
          <w:szCs w:val="19"/>
        </w:rPr>
        <w:t>and</w:t>
      </w:r>
      <w:r>
        <w:rPr>
          <w:rFonts w:ascii="Georgia" w:eastAsia="Georgia" w:hAnsi="Georgia" w:cs="Georgia"/>
          <w:b/>
          <w:bCs/>
          <w:spacing w:val="23"/>
          <w:sz w:val="19"/>
          <w:szCs w:val="19"/>
        </w:rPr>
        <w:t xml:space="preserve"> </w:t>
      </w:r>
      <w:r>
        <w:rPr>
          <w:rFonts w:ascii="Georgia" w:eastAsia="Georgia" w:hAnsi="Georgia" w:cs="Georgia"/>
          <w:b/>
          <w:bCs/>
          <w:sz w:val="19"/>
          <w:szCs w:val="19"/>
        </w:rPr>
        <w:t>Volumetric</w:t>
      </w:r>
      <w:r>
        <w:rPr>
          <w:rFonts w:ascii="Georgia" w:eastAsia="Georgia" w:hAnsi="Georgia" w:cs="Georgia"/>
          <w:b/>
          <w:bCs/>
          <w:spacing w:val="39"/>
          <w:sz w:val="19"/>
          <w:szCs w:val="19"/>
        </w:rPr>
        <w:t xml:space="preserve"> </w:t>
      </w:r>
      <w:r>
        <w:rPr>
          <w:rFonts w:ascii="Georgia" w:eastAsia="Georgia" w:hAnsi="Georgia" w:cs="Georgia"/>
          <w:b/>
          <w:bCs/>
          <w:sz w:val="19"/>
          <w:szCs w:val="19"/>
        </w:rPr>
        <w:t>Measurements</w:t>
      </w:r>
      <w:r>
        <w:rPr>
          <w:rFonts w:ascii="Georgia" w:eastAsia="Georgia" w:hAnsi="Georgia" w:cs="Georgia"/>
          <w:b/>
          <w:bCs/>
          <w:spacing w:val="45"/>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Solid</w:t>
      </w:r>
      <w:r>
        <w:rPr>
          <w:rFonts w:ascii="Georgia" w:eastAsia="Georgia" w:hAnsi="Georgia" w:cs="Georgia"/>
          <w:b/>
          <w:bCs/>
          <w:spacing w:val="13"/>
          <w:sz w:val="19"/>
          <w:szCs w:val="19"/>
        </w:rPr>
        <w:t xml:space="preserve"> </w:t>
      </w:r>
      <w:r>
        <w:rPr>
          <w:rFonts w:ascii="Georgia" w:eastAsia="Georgia" w:hAnsi="Georgia" w:cs="Georgia"/>
          <w:b/>
          <w:bCs/>
          <w:sz w:val="19"/>
          <w:szCs w:val="19"/>
        </w:rPr>
        <w:t>Tumors</w:t>
      </w:r>
      <w:r>
        <w:rPr>
          <w:rFonts w:ascii="Georgia" w:eastAsia="Georgia" w:hAnsi="Georgia" w:cs="Georgia"/>
          <w:b/>
          <w:bCs/>
          <w:spacing w:val="19"/>
          <w:sz w:val="19"/>
          <w:szCs w:val="19"/>
        </w:rPr>
        <w:t xml:space="preserve"> </w:t>
      </w:r>
      <w:r>
        <w:rPr>
          <w:rFonts w:ascii="Georgia" w:eastAsia="Georgia" w:hAnsi="Georgia" w:cs="Georgia"/>
          <w:b/>
          <w:bCs/>
          <w:sz w:val="19"/>
          <w:szCs w:val="19"/>
        </w:rPr>
        <w:t>on</w:t>
      </w:r>
      <w:r>
        <w:rPr>
          <w:rFonts w:ascii="Georgia" w:eastAsia="Georgia" w:hAnsi="Georgia" w:cs="Georgia"/>
          <w:b/>
          <w:bCs/>
          <w:spacing w:val="8"/>
          <w:sz w:val="19"/>
          <w:szCs w:val="19"/>
        </w:rPr>
        <w:t xml:space="preserve"> </w:t>
      </w:r>
      <w:r>
        <w:rPr>
          <w:rFonts w:ascii="Georgia" w:eastAsia="Georgia" w:hAnsi="Georgia" w:cs="Georgia"/>
          <w:b/>
          <w:bCs/>
          <w:sz w:val="19"/>
          <w:szCs w:val="19"/>
        </w:rPr>
        <w:t>CT</w:t>
      </w:r>
      <w:r>
        <w:rPr>
          <w:rFonts w:ascii="Georgia" w:eastAsia="Georgia" w:hAnsi="Georgia" w:cs="Georgia"/>
          <w:b/>
          <w:bCs/>
          <w:spacing w:val="9"/>
          <w:sz w:val="19"/>
          <w:szCs w:val="19"/>
        </w:rPr>
        <w:t xml:space="preserve"> </w:t>
      </w:r>
      <w:r>
        <w:rPr>
          <w:rFonts w:ascii="Georgia" w:eastAsia="Georgia" w:hAnsi="Georgia" w:cs="Georgia"/>
          <w:b/>
          <w:bCs/>
          <w:sz w:val="19"/>
          <w:szCs w:val="19"/>
        </w:rPr>
        <w:t>Scans</w:t>
      </w:r>
      <w:r>
        <w:rPr>
          <w:rFonts w:ascii="Georgia" w:eastAsia="Georgia" w:hAnsi="Georgia" w:cs="Georgia"/>
          <w:b/>
          <w:bCs/>
          <w:spacing w:val="15"/>
          <w:sz w:val="19"/>
          <w:szCs w:val="19"/>
        </w:rPr>
        <w:t xml:space="preserve"> </w:t>
      </w:r>
      <w:r>
        <w:rPr>
          <w:rFonts w:ascii="Georgia" w:eastAsia="Georgia" w:hAnsi="Georgia" w:cs="Georgia"/>
          <w:b/>
          <w:bCs/>
          <w:sz w:val="19"/>
          <w:szCs w:val="19"/>
        </w:rPr>
        <w:t>Reconstructed</w:t>
      </w:r>
      <w:r>
        <w:rPr>
          <w:rFonts w:ascii="Georgia" w:eastAsia="Georgia" w:hAnsi="Georgia" w:cs="Georgia"/>
          <w:b/>
          <w:bCs/>
          <w:spacing w:val="32"/>
          <w:sz w:val="19"/>
          <w:szCs w:val="19"/>
        </w:rPr>
        <w:t xml:space="preserve"> </w:t>
      </w:r>
      <w:r>
        <w:rPr>
          <w:rFonts w:ascii="Georgia" w:eastAsia="Georgia" w:hAnsi="Georgia" w:cs="Georgia"/>
          <w:b/>
          <w:bCs/>
          <w:sz w:val="19"/>
          <w:szCs w:val="19"/>
        </w:rPr>
        <w:t>at</w:t>
      </w:r>
      <w:r>
        <w:rPr>
          <w:rFonts w:ascii="Georgia" w:eastAsia="Georgia" w:hAnsi="Georgia" w:cs="Georgia"/>
          <w:b/>
          <w:bCs/>
          <w:spacing w:val="7"/>
          <w:sz w:val="19"/>
          <w:szCs w:val="19"/>
        </w:rPr>
        <w:t xml:space="preserve"> </w:t>
      </w:r>
      <w:r>
        <w:rPr>
          <w:rFonts w:ascii="Georgia" w:eastAsia="Georgia" w:hAnsi="Georgia" w:cs="Georgia"/>
          <w:b/>
          <w:bCs/>
          <w:sz w:val="19"/>
          <w:szCs w:val="19"/>
        </w:rPr>
        <w:t>Different</w:t>
      </w:r>
      <w:r>
        <w:rPr>
          <w:rFonts w:ascii="Georgia" w:eastAsia="Georgia" w:hAnsi="Georgia" w:cs="Georgia"/>
          <w:b/>
          <w:bCs/>
          <w:spacing w:val="21"/>
          <w:sz w:val="19"/>
          <w:szCs w:val="19"/>
        </w:rPr>
        <w:t xml:space="preserve"> </w:t>
      </w:r>
      <w:r>
        <w:rPr>
          <w:rFonts w:ascii="Georgia" w:eastAsia="Georgia" w:hAnsi="Georgia" w:cs="Georgia"/>
          <w:b/>
          <w:bCs/>
          <w:sz w:val="19"/>
          <w:szCs w:val="19"/>
        </w:rPr>
        <w:t>Slice</w:t>
      </w:r>
      <w:r>
        <w:rPr>
          <w:rFonts w:ascii="Georgia" w:eastAsia="Georgia" w:hAnsi="Georgia" w:cs="Georgia"/>
          <w:b/>
          <w:bCs/>
          <w:spacing w:val="13"/>
          <w:sz w:val="19"/>
          <w:szCs w:val="19"/>
        </w:rPr>
        <w:t xml:space="preserve"> </w:t>
      </w:r>
      <w:r>
        <w:rPr>
          <w:rFonts w:ascii="Georgia" w:eastAsia="Georgia" w:hAnsi="Georgia" w:cs="Georgia"/>
          <w:b/>
          <w:bCs/>
          <w:sz w:val="19"/>
          <w:szCs w:val="19"/>
        </w:rPr>
        <w:t>Interval</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1"/>
          <w:sz w:val="19"/>
          <w:szCs w:val="19"/>
        </w:rPr>
        <w:t xml:space="preserve"> </w:t>
      </w:r>
      <w:proofErr w:type="spellStart"/>
      <w:r>
        <w:rPr>
          <w:rFonts w:ascii="Georgia" w:eastAsia="Georgia" w:hAnsi="Georgia" w:cs="Georgia"/>
          <w:i/>
          <w:sz w:val="19"/>
          <w:szCs w:val="19"/>
        </w:rPr>
        <w:t>Eur</w:t>
      </w:r>
      <w:proofErr w:type="spellEnd"/>
      <w:r>
        <w:rPr>
          <w:rFonts w:ascii="Georgia" w:eastAsia="Georgia" w:hAnsi="Georgia" w:cs="Georgia"/>
          <w:i/>
          <w:sz w:val="19"/>
          <w:szCs w:val="19"/>
        </w:rPr>
        <w:t xml:space="preserve"> J </w:t>
      </w:r>
      <w:proofErr w:type="spellStart"/>
      <w:r>
        <w:rPr>
          <w:rFonts w:ascii="Georgia" w:eastAsia="Georgia" w:hAnsi="Georgia" w:cs="Georgia"/>
          <w:i/>
          <w:sz w:val="19"/>
          <w:szCs w:val="19"/>
        </w:rPr>
        <w:t>Radiol</w:t>
      </w:r>
      <w:proofErr w:type="spellEnd"/>
      <w:r>
        <w:rPr>
          <w:rFonts w:ascii="Georgia" w:eastAsia="Georgia" w:hAnsi="Georgia" w:cs="Georgia"/>
          <w:i/>
          <w:spacing w:val="4"/>
          <w:sz w:val="19"/>
          <w:szCs w:val="19"/>
        </w:rPr>
        <w:t xml:space="preserve"> </w:t>
      </w:r>
      <w:r>
        <w:rPr>
          <w:rFonts w:ascii="Georgia" w:eastAsia="Georgia" w:hAnsi="Georgia" w:cs="Georgia"/>
          <w:sz w:val="19"/>
          <w:szCs w:val="19"/>
        </w:rPr>
        <w:t>82,</w:t>
      </w:r>
      <w:r>
        <w:rPr>
          <w:rFonts w:ascii="Georgia" w:eastAsia="Georgia" w:hAnsi="Georgia" w:cs="Georgia"/>
          <w:spacing w:val="14"/>
          <w:sz w:val="19"/>
          <w:szCs w:val="19"/>
        </w:rPr>
        <w:t xml:space="preserve"> </w:t>
      </w:r>
      <w:r>
        <w:rPr>
          <w:rFonts w:ascii="Georgia" w:eastAsia="Georgia" w:hAnsi="Georgia" w:cs="Georgia"/>
          <w:sz w:val="19"/>
          <w:szCs w:val="19"/>
        </w:rPr>
        <w:t xml:space="preserve">no. </w:t>
      </w:r>
      <w:r>
        <w:rPr>
          <w:rFonts w:ascii="Georgia" w:eastAsia="Georgia" w:hAnsi="Georgia" w:cs="Georgia"/>
          <w:spacing w:val="30"/>
          <w:sz w:val="19"/>
          <w:szCs w:val="19"/>
        </w:rPr>
        <w:t xml:space="preserve"> </w:t>
      </w:r>
      <w:proofErr w:type="gramStart"/>
      <w:r>
        <w:rPr>
          <w:rFonts w:ascii="Georgia" w:eastAsia="Georgia" w:hAnsi="Georgia" w:cs="Georgia"/>
          <w:sz w:val="19"/>
          <w:szCs w:val="19"/>
        </w:rPr>
        <w:t>6</w:t>
      </w:r>
      <w:r>
        <w:rPr>
          <w:rFonts w:ascii="Georgia" w:eastAsia="Georgia" w:hAnsi="Georgia" w:cs="Georgia"/>
          <w:spacing w:val="4"/>
          <w:sz w:val="19"/>
          <w:szCs w:val="19"/>
        </w:rPr>
        <w:t xml:space="preserve"> </w:t>
      </w:r>
      <w:r>
        <w:rPr>
          <w:rFonts w:ascii="Georgia" w:eastAsia="Georgia" w:hAnsi="Georgia" w:cs="Georgia"/>
          <w:sz w:val="19"/>
          <w:szCs w:val="19"/>
        </w:rPr>
        <w:t xml:space="preserve">(2013): </w:t>
      </w:r>
      <w:r>
        <w:rPr>
          <w:rFonts w:ascii="Georgia" w:eastAsia="Georgia" w:hAnsi="Georgia" w:cs="Georgia"/>
          <w:spacing w:val="11"/>
          <w:sz w:val="19"/>
          <w:szCs w:val="19"/>
        </w:rPr>
        <w:t xml:space="preserve"> </w:t>
      </w:r>
      <w:r>
        <w:rPr>
          <w:rFonts w:ascii="Georgia" w:eastAsia="Georgia" w:hAnsi="Georgia" w:cs="Georgia"/>
          <w:w w:val="102"/>
          <w:sz w:val="19"/>
          <w:szCs w:val="19"/>
        </w:rPr>
        <w:t>959–68.</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5">
        <w:r>
          <w:rPr>
            <w:rFonts w:ascii="Georgia" w:eastAsia="Georgia" w:hAnsi="Georgia" w:cs="Georgia"/>
            <w:color w:val="0000FF"/>
            <w:w w:val="102"/>
            <w:sz w:val="19"/>
            <w:szCs w:val="19"/>
          </w:rPr>
          <w:t>10.1016/j.ejrad.2013.02.018</w:t>
        </w:r>
      </w:hyperlink>
    </w:p>
    <w:p w14:paraId="701E81FF" w14:textId="77777777" w:rsidR="00E61F9D" w:rsidRDefault="005C64D6">
      <w:pPr>
        <w:spacing w:before="59" w:after="0" w:line="277" w:lineRule="auto"/>
        <w:ind w:left="116" w:right="628" w:firstLine="24"/>
        <w:jc w:val="both"/>
        <w:rPr>
          <w:rFonts w:ascii="Georgia" w:eastAsia="Georgia" w:hAnsi="Georgia" w:cs="Georgia"/>
          <w:sz w:val="19"/>
          <w:szCs w:val="19"/>
        </w:rPr>
      </w:pPr>
      <w:r>
        <w:rPr>
          <w:rFonts w:ascii="Georgia" w:eastAsia="Georgia" w:hAnsi="Georgia" w:cs="Georgia"/>
          <w:sz w:val="19"/>
          <w:szCs w:val="19"/>
        </w:rPr>
        <w:t xml:space="preserve">3.  </w:t>
      </w:r>
      <w:r>
        <w:rPr>
          <w:rFonts w:ascii="Georgia" w:eastAsia="Georgia" w:hAnsi="Georgia" w:cs="Georgia"/>
          <w:spacing w:val="3"/>
          <w:sz w:val="19"/>
          <w:szCs w:val="19"/>
        </w:rPr>
        <w:t xml:space="preserve"> </w:t>
      </w:r>
      <w:proofErr w:type="spellStart"/>
      <w:r>
        <w:rPr>
          <w:rFonts w:ascii="Georgia" w:eastAsia="Georgia" w:hAnsi="Georgia" w:cs="Georgia"/>
          <w:sz w:val="19"/>
          <w:szCs w:val="19"/>
        </w:rPr>
        <w:t>McErlean</w:t>
      </w:r>
      <w:proofErr w:type="spellEnd"/>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A</w:t>
      </w:r>
      <w:proofErr w:type="gramEnd"/>
      <w:r>
        <w:rPr>
          <w:rFonts w:ascii="Georgia" w:eastAsia="Georgia" w:hAnsi="Georgia" w:cs="Georgia"/>
          <w:sz w:val="19"/>
          <w:szCs w:val="19"/>
        </w:rPr>
        <w:t>.,</w:t>
      </w:r>
      <w:r>
        <w:rPr>
          <w:rFonts w:ascii="Georgia" w:eastAsia="Georgia" w:hAnsi="Georgia" w:cs="Georgia"/>
          <w:spacing w:val="39"/>
          <w:sz w:val="19"/>
          <w:szCs w:val="19"/>
        </w:rPr>
        <w:t xml:space="preserve"> </w:t>
      </w:r>
      <w:proofErr w:type="spellStart"/>
      <w:r>
        <w:rPr>
          <w:rFonts w:ascii="Georgia" w:eastAsia="Georgia" w:hAnsi="Georgia" w:cs="Georgia"/>
          <w:sz w:val="19"/>
          <w:szCs w:val="19"/>
        </w:rPr>
        <w:t>Panicek</w:t>
      </w:r>
      <w:proofErr w:type="spellEnd"/>
      <w:r>
        <w:rPr>
          <w:rFonts w:ascii="Georgia" w:eastAsia="Georgia" w:hAnsi="Georgia" w:cs="Georgia"/>
          <w:sz w:val="19"/>
          <w:szCs w:val="19"/>
        </w:rPr>
        <w:t>,  D.</w:t>
      </w:r>
      <w:r>
        <w:rPr>
          <w:rFonts w:ascii="Georgia" w:eastAsia="Georgia" w:hAnsi="Georgia" w:cs="Georgia"/>
          <w:spacing w:val="30"/>
          <w:sz w:val="19"/>
          <w:szCs w:val="19"/>
        </w:rPr>
        <w:t xml:space="preserve"> </w:t>
      </w:r>
      <w:r>
        <w:rPr>
          <w:rFonts w:ascii="Georgia" w:eastAsia="Georgia" w:hAnsi="Georgia" w:cs="Georgia"/>
          <w:sz w:val="19"/>
          <w:szCs w:val="19"/>
        </w:rPr>
        <w:t>M.,</w:t>
      </w:r>
      <w:r>
        <w:rPr>
          <w:rFonts w:ascii="Georgia" w:eastAsia="Georgia" w:hAnsi="Georgia" w:cs="Georgia"/>
          <w:spacing w:val="37"/>
          <w:sz w:val="19"/>
          <w:szCs w:val="19"/>
        </w:rPr>
        <w:t xml:space="preserve"> </w:t>
      </w:r>
      <w:proofErr w:type="spellStart"/>
      <w:r>
        <w:rPr>
          <w:rFonts w:ascii="Georgia" w:eastAsia="Georgia" w:hAnsi="Georgia" w:cs="Georgia"/>
          <w:sz w:val="19"/>
          <w:szCs w:val="19"/>
        </w:rPr>
        <w:t>Zabor</w:t>
      </w:r>
      <w:proofErr w:type="spellEnd"/>
      <w:r>
        <w:rPr>
          <w:rFonts w:ascii="Georgia" w:eastAsia="Georgia" w:hAnsi="Georgia" w:cs="Georgia"/>
          <w:sz w:val="19"/>
          <w:szCs w:val="19"/>
        </w:rPr>
        <w:t>,</w:t>
      </w:r>
      <w:r>
        <w:rPr>
          <w:rFonts w:ascii="Georgia" w:eastAsia="Georgia" w:hAnsi="Georgia" w:cs="Georgia"/>
          <w:spacing w:val="43"/>
          <w:sz w:val="19"/>
          <w:szCs w:val="19"/>
        </w:rPr>
        <w:t xml:space="preserve"> </w:t>
      </w:r>
      <w:r>
        <w:rPr>
          <w:rFonts w:ascii="Georgia" w:eastAsia="Georgia" w:hAnsi="Georgia" w:cs="Georgia"/>
          <w:sz w:val="19"/>
          <w:szCs w:val="19"/>
        </w:rPr>
        <w:t>E.</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36"/>
          <w:sz w:val="19"/>
          <w:szCs w:val="19"/>
        </w:rPr>
        <w:t xml:space="preserve"> </w:t>
      </w:r>
      <w:proofErr w:type="spellStart"/>
      <w:r>
        <w:rPr>
          <w:rFonts w:ascii="Georgia" w:eastAsia="Georgia" w:hAnsi="Georgia" w:cs="Georgia"/>
          <w:sz w:val="19"/>
          <w:szCs w:val="19"/>
        </w:rPr>
        <w:t>Moskowitz</w:t>
      </w:r>
      <w:proofErr w:type="spellEnd"/>
      <w:r>
        <w:rPr>
          <w:rFonts w:ascii="Georgia" w:eastAsia="Georgia" w:hAnsi="Georgia" w:cs="Georgia"/>
          <w:sz w:val="19"/>
          <w:szCs w:val="19"/>
        </w:rPr>
        <w:t xml:space="preserve">, </w:t>
      </w:r>
      <w:r>
        <w:rPr>
          <w:rFonts w:ascii="Georgia" w:eastAsia="Georgia" w:hAnsi="Georgia" w:cs="Georgia"/>
          <w:spacing w:val="5"/>
          <w:sz w:val="19"/>
          <w:szCs w:val="19"/>
        </w:rPr>
        <w:t xml:space="preserve"> </w:t>
      </w:r>
      <w:r>
        <w:rPr>
          <w:rFonts w:ascii="Georgia" w:eastAsia="Georgia" w:hAnsi="Georgia" w:cs="Georgia"/>
          <w:sz w:val="19"/>
          <w:szCs w:val="19"/>
        </w:rPr>
        <w:t>C.</w:t>
      </w:r>
      <w:r>
        <w:rPr>
          <w:rFonts w:ascii="Georgia" w:eastAsia="Georgia" w:hAnsi="Georgia" w:cs="Georgia"/>
          <w:spacing w:val="29"/>
          <w:sz w:val="19"/>
          <w:szCs w:val="19"/>
        </w:rPr>
        <w:t xml:space="preserve"> </w:t>
      </w:r>
      <w:r>
        <w:rPr>
          <w:rFonts w:ascii="Georgia" w:eastAsia="Georgia" w:hAnsi="Georgia" w:cs="Georgia"/>
          <w:sz w:val="19"/>
          <w:szCs w:val="19"/>
        </w:rPr>
        <w:t>S.,</w:t>
      </w:r>
      <w:r>
        <w:rPr>
          <w:rFonts w:ascii="Georgia" w:eastAsia="Georgia" w:hAnsi="Georgia" w:cs="Georgia"/>
          <w:spacing w:val="36"/>
          <w:sz w:val="19"/>
          <w:szCs w:val="19"/>
        </w:rPr>
        <w:t xml:space="preserve"> </w:t>
      </w:r>
      <w:proofErr w:type="spellStart"/>
      <w:r>
        <w:rPr>
          <w:rFonts w:ascii="Georgia" w:eastAsia="Georgia" w:hAnsi="Georgia" w:cs="Georgia"/>
          <w:sz w:val="19"/>
          <w:szCs w:val="19"/>
        </w:rPr>
        <w:t>Bitar</w:t>
      </w:r>
      <w:proofErr w:type="spellEnd"/>
      <w:r>
        <w:rPr>
          <w:rFonts w:ascii="Georgia" w:eastAsia="Georgia" w:hAnsi="Georgia" w:cs="Georgia"/>
          <w:sz w:val="19"/>
          <w:szCs w:val="19"/>
        </w:rPr>
        <w:t>,  R.,</w:t>
      </w:r>
      <w:r>
        <w:rPr>
          <w:rFonts w:ascii="Georgia" w:eastAsia="Georgia" w:hAnsi="Georgia" w:cs="Georgia"/>
          <w:spacing w:val="39"/>
          <w:sz w:val="19"/>
          <w:szCs w:val="19"/>
        </w:rPr>
        <w:t xml:space="preserve"> </w:t>
      </w:r>
      <w:proofErr w:type="spellStart"/>
      <w:r>
        <w:rPr>
          <w:rFonts w:ascii="Georgia" w:eastAsia="Georgia" w:hAnsi="Georgia" w:cs="Georgia"/>
          <w:sz w:val="19"/>
          <w:szCs w:val="19"/>
        </w:rPr>
        <w:t>Motzer</w:t>
      </w:r>
      <w:proofErr w:type="spellEnd"/>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R.</w:t>
      </w:r>
      <w:r>
        <w:rPr>
          <w:rFonts w:ascii="Georgia" w:eastAsia="Georgia" w:hAnsi="Georgia" w:cs="Georgia"/>
          <w:spacing w:val="31"/>
          <w:sz w:val="19"/>
          <w:szCs w:val="19"/>
        </w:rPr>
        <w:t xml:space="preserve"> </w:t>
      </w:r>
      <w:r>
        <w:rPr>
          <w:rFonts w:ascii="Georgia" w:eastAsia="Georgia" w:hAnsi="Georgia" w:cs="Georgia"/>
          <w:sz w:val="19"/>
          <w:szCs w:val="19"/>
        </w:rPr>
        <w:t>J.,</w:t>
      </w:r>
      <w:r>
        <w:rPr>
          <w:rFonts w:ascii="Georgia" w:eastAsia="Georgia" w:hAnsi="Georgia" w:cs="Georgia"/>
          <w:spacing w:val="38"/>
          <w:sz w:val="19"/>
          <w:szCs w:val="19"/>
        </w:rPr>
        <w:t xml:space="preserve"> </w:t>
      </w:r>
      <w:proofErr w:type="spellStart"/>
      <w:r>
        <w:rPr>
          <w:rFonts w:ascii="Georgia" w:eastAsia="Georgia" w:hAnsi="Georgia" w:cs="Georgia"/>
          <w:sz w:val="19"/>
          <w:szCs w:val="19"/>
        </w:rPr>
        <w:t>Hricak</w:t>
      </w:r>
      <w:proofErr w:type="spellEnd"/>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sz w:val="19"/>
          <w:szCs w:val="19"/>
        </w:rPr>
        <w:t>H.,</w:t>
      </w:r>
      <w:r>
        <w:rPr>
          <w:rFonts w:ascii="Georgia" w:eastAsia="Georgia" w:hAnsi="Georgia" w:cs="Georgia"/>
          <w:spacing w:val="40"/>
          <w:sz w:val="19"/>
          <w:szCs w:val="19"/>
        </w:rPr>
        <w:t xml:space="preserve"> </w:t>
      </w:r>
      <w:r>
        <w:rPr>
          <w:rFonts w:ascii="Georgia" w:eastAsia="Georgia" w:hAnsi="Georgia" w:cs="Georgia"/>
          <w:sz w:val="19"/>
          <w:szCs w:val="19"/>
        </w:rPr>
        <w:t>and</w:t>
      </w:r>
      <w:r>
        <w:rPr>
          <w:rFonts w:ascii="Georgia" w:eastAsia="Georgia" w:hAnsi="Georgia" w:cs="Georgia"/>
          <w:spacing w:val="32"/>
          <w:sz w:val="19"/>
          <w:szCs w:val="19"/>
        </w:rPr>
        <w:t xml:space="preserve"> </w:t>
      </w:r>
      <w:r>
        <w:rPr>
          <w:rFonts w:ascii="Georgia" w:eastAsia="Georgia" w:hAnsi="Georgia" w:cs="Georgia"/>
          <w:sz w:val="19"/>
          <w:szCs w:val="19"/>
        </w:rPr>
        <w:t xml:space="preserve">Ginsberg, </w:t>
      </w:r>
      <w:r>
        <w:rPr>
          <w:rFonts w:ascii="Georgia" w:eastAsia="Georgia" w:hAnsi="Georgia" w:cs="Georgia"/>
          <w:spacing w:val="2"/>
          <w:sz w:val="19"/>
          <w:szCs w:val="19"/>
        </w:rPr>
        <w:t xml:space="preserve"> </w:t>
      </w:r>
      <w:r>
        <w:rPr>
          <w:rFonts w:ascii="Georgia" w:eastAsia="Georgia" w:hAnsi="Georgia" w:cs="Georgia"/>
          <w:sz w:val="19"/>
          <w:szCs w:val="19"/>
        </w:rPr>
        <w:t>M.</w:t>
      </w:r>
      <w:r>
        <w:rPr>
          <w:rFonts w:ascii="Georgia" w:eastAsia="Georgia" w:hAnsi="Georgia" w:cs="Georgia"/>
          <w:spacing w:val="30"/>
          <w:sz w:val="19"/>
          <w:szCs w:val="19"/>
        </w:rPr>
        <w:t xml:space="preserve"> </w:t>
      </w:r>
      <w:r>
        <w:rPr>
          <w:rFonts w:ascii="Georgia" w:eastAsia="Georgia" w:hAnsi="Georgia" w:cs="Georgia"/>
          <w:w w:val="102"/>
          <w:sz w:val="19"/>
          <w:szCs w:val="19"/>
        </w:rPr>
        <w:t xml:space="preserve">S. </w:t>
      </w:r>
      <w:r>
        <w:rPr>
          <w:rFonts w:ascii="Georgia" w:eastAsia="Georgia" w:hAnsi="Georgia" w:cs="Georgia"/>
          <w:sz w:val="19"/>
          <w:szCs w:val="19"/>
        </w:rPr>
        <w:t>“</w:t>
      </w:r>
      <w:r>
        <w:rPr>
          <w:rFonts w:ascii="Georgia" w:eastAsia="Georgia" w:hAnsi="Georgia" w:cs="Georgia"/>
          <w:b/>
          <w:bCs/>
          <w:sz w:val="19"/>
          <w:szCs w:val="19"/>
        </w:rPr>
        <w:t>Intra-</w:t>
      </w:r>
      <w:r>
        <w:rPr>
          <w:rFonts w:ascii="Georgia" w:eastAsia="Georgia" w:hAnsi="Georgia" w:cs="Georgia"/>
          <w:b/>
          <w:bCs/>
          <w:spacing w:val="14"/>
          <w:sz w:val="19"/>
          <w:szCs w:val="19"/>
        </w:rPr>
        <w:t xml:space="preserve"> </w:t>
      </w:r>
      <w:r>
        <w:rPr>
          <w:rFonts w:ascii="Georgia" w:eastAsia="Georgia" w:hAnsi="Georgia" w:cs="Georgia"/>
          <w:b/>
          <w:bCs/>
          <w:sz w:val="19"/>
          <w:szCs w:val="19"/>
        </w:rPr>
        <w:t>and</w:t>
      </w:r>
      <w:r>
        <w:rPr>
          <w:rFonts w:ascii="Georgia" w:eastAsia="Georgia" w:hAnsi="Georgia" w:cs="Georgia"/>
          <w:b/>
          <w:bCs/>
          <w:spacing w:val="9"/>
          <w:sz w:val="19"/>
          <w:szCs w:val="19"/>
        </w:rPr>
        <w:t xml:space="preserve"> </w:t>
      </w:r>
      <w:proofErr w:type="spellStart"/>
      <w:r>
        <w:rPr>
          <w:rFonts w:ascii="Georgia" w:eastAsia="Georgia" w:hAnsi="Georgia" w:cs="Georgia"/>
          <w:b/>
          <w:bCs/>
          <w:sz w:val="19"/>
          <w:szCs w:val="19"/>
        </w:rPr>
        <w:t>Interobserver</w:t>
      </w:r>
      <w:proofErr w:type="spellEnd"/>
      <w:r>
        <w:rPr>
          <w:rFonts w:ascii="Georgia" w:eastAsia="Georgia" w:hAnsi="Georgia" w:cs="Georgia"/>
          <w:b/>
          <w:bCs/>
          <w:spacing w:val="28"/>
          <w:sz w:val="19"/>
          <w:szCs w:val="19"/>
        </w:rPr>
        <w:t xml:space="preserve"> </w:t>
      </w:r>
      <w:r>
        <w:rPr>
          <w:rFonts w:ascii="Georgia" w:eastAsia="Georgia" w:hAnsi="Georgia" w:cs="Georgia"/>
          <w:b/>
          <w:bCs/>
          <w:sz w:val="19"/>
          <w:szCs w:val="19"/>
        </w:rPr>
        <w:t>Variability</w:t>
      </w:r>
      <w:r>
        <w:rPr>
          <w:rFonts w:ascii="Georgia" w:eastAsia="Georgia" w:hAnsi="Georgia" w:cs="Georgia"/>
          <w:b/>
          <w:bCs/>
          <w:spacing w:val="22"/>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CT</w:t>
      </w:r>
      <w:r>
        <w:rPr>
          <w:rFonts w:ascii="Georgia" w:eastAsia="Georgia" w:hAnsi="Georgia" w:cs="Georgia"/>
          <w:b/>
          <w:bCs/>
          <w:spacing w:val="7"/>
          <w:sz w:val="19"/>
          <w:szCs w:val="19"/>
        </w:rPr>
        <w:t xml:space="preserve"> </w:t>
      </w:r>
      <w:r>
        <w:rPr>
          <w:rFonts w:ascii="Georgia" w:eastAsia="Georgia" w:hAnsi="Georgia" w:cs="Georgia"/>
          <w:b/>
          <w:bCs/>
          <w:sz w:val="19"/>
          <w:szCs w:val="19"/>
        </w:rPr>
        <w:t>Measurements</w:t>
      </w:r>
      <w:r>
        <w:rPr>
          <w:rFonts w:ascii="Georgia" w:eastAsia="Georgia" w:hAnsi="Georgia" w:cs="Georgia"/>
          <w:b/>
          <w:bCs/>
          <w:spacing w:val="30"/>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Oncolog</w:t>
      </w:r>
      <w:r>
        <w:rPr>
          <w:rFonts w:ascii="Georgia" w:eastAsia="Georgia" w:hAnsi="Georgia" w:cs="Georgia"/>
          <w:b/>
          <w:bCs/>
          <w:spacing w:val="2"/>
          <w:sz w:val="19"/>
          <w:szCs w:val="19"/>
        </w:rPr>
        <w:t>y</w:t>
      </w:r>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i/>
          <w:sz w:val="19"/>
          <w:szCs w:val="19"/>
        </w:rPr>
        <w:t xml:space="preserve">Radiology </w:t>
      </w:r>
      <w:r>
        <w:rPr>
          <w:rFonts w:ascii="Georgia" w:eastAsia="Georgia" w:hAnsi="Georgia" w:cs="Georgia"/>
          <w:sz w:val="19"/>
          <w:szCs w:val="19"/>
        </w:rPr>
        <w:t>269,</w:t>
      </w:r>
      <w:r>
        <w:rPr>
          <w:rFonts w:ascii="Georgia" w:eastAsia="Georgia" w:hAnsi="Georgia" w:cs="Georgia"/>
          <w:spacing w:val="19"/>
          <w:sz w:val="19"/>
          <w:szCs w:val="19"/>
        </w:rPr>
        <w:t xml:space="preserve"> </w:t>
      </w:r>
      <w:r>
        <w:rPr>
          <w:rFonts w:ascii="Georgia" w:eastAsia="Georgia" w:hAnsi="Georgia" w:cs="Georgia"/>
          <w:sz w:val="19"/>
          <w:szCs w:val="19"/>
        </w:rPr>
        <w:t xml:space="preserve">no. </w:t>
      </w:r>
      <w:r>
        <w:rPr>
          <w:rFonts w:ascii="Georgia" w:eastAsia="Georgia" w:hAnsi="Georgia" w:cs="Georgia"/>
          <w:spacing w:val="44"/>
          <w:sz w:val="19"/>
          <w:szCs w:val="19"/>
        </w:rPr>
        <w:t xml:space="preserve"> </w:t>
      </w:r>
      <w:proofErr w:type="gramStart"/>
      <w:r>
        <w:rPr>
          <w:rFonts w:ascii="Georgia" w:eastAsia="Georgia" w:hAnsi="Georgia" w:cs="Georgia"/>
          <w:sz w:val="19"/>
          <w:szCs w:val="19"/>
        </w:rPr>
        <w:t>2</w:t>
      </w:r>
      <w:r>
        <w:rPr>
          <w:rFonts w:ascii="Georgia" w:eastAsia="Georgia" w:hAnsi="Georgia" w:cs="Georgia"/>
          <w:spacing w:val="2"/>
          <w:sz w:val="19"/>
          <w:szCs w:val="19"/>
        </w:rPr>
        <w:t xml:space="preserve"> </w:t>
      </w:r>
      <w:r>
        <w:rPr>
          <w:rFonts w:ascii="Georgia" w:eastAsia="Georgia" w:hAnsi="Georgia" w:cs="Georgia"/>
          <w:sz w:val="19"/>
          <w:szCs w:val="19"/>
        </w:rPr>
        <w:t xml:space="preserve">(2013): </w:t>
      </w:r>
      <w:r>
        <w:rPr>
          <w:rFonts w:ascii="Georgia" w:eastAsia="Georgia" w:hAnsi="Georgia" w:cs="Georgia"/>
          <w:spacing w:val="16"/>
          <w:sz w:val="19"/>
          <w:szCs w:val="19"/>
        </w:rPr>
        <w:t xml:space="preserve"> </w:t>
      </w:r>
      <w:r>
        <w:rPr>
          <w:rFonts w:ascii="Georgia" w:eastAsia="Georgia" w:hAnsi="Georgia" w:cs="Georgia"/>
          <w:w w:val="102"/>
          <w:sz w:val="19"/>
          <w:szCs w:val="19"/>
        </w:rPr>
        <w:t>451–9.</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6">
        <w:r>
          <w:rPr>
            <w:rFonts w:ascii="Georgia" w:eastAsia="Georgia" w:hAnsi="Georgia" w:cs="Georgia"/>
            <w:color w:val="0000FF"/>
            <w:w w:val="102"/>
            <w:sz w:val="19"/>
            <w:szCs w:val="19"/>
          </w:rPr>
          <w:t>10.1148/radiol.13122665</w:t>
        </w:r>
      </w:hyperlink>
    </w:p>
    <w:p w14:paraId="5D6E0394" w14:textId="77777777" w:rsidR="00E61F9D" w:rsidRDefault="005C64D6">
      <w:pPr>
        <w:spacing w:before="60" w:after="0" w:line="240" w:lineRule="auto"/>
        <w:ind w:left="135" w:right="2411"/>
        <w:jc w:val="both"/>
        <w:rPr>
          <w:rFonts w:ascii="Georgia" w:eastAsia="Georgia" w:hAnsi="Georgia" w:cs="Georgia"/>
          <w:sz w:val="19"/>
          <w:szCs w:val="19"/>
        </w:rPr>
      </w:pPr>
      <w:r>
        <w:rPr>
          <w:rFonts w:ascii="Georgia" w:eastAsia="Georgia" w:hAnsi="Georgia" w:cs="Georgia"/>
          <w:sz w:val="19"/>
          <w:szCs w:val="19"/>
        </w:rPr>
        <w:t>4.</w:t>
      </w:r>
      <w:r>
        <w:rPr>
          <w:rFonts w:ascii="Georgia" w:eastAsia="Georgia" w:hAnsi="Georgia" w:cs="Georgia"/>
          <w:spacing w:val="22"/>
          <w:sz w:val="19"/>
          <w:szCs w:val="19"/>
        </w:rPr>
        <w:t xml:space="preserve"> </w:t>
      </w:r>
      <w:proofErr w:type="spellStart"/>
      <w:r>
        <w:rPr>
          <w:rFonts w:ascii="Georgia" w:eastAsia="Georgia" w:hAnsi="Georgia" w:cs="Georgia"/>
          <w:sz w:val="19"/>
          <w:szCs w:val="19"/>
        </w:rPr>
        <w:t>Fischl</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w:t>
      </w:r>
      <w:proofErr w:type="spellStart"/>
      <w:r>
        <w:rPr>
          <w:rFonts w:ascii="Georgia" w:eastAsia="Georgia" w:hAnsi="Georgia" w:cs="Georgia"/>
          <w:b/>
          <w:bCs/>
          <w:sz w:val="19"/>
          <w:szCs w:val="19"/>
        </w:rPr>
        <w:t>FreeSurfer</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62,</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774–81.</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17">
        <w:r>
          <w:rPr>
            <w:rFonts w:ascii="Georgia" w:eastAsia="Georgia" w:hAnsi="Georgia" w:cs="Georgia"/>
            <w:color w:val="0000FF"/>
            <w:w w:val="102"/>
            <w:sz w:val="19"/>
            <w:szCs w:val="19"/>
          </w:rPr>
          <w:t>10.1016/j.neuroimage.2012.01.021</w:t>
        </w:r>
      </w:hyperlink>
    </w:p>
    <w:p w14:paraId="608C2CFD" w14:textId="77777777" w:rsidR="00E61F9D" w:rsidRDefault="005C64D6">
      <w:pPr>
        <w:spacing w:before="93" w:after="0" w:line="240" w:lineRule="auto"/>
        <w:ind w:left="140" w:right="640"/>
        <w:jc w:val="both"/>
        <w:rPr>
          <w:rFonts w:ascii="Georgia" w:eastAsia="Georgia" w:hAnsi="Georgia" w:cs="Georgia"/>
          <w:sz w:val="19"/>
          <w:szCs w:val="19"/>
        </w:rPr>
      </w:pPr>
      <w:r>
        <w:rPr>
          <w:rFonts w:ascii="Georgia" w:eastAsia="Georgia" w:hAnsi="Georgia" w:cs="Georgia"/>
          <w:sz w:val="19"/>
          <w:szCs w:val="19"/>
        </w:rPr>
        <w:t>5.</w:t>
      </w:r>
      <w:r>
        <w:rPr>
          <w:rFonts w:ascii="Georgia" w:eastAsia="Georgia" w:hAnsi="Georgia" w:cs="Georgia"/>
          <w:spacing w:val="31"/>
          <w:sz w:val="19"/>
          <w:szCs w:val="19"/>
        </w:rPr>
        <w:t xml:space="preserve"> </w:t>
      </w:r>
      <w:proofErr w:type="spellStart"/>
      <w:r>
        <w:rPr>
          <w:rFonts w:ascii="Georgia" w:eastAsia="Georgia" w:hAnsi="Georgia" w:cs="Georgia"/>
          <w:sz w:val="19"/>
          <w:szCs w:val="19"/>
        </w:rPr>
        <w:t>Jenkinson</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2"/>
          <w:sz w:val="19"/>
          <w:szCs w:val="19"/>
        </w:rPr>
        <w:t xml:space="preserve"> </w:t>
      </w:r>
      <w:r>
        <w:rPr>
          <w:rFonts w:ascii="Georgia" w:eastAsia="Georgia" w:hAnsi="Georgia" w:cs="Georgia"/>
          <w:sz w:val="19"/>
          <w:szCs w:val="19"/>
        </w:rPr>
        <w:t>Beckmann,</w:t>
      </w:r>
      <w:r>
        <w:rPr>
          <w:rFonts w:ascii="Georgia" w:eastAsia="Georgia" w:hAnsi="Georgia" w:cs="Georgia"/>
          <w:spacing w:val="25"/>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F.,</w:t>
      </w:r>
      <w:r>
        <w:rPr>
          <w:rFonts w:ascii="Georgia" w:eastAsia="Georgia" w:hAnsi="Georgia" w:cs="Georgia"/>
          <w:spacing w:val="10"/>
          <w:sz w:val="19"/>
          <w:szCs w:val="19"/>
        </w:rPr>
        <w:t xml:space="preserve"> </w:t>
      </w:r>
      <w:r>
        <w:rPr>
          <w:rFonts w:ascii="Georgia" w:eastAsia="Georgia" w:hAnsi="Georgia" w:cs="Georgia"/>
          <w:sz w:val="19"/>
          <w:szCs w:val="19"/>
        </w:rPr>
        <w:t>Behrens,</w:t>
      </w:r>
      <w:r>
        <w:rPr>
          <w:rFonts w:ascii="Georgia" w:eastAsia="Georgia" w:hAnsi="Georgia" w:cs="Georgia"/>
          <w:spacing w:val="21"/>
          <w:sz w:val="19"/>
          <w:szCs w:val="19"/>
        </w:rPr>
        <w:t xml:space="preserve"> </w:t>
      </w:r>
      <w:r>
        <w:rPr>
          <w:rFonts w:ascii="Georgia" w:eastAsia="Georgia" w:hAnsi="Georgia" w:cs="Georgia"/>
          <w:sz w:val="19"/>
          <w:szCs w:val="19"/>
        </w:rPr>
        <w:t>T.</w:t>
      </w:r>
      <w:r>
        <w:rPr>
          <w:rFonts w:ascii="Georgia" w:eastAsia="Georgia" w:hAnsi="Georgia" w:cs="Georgia"/>
          <w:spacing w:val="10"/>
          <w:sz w:val="19"/>
          <w:szCs w:val="19"/>
        </w:rPr>
        <w:t xml:space="preserve"> </w:t>
      </w:r>
      <w:r>
        <w:rPr>
          <w:rFonts w:ascii="Georgia" w:eastAsia="Georgia" w:hAnsi="Georgia" w:cs="Georgia"/>
          <w:sz w:val="19"/>
          <w:szCs w:val="19"/>
        </w:rPr>
        <w:t>E.</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proofErr w:type="spellStart"/>
      <w:r>
        <w:rPr>
          <w:rFonts w:ascii="Georgia" w:eastAsia="Georgia" w:hAnsi="Georgia" w:cs="Georgia"/>
          <w:sz w:val="19"/>
          <w:szCs w:val="19"/>
        </w:rPr>
        <w:t>Woolrich</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M.</w:t>
      </w:r>
      <w:r>
        <w:rPr>
          <w:rFonts w:ascii="Georgia" w:eastAsia="Georgia" w:hAnsi="Georgia" w:cs="Georgia"/>
          <w:spacing w:val="10"/>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Smith,</w:t>
      </w:r>
      <w:r>
        <w:rPr>
          <w:rFonts w:ascii="Georgia" w:eastAsia="Georgia" w:hAnsi="Georgia" w:cs="Georgia"/>
          <w:spacing w:val="17"/>
          <w:sz w:val="19"/>
          <w:szCs w:val="19"/>
        </w:rPr>
        <w:t xml:space="preserve"> </w:t>
      </w:r>
      <w:r>
        <w:rPr>
          <w:rFonts w:ascii="Georgia" w:eastAsia="Georgia" w:hAnsi="Georgia" w:cs="Georgia"/>
          <w:sz w:val="19"/>
          <w:szCs w:val="19"/>
        </w:rPr>
        <w:t>S.</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10"/>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FSL</w:t>
      </w:r>
      <w:r>
        <w:rPr>
          <w:rFonts w:ascii="Georgia" w:eastAsia="Georgia" w:hAnsi="Georgia" w:cs="Georgia"/>
          <w:sz w:val="19"/>
          <w:szCs w:val="19"/>
        </w:rPr>
        <w:t>”</w:t>
      </w:r>
      <w:r>
        <w:rPr>
          <w:rFonts w:ascii="Georgia" w:eastAsia="Georgia" w:hAnsi="Georgia" w:cs="Georgia"/>
          <w:spacing w:val="16"/>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5"/>
          <w:sz w:val="19"/>
          <w:szCs w:val="19"/>
        </w:rPr>
        <w:t xml:space="preserve"> </w:t>
      </w:r>
      <w:r>
        <w:rPr>
          <w:rFonts w:ascii="Georgia" w:eastAsia="Georgia" w:hAnsi="Georgia" w:cs="Georgia"/>
          <w:sz w:val="19"/>
          <w:szCs w:val="19"/>
        </w:rPr>
        <w:t>62,</w:t>
      </w:r>
      <w:r>
        <w:rPr>
          <w:rFonts w:ascii="Georgia" w:eastAsia="Georgia" w:hAnsi="Georgia" w:cs="Georgia"/>
          <w:spacing w:val="14"/>
          <w:sz w:val="19"/>
          <w:szCs w:val="19"/>
        </w:rPr>
        <w:t xml:space="preserve"> </w:t>
      </w:r>
      <w:r>
        <w:rPr>
          <w:rFonts w:ascii="Georgia" w:eastAsia="Georgia" w:hAnsi="Georgia" w:cs="Georgia"/>
          <w:sz w:val="19"/>
          <w:szCs w:val="19"/>
        </w:rPr>
        <w:t>no.</w:t>
      </w:r>
      <w:r>
        <w:rPr>
          <w:rFonts w:ascii="Georgia" w:eastAsia="Georgia" w:hAnsi="Georgia" w:cs="Georgia"/>
          <w:spacing w:val="33"/>
          <w:sz w:val="19"/>
          <w:szCs w:val="19"/>
        </w:rPr>
        <w:t xml:space="preserve"> </w:t>
      </w:r>
      <w:r>
        <w:rPr>
          <w:rFonts w:ascii="Georgia" w:eastAsia="Georgia" w:hAnsi="Georgia" w:cs="Georgia"/>
          <w:sz w:val="19"/>
          <w:szCs w:val="19"/>
        </w:rPr>
        <w:t>2</w:t>
      </w:r>
      <w:r>
        <w:rPr>
          <w:rFonts w:ascii="Georgia" w:eastAsia="Georgia" w:hAnsi="Georgia" w:cs="Georgia"/>
          <w:spacing w:val="7"/>
          <w:sz w:val="19"/>
          <w:szCs w:val="19"/>
        </w:rPr>
        <w:t xml:space="preserve"> </w:t>
      </w:r>
      <w:r>
        <w:rPr>
          <w:rFonts w:ascii="Georgia" w:eastAsia="Georgia" w:hAnsi="Georgia" w:cs="Georgia"/>
          <w:w w:val="102"/>
          <w:sz w:val="19"/>
          <w:szCs w:val="19"/>
        </w:rPr>
        <w:t>(2012):</w:t>
      </w:r>
    </w:p>
    <w:p w14:paraId="7CA6D926" w14:textId="77777777" w:rsidR="00E61F9D" w:rsidRDefault="005C64D6">
      <w:pPr>
        <w:spacing w:before="33" w:after="0" w:line="240" w:lineRule="auto"/>
        <w:ind w:left="135" w:right="7366"/>
        <w:jc w:val="both"/>
        <w:rPr>
          <w:rFonts w:ascii="Georgia" w:eastAsia="Georgia" w:hAnsi="Georgia" w:cs="Georgia"/>
          <w:sz w:val="19"/>
          <w:szCs w:val="19"/>
        </w:rPr>
      </w:pPr>
      <w:r>
        <w:rPr>
          <w:rFonts w:ascii="Georgia" w:eastAsia="Georgia" w:hAnsi="Georgia" w:cs="Georgia"/>
          <w:sz w:val="19"/>
          <w:szCs w:val="19"/>
        </w:rPr>
        <w:t>782–90.</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18">
        <w:r>
          <w:rPr>
            <w:rFonts w:ascii="Georgia" w:eastAsia="Georgia" w:hAnsi="Georgia" w:cs="Georgia"/>
            <w:color w:val="0000FF"/>
            <w:w w:val="102"/>
            <w:sz w:val="19"/>
            <w:szCs w:val="19"/>
          </w:rPr>
          <w:t>10.1016/j.neuroimage.2011.09.015</w:t>
        </w:r>
      </w:hyperlink>
    </w:p>
    <w:p w14:paraId="27E56E95" w14:textId="77777777" w:rsidR="00E61F9D" w:rsidRDefault="005C64D6">
      <w:pPr>
        <w:spacing w:before="93" w:after="0" w:line="240" w:lineRule="auto"/>
        <w:ind w:left="140" w:right="-43"/>
        <w:jc w:val="both"/>
        <w:rPr>
          <w:rFonts w:ascii="Georgia" w:eastAsia="Georgia" w:hAnsi="Georgia" w:cs="Georgia"/>
          <w:sz w:val="19"/>
          <w:szCs w:val="19"/>
        </w:rPr>
      </w:pPr>
      <w:r>
        <w:rPr>
          <w:rFonts w:ascii="Georgia" w:eastAsia="Georgia" w:hAnsi="Georgia" w:cs="Georgia"/>
          <w:sz w:val="19"/>
          <w:szCs w:val="19"/>
        </w:rPr>
        <w:t>6.</w:t>
      </w:r>
      <w:r>
        <w:rPr>
          <w:rFonts w:ascii="Georgia" w:eastAsia="Georgia" w:hAnsi="Georgia" w:cs="Georgia"/>
          <w:spacing w:val="17"/>
          <w:sz w:val="19"/>
          <w:szCs w:val="19"/>
        </w:rPr>
        <w:t xml:space="preserve"> </w:t>
      </w:r>
      <w:r>
        <w:rPr>
          <w:rFonts w:ascii="Georgia" w:eastAsia="Georgia" w:hAnsi="Georgia" w:cs="Georgia"/>
          <w:sz w:val="19"/>
          <w:szCs w:val="19"/>
        </w:rPr>
        <w:t>Cox,</w:t>
      </w:r>
      <w:r>
        <w:rPr>
          <w:rFonts w:ascii="Georgia" w:eastAsia="Georgia" w:hAnsi="Georgia" w:cs="Georgia"/>
          <w:spacing w:val="-4"/>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W.</w:t>
      </w:r>
      <w:r>
        <w:rPr>
          <w:rFonts w:ascii="Georgia" w:eastAsia="Georgia" w:hAnsi="Georgia" w:cs="Georgia"/>
          <w:spacing w:val="-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AFNI:</w:t>
      </w:r>
      <w:r>
        <w:rPr>
          <w:rFonts w:ascii="Georgia" w:eastAsia="Georgia" w:hAnsi="Georgia" w:cs="Georgia"/>
          <w:b/>
          <w:bCs/>
          <w:spacing w:val="-2"/>
          <w:sz w:val="19"/>
          <w:szCs w:val="19"/>
        </w:rPr>
        <w:t xml:space="preserve"> </w:t>
      </w:r>
      <w:r>
        <w:rPr>
          <w:rFonts w:ascii="Georgia" w:eastAsia="Georgia" w:hAnsi="Georgia" w:cs="Georgia"/>
          <w:b/>
          <w:bCs/>
          <w:sz w:val="19"/>
          <w:szCs w:val="19"/>
        </w:rPr>
        <w:t>What</w:t>
      </w:r>
      <w:r>
        <w:rPr>
          <w:rFonts w:ascii="Georgia" w:eastAsia="Georgia" w:hAnsi="Georgia" w:cs="Georgia"/>
          <w:b/>
          <w:bCs/>
          <w:spacing w:val="-4"/>
          <w:sz w:val="19"/>
          <w:szCs w:val="19"/>
        </w:rPr>
        <w:t xml:space="preserve"> </w:t>
      </w:r>
      <w:r>
        <w:rPr>
          <w:rFonts w:ascii="Georgia" w:eastAsia="Georgia" w:hAnsi="Georgia" w:cs="Georgia"/>
          <w:b/>
          <w:bCs/>
          <w:sz w:val="19"/>
          <w:szCs w:val="19"/>
        </w:rPr>
        <w:t>a</w:t>
      </w:r>
      <w:r>
        <w:rPr>
          <w:rFonts w:ascii="Georgia" w:eastAsia="Georgia" w:hAnsi="Georgia" w:cs="Georgia"/>
          <w:b/>
          <w:bCs/>
          <w:spacing w:val="-13"/>
          <w:sz w:val="19"/>
          <w:szCs w:val="19"/>
        </w:rPr>
        <w:t xml:space="preserve"> </w:t>
      </w:r>
      <w:r>
        <w:rPr>
          <w:rFonts w:ascii="Georgia" w:eastAsia="Georgia" w:hAnsi="Georgia" w:cs="Georgia"/>
          <w:b/>
          <w:bCs/>
          <w:sz w:val="19"/>
          <w:szCs w:val="19"/>
        </w:rPr>
        <w:t>Long</w:t>
      </w:r>
      <w:r>
        <w:rPr>
          <w:rFonts w:ascii="Georgia" w:eastAsia="Georgia" w:hAnsi="Georgia" w:cs="Georgia"/>
          <w:b/>
          <w:bCs/>
          <w:spacing w:val="-5"/>
          <w:sz w:val="19"/>
          <w:szCs w:val="19"/>
        </w:rPr>
        <w:t xml:space="preserve"> </w:t>
      </w:r>
      <w:r>
        <w:rPr>
          <w:rFonts w:ascii="Georgia" w:eastAsia="Georgia" w:hAnsi="Georgia" w:cs="Georgia"/>
          <w:b/>
          <w:bCs/>
          <w:sz w:val="19"/>
          <w:szCs w:val="19"/>
        </w:rPr>
        <w:t>Strange Trip</w:t>
      </w:r>
      <w:r>
        <w:rPr>
          <w:rFonts w:ascii="Georgia" w:eastAsia="Georgia" w:hAnsi="Georgia" w:cs="Georgia"/>
          <w:b/>
          <w:bCs/>
          <w:spacing w:val="-7"/>
          <w:sz w:val="19"/>
          <w:szCs w:val="19"/>
        </w:rPr>
        <w:t xml:space="preserve"> </w:t>
      </w:r>
      <w:r>
        <w:rPr>
          <w:rFonts w:ascii="Georgia" w:eastAsia="Georgia" w:hAnsi="Georgia" w:cs="Georgia"/>
          <w:b/>
          <w:bCs/>
          <w:sz w:val="19"/>
          <w:szCs w:val="19"/>
        </w:rPr>
        <w:t>It’s</w:t>
      </w:r>
      <w:r>
        <w:rPr>
          <w:rFonts w:ascii="Georgia" w:eastAsia="Georgia" w:hAnsi="Georgia" w:cs="Georgia"/>
          <w:b/>
          <w:bCs/>
          <w:spacing w:val="-9"/>
          <w:sz w:val="19"/>
          <w:szCs w:val="19"/>
        </w:rPr>
        <w:t xml:space="preserve"> </w:t>
      </w:r>
      <w:r>
        <w:rPr>
          <w:rFonts w:ascii="Georgia" w:eastAsia="Georgia" w:hAnsi="Georgia" w:cs="Georgia"/>
          <w:b/>
          <w:bCs/>
          <w:sz w:val="19"/>
          <w:szCs w:val="19"/>
        </w:rPr>
        <w:t>Been</w:t>
      </w:r>
      <w:r>
        <w:rPr>
          <w:rFonts w:ascii="Georgia" w:eastAsia="Georgia" w:hAnsi="Georgia" w:cs="Georgia"/>
          <w:sz w:val="19"/>
          <w:szCs w:val="19"/>
        </w:rPr>
        <w:t>”</w:t>
      </w:r>
      <w:r>
        <w:rPr>
          <w:rFonts w:ascii="Georgia" w:eastAsia="Georgia" w:hAnsi="Georgia" w:cs="Georgia"/>
          <w:spacing w:val="-3"/>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4"/>
          <w:sz w:val="19"/>
          <w:szCs w:val="19"/>
        </w:rPr>
        <w:t xml:space="preserve"> </w:t>
      </w:r>
      <w:r>
        <w:rPr>
          <w:rFonts w:ascii="Georgia" w:eastAsia="Georgia" w:hAnsi="Georgia" w:cs="Georgia"/>
          <w:sz w:val="19"/>
          <w:szCs w:val="19"/>
        </w:rPr>
        <w:t>62,</w:t>
      </w:r>
      <w:r>
        <w:rPr>
          <w:rFonts w:ascii="Georgia" w:eastAsia="Georgia" w:hAnsi="Georgia" w:cs="Georgia"/>
          <w:spacing w:val="-3"/>
          <w:sz w:val="19"/>
          <w:szCs w:val="19"/>
        </w:rPr>
        <w:t xml:space="preserve"> </w:t>
      </w:r>
      <w:r>
        <w:rPr>
          <w:rFonts w:ascii="Georgia" w:eastAsia="Georgia" w:hAnsi="Georgia" w:cs="Georgia"/>
          <w:sz w:val="19"/>
          <w:szCs w:val="19"/>
        </w:rPr>
        <w:t>no.</w:t>
      </w:r>
      <w:r>
        <w:rPr>
          <w:rFonts w:ascii="Georgia" w:eastAsia="Georgia" w:hAnsi="Georgia" w:cs="Georgia"/>
          <w:spacing w:val="17"/>
          <w:sz w:val="19"/>
          <w:szCs w:val="19"/>
        </w:rPr>
        <w:t xml:space="preserve"> </w:t>
      </w:r>
      <w:r>
        <w:rPr>
          <w:rFonts w:ascii="Georgia" w:eastAsia="Georgia" w:hAnsi="Georgia" w:cs="Georgia"/>
          <w:sz w:val="19"/>
          <w:szCs w:val="19"/>
        </w:rPr>
        <w:t>2</w:t>
      </w:r>
      <w:r>
        <w:rPr>
          <w:rFonts w:ascii="Georgia" w:eastAsia="Georgia" w:hAnsi="Georgia" w:cs="Georgia"/>
          <w:spacing w:val="-13"/>
          <w:sz w:val="19"/>
          <w:szCs w:val="19"/>
        </w:rPr>
        <w:t xml:space="preserve"> </w:t>
      </w:r>
      <w:r>
        <w:rPr>
          <w:rFonts w:ascii="Georgia" w:eastAsia="Georgia" w:hAnsi="Georgia" w:cs="Georgia"/>
          <w:sz w:val="19"/>
          <w:szCs w:val="19"/>
        </w:rPr>
        <w:t>(2012):</w:t>
      </w:r>
      <w:r>
        <w:rPr>
          <w:rFonts w:ascii="Georgia" w:eastAsia="Georgia" w:hAnsi="Georgia" w:cs="Georgia"/>
          <w:spacing w:val="21"/>
          <w:sz w:val="19"/>
          <w:szCs w:val="19"/>
        </w:rPr>
        <w:t xml:space="preserve"> </w:t>
      </w:r>
      <w:r>
        <w:rPr>
          <w:rFonts w:ascii="Georgia" w:eastAsia="Georgia" w:hAnsi="Georgia" w:cs="Georgia"/>
          <w:sz w:val="19"/>
          <w:szCs w:val="19"/>
        </w:rPr>
        <w:t>743–7.</w:t>
      </w:r>
      <w:r>
        <w:rPr>
          <w:rFonts w:ascii="Georgia" w:eastAsia="Georgia" w:hAnsi="Georgia" w:cs="Georgia"/>
          <w:spacing w:val="2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19">
        <w:r>
          <w:rPr>
            <w:rFonts w:ascii="Georgia" w:eastAsia="Georgia" w:hAnsi="Georgia" w:cs="Georgia"/>
            <w:color w:val="0000FF"/>
            <w:w w:val="102"/>
            <w:sz w:val="19"/>
            <w:szCs w:val="19"/>
          </w:rPr>
          <w:t>10.1016/j.neuroimage.2011.08</w:t>
        </w:r>
      </w:hyperlink>
    </w:p>
    <w:p w14:paraId="27D013A3" w14:textId="77777777" w:rsidR="00E61F9D" w:rsidRDefault="005C64D6">
      <w:pPr>
        <w:spacing w:before="93" w:after="0" w:line="240" w:lineRule="auto"/>
        <w:ind w:left="135" w:right="1472"/>
        <w:jc w:val="both"/>
        <w:rPr>
          <w:rFonts w:ascii="Georgia" w:eastAsia="Georgia" w:hAnsi="Georgia" w:cs="Georgia"/>
          <w:sz w:val="19"/>
          <w:szCs w:val="19"/>
        </w:rPr>
      </w:pPr>
      <w:r>
        <w:rPr>
          <w:rFonts w:ascii="Georgia" w:eastAsia="Georgia" w:hAnsi="Georgia" w:cs="Georgia"/>
          <w:sz w:val="19"/>
          <w:szCs w:val="19"/>
        </w:rPr>
        <w:t>7.</w:t>
      </w:r>
      <w:r>
        <w:rPr>
          <w:rFonts w:ascii="Georgia" w:eastAsia="Georgia" w:hAnsi="Georgia" w:cs="Georgia"/>
          <w:spacing w:val="20"/>
          <w:sz w:val="19"/>
          <w:szCs w:val="19"/>
        </w:rPr>
        <w:t xml:space="preserve"> </w:t>
      </w:r>
      <w:proofErr w:type="spellStart"/>
      <w:r>
        <w:rPr>
          <w:rFonts w:ascii="Georgia" w:eastAsia="Georgia" w:hAnsi="Georgia" w:cs="Georgia"/>
          <w:sz w:val="19"/>
          <w:szCs w:val="19"/>
        </w:rPr>
        <w:t>Ashburner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w:t>
      </w:r>
      <w:r>
        <w:rPr>
          <w:rFonts w:ascii="Georgia" w:eastAsia="Georgia" w:hAnsi="Georgia" w:cs="Georgia"/>
          <w:b/>
          <w:bCs/>
          <w:sz w:val="19"/>
          <w:szCs w:val="19"/>
        </w:rPr>
        <w:t>SPM:</w:t>
      </w:r>
      <w:r>
        <w:rPr>
          <w:rFonts w:ascii="Georgia" w:eastAsia="Georgia" w:hAnsi="Georgia" w:cs="Georgia"/>
          <w:b/>
          <w:bCs/>
          <w:spacing w:val="13"/>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Histor</w:t>
      </w:r>
      <w:r>
        <w:rPr>
          <w:rFonts w:ascii="Georgia" w:eastAsia="Georgia" w:hAnsi="Georgia" w:cs="Georgia"/>
          <w:b/>
          <w:bCs/>
          <w:spacing w:val="4"/>
          <w:sz w:val="19"/>
          <w:szCs w:val="19"/>
        </w:rPr>
        <w:t>y</w:t>
      </w:r>
      <w:r>
        <w:rPr>
          <w:rFonts w:ascii="Georgia" w:eastAsia="Georgia" w:hAnsi="Georgia" w:cs="Georgia"/>
          <w:sz w:val="19"/>
          <w:szCs w:val="19"/>
        </w:rPr>
        <w:t>”</w:t>
      </w:r>
      <w:r>
        <w:rPr>
          <w:rFonts w:ascii="Georgia" w:eastAsia="Georgia" w:hAnsi="Georgia" w:cs="Georgia"/>
          <w:spacing w:val="17"/>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62,</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791–800.</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0">
        <w:r>
          <w:rPr>
            <w:rFonts w:ascii="Georgia" w:eastAsia="Georgia" w:hAnsi="Georgia" w:cs="Georgia"/>
            <w:color w:val="0000FF"/>
            <w:w w:val="102"/>
            <w:sz w:val="19"/>
            <w:szCs w:val="19"/>
          </w:rPr>
          <w:t>10.1016/j.neuroimage.2011.10.025</w:t>
        </w:r>
      </w:hyperlink>
    </w:p>
    <w:p w14:paraId="748E0EF5" w14:textId="77777777" w:rsidR="00E61F9D" w:rsidRDefault="005C64D6">
      <w:pPr>
        <w:spacing w:before="93" w:after="0" w:line="277" w:lineRule="auto"/>
        <w:ind w:left="135" w:right="644" w:firstLine="5"/>
        <w:jc w:val="both"/>
        <w:rPr>
          <w:rFonts w:ascii="Georgia" w:eastAsia="Georgia" w:hAnsi="Georgia" w:cs="Georgia"/>
          <w:sz w:val="19"/>
          <w:szCs w:val="19"/>
        </w:rPr>
      </w:pPr>
      <w:r>
        <w:rPr>
          <w:rFonts w:ascii="Georgia" w:eastAsia="Georgia" w:hAnsi="Georgia" w:cs="Georgia"/>
          <w:sz w:val="19"/>
          <w:szCs w:val="19"/>
        </w:rPr>
        <w:t>8.</w:t>
      </w:r>
      <w:r>
        <w:rPr>
          <w:rFonts w:ascii="Georgia" w:eastAsia="Georgia" w:hAnsi="Georgia" w:cs="Georgia"/>
          <w:spacing w:val="36"/>
          <w:sz w:val="19"/>
          <w:szCs w:val="19"/>
        </w:rPr>
        <w:t xml:space="preserve"> </w:t>
      </w:r>
      <w:r>
        <w:rPr>
          <w:rFonts w:ascii="Georgia" w:eastAsia="Georgia" w:hAnsi="Georgia" w:cs="Georgia"/>
          <w:sz w:val="19"/>
          <w:szCs w:val="19"/>
        </w:rPr>
        <w:t>Hoffman,</w:t>
      </w:r>
      <w:r>
        <w:rPr>
          <w:rFonts w:ascii="Georgia" w:eastAsia="Georgia" w:hAnsi="Georgia" w:cs="Georgia"/>
          <w:spacing w:val="24"/>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Lynch,</w:t>
      </w:r>
      <w:r>
        <w:rPr>
          <w:rFonts w:ascii="Georgia" w:eastAsia="Georgia" w:hAnsi="Georgia" w:cs="Georgia"/>
          <w:spacing w:val="19"/>
          <w:sz w:val="19"/>
          <w:szCs w:val="19"/>
        </w:rPr>
        <w:t xml:space="preserve"> </w:t>
      </w:r>
      <w:r>
        <w:rPr>
          <w:rFonts w:ascii="Georgia" w:eastAsia="Georgia" w:hAnsi="Georgia" w:cs="Georgia"/>
          <w:sz w:val="19"/>
          <w:szCs w:val="19"/>
        </w:rPr>
        <w:t>D.</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Barr,</w:t>
      </w:r>
      <w:r>
        <w:rPr>
          <w:rFonts w:ascii="Georgia" w:eastAsia="Georgia" w:hAnsi="Georgia" w:cs="Georgia"/>
          <w:spacing w:val="21"/>
          <w:sz w:val="19"/>
          <w:szCs w:val="19"/>
        </w:rPr>
        <w:t xml:space="preserve"> </w:t>
      </w:r>
      <w:r>
        <w:rPr>
          <w:rFonts w:ascii="Georgia" w:eastAsia="Georgia" w:hAnsi="Georgia" w:cs="Georgia"/>
          <w:sz w:val="19"/>
          <w:szCs w:val="19"/>
        </w:rPr>
        <w:t>R.</w:t>
      </w:r>
      <w:r>
        <w:rPr>
          <w:rFonts w:ascii="Georgia" w:eastAsia="Georgia" w:hAnsi="Georgia" w:cs="Georgia"/>
          <w:spacing w:val="13"/>
          <w:sz w:val="19"/>
          <w:szCs w:val="19"/>
        </w:rPr>
        <w:t xml:space="preserve"> </w:t>
      </w:r>
      <w:r>
        <w:rPr>
          <w:rFonts w:ascii="Georgia" w:eastAsia="Georgia" w:hAnsi="Georgia" w:cs="Georgia"/>
          <w:sz w:val="19"/>
          <w:szCs w:val="19"/>
        </w:rPr>
        <w:t>G.,</w:t>
      </w:r>
      <w:r>
        <w:rPr>
          <w:rFonts w:ascii="Georgia" w:eastAsia="Georgia" w:hAnsi="Georgia" w:cs="Georgia"/>
          <w:spacing w:val="13"/>
          <w:sz w:val="19"/>
          <w:szCs w:val="19"/>
        </w:rPr>
        <w:t xml:space="preserve"> </w:t>
      </w:r>
      <w:proofErr w:type="spellStart"/>
      <w:r>
        <w:rPr>
          <w:rFonts w:ascii="Georgia" w:eastAsia="Georgia" w:hAnsi="Georgia" w:cs="Georgia"/>
          <w:sz w:val="19"/>
          <w:szCs w:val="19"/>
        </w:rPr>
        <w:t>Beek</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R.</w:t>
      </w:r>
      <w:r>
        <w:rPr>
          <w:rFonts w:ascii="Georgia" w:eastAsia="Georgia" w:hAnsi="Georgia" w:cs="Georgia"/>
          <w:spacing w:val="13"/>
          <w:sz w:val="19"/>
          <w:szCs w:val="19"/>
        </w:rPr>
        <w:t xml:space="preserve"> </w:t>
      </w:r>
      <w:r>
        <w:rPr>
          <w:rFonts w:ascii="Georgia" w:eastAsia="Georgia" w:hAnsi="Georgia" w:cs="Georgia"/>
          <w:sz w:val="19"/>
          <w:szCs w:val="19"/>
        </w:rPr>
        <w:t>van,</w:t>
      </w:r>
      <w:r>
        <w:rPr>
          <w:rFonts w:ascii="Georgia" w:eastAsia="Georgia" w:hAnsi="Georgia" w:cs="Georgia"/>
          <w:spacing w:val="19"/>
          <w:sz w:val="19"/>
          <w:szCs w:val="19"/>
        </w:rPr>
        <w:t xml:space="preserve"> </w:t>
      </w:r>
      <w:proofErr w:type="spellStart"/>
      <w:r>
        <w:rPr>
          <w:rFonts w:ascii="Georgia" w:eastAsia="Georgia" w:hAnsi="Georgia" w:cs="Georgia"/>
          <w:sz w:val="19"/>
          <w:szCs w:val="19"/>
        </w:rPr>
        <w:t>Parraga</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G.,</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13"/>
          <w:sz w:val="19"/>
          <w:szCs w:val="19"/>
        </w:rPr>
        <w:t xml:space="preserve"> </w:t>
      </w:r>
      <w:r>
        <w:rPr>
          <w:rFonts w:ascii="Georgia" w:eastAsia="Georgia" w:hAnsi="Georgia" w:cs="Georgia"/>
          <w:sz w:val="19"/>
          <w:szCs w:val="19"/>
        </w:rPr>
        <w:t>IWPFI</w:t>
      </w:r>
      <w:r>
        <w:rPr>
          <w:rFonts w:ascii="Georgia" w:eastAsia="Georgia" w:hAnsi="Georgia" w:cs="Georgia"/>
          <w:spacing w:val="18"/>
          <w:sz w:val="19"/>
          <w:szCs w:val="19"/>
        </w:rPr>
        <w:t xml:space="preserve"> </w:t>
      </w:r>
      <w:r>
        <w:rPr>
          <w:rFonts w:ascii="Georgia" w:eastAsia="Georgia" w:hAnsi="Georgia" w:cs="Georgia"/>
          <w:sz w:val="19"/>
          <w:szCs w:val="19"/>
        </w:rPr>
        <w:t xml:space="preserve">Investigators. </w:t>
      </w:r>
      <w:r>
        <w:rPr>
          <w:rFonts w:ascii="Georgia" w:eastAsia="Georgia" w:hAnsi="Georgia" w:cs="Georgia"/>
          <w:spacing w:val="10"/>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Pulmonary</w:t>
      </w:r>
      <w:r>
        <w:rPr>
          <w:rFonts w:ascii="Georgia" w:eastAsia="Georgia" w:hAnsi="Georgia" w:cs="Georgia"/>
          <w:b/>
          <w:bCs/>
          <w:spacing w:val="30"/>
          <w:sz w:val="19"/>
          <w:szCs w:val="19"/>
        </w:rPr>
        <w:t xml:space="preserve"> </w:t>
      </w:r>
      <w:r>
        <w:rPr>
          <w:rFonts w:ascii="Georgia" w:eastAsia="Georgia" w:hAnsi="Georgia" w:cs="Georgia"/>
          <w:b/>
          <w:bCs/>
          <w:sz w:val="19"/>
          <w:szCs w:val="19"/>
        </w:rPr>
        <w:t>CT</w:t>
      </w:r>
      <w:r>
        <w:rPr>
          <w:rFonts w:ascii="Georgia" w:eastAsia="Georgia" w:hAnsi="Georgia" w:cs="Georgia"/>
          <w:b/>
          <w:bCs/>
          <w:spacing w:val="12"/>
          <w:sz w:val="19"/>
          <w:szCs w:val="19"/>
        </w:rPr>
        <w:t xml:space="preserve"> </w:t>
      </w:r>
      <w:r>
        <w:rPr>
          <w:rFonts w:ascii="Georgia" w:eastAsia="Georgia" w:hAnsi="Georgia" w:cs="Georgia"/>
          <w:b/>
          <w:bCs/>
          <w:w w:val="102"/>
          <w:sz w:val="19"/>
          <w:szCs w:val="19"/>
        </w:rPr>
        <w:t xml:space="preserve">and </w:t>
      </w:r>
      <w:r>
        <w:rPr>
          <w:rFonts w:ascii="Georgia" w:eastAsia="Georgia" w:hAnsi="Georgia" w:cs="Georgia"/>
          <w:b/>
          <w:bCs/>
          <w:sz w:val="19"/>
          <w:szCs w:val="19"/>
        </w:rPr>
        <w:t>MRI</w:t>
      </w:r>
      <w:r>
        <w:rPr>
          <w:rFonts w:ascii="Georgia" w:eastAsia="Georgia" w:hAnsi="Georgia" w:cs="Georgia"/>
          <w:b/>
          <w:bCs/>
          <w:spacing w:val="8"/>
          <w:sz w:val="19"/>
          <w:szCs w:val="19"/>
        </w:rPr>
        <w:t xml:space="preserve"> </w:t>
      </w:r>
      <w:r>
        <w:rPr>
          <w:rFonts w:ascii="Georgia" w:eastAsia="Georgia" w:hAnsi="Georgia" w:cs="Georgia"/>
          <w:b/>
          <w:bCs/>
          <w:sz w:val="19"/>
          <w:szCs w:val="19"/>
        </w:rPr>
        <w:t>Phenotypes</w:t>
      </w:r>
      <w:r>
        <w:rPr>
          <w:rFonts w:ascii="Georgia" w:eastAsia="Georgia" w:hAnsi="Georgia" w:cs="Georgia"/>
          <w:b/>
          <w:bCs/>
          <w:spacing w:val="22"/>
          <w:sz w:val="19"/>
          <w:szCs w:val="19"/>
        </w:rPr>
        <w:t xml:space="preserve"> </w:t>
      </w:r>
      <w:r>
        <w:rPr>
          <w:rFonts w:ascii="Georgia" w:eastAsia="Georgia" w:hAnsi="Georgia" w:cs="Georgia"/>
          <w:b/>
          <w:bCs/>
          <w:sz w:val="19"/>
          <w:szCs w:val="19"/>
        </w:rPr>
        <w:t>That</w:t>
      </w:r>
      <w:r>
        <w:rPr>
          <w:rFonts w:ascii="Georgia" w:eastAsia="Georgia" w:hAnsi="Georgia" w:cs="Georgia"/>
          <w:b/>
          <w:bCs/>
          <w:spacing w:val="8"/>
          <w:sz w:val="19"/>
          <w:szCs w:val="19"/>
        </w:rPr>
        <w:t xml:space="preserve"> </w:t>
      </w:r>
      <w:r>
        <w:rPr>
          <w:rFonts w:ascii="Georgia" w:eastAsia="Georgia" w:hAnsi="Georgia" w:cs="Georgia"/>
          <w:b/>
          <w:bCs/>
          <w:sz w:val="19"/>
          <w:szCs w:val="19"/>
        </w:rPr>
        <w:t>Help</w:t>
      </w:r>
      <w:r>
        <w:rPr>
          <w:rFonts w:ascii="Georgia" w:eastAsia="Georgia" w:hAnsi="Georgia" w:cs="Georgia"/>
          <w:b/>
          <w:bCs/>
          <w:spacing w:val="8"/>
          <w:sz w:val="19"/>
          <w:szCs w:val="19"/>
        </w:rPr>
        <w:t xml:space="preserve"> </w:t>
      </w:r>
      <w:r>
        <w:rPr>
          <w:rFonts w:ascii="Georgia" w:eastAsia="Georgia" w:hAnsi="Georgia" w:cs="Georgia"/>
          <w:b/>
          <w:bCs/>
          <w:sz w:val="19"/>
          <w:szCs w:val="19"/>
        </w:rPr>
        <w:t>Explain</w:t>
      </w:r>
      <w:r>
        <w:rPr>
          <w:rFonts w:ascii="Georgia" w:eastAsia="Georgia" w:hAnsi="Georgia" w:cs="Georgia"/>
          <w:b/>
          <w:bCs/>
          <w:spacing w:val="14"/>
          <w:sz w:val="19"/>
          <w:szCs w:val="19"/>
        </w:rPr>
        <w:t xml:space="preserve"> </w:t>
      </w:r>
      <w:r>
        <w:rPr>
          <w:rFonts w:ascii="Georgia" w:eastAsia="Georgia" w:hAnsi="Georgia" w:cs="Georgia"/>
          <w:b/>
          <w:bCs/>
          <w:sz w:val="19"/>
          <w:szCs w:val="19"/>
        </w:rPr>
        <w:t>Chronic</w:t>
      </w:r>
      <w:r>
        <w:rPr>
          <w:rFonts w:ascii="Georgia" w:eastAsia="Georgia" w:hAnsi="Georgia" w:cs="Georgia"/>
          <w:b/>
          <w:bCs/>
          <w:spacing w:val="15"/>
          <w:sz w:val="19"/>
          <w:szCs w:val="19"/>
        </w:rPr>
        <w:t xml:space="preserve"> </w:t>
      </w:r>
      <w:r>
        <w:rPr>
          <w:rFonts w:ascii="Georgia" w:eastAsia="Georgia" w:hAnsi="Georgia" w:cs="Georgia"/>
          <w:b/>
          <w:bCs/>
          <w:sz w:val="19"/>
          <w:szCs w:val="19"/>
        </w:rPr>
        <w:t>Pulmonary</w:t>
      </w:r>
      <w:r>
        <w:rPr>
          <w:rFonts w:ascii="Georgia" w:eastAsia="Georgia" w:hAnsi="Georgia" w:cs="Georgia"/>
          <w:b/>
          <w:bCs/>
          <w:spacing w:val="21"/>
          <w:sz w:val="19"/>
          <w:szCs w:val="19"/>
        </w:rPr>
        <w:t xml:space="preserve"> </w:t>
      </w:r>
      <w:r>
        <w:rPr>
          <w:rFonts w:ascii="Georgia" w:eastAsia="Georgia" w:hAnsi="Georgia" w:cs="Georgia"/>
          <w:b/>
          <w:bCs/>
          <w:sz w:val="19"/>
          <w:szCs w:val="19"/>
        </w:rPr>
        <w:t>Obstruction</w:t>
      </w:r>
      <w:r>
        <w:rPr>
          <w:rFonts w:ascii="Georgia" w:eastAsia="Georgia" w:hAnsi="Georgia" w:cs="Georgia"/>
          <w:b/>
          <w:bCs/>
          <w:spacing w:val="22"/>
          <w:sz w:val="19"/>
          <w:szCs w:val="19"/>
        </w:rPr>
        <w:t xml:space="preserve"> </w:t>
      </w:r>
      <w:r>
        <w:rPr>
          <w:rFonts w:ascii="Georgia" w:eastAsia="Georgia" w:hAnsi="Georgia" w:cs="Georgia"/>
          <w:b/>
          <w:bCs/>
          <w:sz w:val="19"/>
          <w:szCs w:val="19"/>
        </w:rPr>
        <w:t>Disease</w:t>
      </w:r>
      <w:r>
        <w:rPr>
          <w:rFonts w:ascii="Georgia" w:eastAsia="Georgia" w:hAnsi="Georgia" w:cs="Georgia"/>
          <w:b/>
          <w:bCs/>
          <w:spacing w:val="14"/>
          <w:sz w:val="19"/>
          <w:szCs w:val="19"/>
        </w:rPr>
        <w:t xml:space="preserve"> </w:t>
      </w:r>
      <w:r>
        <w:rPr>
          <w:rFonts w:ascii="Georgia" w:eastAsia="Georgia" w:hAnsi="Georgia" w:cs="Georgia"/>
          <w:b/>
          <w:bCs/>
          <w:sz w:val="19"/>
          <w:szCs w:val="19"/>
        </w:rPr>
        <w:t>Pathophysiology</w:t>
      </w:r>
      <w:r>
        <w:rPr>
          <w:rFonts w:ascii="Georgia" w:eastAsia="Georgia" w:hAnsi="Georgia" w:cs="Georgia"/>
          <w:b/>
          <w:bCs/>
          <w:spacing w:val="31"/>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r>
        <w:rPr>
          <w:rFonts w:ascii="Georgia" w:eastAsia="Georgia" w:hAnsi="Georgia" w:cs="Georgia"/>
          <w:b/>
          <w:bCs/>
          <w:w w:val="102"/>
          <w:sz w:val="19"/>
          <w:szCs w:val="19"/>
        </w:rPr>
        <w:t>Outcome</w:t>
      </w:r>
      <w:r>
        <w:rPr>
          <w:rFonts w:ascii="Georgia" w:eastAsia="Georgia" w:hAnsi="Georgia" w:cs="Georgia"/>
          <w:b/>
          <w:bCs/>
          <w:spacing w:val="-2"/>
          <w:w w:val="102"/>
          <w:sz w:val="19"/>
          <w:szCs w:val="19"/>
        </w:rPr>
        <w:t>s</w:t>
      </w:r>
      <w:r>
        <w:rPr>
          <w:rFonts w:ascii="Georgia" w:eastAsia="Georgia" w:hAnsi="Georgia" w:cs="Georgia"/>
          <w:w w:val="102"/>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(2015):</w:t>
      </w:r>
      <w:r>
        <w:rPr>
          <w:rFonts w:ascii="Georgia" w:eastAsia="Georgia" w:hAnsi="Georgia" w:cs="Georgia"/>
          <w:spacing w:val="29"/>
          <w:sz w:val="19"/>
          <w:szCs w:val="19"/>
        </w:rPr>
        <w:t xml:space="preserve"> </w:t>
      </w:r>
      <w:r>
        <w:rPr>
          <w:rFonts w:ascii="Georgia" w:eastAsia="Georgia" w:hAnsi="Georgia" w:cs="Georgia"/>
          <w:w w:val="102"/>
          <w:sz w:val="19"/>
          <w:szCs w:val="19"/>
        </w:rPr>
        <w:t>doi:</w:t>
      </w:r>
      <w:hyperlink r:id="rId21">
        <w:r>
          <w:rPr>
            <w:rFonts w:ascii="Georgia" w:eastAsia="Georgia" w:hAnsi="Georgia" w:cs="Georgia"/>
            <w:color w:val="0000FF"/>
            <w:w w:val="102"/>
            <w:sz w:val="19"/>
            <w:szCs w:val="19"/>
          </w:rPr>
          <w:t>10.1002/jmri.25010</w:t>
        </w:r>
      </w:hyperlink>
    </w:p>
    <w:p w14:paraId="08E0B66F" w14:textId="77777777" w:rsidR="00E61F9D" w:rsidRDefault="005C64D6">
      <w:pPr>
        <w:spacing w:before="59" w:after="0" w:line="240" w:lineRule="auto"/>
        <w:ind w:left="140" w:right="644"/>
        <w:jc w:val="both"/>
        <w:rPr>
          <w:rFonts w:ascii="Georgia" w:eastAsia="Georgia" w:hAnsi="Georgia" w:cs="Georgia"/>
          <w:sz w:val="19"/>
          <w:szCs w:val="19"/>
        </w:rPr>
      </w:pPr>
      <w:r>
        <w:rPr>
          <w:rFonts w:ascii="Georgia" w:eastAsia="Georgia" w:hAnsi="Georgia" w:cs="Georgia"/>
          <w:sz w:val="19"/>
          <w:szCs w:val="19"/>
        </w:rPr>
        <w:t>9.</w:t>
      </w:r>
      <w:r>
        <w:rPr>
          <w:rFonts w:ascii="Georgia" w:eastAsia="Georgia" w:hAnsi="Georgia" w:cs="Georgia"/>
          <w:spacing w:val="21"/>
          <w:sz w:val="19"/>
          <w:szCs w:val="19"/>
        </w:rPr>
        <w:t xml:space="preserve"> </w:t>
      </w:r>
      <w:proofErr w:type="spellStart"/>
      <w:r>
        <w:rPr>
          <w:rFonts w:ascii="Georgia" w:eastAsia="Georgia" w:hAnsi="Georgia" w:cs="Georgia"/>
          <w:sz w:val="19"/>
          <w:szCs w:val="19"/>
        </w:rPr>
        <w:t>Yunwen</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Y.</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proofErr w:type="spellStart"/>
      <w:r>
        <w:rPr>
          <w:rFonts w:ascii="Georgia" w:eastAsia="Georgia" w:hAnsi="Georgia" w:cs="Georgia"/>
          <w:sz w:val="19"/>
          <w:szCs w:val="19"/>
        </w:rPr>
        <w:t>Kishida</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K.</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b/>
          <w:bCs/>
          <w:sz w:val="19"/>
          <w:szCs w:val="19"/>
        </w:rPr>
        <w:t>Toward</w:t>
      </w:r>
      <w:r>
        <w:rPr>
          <w:rFonts w:ascii="Georgia" w:eastAsia="Georgia" w:hAnsi="Georgia" w:cs="Georgia"/>
          <w:b/>
          <w:bCs/>
          <w:spacing w:val="16"/>
          <w:sz w:val="19"/>
          <w:szCs w:val="19"/>
        </w:rPr>
        <w:t xml:space="preserve"> </w:t>
      </w:r>
      <w:r>
        <w:rPr>
          <w:rFonts w:ascii="Georgia" w:eastAsia="Georgia" w:hAnsi="Georgia" w:cs="Georgia"/>
          <w:b/>
          <w:bCs/>
          <w:sz w:val="19"/>
          <w:szCs w:val="19"/>
        </w:rPr>
        <w:t>an</w:t>
      </w:r>
      <w:r>
        <w:rPr>
          <w:rFonts w:ascii="Georgia" w:eastAsia="Georgia" w:hAnsi="Georgia" w:cs="Georgia"/>
          <w:b/>
          <w:bCs/>
          <w:spacing w:val="4"/>
          <w:sz w:val="19"/>
          <w:szCs w:val="19"/>
        </w:rPr>
        <w:t xml:space="preserve"> </w:t>
      </w:r>
      <w:r>
        <w:rPr>
          <w:rFonts w:ascii="Georgia" w:eastAsia="Georgia" w:hAnsi="Georgia" w:cs="Georgia"/>
          <w:b/>
          <w:bCs/>
          <w:sz w:val="19"/>
          <w:szCs w:val="19"/>
        </w:rPr>
        <w:t>Understanding</w:t>
      </w:r>
      <w:r>
        <w:rPr>
          <w:rFonts w:ascii="Georgia" w:eastAsia="Georgia" w:hAnsi="Georgia" w:cs="Georgia"/>
          <w:b/>
          <w:bCs/>
          <w:spacing w:val="28"/>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the</w:t>
      </w:r>
      <w:r>
        <w:rPr>
          <w:rFonts w:ascii="Georgia" w:eastAsia="Georgia" w:hAnsi="Georgia" w:cs="Georgia"/>
          <w:b/>
          <w:bCs/>
          <w:spacing w:val="5"/>
          <w:sz w:val="19"/>
          <w:szCs w:val="19"/>
        </w:rPr>
        <w:t xml:space="preserve"> </w:t>
      </w:r>
      <w:r>
        <w:rPr>
          <w:rFonts w:ascii="Georgia" w:eastAsia="Georgia" w:hAnsi="Georgia" w:cs="Georgia"/>
          <w:b/>
          <w:bCs/>
          <w:sz w:val="19"/>
          <w:szCs w:val="19"/>
        </w:rPr>
        <w:t>Motivation</w:t>
      </w:r>
      <w:r>
        <w:rPr>
          <w:rFonts w:ascii="Georgia" w:eastAsia="Georgia" w:hAnsi="Georgia" w:cs="Georgia"/>
          <w:b/>
          <w:bCs/>
          <w:spacing w:val="20"/>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Open</w:t>
      </w:r>
      <w:r>
        <w:rPr>
          <w:rFonts w:ascii="Georgia" w:eastAsia="Georgia" w:hAnsi="Georgia" w:cs="Georgia"/>
          <w:b/>
          <w:bCs/>
          <w:spacing w:val="9"/>
          <w:sz w:val="19"/>
          <w:szCs w:val="19"/>
        </w:rPr>
        <w:t xml:space="preserve"> </w:t>
      </w:r>
      <w:r>
        <w:rPr>
          <w:rFonts w:ascii="Georgia" w:eastAsia="Georgia" w:hAnsi="Georgia" w:cs="Georgia"/>
          <w:b/>
          <w:bCs/>
          <w:sz w:val="19"/>
          <w:szCs w:val="19"/>
        </w:rPr>
        <w:t>Source</w:t>
      </w:r>
      <w:r>
        <w:rPr>
          <w:rFonts w:ascii="Georgia" w:eastAsia="Georgia" w:hAnsi="Georgia" w:cs="Georgia"/>
          <w:b/>
          <w:bCs/>
          <w:spacing w:val="13"/>
          <w:sz w:val="19"/>
          <w:szCs w:val="19"/>
        </w:rPr>
        <w:t xml:space="preserve"> </w:t>
      </w:r>
      <w:r>
        <w:rPr>
          <w:rFonts w:ascii="Georgia" w:eastAsia="Georgia" w:hAnsi="Georgia" w:cs="Georgia"/>
          <w:b/>
          <w:bCs/>
          <w:sz w:val="19"/>
          <w:szCs w:val="19"/>
        </w:rPr>
        <w:t>Software</w:t>
      </w:r>
      <w:r>
        <w:rPr>
          <w:rFonts w:ascii="Georgia" w:eastAsia="Georgia" w:hAnsi="Georgia" w:cs="Georgia"/>
          <w:b/>
          <w:bCs/>
          <w:spacing w:val="17"/>
          <w:sz w:val="19"/>
          <w:szCs w:val="19"/>
        </w:rPr>
        <w:t xml:space="preserve"> </w:t>
      </w:r>
      <w:r>
        <w:rPr>
          <w:rFonts w:ascii="Georgia" w:eastAsia="Georgia" w:hAnsi="Georgia" w:cs="Georgia"/>
          <w:b/>
          <w:bCs/>
          <w:w w:val="102"/>
          <w:sz w:val="19"/>
          <w:szCs w:val="19"/>
        </w:rPr>
        <w:t>Developer</w:t>
      </w:r>
      <w:r>
        <w:rPr>
          <w:rFonts w:ascii="Georgia" w:eastAsia="Georgia" w:hAnsi="Georgia" w:cs="Georgia"/>
          <w:b/>
          <w:bCs/>
          <w:spacing w:val="-1"/>
          <w:w w:val="102"/>
          <w:sz w:val="19"/>
          <w:szCs w:val="19"/>
        </w:rPr>
        <w:t>s</w:t>
      </w:r>
      <w:r>
        <w:rPr>
          <w:rFonts w:ascii="Georgia" w:eastAsia="Georgia" w:hAnsi="Georgia" w:cs="Georgia"/>
          <w:w w:val="102"/>
          <w:sz w:val="19"/>
          <w:szCs w:val="19"/>
        </w:rPr>
        <w:t>”</w:t>
      </w:r>
    </w:p>
    <w:p w14:paraId="2FC36351" w14:textId="77777777" w:rsidR="00E61F9D" w:rsidRDefault="005C64D6">
      <w:pPr>
        <w:spacing w:before="33" w:after="0" w:line="240" w:lineRule="auto"/>
        <w:ind w:left="140" w:right="656"/>
        <w:jc w:val="both"/>
        <w:rPr>
          <w:rFonts w:ascii="Georgia" w:eastAsia="Georgia" w:hAnsi="Georgia" w:cs="Georgia"/>
          <w:sz w:val="19"/>
          <w:szCs w:val="19"/>
        </w:rPr>
      </w:pPr>
      <w:proofErr w:type="gramStart"/>
      <w:r>
        <w:rPr>
          <w:rFonts w:ascii="Georgia" w:eastAsia="Georgia" w:hAnsi="Georgia" w:cs="Georgia"/>
          <w:i/>
          <w:sz w:val="19"/>
          <w:szCs w:val="19"/>
        </w:rPr>
        <w:t>Software</w:t>
      </w:r>
      <w:r>
        <w:rPr>
          <w:rFonts w:ascii="Georgia" w:eastAsia="Georgia" w:hAnsi="Georgia" w:cs="Georgia"/>
          <w:i/>
          <w:spacing w:val="-15"/>
          <w:sz w:val="19"/>
          <w:szCs w:val="19"/>
        </w:rPr>
        <w:t xml:space="preserve"> </w:t>
      </w:r>
      <w:r>
        <w:rPr>
          <w:rFonts w:ascii="Georgia" w:eastAsia="Georgia" w:hAnsi="Georgia" w:cs="Georgia"/>
          <w:i/>
          <w:sz w:val="19"/>
          <w:szCs w:val="19"/>
        </w:rPr>
        <w:t>engineering,</w:t>
      </w:r>
      <w:r>
        <w:rPr>
          <w:rFonts w:ascii="Georgia" w:eastAsia="Georgia" w:hAnsi="Georgia" w:cs="Georgia"/>
          <w:i/>
          <w:spacing w:val="-12"/>
          <w:sz w:val="19"/>
          <w:szCs w:val="19"/>
        </w:rPr>
        <w:t xml:space="preserve"> </w:t>
      </w:r>
      <w:r>
        <w:rPr>
          <w:rFonts w:ascii="Georgia" w:eastAsia="Georgia" w:hAnsi="Georgia" w:cs="Georgia"/>
          <w:i/>
          <w:sz w:val="19"/>
          <w:szCs w:val="19"/>
        </w:rPr>
        <w:t>2003.</w:t>
      </w:r>
      <w:proofErr w:type="gramEnd"/>
      <w:r>
        <w:rPr>
          <w:rFonts w:ascii="Georgia" w:eastAsia="Georgia" w:hAnsi="Georgia" w:cs="Georgia"/>
          <w:i/>
          <w:spacing w:val="11"/>
          <w:sz w:val="19"/>
          <w:szCs w:val="19"/>
        </w:rPr>
        <w:t xml:space="preserve"> </w:t>
      </w:r>
      <w:proofErr w:type="gramStart"/>
      <w:r>
        <w:rPr>
          <w:rFonts w:ascii="Georgia" w:eastAsia="Georgia" w:hAnsi="Georgia" w:cs="Georgia"/>
          <w:i/>
          <w:sz w:val="19"/>
          <w:szCs w:val="19"/>
        </w:rPr>
        <w:t>proceedings</w:t>
      </w:r>
      <w:proofErr w:type="gramEnd"/>
      <w:r>
        <w:rPr>
          <w:rFonts w:ascii="Georgia" w:eastAsia="Georgia" w:hAnsi="Georgia" w:cs="Georgia"/>
          <w:i/>
          <w:sz w:val="19"/>
          <w:szCs w:val="19"/>
        </w:rPr>
        <w:t>.</w:t>
      </w:r>
      <w:r>
        <w:rPr>
          <w:rFonts w:ascii="Georgia" w:eastAsia="Georgia" w:hAnsi="Georgia" w:cs="Georgia"/>
          <w:i/>
          <w:spacing w:val="11"/>
          <w:sz w:val="19"/>
          <w:szCs w:val="19"/>
        </w:rPr>
        <w:t xml:space="preserve"> </w:t>
      </w:r>
      <w:r>
        <w:rPr>
          <w:rFonts w:ascii="Georgia" w:eastAsia="Georgia" w:hAnsi="Georgia" w:cs="Georgia"/>
          <w:i/>
          <w:sz w:val="19"/>
          <w:szCs w:val="19"/>
        </w:rPr>
        <w:t>25th</w:t>
      </w:r>
      <w:r>
        <w:rPr>
          <w:rFonts w:ascii="Georgia" w:eastAsia="Georgia" w:hAnsi="Georgia" w:cs="Georgia"/>
          <w:i/>
          <w:spacing w:val="-15"/>
          <w:sz w:val="19"/>
          <w:szCs w:val="19"/>
        </w:rPr>
        <w:t xml:space="preserve"> </w:t>
      </w:r>
      <w:r>
        <w:rPr>
          <w:rFonts w:ascii="Georgia" w:eastAsia="Georgia" w:hAnsi="Georgia" w:cs="Georgia"/>
          <w:i/>
          <w:sz w:val="19"/>
          <w:szCs w:val="19"/>
        </w:rPr>
        <w:t>international</w:t>
      </w:r>
      <w:r>
        <w:rPr>
          <w:rFonts w:ascii="Georgia" w:eastAsia="Georgia" w:hAnsi="Georgia" w:cs="Georgia"/>
          <w:i/>
          <w:spacing w:val="-15"/>
          <w:sz w:val="19"/>
          <w:szCs w:val="19"/>
        </w:rPr>
        <w:t xml:space="preserve"> </w:t>
      </w:r>
      <w:r>
        <w:rPr>
          <w:rFonts w:ascii="Georgia" w:eastAsia="Georgia" w:hAnsi="Georgia" w:cs="Georgia"/>
          <w:i/>
          <w:sz w:val="19"/>
          <w:szCs w:val="19"/>
        </w:rPr>
        <w:t>conference</w:t>
      </w:r>
      <w:r>
        <w:rPr>
          <w:rFonts w:ascii="Georgia" w:eastAsia="Georgia" w:hAnsi="Georgia" w:cs="Georgia"/>
          <w:i/>
          <w:spacing w:val="-15"/>
          <w:sz w:val="19"/>
          <w:szCs w:val="19"/>
        </w:rPr>
        <w:t xml:space="preserve"> </w:t>
      </w:r>
      <w:r>
        <w:rPr>
          <w:rFonts w:ascii="Georgia" w:eastAsia="Georgia" w:hAnsi="Georgia" w:cs="Georgia"/>
          <w:i/>
          <w:sz w:val="19"/>
          <w:szCs w:val="19"/>
        </w:rPr>
        <w:t>on</w:t>
      </w:r>
      <w:r>
        <w:rPr>
          <w:rFonts w:ascii="Georgia" w:eastAsia="Georgia" w:hAnsi="Georgia" w:cs="Georgia"/>
          <w:i/>
          <w:spacing w:val="-15"/>
          <w:sz w:val="19"/>
          <w:szCs w:val="19"/>
        </w:rPr>
        <w:t xml:space="preserve"> </w:t>
      </w:r>
      <w:r>
        <w:rPr>
          <w:rFonts w:ascii="Georgia" w:eastAsia="Georgia" w:hAnsi="Georgia" w:cs="Georgia"/>
          <w:sz w:val="19"/>
          <w:szCs w:val="19"/>
        </w:rPr>
        <w:t>(2003):</w:t>
      </w:r>
      <w:r>
        <w:rPr>
          <w:rFonts w:ascii="Georgia" w:eastAsia="Georgia" w:hAnsi="Georgia" w:cs="Georgia"/>
          <w:spacing w:val="22"/>
          <w:sz w:val="19"/>
          <w:szCs w:val="19"/>
        </w:rPr>
        <w:t xml:space="preserve"> </w:t>
      </w:r>
      <w:r>
        <w:rPr>
          <w:rFonts w:ascii="Georgia" w:eastAsia="Georgia" w:hAnsi="Georgia" w:cs="Georgia"/>
          <w:sz w:val="19"/>
          <w:szCs w:val="19"/>
        </w:rPr>
        <w:t>419–429.</w:t>
      </w:r>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2">
        <w:r>
          <w:rPr>
            <w:rFonts w:ascii="Georgia" w:eastAsia="Georgia" w:hAnsi="Georgia" w:cs="Georgia"/>
            <w:color w:val="0000FF"/>
            <w:w w:val="102"/>
            <w:sz w:val="19"/>
            <w:szCs w:val="19"/>
          </w:rPr>
          <w:t>10.1109/ICSE.2003.1201220</w:t>
        </w:r>
      </w:hyperlink>
    </w:p>
    <w:p w14:paraId="75C5ED98" w14:textId="77777777" w:rsidR="00E61F9D" w:rsidRDefault="005C64D6">
      <w:pPr>
        <w:spacing w:before="93" w:after="0" w:line="240" w:lineRule="auto"/>
        <w:ind w:left="136" w:right="7290"/>
        <w:jc w:val="both"/>
        <w:rPr>
          <w:rFonts w:ascii="Georgia" w:eastAsia="Georgia" w:hAnsi="Georgia" w:cs="Georgia"/>
          <w:sz w:val="19"/>
          <w:szCs w:val="19"/>
        </w:rPr>
      </w:pPr>
      <w:r>
        <w:rPr>
          <w:rFonts w:ascii="Georgia" w:eastAsia="Georgia" w:hAnsi="Georgia" w:cs="Georgia"/>
          <w:sz w:val="19"/>
          <w:szCs w:val="19"/>
        </w:rPr>
        <w:t>10.</w:t>
      </w:r>
      <w:r>
        <w:rPr>
          <w:rFonts w:ascii="Georgia" w:eastAsia="Georgia" w:hAnsi="Georgia" w:cs="Georgia"/>
          <w:spacing w:val="24"/>
          <w:sz w:val="19"/>
          <w:szCs w:val="19"/>
        </w:rPr>
        <w:t xml:space="preserve"> </w:t>
      </w:r>
      <w:r>
        <w:rPr>
          <w:rFonts w:ascii="Georgia" w:eastAsia="Georgia" w:hAnsi="Georgia" w:cs="Georgia"/>
          <w:sz w:val="19"/>
          <w:szCs w:val="19"/>
        </w:rPr>
        <w:t>(2008):</w:t>
      </w:r>
      <w:r>
        <w:rPr>
          <w:rFonts w:ascii="Georgia" w:eastAsia="Georgia" w:hAnsi="Georgia" w:cs="Georgia"/>
          <w:spacing w:val="30"/>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hyperlink r:id="rId23">
        <w:r>
          <w:rPr>
            <w:rFonts w:ascii="Georgia" w:eastAsia="Georgia" w:hAnsi="Georgia" w:cs="Georgia"/>
            <w:color w:val="0000FF"/>
            <w:w w:val="102"/>
            <w:sz w:val="19"/>
            <w:szCs w:val="19"/>
          </w:rPr>
          <w:t>http://fsmsh.com/2845</w:t>
        </w:r>
      </w:hyperlink>
    </w:p>
    <w:p w14:paraId="4538D1E3" w14:textId="77777777" w:rsidR="00E61F9D" w:rsidRDefault="005C64D6">
      <w:pPr>
        <w:spacing w:before="93" w:after="0" w:line="240" w:lineRule="auto"/>
        <w:ind w:left="136" w:right="6781"/>
        <w:jc w:val="both"/>
        <w:rPr>
          <w:rFonts w:ascii="Georgia" w:eastAsia="Georgia" w:hAnsi="Georgia" w:cs="Georgia"/>
          <w:sz w:val="19"/>
          <w:szCs w:val="19"/>
        </w:rPr>
      </w:pPr>
      <w:r>
        <w:rPr>
          <w:rFonts w:ascii="Georgia" w:eastAsia="Georgia" w:hAnsi="Georgia" w:cs="Georgia"/>
          <w:sz w:val="19"/>
          <w:szCs w:val="19"/>
        </w:rPr>
        <w:t>11.</w:t>
      </w:r>
      <w:r>
        <w:rPr>
          <w:rFonts w:ascii="Georgia" w:eastAsia="Georgia" w:hAnsi="Georgia" w:cs="Georgia"/>
          <w:spacing w:val="23"/>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hyperlink r:id="rId24">
        <w:r>
          <w:rPr>
            <w:rFonts w:ascii="Georgia" w:eastAsia="Georgia" w:hAnsi="Georgia" w:cs="Georgia"/>
            <w:color w:val="0000FF"/>
            <w:w w:val="102"/>
            <w:sz w:val="19"/>
            <w:szCs w:val="19"/>
          </w:rPr>
          <w:t>http://picsl.upenn.edu/software/ants/</w:t>
        </w:r>
      </w:hyperlink>
    </w:p>
    <w:p w14:paraId="2FD8BA12" w14:textId="77777777" w:rsidR="00E61F9D" w:rsidRDefault="005C64D6">
      <w:pPr>
        <w:spacing w:before="93" w:after="0" w:line="240" w:lineRule="auto"/>
        <w:ind w:left="136" w:right="668"/>
        <w:jc w:val="both"/>
        <w:rPr>
          <w:rFonts w:ascii="Georgia" w:eastAsia="Georgia" w:hAnsi="Georgia" w:cs="Georgia"/>
          <w:sz w:val="19"/>
          <w:szCs w:val="19"/>
        </w:rPr>
      </w:pPr>
      <w:r>
        <w:rPr>
          <w:rFonts w:ascii="Georgia" w:eastAsia="Georgia" w:hAnsi="Georgia" w:cs="Georgia"/>
          <w:sz w:val="19"/>
          <w:szCs w:val="19"/>
        </w:rPr>
        <w:t>12.</w:t>
      </w:r>
      <w:r>
        <w:rPr>
          <w:rFonts w:ascii="Georgia" w:eastAsia="Georgia" w:hAnsi="Georgia" w:cs="Georgia"/>
          <w:spacing w:val="33"/>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N.</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Explicit</w:t>
      </w:r>
      <w:r>
        <w:rPr>
          <w:rFonts w:ascii="Georgia" w:eastAsia="Georgia" w:hAnsi="Georgia" w:cs="Georgia"/>
          <w:b/>
          <w:bCs/>
          <w:spacing w:val="21"/>
          <w:sz w:val="19"/>
          <w:szCs w:val="19"/>
        </w:rPr>
        <w:t xml:space="preserve"> </w:t>
      </w:r>
      <w:r>
        <w:rPr>
          <w:rFonts w:ascii="Georgia" w:eastAsia="Georgia" w:hAnsi="Georgia" w:cs="Georgia"/>
          <w:b/>
          <w:bCs/>
          <w:sz w:val="19"/>
          <w:szCs w:val="19"/>
        </w:rPr>
        <w:t>B-Spline</w:t>
      </w:r>
      <w:r>
        <w:rPr>
          <w:rFonts w:ascii="Georgia" w:eastAsia="Georgia" w:hAnsi="Georgia" w:cs="Georgia"/>
          <w:b/>
          <w:bCs/>
          <w:spacing w:val="21"/>
          <w:sz w:val="19"/>
          <w:szCs w:val="19"/>
        </w:rPr>
        <w:t xml:space="preserve"> </w:t>
      </w:r>
      <w:r>
        <w:rPr>
          <w:rFonts w:ascii="Georgia" w:eastAsia="Georgia" w:hAnsi="Georgia" w:cs="Georgia"/>
          <w:b/>
          <w:bCs/>
          <w:sz w:val="19"/>
          <w:szCs w:val="19"/>
        </w:rPr>
        <w:t>Regularization</w:t>
      </w:r>
      <w:r>
        <w:rPr>
          <w:rFonts w:ascii="Georgia" w:eastAsia="Georgia" w:hAnsi="Georgia" w:cs="Georgia"/>
          <w:b/>
          <w:bCs/>
          <w:spacing w:val="33"/>
          <w:sz w:val="19"/>
          <w:szCs w:val="19"/>
        </w:rPr>
        <w:t xml:space="preserve"> </w:t>
      </w:r>
      <w:r>
        <w:rPr>
          <w:rFonts w:ascii="Georgia" w:eastAsia="Georgia" w:hAnsi="Georgia" w:cs="Georgia"/>
          <w:b/>
          <w:bCs/>
          <w:sz w:val="19"/>
          <w:szCs w:val="19"/>
        </w:rPr>
        <w:t>in</w:t>
      </w:r>
      <w:r>
        <w:rPr>
          <w:rFonts w:ascii="Georgia" w:eastAsia="Georgia" w:hAnsi="Georgia" w:cs="Georgia"/>
          <w:b/>
          <w:bCs/>
          <w:spacing w:val="8"/>
          <w:sz w:val="19"/>
          <w:szCs w:val="19"/>
        </w:rPr>
        <w:t xml:space="preserve"> </w:t>
      </w:r>
      <w:proofErr w:type="spellStart"/>
      <w:r>
        <w:rPr>
          <w:rFonts w:ascii="Georgia" w:eastAsia="Georgia" w:hAnsi="Georgia" w:cs="Georgia"/>
          <w:b/>
          <w:bCs/>
          <w:sz w:val="19"/>
          <w:szCs w:val="19"/>
        </w:rPr>
        <w:t>Diffeomorphic</w:t>
      </w:r>
      <w:proofErr w:type="spellEnd"/>
      <w:r>
        <w:rPr>
          <w:rFonts w:ascii="Georgia" w:eastAsia="Georgia" w:hAnsi="Georgia" w:cs="Georgia"/>
          <w:b/>
          <w:bCs/>
          <w:spacing w:val="33"/>
          <w:sz w:val="19"/>
          <w:szCs w:val="19"/>
        </w:rPr>
        <w:t xml:space="preserve"> </w:t>
      </w:r>
      <w:r>
        <w:rPr>
          <w:rFonts w:ascii="Georgia" w:eastAsia="Georgia" w:hAnsi="Georgia" w:cs="Georgia"/>
          <w:b/>
          <w:bCs/>
          <w:sz w:val="19"/>
          <w:szCs w:val="19"/>
        </w:rPr>
        <w:t>Image</w:t>
      </w:r>
      <w:r>
        <w:rPr>
          <w:rFonts w:ascii="Georgia" w:eastAsia="Georgia" w:hAnsi="Georgia" w:cs="Georgia"/>
          <w:b/>
          <w:bCs/>
          <w:spacing w:val="16"/>
          <w:sz w:val="19"/>
          <w:szCs w:val="19"/>
        </w:rPr>
        <w:t xml:space="preserve"> </w:t>
      </w:r>
      <w:r>
        <w:rPr>
          <w:rFonts w:ascii="Georgia" w:eastAsia="Georgia" w:hAnsi="Georgia" w:cs="Georgia"/>
          <w:b/>
          <w:bCs/>
          <w:sz w:val="19"/>
          <w:szCs w:val="19"/>
        </w:rPr>
        <w:t>Registratio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i/>
          <w:sz w:val="19"/>
          <w:szCs w:val="19"/>
        </w:rPr>
        <w:t>Front</w:t>
      </w:r>
    </w:p>
    <w:p w14:paraId="28671EC1" w14:textId="77777777" w:rsidR="00E61F9D" w:rsidRDefault="005C64D6">
      <w:pPr>
        <w:spacing w:before="33" w:after="0" w:line="240" w:lineRule="auto"/>
        <w:ind w:left="140" w:right="6427"/>
        <w:jc w:val="both"/>
        <w:rPr>
          <w:rFonts w:ascii="Georgia" w:eastAsia="Georgia" w:hAnsi="Georgia" w:cs="Georgia"/>
          <w:sz w:val="19"/>
          <w:szCs w:val="19"/>
        </w:rPr>
      </w:pPr>
      <w:proofErr w:type="spellStart"/>
      <w:r>
        <w:rPr>
          <w:rFonts w:ascii="Georgia" w:eastAsia="Georgia" w:hAnsi="Georgia" w:cs="Georgia"/>
          <w:i/>
          <w:sz w:val="19"/>
          <w:szCs w:val="19"/>
        </w:rPr>
        <w:t>Neuroinform</w:t>
      </w:r>
      <w:proofErr w:type="spellEnd"/>
      <w:r>
        <w:rPr>
          <w:rFonts w:ascii="Georgia" w:eastAsia="Georgia" w:hAnsi="Georgia" w:cs="Georgia"/>
          <w:i/>
          <w:spacing w:val="2"/>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39.</w:t>
      </w:r>
      <w:r>
        <w:rPr>
          <w:rFonts w:ascii="Georgia" w:eastAsia="Georgia" w:hAnsi="Georgia" w:cs="Georgia"/>
          <w:spacing w:val="2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25">
        <w:r>
          <w:rPr>
            <w:rFonts w:ascii="Georgia" w:eastAsia="Georgia" w:hAnsi="Georgia" w:cs="Georgia"/>
            <w:color w:val="0000FF"/>
            <w:w w:val="102"/>
            <w:sz w:val="19"/>
            <w:szCs w:val="19"/>
          </w:rPr>
          <w:t>10.3389/fninf.2013.00039</w:t>
        </w:r>
      </w:hyperlink>
    </w:p>
    <w:p w14:paraId="1713A044" w14:textId="77777777" w:rsidR="00E61F9D" w:rsidRDefault="005C64D6">
      <w:pPr>
        <w:spacing w:before="93" w:after="0"/>
        <w:ind w:left="140" w:right="638" w:hanging="4"/>
        <w:jc w:val="both"/>
        <w:rPr>
          <w:rFonts w:ascii="Georgia" w:eastAsia="Georgia" w:hAnsi="Georgia" w:cs="Georgia"/>
          <w:sz w:val="19"/>
          <w:szCs w:val="19"/>
        </w:rPr>
      </w:pPr>
      <w:r>
        <w:rPr>
          <w:rFonts w:ascii="Georgia" w:eastAsia="Georgia" w:hAnsi="Georgia" w:cs="Georgia"/>
          <w:sz w:val="19"/>
          <w:szCs w:val="19"/>
        </w:rPr>
        <w:t>13.</w:t>
      </w:r>
      <w:r>
        <w:rPr>
          <w:rFonts w:ascii="Georgia" w:eastAsia="Georgia" w:hAnsi="Georgia" w:cs="Georgia"/>
          <w:spacing w:val="24"/>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N.</w:t>
      </w:r>
      <w:r>
        <w:rPr>
          <w:rFonts w:ascii="Georgia" w:eastAsia="Georgia" w:hAnsi="Georgia" w:cs="Georgia"/>
          <w:spacing w:val="5"/>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Cook,</w:t>
      </w:r>
      <w:r>
        <w:rPr>
          <w:rFonts w:ascii="Georgia" w:eastAsia="Georgia" w:hAnsi="Georgia" w:cs="Georgia"/>
          <w:spacing w:val="11"/>
          <w:sz w:val="19"/>
          <w:szCs w:val="19"/>
        </w:rPr>
        <w:t xml:space="preserve"> </w:t>
      </w:r>
      <w:r>
        <w:rPr>
          <w:rFonts w:ascii="Georgia" w:eastAsia="Georgia" w:hAnsi="Georgia" w:cs="Georgia"/>
          <w:sz w:val="19"/>
          <w:szCs w:val="19"/>
        </w:rPr>
        <w:t>P.</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Klein,</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Song,</w:t>
      </w:r>
      <w:r>
        <w:rPr>
          <w:rFonts w:ascii="Georgia" w:eastAsia="Georgia" w:hAnsi="Georgia" w:cs="Georgia"/>
          <w:spacing w:val="10"/>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r>
        <w:rPr>
          <w:rFonts w:ascii="Georgia" w:eastAsia="Georgia" w:hAnsi="Georgia" w:cs="Georgia"/>
          <w:sz w:val="19"/>
          <w:szCs w:val="19"/>
        </w:rPr>
        <w:t>Das,</w:t>
      </w:r>
      <w:r>
        <w:rPr>
          <w:rFonts w:ascii="Georgia" w:eastAsia="Georgia" w:hAnsi="Georgia" w:cs="Georgia"/>
          <w:spacing w:val="8"/>
          <w:sz w:val="19"/>
          <w:szCs w:val="19"/>
        </w:rPr>
        <w:t xml:space="preserve"> </w:t>
      </w:r>
      <w:r>
        <w:rPr>
          <w:rFonts w:ascii="Georgia" w:eastAsia="Georgia" w:hAnsi="Georgia" w:cs="Georgia"/>
          <w:sz w:val="19"/>
          <w:szCs w:val="19"/>
        </w:rPr>
        <w:t>S.</w:t>
      </w:r>
      <w:r>
        <w:rPr>
          <w:rFonts w:ascii="Georgia" w:eastAsia="Georgia" w:hAnsi="Georgia" w:cs="Georgia"/>
          <w:spacing w:val="4"/>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proofErr w:type="spellStart"/>
      <w:r>
        <w:rPr>
          <w:rFonts w:ascii="Georgia" w:eastAsia="Georgia" w:hAnsi="Georgia" w:cs="Georgia"/>
          <w:sz w:val="19"/>
          <w:szCs w:val="19"/>
        </w:rPr>
        <w:t>Duda</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T.,</w:t>
      </w:r>
      <w:r>
        <w:rPr>
          <w:rFonts w:ascii="Georgia" w:eastAsia="Georgia" w:hAnsi="Georgia" w:cs="Georgia"/>
          <w:spacing w:val="8"/>
          <w:sz w:val="19"/>
          <w:szCs w:val="19"/>
        </w:rPr>
        <w:t xml:space="preserve"> </w:t>
      </w:r>
      <w:proofErr w:type="spellStart"/>
      <w:r>
        <w:rPr>
          <w:rFonts w:ascii="Georgia" w:eastAsia="Georgia" w:hAnsi="Georgia" w:cs="Georgia"/>
          <w:sz w:val="19"/>
          <w:szCs w:val="19"/>
        </w:rPr>
        <w:t>Kandel</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proofErr w:type="spellStart"/>
      <w:r>
        <w:rPr>
          <w:rFonts w:ascii="Georgia" w:eastAsia="Georgia" w:hAnsi="Georgia" w:cs="Georgia"/>
          <w:sz w:val="19"/>
          <w:szCs w:val="19"/>
        </w:rPr>
        <w:t>Strien</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N.</w:t>
      </w:r>
      <w:r>
        <w:rPr>
          <w:rFonts w:ascii="Georgia" w:eastAsia="Georgia" w:hAnsi="Georgia" w:cs="Georgia"/>
          <w:spacing w:val="5"/>
          <w:sz w:val="19"/>
          <w:szCs w:val="19"/>
        </w:rPr>
        <w:t xml:space="preserve"> </w:t>
      </w:r>
      <w:r>
        <w:rPr>
          <w:rFonts w:ascii="Georgia" w:eastAsia="Georgia" w:hAnsi="Georgia" w:cs="Georgia"/>
          <w:sz w:val="19"/>
          <w:szCs w:val="19"/>
        </w:rPr>
        <w:t>van,</w:t>
      </w:r>
      <w:r>
        <w:rPr>
          <w:rFonts w:ascii="Georgia" w:eastAsia="Georgia" w:hAnsi="Georgia" w:cs="Georgia"/>
          <w:spacing w:val="12"/>
          <w:sz w:val="19"/>
          <w:szCs w:val="19"/>
        </w:rPr>
        <w:t xml:space="preserve"> </w:t>
      </w:r>
      <w:r>
        <w:rPr>
          <w:rFonts w:ascii="Georgia" w:eastAsia="Georgia" w:hAnsi="Georgia" w:cs="Georgia"/>
          <w:sz w:val="19"/>
          <w:szCs w:val="19"/>
        </w:rPr>
        <w:t>Stone,</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Gee,</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w w:val="102"/>
          <w:sz w:val="19"/>
          <w:szCs w:val="19"/>
        </w:rPr>
        <w:t xml:space="preserve">C., </w:t>
      </w:r>
      <w:r>
        <w:rPr>
          <w:rFonts w:ascii="Georgia" w:eastAsia="Georgia" w:hAnsi="Georgia" w:cs="Georgia"/>
          <w:sz w:val="19"/>
          <w:szCs w:val="19"/>
        </w:rPr>
        <w:t>and</w:t>
      </w:r>
      <w:r>
        <w:rPr>
          <w:rFonts w:ascii="Georgia" w:eastAsia="Georgia" w:hAnsi="Georgia" w:cs="Georgia"/>
          <w:spacing w:val="-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B.</w:t>
      </w:r>
      <w:r>
        <w:rPr>
          <w:rFonts w:ascii="Georgia" w:eastAsia="Georgia" w:hAnsi="Georgia" w:cs="Georgia"/>
          <w:spacing w:val="-5"/>
          <w:sz w:val="19"/>
          <w:szCs w:val="19"/>
        </w:rPr>
        <w:t xml:space="preserve"> </w:t>
      </w:r>
      <w:r>
        <w:rPr>
          <w:rFonts w:ascii="Georgia" w:eastAsia="Georgia" w:hAnsi="Georgia" w:cs="Georgia"/>
          <w:sz w:val="19"/>
          <w:szCs w:val="19"/>
        </w:rPr>
        <w:t>B.</w:t>
      </w:r>
      <w:r>
        <w:rPr>
          <w:rFonts w:ascii="Georgia" w:eastAsia="Georgia" w:hAnsi="Georgia" w:cs="Georgia"/>
          <w:spacing w:val="-5"/>
          <w:sz w:val="19"/>
          <w:szCs w:val="19"/>
        </w:rPr>
        <w:t xml:space="preserve"> </w:t>
      </w:r>
      <w:r>
        <w:rPr>
          <w:rFonts w:ascii="Georgia" w:eastAsia="Georgia" w:hAnsi="Georgia" w:cs="Georgia"/>
          <w:sz w:val="19"/>
          <w:szCs w:val="19"/>
        </w:rPr>
        <w:t>“</w:t>
      </w:r>
      <w:r>
        <w:rPr>
          <w:rFonts w:ascii="Georgia" w:eastAsia="Georgia" w:hAnsi="Georgia" w:cs="Georgia"/>
          <w:b/>
          <w:bCs/>
          <w:sz w:val="19"/>
          <w:szCs w:val="19"/>
        </w:rPr>
        <w:t>Large-Scale</w:t>
      </w:r>
      <w:r>
        <w:rPr>
          <w:rFonts w:ascii="Georgia" w:eastAsia="Georgia" w:hAnsi="Georgia" w:cs="Georgia"/>
          <w:b/>
          <w:bCs/>
          <w:spacing w:val="13"/>
          <w:sz w:val="19"/>
          <w:szCs w:val="19"/>
        </w:rPr>
        <w:t xml:space="preserve"> </w:t>
      </w:r>
      <w:r>
        <w:rPr>
          <w:rFonts w:ascii="Georgia" w:eastAsia="Georgia" w:hAnsi="Georgia" w:cs="Georgia"/>
          <w:b/>
          <w:bCs/>
          <w:sz w:val="19"/>
          <w:szCs w:val="19"/>
        </w:rPr>
        <w:t>Evaluation</w:t>
      </w:r>
      <w:r>
        <w:rPr>
          <w:rFonts w:ascii="Georgia" w:eastAsia="Georgia" w:hAnsi="Georgia" w:cs="Georgia"/>
          <w:b/>
          <w:bCs/>
          <w:spacing w:val="10"/>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ANTs and</w:t>
      </w:r>
      <w:r>
        <w:rPr>
          <w:rFonts w:ascii="Georgia" w:eastAsia="Georgia" w:hAnsi="Georgia" w:cs="Georgia"/>
          <w:b/>
          <w:bCs/>
          <w:spacing w:val="-4"/>
          <w:sz w:val="19"/>
          <w:szCs w:val="19"/>
        </w:rPr>
        <w:t xml:space="preserve"> </w:t>
      </w:r>
      <w:proofErr w:type="spellStart"/>
      <w:r>
        <w:rPr>
          <w:rFonts w:ascii="Georgia" w:eastAsia="Georgia" w:hAnsi="Georgia" w:cs="Georgia"/>
          <w:b/>
          <w:bCs/>
          <w:sz w:val="19"/>
          <w:szCs w:val="19"/>
        </w:rPr>
        <w:t>FreeSurfer</w:t>
      </w:r>
      <w:proofErr w:type="spellEnd"/>
      <w:r>
        <w:rPr>
          <w:rFonts w:ascii="Georgia" w:eastAsia="Georgia" w:hAnsi="Georgia" w:cs="Georgia"/>
          <w:b/>
          <w:bCs/>
          <w:spacing w:val="11"/>
          <w:sz w:val="19"/>
          <w:szCs w:val="19"/>
        </w:rPr>
        <w:t xml:space="preserve"> </w:t>
      </w:r>
      <w:r>
        <w:rPr>
          <w:rFonts w:ascii="Georgia" w:eastAsia="Georgia" w:hAnsi="Georgia" w:cs="Georgia"/>
          <w:b/>
          <w:bCs/>
          <w:sz w:val="19"/>
          <w:szCs w:val="19"/>
        </w:rPr>
        <w:t>Cortical</w:t>
      </w:r>
      <w:r>
        <w:rPr>
          <w:rFonts w:ascii="Georgia" w:eastAsia="Georgia" w:hAnsi="Georgia" w:cs="Georgia"/>
          <w:b/>
          <w:bCs/>
          <w:spacing w:val="5"/>
          <w:sz w:val="19"/>
          <w:szCs w:val="19"/>
        </w:rPr>
        <w:t xml:space="preserve"> </w:t>
      </w:r>
      <w:r>
        <w:rPr>
          <w:rFonts w:ascii="Georgia" w:eastAsia="Georgia" w:hAnsi="Georgia" w:cs="Georgia"/>
          <w:b/>
          <w:bCs/>
          <w:sz w:val="19"/>
          <w:szCs w:val="19"/>
        </w:rPr>
        <w:t>Thickness</w:t>
      </w:r>
      <w:r>
        <w:rPr>
          <w:rFonts w:ascii="Georgia" w:eastAsia="Georgia" w:hAnsi="Georgia" w:cs="Georgia"/>
          <w:b/>
          <w:bCs/>
          <w:spacing w:val="9"/>
          <w:sz w:val="19"/>
          <w:szCs w:val="19"/>
        </w:rPr>
        <w:t xml:space="preserve"> </w:t>
      </w:r>
      <w:r>
        <w:rPr>
          <w:rFonts w:ascii="Georgia" w:eastAsia="Georgia" w:hAnsi="Georgia" w:cs="Georgia"/>
          <w:b/>
          <w:bCs/>
          <w:sz w:val="19"/>
          <w:szCs w:val="19"/>
        </w:rPr>
        <w:t>Measurement</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1"/>
          <w:sz w:val="19"/>
          <w:szCs w:val="19"/>
        </w:rPr>
        <w:t xml:space="preserve"> </w:t>
      </w:r>
      <w:proofErr w:type="spellStart"/>
      <w:r>
        <w:rPr>
          <w:rFonts w:ascii="Georgia" w:eastAsia="Georgia" w:hAnsi="Georgia" w:cs="Georgia"/>
          <w:i/>
          <w:sz w:val="19"/>
          <w:szCs w:val="19"/>
        </w:rPr>
        <w:t>Neuroimage</w:t>
      </w:r>
      <w:proofErr w:type="spellEnd"/>
    </w:p>
    <w:p w14:paraId="66F8157C" w14:textId="77777777" w:rsidR="00E61F9D" w:rsidRDefault="005C64D6">
      <w:pPr>
        <w:spacing w:after="0" w:line="240" w:lineRule="auto"/>
        <w:ind w:left="140" w:right="6335"/>
        <w:jc w:val="both"/>
        <w:rPr>
          <w:rFonts w:ascii="Georgia" w:eastAsia="Georgia" w:hAnsi="Georgia" w:cs="Georgia"/>
          <w:sz w:val="19"/>
          <w:szCs w:val="19"/>
        </w:rPr>
      </w:pPr>
      <w:proofErr w:type="gramStart"/>
      <w:r>
        <w:rPr>
          <w:rFonts w:ascii="Georgia" w:eastAsia="Georgia" w:hAnsi="Georgia" w:cs="Georgia"/>
          <w:sz w:val="19"/>
          <w:szCs w:val="19"/>
        </w:rPr>
        <w:t>99,</w:t>
      </w:r>
      <w:r>
        <w:rPr>
          <w:rFonts w:ascii="Georgia" w:eastAsia="Georgia" w:hAnsi="Georgia" w:cs="Georgia"/>
          <w:spacing w:val="9"/>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166–79.</w:t>
      </w:r>
      <w:proofErr w:type="gramEnd"/>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6">
        <w:r>
          <w:rPr>
            <w:rFonts w:ascii="Georgia" w:eastAsia="Georgia" w:hAnsi="Georgia" w:cs="Georgia"/>
            <w:color w:val="0000FF"/>
            <w:w w:val="102"/>
            <w:sz w:val="19"/>
            <w:szCs w:val="19"/>
          </w:rPr>
          <w:t>10.1016/j.neuroimage.2014.05.044</w:t>
        </w:r>
      </w:hyperlink>
    </w:p>
    <w:p w14:paraId="565D2C82" w14:textId="77777777" w:rsidR="00E61F9D" w:rsidRDefault="005C64D6">
      <w:pPr>
        <w:spacing w:before="93" w:after="0" w:line="240" w:lineRule="auto"/>
        <w:ind w:left="136" w:right="653"/>
        <w:jc w:val="both"/>
        <w:rPr>
          <w:rFonts w:ascii="Georgia" w:eastAsia="Georgia" w:hAnsi="Georgia" w:cs="Georgia"/>
          <w:sz w:val="19"/>
          <w:szCs w:val="19"/>
        </w:rPr>
      </w:pPr>
      <w:r>
        <w:rPr>
          <w:rFonts w:ascii="Georgia" w:eastAsia="Georgia" w:hAnsi="Georgia" w:cs="Georgia"/>
          <w:sz w:val="19"/>
          <w:szCs w:val="19"/>
        </w:rPr>
        <w:t>14.</w:t>
      </w:r>
      <w:r>
        <w:rPr>
          <w:rFonts w:ascii="Georgia" w:eastAsia="Georgia" w:hAnsi="Georgia" w:cs="Georgia"/>
          <w:spacing w:val="21"/>
          <w:sz w:val="19"/>
          <w:szCs w:val="19"/>
        </w:rPr>
        <w:t xml:space="preserve"> </w:t>
      </w:r>
      <w:proofErr w:type="spellStart"/>
      <w:r>
        <w:rPr>
          <w:rFonts w:ascii="Georgia" w:eastAsia="Georgia" w:hAnsi="Georgia" w:cs="Georgia"/>
          <w:sz w:val="19"/>
          <w:szCs w:val="19"/>
        </w:rPr>
        <w:t>Bajcsy</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R.</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sz w:val="19"/>
          <w:szCs w:val="19"/>
        </w:rPr>
        <w:t>Broit</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C.</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Matching</w:t>
      </w:r>
      <w:r>
        <w:rPr>
          <w:rFonts w:ascii="Georgia" w:eastAsia="Georgia" w:hAnsi="Georgia" w:cs="Georgia"/>
          <w:b/>
          <w:bCs/>
          <w:spacing w:val="11"/>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Deformed</w:t>
      </w:r>
      <w:r>
        <w:rPr>
          <w:rFonts w:ascii="Georgia" w:eastAsia="Georgia" w:hAnsi="Georgia" w:cs="Georgia"/>
          <w:b/>
          <w:bCs/>
          <w:spacing w:val="11"/>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i/>
          <w:sz w:val="19"/>
          <w:szCs w:val="19"/>
        </w:rPr>
        <w:t>Sixth</w:t>
      </w:r>
      <w:r>
        <w:rPr>
          <w:rFonts w:ascii="Georgia" w:eastAsia="Georgia" w:hAnsi="Georgia" w:cs="Georgia"/>
          <w:i/>
          <w:spacing w:val="-10"/>
          <w:sz w:val="19"/>
          <w:szCs w:val="19"/>
        </w:rPr>
        <w:t xml:space="preserve"> </w:t>
      </w:r>
      <w:r>
        <w:rPr>
          <w:rFonts w:ascii="Georgia" w:eastAsia="Georgia" w:hAnsi="Georgia" w:cs="Georgia"/>
          <w:i/>
          <w:sz w:val="19"/>
          <w:szCs w:val="19"/>
        </w:rPr>
        <w:t>international</w:t>
      </w:r>
      <w:r>
        <w:rPr>
          <w:rFonts w:ascii="Georgia" w:eastAsia="Georgia" w:hAnsi="Georgia" w:cs="Georgia"/>
          <w:i/>
          <w:spacing w:val="-10"/>
          <w:sz w:val="19"/>
          <w:szCs w:val="19"/>
        </w:rPr>
        <w:t xml:space="preserve"> </w:t>
      </w:r>
      <w:proofErr w:type="spellStart"/>
      <w:r>
        <w:rPr>
          <w:rFonts w:ascii="Georgia" w:eastAsia="Georgia" w:hAnsi="Georgia" w:cs="Georgia"/>
          <w:i/>
          <w:sz w:val="19"/>
          <w:szCs w:val="19"/>
        </w:rPr>
        <w:t>conferenceon</w:t>
      </w:r>
      <w:proofErr w:type="spellEnd"/>
      <w:r>
        <w:rPr>
          <w:rFonts w:ascii="Georgia" w:eastAsia="Georgia" w:hAnsi="Georgia" w:cs="Georgia"/>
          <w:i/>
          <w:spacing w:val="-9"/>
          <w:sz w:val="19"/>
          <w:szCs w:val="19"/>
        </w:rPr>
        <w:t xml:space="preserve"> </w:t>
      </w:r>
      <w:r>
        <w:rPr>
          <w:rFonts w:ascii="Georgia" w:eastAsia="Georgia" w:hAnsi="Georgia" w:cs="Georgia"/>
          <w:i/>
          <w:sz w:val="19"/>
          <w:szCs w:val="19"/>
        </w:rPr>
        <w:t>pattern</w:t>
      </w:r>
      <w:r>
        <w:rPr>
          <w:rFonts w:ascii="Georgia" w:eastAsia="Georgia" w:hAnsi="Georgia" w:cs="Georgia"/>
          <w:i/>
          <w:spacing w:val="-10"/>
          <w:sz w:val="19"/>
          <w:szCs w:val="19"/>
        </w:rPr>
        <w:t xml:space="preserve"> </w:t>
      </w:r>
      <w:r>
        <w:rPr>
          <w:rFonts w:ascii="Georgia" w:eastAsia="Georgia" w:hAnsi="Georgia" w:cs="Georgia"/>
          <w:i/>
          <w:sz w:val="19"/>
          <w:szCs w:val="19"/>
        </w:rPr>
        <w:t>recognition</w:t>
      </w:r>
      <w:r>
        <w:rPr>
          <w:rFonts w:ascii="Georgia" w:eastAsia="Georgia" w:hAnsi="Georgia" w:cs="Georgia"/>
          <w:i/>
          <w:spacing w:val="-10"/>
          <w:sz w:val="19"/>
          <w:szCs w:val="19"/>
        </w:rPr>
        <w:t xml:space="preserve"> </w:t>
      </w:r>
      <w:r>
        <w:rPr>
          <w:rFonts w:ascii="Georgia" w:eastAsia="Georgia" w:hAnsi="Georgia" w:cs="Georgia"/>
          <w:i/>
          <w:sz w:val="19"/>
          <w:szCs w:val="19"/>
        </w:rPr>
        <w:t>(iCPR’82)</w:t>
      </w:r>
    </w:p>
    <w:p w14:paraId="4F8157BC" w14:textId="77777777" w:rsidR="00E61F9D" w:rsidRDefault="005C64D6">
      <w:pPr>
        <w:spacing w:before="33" w:after="0" w:line="240" w:lineRule="auto"/>
        <w:ind w:left="133" w:right="9995"/>
        <w:jc w:val="both"/>
        <w:rPr>
          <w:rFonts w:ascii="Georgia" w:eastAsia="Georgia" w:hAnsi="Georgia" w:cs="Georgia"/>
          <w:sz w:val="19"/>
          <w:szCs w:val="19"/>
        </w:rPr>
      </w:pPr>
      <w:proofErr w:type="gramStart"/>
      <w:r>
        <w:rPr>
          <w:rFonts w:ascii="Georgia" w:eastAsia="Georgia" w:hAnsi="Georgia" w:cs="Georgia"/>
          <w:sz w:val="19"/>
          <w:szCs w:val="19"/>
        </w:rPr>
        <w:t>(1982):</w:t>
      </w:r>
      <w:r>
        <w:rPr>
          <w:rFonts w:ascii="Georgia" w:eastAsia="Georgia" w:hAnsi="Georgia" w:cs="Georgia"/>
          <w:spacing w:val="29"/>
          <w:sz w:val="19"/>
          <w:szCs w:val="19"/>
        </w:rPr>
        <w:t xml:space="preserve"> </w:t>
      </w:r>
      <w:r>
        <w:rPr>
          <w:rFonts w:ascii="Georgia" w:eastAsia="Georgia" w:hAnsi="Georgia" w:cs="Georgia"/>
          <w:w w:val="102"/>
          <w:sz w:val="19"/>
          <w:szCs w:val="19"/>
        </w:rPr>
        <w:t>351–353.</w:t>
      </w:r>
      <w:proofErr w:type="gramEnd"/>
    </w:p>
    <w:p w14:paraId="300F9F57" w14:textId="77777777" w:rsidR="00E61F9D" w:rsidRDefault="005C64D6">
      <w:pPr>
        <w:spacing w:before="93" w:after="0" w:line="277" w:lineRule="auto"/>
        <w:ind w:left="140" w:right="641" w:hanging="4"/>
        <w:jc w:val="both"/>
        <w:rPr>
          <w:rFonts w:ascii="Georgia" w:eastAsia="Georgia" w:hAnsi="Georgia" w:cs="Georgia"/>
          <w:sz w:val="19"/>
          <w:szCs w:val="19"/>
        </w:rPr>
      </w:pPr>
      <w:r>
        <w:rPr>
          <w:rFonts w:ascii="Georgia" w:eastAsia="Georgia" w:hAnsi="Georgia" w:cs="Georgia"/>
          <w:sz w:val="19"/>
          <w:szCs w:val="19"/>
        </w:rPr>
        <w:t xml:space="preserve">15. </w:t>
      </w:r>
      <w:r>
        <w:rPr>
          <w:rFonts w:ascii="Georgia" w:eastAsia="Georgia" w:hAnsi="Georgia" w:cs="Georgia"/>
          <w:spacing w:val="2"/>
          <w:sz w:val="19"/>
          <w:szCs w:val="19"/>
        </w:rPr>
        <w:t xml:space="preserve"> </w:t>
      </w:r>
      <w:proofErr w:type="spellStart"/>
      <w:r>
        <w:rPr>
          <w:rFonts w:ascii="Georgia" w:eastAsia="Georgia" w:hAnsi="Georgia" w:cs="Georgia"/>
          <w:sz w:val="19"/>
          <w:szCs w:val="19"/>
        </w:rPr>
        <w:t>Bajcsy</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R.</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Kovacic</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S.</w:t>
      </w:r>
      <w:r>
        <w:rPr>
          <w:rFonts w:ascii="Georgia" w:eastAsia="Georgia" w:hAnsi="Georgia" w:cs="Georgia"/>
          <w:spacing w:val="13"/>
          <w:sz w:val="19"/>
          <w:szCs w:val="19"/>
        </w:rPr>
        <w:t xml:space="preserve"> </w:t>
      </w:r>
      <w:r>
        <w:rPr>
          <w:rFonts w:ascii="Georgia" w:eastAsia="Georgia" w:hAnsi="Georgia" w:cs="Georgia"/>
          <w:sz w:val="19"/>
          <w:szCs w:val="19"/>
        </w:rPr>
        <w:t>“</w:t>
      </w:r>
      <w:proofErr w:type="spellStart"/>
      <w:r>
        <w:rPr>
          <w:rFonts w:ascii="Georgia" w:eastAsia="Georgia" w:hAnsi="Georgia" w:cs="Georgia"/>
          <w:b/>
          <w:bCs/>
          <w:sz w:val="19"/>
          <w:szCs w:val="19"/>
        </w:rPr>
        <w:t>Multiresolution</w:t>
      </w:r>
      <w:proofErr w:type="spellEnd"/>
      <w:r>
        <w:rPr>
          <w:rFonts w:ascii="Georgia" w:eastAsia="Georgia" w:hAnsi="Georgia" w:cs="Georgia"/>
          <w:b/>
          <w:bCs/>
          <w:spacing w:val="42"/>
          <w:sz w:val="19"/>
          <w:szCs w:val="19"/>
        </w:rPr>
        <w:t xml:space="preserve"> </w:t>
      </w:r>
      <w:r>
        <w:rPr>
          <w:rFonts w:ascii="Georgia" w:eastAsia="Georgia" w:hAnsi="Georgia" w:cs="Georgia"/>
          <w:b/>
          <w:bCs/>
          <w:sz w:val="19"/>
          <w:szCs w:val="19"/>
        </w:rPr>
        <w:t>Elastic</w:t>
      </w:r>
      <w:r>
        <w:rPr>
          <w:rFonts w:ascii="Georgia" w:eastAsia="Georgia" w:hAnsi="Georgia" w:cs="Georgia"/>
          <w:b/>
          <w:bCs/>
          <w:spacing w:val="23"/>
          <w:sz w:val="19"/>
          <w:szCs w:val="19"/>
        </w:rPr>
        <w:t xml:space="preserve"> </w:t>
      </w:r>
      <w:r>
        <w:rPr>
          <w:rFonts w:ascii="Georgia" w:eastAsia="Georgia" w:hAnsi="Georgia" w:cs="Georgia"/>
          <w:b/>
          <w:bCs/>
          <w:sz w:val="19"/>
          <w:szCs w:val="19"/>
        </w:rPr>
        <w:t>Matching</w:t>
      </w:r>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i/>
          <w:sz w:val="19"/>
          <w:szCs w:val="19"/>
        </w:rPr>
        <w:t>Computer</w:t>
      </w:r>
      <w:r>
        <w:rPr>
          <w:rFonts w:ascii="Georgia" w:eastAsia="Georgia" w:hAnsi="Georgia" w:cs="Georgia"/>
          <w:i/>
          <w:spacing w:val="8"/>
          <w:sz w:val="19"/>
          <w:szCs w:val="19"/>
        </w:rPr>
        <w:t xml:space="preserve"> </w:t>
      </w:r>
      <w:r>
        <w:rPr>
          <w:rFonts w:ascii="Georgia" w:eastAsia="Georgia" w:hAnsi="Georgia" w:cs="Georgia"/>
          <w:i/>
          <w:sz w:val="19"/>
          <w:szCs w:val="19"/>
        </w:rPr>
        <w:t>Vision,</w:t>
      </w:r>
      <w:r>
        <w:rPr>
          <w:rFonts w:ascii="Georgia" w:eastAsia="Georgia" w:hAnsi="Georgia" w:cs="Georgia"/>
          <w:i/>
          <w:spacing w:val="11"/>
          <w:sz w:val="19"/>
          <w:szCs w:val="19"/>
        </w:rPr>
        <w:t xml:space="preserve"> </w:t>
      </w:r>
      <w:r>
        <w:rPr>
          <w:rFonts w:ascii="Georgia" w:eastAsia="Georgia" w:hAnsi="Georgia" w:cs="Georgia"/>
          <w:i/>
          <w:sz w:val="19"/>
          <w:szCs w:val="19"/>
        </w:rPr>
        <w:t>Graphics,</w:t>
      </w:r>
      <w:r>
        <w:rPr>
          <w:rFonts w:ascii="Georgia" w:eastAsia="Georgia" w:hAnsi="Georgia" w:cs="Georgia"/>
          <w:i/>
          <w:spacing w:val="11"/>
          <w:sz w:val="19"/>
          <w:szCs w:val="19"/>
        </w:rPr>
        <w:t xml:space="preserve"> </w:t>
      </w:r>
      <w:r>
        <w:rPr>
          <w:rFonts w:ascii="Georgia" w:eastAsia="Georgia" w:hAnsi="Georgia" w:cs="Georgia"/>
          <w:i/>
          <w:sz w:val="19"/>
          <w:szCs w:val="19"/>
        </w:rPr>
        <w:t>and</w:t>
      </w:r>
      <w:r>
        <w:rPr>
          <w:rFonts w:ascii="Georgia" w:eastAsia="Georgia" w:hAnsi="Georgia" w:cs="Georgia"/>
          <w:i/>
          <w:spacing w:val="8"/>
          <w:sz w:val="19"/>
          <w:szCs w:val="19"/>
        </w:rPr>
        <w:t xml:space="preserve"> </w:t>
      </w:r>
      <w:r>
        <w:rPr>
          <w:rFonts w:ascii="Georgia" w:eastAsia="Georgia" w:hAnsi="Georgia" w:cs="Georgia"/>
          <w:i/>
          <w:sz w:val="19"/>
          <w:szCs w:val="19"/>
        </w:rPr>
        <w:t>Image</w:t>
      </w:r>
      <w:r>
        <w:rPr>
          <w:rFonts w:ascii="Georgia" w:eastAsia="Georgia" w:hAnsi="Georgia" w:cs="Georgia"/>
          <w:i/>
          <w:spacing w:val="8"/>
          <w:sz w:val="19"/>
          <w:szCs w:val="19"/>
        </w:rPr>
        <w:t xml:space="preserve"> </w:t>
      </w:r>
      <w:r>
        <w:rPr>
          <w:rFonts w:ascii="Georgia" w:eastAsia="Georgia" w:hAnsi="Georgia" w:cs="Georgia"/>
          <w:i/>
          <w:sz w:val="19"/>
          <w:szCs w:val="19"/>
        </w:rPr>
        <w:t>Processing</w:t>
      </w:r>
      <w:r>
        <w:rPr>
          <w:rFonts w:ascii="Georgia" w:eastAsia="Georgia" w:hAnsi="Georgia" w:cs="Georgia"/>
          <w:i/>
          <w:spacing w:val="10"/>
          <w:sz w:val="19"/>
          <w:szCs w:val="19"/>
        </w:rPr>
        <w:t xml:space="preserve"> </w:t>
      </w:r>
      <w:r>
        <w:rPr>
          <w:rFonts w:ascii="Georgia" w:eastAsia="Georgia" w:hAnsi="Georgia" w:cs="Georgia"/>
          <w:w w:val="103"/>
          <w:sz w:val="19"/>
          <w:szCs w:val="19"/>
        </w:rPr>
        <w:t xml:space="preserve">46,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(1989):</w:t>
      </w:r>
      <w:r>
        <w:rPr>
          <w:rFonts w:ascii="Georgia" w:eastAsia="Georgia" w:hAnsi="Georgia" w:cs="Georgia"/>
          <w:spacing w:val="29"/>
          <w:sz w:val="19"/>
          <w:szCs w:val="19"/>
        </w:rPr>
        <w:t xml:space="preserve"> </w:t>
      </w:r>
      <w:r>
        <w:rPr>
          <w:rFonts w:ascii="Georgia" w:eastAsia="Georgia" w:hAnsi="Georgia" w:cs="Georgia"/>
          <w:sz w:val="19"/>
          <w:szCs w:val="19"/>
        </w:rPr>
        <w:t>1–21.</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27">
        <w:r>
          <w:rPr>
            <w:rFonts w:ascii="Georgia" w:eastAsia="Georgia" w:hAnsi="Georgia" w:cs="Georgia"/>
            <w:color w:val="0000FF"/>
            <w:w w:val="102"/>
            <w:sz w:val="19"/>
            <w:szCs w:val="19"/>
          </w:rPr>
          <w:t>10.1016/S0734-189X(89)80014-</w:t>
        </w:r>
        <w:r>
          <w:rPr>
            <w:rFonts w:ascii="Georgia" w:eastAsia="Georgia" w:hAnsi="Georgia" w:cs="Georgia"/>
            <w:color w:val="0000FF"/>
            <w:spacing w:val="-1"/>
            <w:w w:val="102"/>
            <w:sz w:val="19"/>
            <w:szCs w:val="19"/>
          </w:rPr>
          <w:t>3</w:t>
        </w:r>
      </w:hyperlink>
      <w:r>
        <w:rPr>
          <w:rFonts w:ascii="Georgia" w:eastAsia="Georgia" w:hAnsi="Georgia" w:cs="Georgia"/>
          <w:color w:val="000000"/>
          <w:w w:val="102"/>
          <w:sz w:val="19"/>
          <w:szCs w:val="19"/>
        </w:rPr>
        <w:t>,</w:t>
      </w:r>
      <w:r>
        <w:rPr>
          <w:rFonts w:ascii="Georgia" w:eastAsia="Georgia" w:hAnsi="Georgia" w:cs="Georgia"/>
          <w:color w:val="000000"/>
          <w:spacing w:val="1"/>
          <w:w w:val="102"/>
          <w:sz w:val="19"/>
          <w:szCs w:val="19"/>
        </w:rPr>
        <w:t xml:space="preserve"> </w:t>
      </w:r>
      <w:r>
        <w:rPr>
          <w:rFonts w:ascii="Georgia" w:eastAsia="Georgia" w:hAnsi="Georgia" w:cs="Georgia"/>
          <w:color w:val="000000"/>
          <w:sz w:val="19"/>
          <w:szCs w:val="19"/>
        </w:rPr>
        <w:t>Available</w:t>
      </w:r>
      <w:r>
        <w:rPr>
          <w:rFonts w:ascii="Georgia" w:eastAsia="Georgia" w:hAnsi="Georgia" w:cs="Georgia"/>
          <w:color w:val="000000"/>
          <w:spacing w:val="16"/>
          <w:sz w:val="19"/>
          <w:szCs w:val="19"/>
        </w:rPr>
        <w:t xml:space="preserve"> </w:t>
      </w:r>
      <w:r>
        <w:rPr>
          <w:rFonts w:ascii="Georgia" w:eastAsia="Georgia" w:hAnsi="Georgia" w:cs="Georgia"/>
          <w:color w:val="000000"/>
          <w:sz w:val="19"/>
          <w:szCs w:val="19"/>
        </w:rPr>
        <w:t>at</w:t>
      </w:r>
      <w:r>
        <w:rPr>
          <w:rFonts w:ascii="Georgia" w:eastAsia="Georgia" w:hAnsi="Georgia" w:cs="Georgia"/>
          <w:color w:val="000000"/>
          <w:spacing w:val="4"/>
          <w:sz w:val="19"/>
          <w:szCs w:val="19"/>
        </w:rPr>
        <w:t xml:space="preserve"> </w:t>
      </w:r>
      <w:hyperlink r:id="rId28">
        <w:r>
          <w:rPr>
            <w:rFonts w:ascii="Georgia" w:eastAsia="Georgia" w:hAnsi="Georgia" w:cs="Georgia"/>
            <w:color w:val="0000FF"/>
            <w:w w:val="102"/>
            <w:sz w:val="19"/>
            <w:szCs w:val="19"/>
          </w:rPr>
          <w:t>http://dx.doi.org/10.1016/S0734</w:t>
        </w:r>
        <w:r>
          <w:rPr>
            <w:rFonts w:ascii="Georgia" w:eastAsia="Georgia" w:hAnsi="Georgia" w:cs="Georgia"/>
            <w:color w:val="0000FF"/>
            <w:spacing w:val="10"/>
            <w:w w:val="102"/>
            <w:sz w:val="19"/>
            <w:szCs w:val="19"/>
          </w:rPr>
          <w:t>-</w:t>
        </w:r>
        <w:r>
          <w:rPr>
            <w:rFonts w:ascii="Georgia" w:eastAsia="Georgia" w:hAnsi="Georgia" w:cs="Georgia"/>
            <w:color w:val="0000FF"/>
            <w:w w:val="102"/>
            <w:sz w:val="19"/>
            <w:szCs w:val="19"/>
          </w:rPr>
          <w:t>189X(89)80014</w:t>
        </w:r>
        <w:r>
          <w:rPr>
            <w:rFonts w:ascii="Georgia" w:eastAsia="Georgia" w:hAnsi="Georgia" w:cs="Georgia"/>
            <w:color w:val="0000FF"/>
            <w:spacing w:val="10"/>
            <w:w w:val="102"/>
            <w:sz w:val="19"/>
            <w:szCs w:val="19"/>
          </w:rPr>
          <w:t>-</w:t>
        </w:r>
        <w:r>
          <w:rPr>
            <w:rFonts w:ascii="Georgia" w:eastAsia="Georgia" w:hAnsi="Georgia" w:cs="Georgia"/>
            <w:color w:val="0000FF"/>
            <w:w w:val="102"/>
            <w:sz w:val="19"/>
            <w:szCs w:val="19"/>
          </w:rPr>
          <w:t>3</w:t>
        </w:r>
      </w:hyperlink>
    </w:p>
    <w:p w14:paraId="6260907D" w14:textId="77777777" w:rsidR="00E61F9D" w:rsidRDefault="005C64D6">
      <w:pPr>
        <w:spacing w:before="59" w:after="0" w:line="277" w:lineRule="auto"/>
        <w:ind w:left="140" w:right="668" w:hanging="4"/>
        <w:jc w:val="both"/>
        <w:rPr>
          <w:rFonts w:ascii="Georgia" w:eastAsia="Georgia" w:hAnsi="Georgia" w:cs="Georgia"/>
          <w:sz w:val="19"/>
          <w:szCs w:val="19"/>
        </w:rPr>
      </w:pPr>
      <w:proofErr w:type="gramStart"/>
      <w:r>
        <w:rPr>
          <w:rFonts w:ascii="Georgia" w:eastAsia="Georgia" w:hAnsi="Georgia" w:cs="Georgia"/>
          <w:sz w:val="19"/>
          <w:szCs w:val="19"/>
        </w:rPr>
        <w:t xml:space="preserve">16. </w:t>
      </w:r>
      <w:r>
        <w:rPr>
          <w:rFonts w:ascii="Georgia" w:eastAsia="Georgia" w:hAnsi="Georgia" w:cs="Georgia"/>
          <w:spacing w:val="31"/>
          <w:sz w:val="19"/>
          <w:szCs w:val="19"/>
        </w:rPr>
        <w:t xml:space="preserve"> </w:t>
      </w:r>
      <w:r>
        <w:rPr>
          <w:rFonts w:ascii="Georgia" w:eastAsia="Georgia" w:hAnsi="Georgia" w:cs="Georgia"/>
          <w:sz w:val="19"/>
          <w:szCs w:val="19"/>
        </w:rPr>
        <w:t>Gee</w:t>
      </w:r>
      <w:proofErr w:type="gram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J.</w:t>
      </w:r>
      <w:r>
        <w:rPr>
          <w:rFonts w:ascii="Georgia" w:eastAsia="Georgia" w:hAnsi="Georgia" w:cs="Georgia"/>
          <w:spacing w:val="23"/>
          <w:sz w:val="19"/>
          <w:szCs w:val="19"/>
        </w:rPr>
        <w:t xml:space="preserve"> </w:t>
      </w:r>
      <w:r>
        <w:rPr>
          <w:rFonts w:ascii="Georgia" w:eastAsia="Georgia" w:hAnsi="Georgia" w:cs="Georgia"/>
          <w:sz w:val="19"/>
          <w:szCs w:val="19"/>
        </w:rPr>
        <w:t>C.,</w:t>
      </w:r>
      <w:r>
        <w:rPr>
          <w:rFonts w:ascii="Georgia" w:eastAsia="Georgia" w:hAnsi="Georgia" w:cs="Georgia"/>
          <w:spacing w:val="27"/>
          <w:sz w:val="19"/>
          <w:szCs w:val="19"/>
        </w:rPr>
        <w:t xml:space="preserve"> </w:t>
      </w:r>
      <w:proofErr w:type="spellStart"/>
      <w:r>
        <w:rPr>
          <w:rFonts w:ascii="Georgia" w:eastAsia="Georgia" w:hAnsi="Georgia" w:cs="Georgia"/>
          <w:sz w:val="19"/>
          <w:szCs w:val="19"/>
        </w:rPr>
        <w:t>Reivich</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M.,</w:t>
      </w:r>
      <w:r>
        <w:rPr>
          <w:rFonts w:ascii="Georgia" w:eastAsia="Georgia" w:hAnsi="Georgia" w:cs="Georgia"/>
          <w:spacing w:val="28"/>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proofErr w:type="spellStart"/>
      <w:r>
        <w:rPr>
          <w:rFonts w:ascii="Georgia" w:eastAsia="Georgia" w:hAnsi="Georgia" w:cs="Georgia"/>
          <w:sz w:val="19"/>
          <w:szCs w:val="19"/>
        </w:rPr>
        <w:t>Bajcsy</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R.</w:t>
      </w:r>
      <w:r>
        <w:rPr>
          <w:rFonts w:ascii="Georgia" w:eastAsia="Georgia" w:hAnsi="Georgia" w:cs="Georgia"/>
          <w:spacing w:val="2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Elastically</w:t>
      </w:r>
      <w:r>
        <w:rPr>
          <w:rFonts w:ascii="Georgia" w:eastAsia="Georgia" w:hAnsi="Georgia" w:cs="Georgia"/>
          <w:b/>
          <w:bCs/>
          <w:spacing w:val="41"/>
          <w:sz w:val="19"/>
          <w:szCs w:val="19"/>
        </w:rPr>
        <w:t xml:space="preserve"> </w:t>
      </w:r>
      <w:r>
        <w:rPr>
          <w:rFonts w:ascii="Georgia" w:eastAsia="Georgia" w:hAnsi="Georgia" w:cs="Georgia"/>
          <w:b/>
          <w:bCs/>
          <w:sz w:val="19"/>
          <w:szCs w:val="19"/>
        </w:rPr>
        <w:t>Deforming</w:t>
      </w:r>
      <w:r>
        <w:rPr>
          <w:rFonts w:ascii="Georgia" w:eastAsia="Georgia" w:hAnsi="Georgia" w:cs="Georgia"/>
          <w:b/>
          <w:bCs/>
          <w:spacing w:val="40"/>
          <w:sz w:val="19"/>
          <w:szCs w:val="19"/>
        </w:rPr>
        <w:t xml:space="preserve"> </w:t>
      </w:r>
      <w:r>
        <w:rPr>
          <w:rFonts w:ascii="Georgia" w:eastAsia="Georgia" w:hAnsi="Georgia" w:cs="Georgia"/>
          <w:b/>
          <w:bCs/>
          <w:sz w:val="19"/>
          <w:szCs w:val="19"/>
        </w:rPr>
        <w:t>3D</w:t>
      </w:r>
      <w:r>
        <w:rPr>
          <w:rFonts w:ascii="Georgia" w:eastAsia="Georgia" w:hAnsi="Georgia" w:cs="Georgia"/>
          <w:b/>
          <w:bCs/>
          <w:spacing w:val="25"/>
          <w:sz w:val="19"/>
          <w:szCs w:val="19"/>
        </w:rPr>
        <w:t xml:space="preserve"> </w:t>
      </w:r>
      <w:r>
        <w:rPr>
          <w:rFonts w:ascii="Georgia" w:eastAsia="Georgia" w:hAnsi="Georgia" w:cs="Georgia"/>
          <w:b/>
          <w:bCs/>
          <w:sz w:val="19"/>
          <w:szCs w:val="19"/>
        </w:rPr>
        <w:t>Atlas</w:t>
      </w:r>
      <w:r>
        <w:rPr>
          <w:rFonts w:ascii="Georgia" w:eastAsia="Georgia" w:hAnsi="Georgia" w:cs="Georgia"/>
          <w:b/>
          <w:bCs/>
          <w:spacing w:val="29"/>
          <w:sz w:val="19"/>
          <w:szCs w:val="19"/>
        </w:rPr>
        <w:t xml:space="preserve"> </w:t>
      </w:r>
      <w:r>
        <w:rPr>
          <w:rFonts w:ascii="Georgia" w:eastAsia="Georgia" w:hAnsi="Georgia" w:cs="Georgia"/>
          <w:b/>
          <w:bCs/>
          <w:sz w:val="19"/>
          <w:szCs w:val="19"/>
        </w:rPr>
        <w:t>to</w:t>
      </w:r>
      <w:r>
        <w:rPr>
          <w:rFonts w:ascii="Georgia" w:eastAsia="Georgia" w:hAnsi="Georgia" w:cs="Georgia"/>
          <w:b/>
          <w:bCs/>
          <w:spacing w:val="23"/>
          <w:sz w:val="19"/>
          <w:szCs w:val="19"/>
        </w:rPr>
        <w:t xml:space="preserve"> </w:t>
      </w:r>
      <w:r>
        <w:rPr>
          <w:rFonts w:ascii="Georgia" w:eastAsia="Georgia" w:hAnsi="Georgia" w:cs="Georgia"/>
          <w:b/>
          <w:bCs/>
          <w:sz w:val="19"/>
          <w:szCs w:val="19"/>
        </w:rPr>
        <w:t>Match</w:t>
      </w:r>
      <w:r>
        <w:rPr>
          <w:rFonts w:ascii="Georgia" w:eastAsia="Georgia" w:hAnsi="Georgia" w:cs="Georgia"/>
          <w:b/>
          <w:bCs/>
          <w:spacing w:val="31"/>
          <w:sz w:val="19"/>
          <w:szCs w:val="19"/>
        </w:rPr>
        <w:t xml:space="preserve"> </w:t>
      </w:r>
      <w:r>
        <w:rPr>
          <w:rFonts w:ascii="Georgia" w:eastAsia="Georgia" w:hAnsi="Georgia" w:cs="Georgia"/>
          <w:b/>
          <w:bCs/>
          <w:sz w:val="19"/>
          <w:szCs w:val="19"/>
        </w:rPr>
        <w:t>Anatomical</w:t>
      </w:r>
      <w:r>
        <w:rPr>
          <w:rFonts w:ascii="Georgia" w:eastAsia="Georgia" w:hAnsi="Georgia" w:cs="Georgia"/>
          <w:b/>
          <w:bCs/>
          <w:spacing w:val="41"/>
          <w:sz w:val="19"/>
          <w:szCs w:val="19"/>
        </w:rPr>
        <w:t xml:space="preserve"> </w:t>
      </w:r>
      <w:r>
        <w:rPr>
          <w:rFonts w:ascii="Georgia" w:eastAsia="Georgia" w:hAnsi="Georgia" w:cs="Georgia"/>
          <w:b/>
          <w:bCs/>
          <w:sz w:val="19"/>
          <w:szCs w:val="19"/>
        </w:rPr>
        <w:t>Brain</w:t>
      </w:r>
      <w:r>
        <w:rPr>
          <w:rFonts w:ascii="Georgia" w:eastAsia="Georgia" w:hAnsi="Georgia" w:cs="Georgia"/>
          <w:b/>
          <w:bCs/>
          <w:spacing w:val="30"/>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Comput</w:t>
      </w:r>
      <w:proofErr w:type="spellEnd"/>
      <w:r>
        <w:rPr>
          <w:rFonts w:ascii="Georgia" w:eastAsia="Georgia" w:hAnsi="Georgia" w:cs="Georgia"/>
          <w:i/>
          <w:sz w:val="19"/>
          <w:szCs w:val="19"/>
        </w:rPr>
        <w:t xml:space="preserve"> Assist </w:t>
      </w:r>
      <w:proofErr w:type="spellStart"/>
      <w:r>
        <w:rPr>
          <w:rFonts w:ascii="Georgia" w:eastAsia="Georgia" w:hAnsi="Georgia" w:cs="Georgia"/>
          <w:i/>
          <w:sz w:val="19"/>
          <w:szCs w:val="19"/>
        </w:rPr>
        <w:t>Tomogr</w:t>
      </w:r>
      <w:proofErr w:type="spellEnd"/>
      <w:r>
        <w:rPr>
          <w:rFonts w:ascii="Georgia" w:eastAsia="Georgia" w:hAnsi="Georgia" w:cs="Georgia"/>
          <w:i/>
          <w:spacing w:val="3"/>
          <w:sz w:val="19"/>
          <w:szCs w:val="19"/>
        </w:rPr>
        <w:t xml:space="preserve"> </w:t>
      </w:r>
      <w:r>
        <w:rPr>
          <w:rFonts w:ascii="Georgia" w:eastAsia="Georgia" w:hAnsi="Georgia" w:cs="Georgia"/>
          <w:sz w:val="19"/>
          <w:szCs w:val="19"/>
        </w:rPr>
        <w:t>17,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225–36.</w:t>
      </w:r>
    </w:p>
    <w:p w14:paraId="2D93FAFB" w14:textId="77777777" w:rsidR="00E61F9D" w:rsidRDefault="005C64D6">
      <w:pPr>
        <w:spacing w:before="59" w:after="0" w:line="277" w:lineRule="auto"/>
        <w:ind w:left="134" w:right="629" w:firstLine="2"/>
        <w:jc w:val="both"/>
        <w:rPr>
          <w:rFonts w:ascii="Georgia" w:eastAsia="Georgia" w:hAnsi="Georgia" w:cs="Georgia"/>
          <w:sz w:val="19"/>
          <w:szCs w:val="19"/>
        </w:rPr>
      </w:pPr>
      <w:r>
        <w:rPr>
          <w:rFonts w:ascii="Georgia" w:eastAsia="Georgia" w:hAnsi="Georgia" w:cs="Georgia"/>
          <w:sz w:val="19"/>
          <w:szCs w:val="19"/>
        </w:rPr>
        <w:t>17.</w:t>
      </w:r>
      <w:r>
        <w:rPr>
          <w:rFonts w:ascii="Georgia" w:eastAsia="Georgia" w:hAnsi="Georgia" w:cs="Georgia"/>
          <w:spacing w:val="40"/>
          <w:sz w:val="19"/>
          <w:szCs w:val="19"/>
        </w:rPr>
        <w:t xml:space="preserve"> </w:t>
      </w:r>
      <w:r>
        <w:rPr>
          <w:rFonts w:ascii="Georgia" w:eastAsia="Georgia" w:hAnsi="Georgia" w:cs="Georgia"/>
          <w:sz w:val="19"/>
          <w:szCs w:val="19"/>
        </w:rPr>
        <w:t>Murphy,</w:t>
      </w:r>
      <w:r>
        <w:rPr>
          <w:rFonts w:ascii="Georgia" w:eastAsia="Georgia" w:hAnsi="Georgia" w:cs="Georgia"/>
          <w:spacing w:val="24"/>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van,</w:t>
      </w:r>
      <w:r>
        <w:rPr>
          <w:rFonts w:ascii="Georgia" w:eastAsia="Georgia" w:hAnsi="Georgia" w:cs="Georgia"/>
          <w:spacing w:val="20"/>
          <w:sz w:val="19"/>
          <w:szCs w:val="19"/>
        </w:rPr>
        <w:t xml:space="preserve"> </w:t>
      </w:r>
      <w:r>
        <w:rPr>
          <w:rFonts w:ascii="Georgia" w:eastAsia="Georgia" w:hAnsi="Georgia" w:cs="Georgia"/>
          <w:sz w:val="19"/>
          <w:szCs w:val="19"/>
        </w:rPr>
        <w:t>Reinhardt,</w:t>
      </w:r>
      <w:r>
        <w:rPr>
          <w:rFonts w:ascii="Georgia" w:eastAsia="Georgia" w:hAnsi="Georgia" w:cs="Georgia"/>
          <w:spacing w:val="27"/>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M.,</w:t>
      </w:r>
      <w:r>
        <w:rPr>
          <w:rFonts w:ascii="Georgia" w:eastAsia="Georgia" w:hAnsi="Georgia" w:cs="Georgia"/>
          <w:spacing w:val="15"/>
          <w:sz w:val="19"/>
          <w:szCs w:val="19"/>
        </w:rPr>
        <w:t xml:space="preserve"> </w:t>
      </w:r>
      <w:proofErr w:type="spellStart"/>
      <w:r>
        <w:rPr>
          <w:rFonts w:ascii="Georgia" w:eastAsia="Georgia" w:hAnsi="Georgia" w:cs="Georgia"/>
          <w:sz w:val="19"/>
          <w:szCs w:val="19"/>
        </w:rPr>
        <w:t>Kabus</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S.,</w:t>
      </w:r>
      <w:r>
        <w:rPr>
          <w:rFonts w:ascii="Georgia" w:eastAsia="Georgia" w:hAnsi="Georgia" w:cs="Georgia"/>
          <w:spacing w:val="13"/>
          <w:sz w:val="19"/>
          <w:szCs w:val="19"/>
        </w:rPr>
        <w:t xml:space="preserve"> </w:t>
      </w:r>
      <w:r>
        <w:rPr>
          <w:rFonts w:ascii="Georgia" w:eastAsia="Georgia" w:hAnsi="Georgia" w:cs="Georgia"/>
          <w:sz w:val="19"/>
          <w:szCs w:val="19"/>
        </w:rPr>
        <w:t>Ding,</w:t>
      </w:r>
      <w:r>
        <w:rPr>
          <w:rFonts w:ascii="Georgia" w:eastAsia="Georgia" w:hAnsi="Georgia" w:cs="Georgia"/>
          <w:spacing w:val="18"/>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z w:val="19"/>
          <w:szCs w:val="19"/>
        </w:rPr>
        <w:t>Deng,</w:t>
      </w:r>
      <w:r>
        <w:rPr>
          <w:rFonts w:ascii="Georgia" w:eastAsia="Georgia" w:hAnsi="Georgia" w:cs="Georgia"/>
          <w:spacing w:val="19"/>
          <w:sz w:val="19"/>
          <w:szCs w:val="19"/>
        </w:rPr>
        <w:t xml:space="preserve"> </w:t>
      </w:r>
      <w:r>
        <w:rPr>
          <w:rFonts w:ascii="Georgia" w:eastAsia="Georgia" w:hAnsi="Georgia" w:cs="Georgia"/>
          <w:sz w:val="19"/>
          <w:szCs w:val="19"/>
        </w:rPr>
        <w:t>X.,</w:t>
      </w:r>
      <w:r>
        <w:rPr>
          <w:rFonts w:ascii="Georgia" w:eastAsia="Georgia" w:hAnsi="Georgia" w:cs="Georgia"/>
          <w:spacing w:val="14"/>
          <w:sz w:val="19"/>
          <w:szCs w:val="19"/>
        </w:rPr>
        <w:t xml:space="preserve"> </w:t>
      </w:r>
      <w:r>
        <w:rPr>
          <w:rFonts w:ascii="Georgia" w:eastAsia="Georgia" w:hAnsi="Georgia" w:cs="Georgia"/>
          <w:sz w:val="19"/>
          <w:szCs w:val="19"/>
        </w:rPr>
        <w:t>Cao,</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z w:val="19"/>
          <w:szCs w:val="19"/>
        </w:rPr>
        <w:t>Du,</w:t>
      </w:r>
      <w:r>
        <w:rPr>
          <w:rFonts w:ascii="Georgia" w:eastAsia="Georgia" w:hAnsi="Georgia" w:cs="Georgia"/>
          <w:spacing w:val="15"/>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z w:val="19"/>
          <w:szCs w:val="19"/>
        </w:rPr>
        <w:t>Christensen,</w:t>
      </w:r>
      <w:r>
        <w:rPr>
          <w:rFonts w:ascii="Georgia" w:eastAsia="Georgia" w:hAnsi="Georgia" w:cs="Georgia"/>
          <w:spacing w:val="30"/>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E.,</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Garcia, </w:t>
      </w:r>
      <w:r>
        <w:rPr>
          <w:rFonts w:ascii="Georgia" w:eastAsia="Georgia" w:hAnsi="Georgia" w:cs="Georgia"/>
          <w:sz w:val="19"/>
          <w:szCs w:val="19"/>
        </w:rPr>
        <w:t>V.,</w:t>
      </w:r>
      <w:r>
        <w:rPr>
          <w:rFonts w:ascii="Georgia" w:eastAsia="Georgia" w:hAnsi="Georgia" w:cs="Georgia"/>
          <w:spacing w:val="8"/>
          <w:sz w:val="19"/>
          <w:szCs w:val="19"/>
        </w:rPr>
        <w:t xml:space="preserve"> </w:t>
      </w:r>
      <w:proofErr w:type="spellStart"/>
      <w:r>
        <w:rPr>
          <w:rFonts w:ascii="Georgia" w:eastAsia="Georgia" w:hAnsi="Georgia" w:cs="Georgia"/>
          <w:sz w:val="19"/>
          <w:szCs w:val="19"/>
        </w:rPr>
        <w:t>Vercauteren</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T.,</w:t>
      </w:r>
      <w:r>
        <w:rPr>
          <w:rFonts w:ascii="Georgia" w:eastAsia="Georgia" w:hAnsi="Georgia" w:cs="Georgia"/>
          <w:spacing w:val="8"/>
          <w:sz w:val="19"/>
          <w:szCs w:val="19"/>
        </w:rPr>
        <w:t xml:space="preserve"> </w:t>
      </w:r>
      <w:proofErr w:type="spellStart"/>
      <w:r>
        <w:rPr>
          <w:rFonts w:ascii="Georgia" w:eastAsia="Georgia" w:hAnsi="Georgia" w:cs="Georgia"/>
          <w:sz w:val="19"/>
          <w:szCs w:val="19"/>
        </w:rPr>
        <w:t>Ayache</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N.,</w:t>
      </w:r>
      <w:r>
        <w:rPr>
          <w:rFonts w:ascii="Georgia" w:eastAsia="Georgia" w:hAnsi="Georgia" w:cs="Georgia"/>
          <w:spacing w:val="6"/>
          <w:sz w:val="19"/>
          <w:szCs w:val="19"/>
        </w:rPr>
        <w:t xml:space="preserve"> </w:t>
      </w:r>
      <w:proofErr w:type="spellStart"/>
      <w:r>
        <w:rPr>
          <w:rFonts w:ascii="Georgia" w:eastAsia="Georgia" w:hAnsi="Georgia" w:cs="Georgia"/>
          <w:sz w:val="19"/>
          <w:szCs w:val="19"/>
        </w:rPr>
        <w:t>Commowick</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O.,</w:t>
      </w:r>
      <w:r>
        <w:rPr>
          <w:rFonts w:ascii="Georgia" w:eastAsia="Georgia" w:hAnsi="Georgia" w:cs="Georgia"/>
          <w:spacing w:val="6"/>
          <w:sz w:val="19"/>
          <w:szCs w:val="19"/>
        </w:rPr>
        <w:t xml:space="preserve"> </w:t>
      </w:r>
      <w:proofErr w:type="spellStart"/>
      <w:r>
        <w:rPr>
          <w:rFonts w:ascii="Georgia" w:eastAsia="Georgia" w:hAnsi="Georgia" w:cs="Georgia"/>
          <w:sz w:val="19"/>
          <w:szCs w:val="19"/>
        </w:rPr>
        <w:t>Malandain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proofErr w:type="spellStart"/>
      <w:r>
        <w:rPr>
          <w:rFonts w:ascii="Georgia" w:eastAsia="Georgia" w:hAnsi="Georgia" w:cs="Georgia"/>
          <w:sz w:val="19"/>
          <w:szCs w:val="19"/>
        </w:rPr>
        <w:t>Glocker</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8"/>
          <w:sz w:val="19"/>
          <w:szCs w:val="19"/>
        </w:rPr>
        <w:t xml:space="preserve"> </w:t>
      </w:r>
      <w:proofErr w:type="spellStart"/>
      <w:r>
        <w:rPr>
          <w:rFonts w:ascii="Georgia" w:eastAsia="Georgia" w:hAnsi="Georgia" w:cs="Georgia"/>
          <w:sz w:val="19"/>
          <w:szCs w:val="19"/>
        </w:rPr>
        <w:t>Paragios</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N.,</w:t>
      </w:r>
      <w:r>
        <w:rPr>
          <w:rFonts w:ascii="Georgia" w:eastAsia="Georgia" w:hAnsi="Georgia" w:cs="Georgia"/>
          <w:spacing w:val="6"/>
          <w:sz w:val="19"/>
          <w:szCs w:val="19"/>
        </w:rPr>
        <w:t xml:space="preserve"> </w:t>
      </w:r>
      <w:proofErr w:type="spellStart"/>
      <w:r>
        <w:rPr>
          <w:rFonts w:ascii="Georgia" w:eastAsia="Georgia" w:hAnsi="Georgia" w:cs="Georgia"/>
          <w:sz w:val="19"/>
          <w:szCs w:val="19"/>
        </w:rPr>
        <w:t>Navab</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N.,</w:t>
      </w:r>
      <w:r>
        <w:rPr>
          <w:rFonts w:ascii="Georgia" w:eastAsia="Georgia" w:hAnsi="Georgia" w:cs="Georgia"/>
          <w:spacing w:val="6"/>
          <w:sz w:val="19"/>
          <w:szCs w:val="19"/>
        </w:rPr>
        <w:t xml:space="preserve"> </w:t>
      </w:r>
      <w:proofErr w:type="spellStart"/>
      <w:r>
        <w:rPr>
          <w:rFonts w:ascii="Georgia" w:eastAsia="Georgia" w:hAnsi="Georgia" w:cs="Georgia"/>
          <w:sz w:val="19"/>
          <w:szCs w:val="19"/>
        </w:rPr>
        <w:t>Gorbunova</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V.,</w:t>
      </w:r>
      <w:r>
        <w:rPr>
          <w:rFonts w:ascii="Georgia" w:eastAsia="Georgia" w:hAnsi="Georgia" w:cs="Georgia"/>
          <w:spacing w:val="8"/>
          <w:sz w:val="19"/>
          <w:szCs w:val="19"/>
        </w:rPr>
        <w:t xml:space="preserve"> </w:t>
      </w:r>
      <w:proofErr w:type="spellStart"/>
      <w:r>
        <w:rPr>
          <w:rFonts w:ascii="Georgia" w:eastAsia="Georgia" w:hAnsi="Georgia" w:cs="Georgia"/>
          <w:w w:val="102"/>
          <w:sz w:val="19"/>
          <w:szCs w:val="19"/>
        </w:rPr>
        <w:t>Sporring</w:t>
      </w:r>
      <w:proofErr w:type="spellEnd"/>
      <w:r>
        <w:rPr>
          <w:rFonts w:ascii="Georgia" w:eastAsia="Georgia" w:hAnsi="Georgia" w:cs="Georgia"/>
          <w:w w:val="102"/>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proofErr w:type="spellStart"/>
      <w:r>
        <w:rPr>
          <w:rFonts w:ascii="Georgia" w:eastAsia="Georgia" w:hAnsi="Georgia" w:cs="Georgia"/>
          <w:sz w:val="19"/>
          <w:szCs w:val="19"/>
        </w:rPr>
        <w:t>Bruijne</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r>
        <w:rPr>
          <w:rFonts w:ascii="Georgia" w:eastAsia="Georgia" w:hAnsi="Georgia" w:cs="Georgia"/>
          <w:sz w:val="19"/>
          <w:szCs w:val="19"/>
        </w:rPr>
        <w:t>de,</w:t>
      </w:r>
      <w:r>
        <w:rPr>
          <w:rFonts w:ascii="Georgia" w:eastAsia="Georgia" w:hAnsi="Georgia" w:cs="Georgia"/>
          <w:spacing w:val="7"/>
          <w:sz w:val="19"/>
          <w:szCs w:val="19"/>
        </w:rPr>
        <w:t xml:space="preserve"> </w:t>
      </w:r>
      <w:r>
        <w:rPr>
          <w:rFonts w:ascii="Georgia" w:eastAsia="Georgia" w:hAnsi="Georgia" w:cs="Georgia"/>
          <w:sz w:val="19"/>
          <w:szCs w:val="19"/>
        </w:rPr>
        <w:t>Han,</w:t>
      </w:r>
      <w:r>
        <w:rPr>
          <w:rFonts w:ascii="Georgia" w:eastAsia="Georgia" w:hAnsi="Georgia" w:cs="Georgia"/>
          <w:spacing w:val="10"/>
          <w:sz w:val="19"/>
          <w:szCs w:val="19"/>
        </w:rPr>
        <w:t xml:space="preserve"> </w:t>
      </w:r>
      <w:r>
        <w:rPr>
          <w:rFonts w:ascii="Georgia" w:eastAsia="Georgia" w:hAnsi="Georgia" w:cs="Georgia"/>
          <w:sz w:val="19"/>
          <w:szCs w:val="19"/>
        </w:rPr>
        <w:t>X.,</w:t>
      </w:r>
      <w:r>
        <w:rPr>
          <w:rFonts w:ascii="Georgia" w:eastAsia="Georgia" w:hAnsi="Georgia" w:cs="Georgia"/>
          <w:spacing w:val="7"/>
          <w:sz w:val="19"/>
          <w:szCs w:val="19"/>
        </w:rPr>
        <w:t xml:space="preserve"> </w:t>
      </w:r>
      <w:r>
        <w:rPr>
          <w:rFonts w:ascii="Georgia" w:eastAsia="Georgia" w:hAnsi="Georgia" w:cs="Georgia"/>
          <w:sz w:val="19"/>
          <w:szCs w:val="19"/>
        </w:rPr>
        <w:t>Heinrich,</w:t>
      </w:r>
      <w:r>
        <w:rPr>
          <w:rFonts w:ascii="Georgia" w:eastAsia="Georgia" w:hAnsi="Georgia" w:cs="Georgia"/>
          <w:spacing w:val="18"/>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r>
        <w:rPr>
          <w:rFonts w:ascii="Georgia" w:eastAsia="Georgia" w:hAnsi="Georgia" w:cs="Georgia"/>
          <w:sz w:val="19"/>
          <w:szCs w:val="19"/>
        </w:rPr>
        <w:t>P.,</w:t>
      </w:r>
      <w:r>
        <w:rPr>
          <w:rFonts w:ascii="Georgia" w:eastAsia="Georgia" w:hAnsi="Georgia" w:cs="Georgia"/>
          <w:spacing w:val="9"/>
          <w:sz w:val="19"/>
          <w:szCs w:val="19"/>
        </w:rPr>
        <w:t xml:space="preserve"> </w:t>
      </w:r>
      <w:r>
        <w:rPr>
          <w:rFonts w:ascii="Georgia" w:eastAsia="Georgia" w:hAnsi="Georgia" w:cs="Georgia"/>
          <w:sz w:val="19"/>
          <w:szCs w:val="19"/>
        </w:rPr>
        <w:t>Schnabel,</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9"/>
          <w:sz w:val="19"/>
          <w:szCs w:val="19"/>
        </w:rPr>
        <w:t xml:space="preserve"> </w:t>
      </w:r>
      <w:proofErr w:type="spellStart"/>
      <w:r>
        <w:rPr>
          <w:rFonts w:ascii="Georgia" w:eastAsia="Georgia" w:hAnsi="Georgia" w:cs="Georgia"/>
          <w:sz w:val="19"/>
          <w:szCs w:val="19"/>
        </w:rPr>
        <w:t>Jenkinson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z w:val="19"/>
          <w:szCs w:val="19"/>
        </w:rPr>
        <w:t>Lorenz,</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6"/>
          <w:sz w:val="19"/>
          <w:szCs w:val="19"/>
        </w:rPr>
        <w:t xml:space="preserve"> </w:t>
      </w:r>
      <w:proofErr w:type="spellStart"/>
      <w:r>
        <w:rPr>
          <w:rFonts w:ascii="Georgia" w:eastAsia="Georgia" w:hAnsi="Georgia" w:cs="Georgia"/>
          <w:sz w:val="19"/>
          <w:szCs w:val="19"/>
        </w:rPr>
        <w:t>Modat</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z w:val="19"/>
          <w:szCs w:val="19"/>
        </w:rPr>
        <w:t>McClelland,</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proofErr w:type="spellStart"/>
      <w:r>
        <w:rPr>
          <w:rFonts w:ascii="Georgia" w:eastAsia="Georgia" w:hAnsi="Georgia" w:cs="Georgia"/>
          <w:w w:val="102"/>
          <w:sz w:val="19"/>
          <w:szCs w:val="19"/>
        </w:rPr>
        <w:t>Ourselin</w:t>
      </w:r>
      <w:proofErr w:type="spellEnd"/>
      <w:r>
        <w:rPr>
          <w:rFonts w:ascii="Georgia" w:eastAsia="Georgia" w:hAnsi="Georgia" w:cs="Georgia"/>
          <w:w w:val="102"/>
          <w:sz w:val="19"/>
          <w:szCs w:val="19"/>
        </w:rPr>
        <w:t xml:space="preserve">, </w:t>
      </w:r>
      <w:r>
        <w:rPr>
          <w:rFonts w:ascii="Georgia" w:eastAsia="Georgia" w:hAnsi="Georgia" w:cs="Georgia"/>
          <w:sz w:val="19"/>
          <w:szCs w:val="19"/>
        </w:rPr>
        <w:t>S.,</w:t>
      </w:r>
      <w:r>
        <w:rPr>
          <w:rFonts w:ascii="Georgia" w:eastAsia="Georgia" w:hAnsi="Georgia" w:cs="Georgia"/>
          <w:spacing w:val="34"/>
          <w:sz w:val="19"/>
          <w:szCs w:val="19"/>
        </w:rPr>
        <w:t xml:space="preserve"> </w:t>
      </w:r>
      <w:proofErr w:type="spellStart"/>
      <w:r>
        <w:rPr>
          <w:rFonts w:ascii="Georgia" w:eastAsia="Georgia" w:hAnsi="Georgia" w:cs="Georgia"/>
          <w:sz w:val="19"/>
          <w:szCs w:val="19"/>
        </w:rPr>
        <w:t>Muenzing</w:t>
      </w:r>
      <w:proofErr w:type="spellEnd"/>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S</w:t>
      </w:r>
      <w:proofErr w:type="gram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E.</w:t>
      </w:r>
      <w:r>
        <w:rPr>
          <w:rFonts w:ascii="Georgia" w:eastAsia="Georgia" w:hAnsi="Georgia" w:cs="Georgia"/>
          <w:spacing w:val="28"/>
          <w:sz w:val="19"/>
          <w:szCs w:val="19"/>
        </w:rPr>
        <w:t xml:space="preserve"> </w:t>
      </w:r>
      <w:r>
        <w:rPr>
          <w:rFonts w:ascii="Georgia" w:eastAsia="Georgia" w:hAnsi="Georgia" w:cs="Georgia"/>
          <w:sz w:val="19"/>
          <w:szCs w:val="19"/>
        </w:rPr>
        <w:t>A.,</w:t>
      </w:r>
      <w:r>
        <w:rPr>
          <w:rFonts w:ascii="Georgia" w:eastAsia="Georgia" w:hAnsi="Georgia" w:cs="Georgia"/>
          <w:spacing w:val="38"/>
          <w:sz w:val="19"/>
          <w:szCs w:val="19"/>
        </w:rPr>
        <w:t xml:space="preserve"> </w:t>
      </w:r>
      <w:proofErr w:type="spellStart"/>
      <w:r>
        <w:rPr>
          <w:rFonts w:ascii="Georgia" w:eastAsia="Georgia" w:hAnsi="Georgia" w:cs="Georgia"/>
          <w:sz w:val="19"/>
          <w:szCs w:val="19"/>
        </w:rPr>
        <w:t>Viergever</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29"/>
          <w:sz w:val="19"/>
          <w:szCs w:val="19"/>
        </w:rPr>
        <w:t xml:space="preserve"> </w:t>
      </w:r>
      <w:r>
        <w:rPr>
          <w:rFonts w:ascii="Georgia" w:eastAsia="Georgia" w:hAnsi="Georgia" w:cs="Georgia"/>
          <w:sz w:val="19"/>
          <w:szCs w:val="19"/>
        </w:rPr>
        <w:t>A.,</w:t>
      </w:r>
      <w:r>
        <w:rPr>
          <w:rFonts w:ascii="Georgia" w:eastAsia="Georgia" w:hAnsi="Georgia" w:cs="Georgia"/>
          <w:spacing w:val="37"/>
          <w:sz w:val="19"/>
          <w:szCs w:val="19"/>
        </w:rPr>
        <w:t xml:space="preserve"> </w:t>
      </w:r>
      <w:r>
        <w:rPr>
          <w:rFonts w:ascii="Georgia" w:eastAsia="Georgia" w:hAnsi="Georgia" w:cs="Georgia"/>
          <w:sz w:val="19"/>
          <w:szCs w:val="19"/>
        </w:rPr>
        <w:t>De</w:t>
      </w:r>
      <w:r>
        <w:rPr>
          <w:rFonts w:ascii="Georgia" w:eastAsia="Georgia" w:hAnsi="Georgia" w:cs="Georgia"/>
          <w:spacing w:val="29"/>
          <w:sz w:val="19"/>
          <w:szCs w:val="19"/>
        </w:rPr>
        <w:t xml:space="preserve"> </w:t>
      </w:r>
      <w:proofErr w:type="spellStart"/>
      <w:r>
        <w:rPr>
          <w:rFonts w:ascii="Georgia" w:eastAsia="Georgia" w:hAnsi="Georgia" w:cs="Georgia"/>
          <w:sz w:val="19"/>
          <w:szCs w:val="19"/>
        </w:rPr>
        <w:t>Nigris</w:t>
      </w:r>
      <w:proofErr w:type="spellEnd"/>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sz w:val="19"/>
          <w:szCs w:val="19"/>
        </w:rPr>
        <w:t>D.,</w:t>
      </w:r>
      <w:r>
        <w:rPr>
          <w:rFonts w:ascii="Georgia" w:eastAsia="Georgia" w:hAnsi="Georgia" w:cs="Georgia"/>
          <w:spacing w:val="36"/>
          <w:sz w:val="19"/>
          <w:szCs w:val="19"/>
        </w:rPr>
        <w:t xml:space="preserve"> </w:t>
      </w:r>
      <w:r>
        <w:rPr>
          <w:rFonts w:ascii="Georgia" w:eastAsia="Georgia" w:hAnsi="Georgia" w:cs="Georgia"/>
          <w:sz w:val="19"/>
          <w:szCs w:val="19"/>
        </w:rPr>
        <w:t>Collins,</w:t>
      </w:r>
      <w:r>
        <w:rPr>
          <w:rFonts w:ascii="Georgia" w:eastAsia="Georgia" w:hAnsi="Georgia" w:cs="Georgia"/>
          <w:spacing w:val="42"/>
          <w:sz w:val="19"/>
          <w:szCs w:val="19"/>
        </w:rPr>
        <w:t xml:space="preserve"> </w:t>
      </w:r>
      <w:r>
        <w:rPr>
          <w:rFonts w:ascii="Georgia" w:eastAsia="Georgia" w:hAnsi="Georgia" w:cs="Georgia"/>
          <w:sz w:val="19"/>
          <w:szCs w:val="19"/>
        </w:rPr>
        <w:t>D.</w:t>
      </w:r>
      <w:r>
        <w:rPr>
          <w:rFonts w:ascii="Georgia" w:eastAsia="Georgia" w:hAnsi="Georgia" w:cs="Georgia"/>
          <w:spacing w:val="29"/>
          <w:sz w:val="19"/>
          <w:szCs w:val="19"/>
        </w:rPr>
        <w:t xml:space="preserve"> </w:t>
      </w:r>
      <w:r>
        <w:rPr>
          <w:rFonts w:ascii="Georgia" w:eastAsia="Georgia" w:hAnsi="Georgia" w:cs="Georgia"/>
          <w:sz w:val="19"/>
          <w:szCs w:val="19"/>
        </w:rPr>
        <w:t>L.,</w:t>
      </w:r>
      <w:r>
        <w:rPr>
          <w:rFonts w:ascii="Georgia" w:eastAsia="Georgia" w:hAnsi="Georgia" w:cs="Georgia"/>
          <w:spacing w:val="36"/>
          <w:sz w:val="19"/>
          <w:szCs w:val="19"/>
        </w:rPr>
        <w:t xml:space="preserve"> </w:t>
      </w:r>
      <w:proofErr w:type="spellStart"/>
      <w:r>
        <w:rPr>
          <w:rFonts w:ascii="Georgia" w:eastAsia="Georgia" w:hAnsi="Georgia" w:cs="Georgia"/>
          <w:sz w:val="19"/>
          <w:szCs w:val="19"/>
        </w:rPr>
        <w:t>Arbel</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T.,</w:t>
      </w:r>
      <w:r>
        <w:rPr>
          <w:rFonts w:ascii="Georgia" w:eastAsia="Georgia" w:hAnsi="Georgia" w:cs="Georgia"/>
          <w:spacing w:val="37"/>
          <w:sz w:val="19"/>
          <w:szCs w:val="19"/>
        </w:rPr>
        <w:t xml:space="preserve"> </w:t>
      </w:r>
      <w:proofErr w:type="spellStart"/>
      <w:r>
        <w:rPr>
          <w:rFonts w:ascii="Georgia" w:eastAsia="Georgia" w:hAnsi="Georgia" w:cs="Georgia"/>
          <w:sz w:val="19"/>
          <w:szCs w:val="19"/>
        </w:rPr>
        <w:t>Peroni</w:t>
      </w:r>
      <w:proofErr w:type="spellEnd"/>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sz w:val="19"/>
          <w:szCs w:val="19"/>
        </w:rPr>
        <w:t>M.,</w:t>
      </w:r>
      <w:r>
        <w:rPr>
          <w:rFonts w:ascii="Georgia" w:eastAsia="Georgia" w:hAnsi="Georgia" w:cs="Georgia"/>
          <w:spacing w:val="36"/>
          <w:sz w:val="19"/>
          <w:szCs w:val="19"/>
        </w:rPr>
        <w:t xml:space="preserve"> </w:t>
      </w:r>
      <w:r>
        <w:rPr>
          <w:rFonts w:ascii="Georgia" w:eastAsia="Georgia" w:hAnsi="Georgia" w:cs="Georgia"/>
          <w:sz w:val="19"/>
          <w:szCs w:val="19"/>
        </w:rPr>
        <w:t>Li,</w:t>
      </w:r>
      <w:r>
        <w:rPr>
          <w:rFonts w:ascii="Georgia" w:eastAsia="Georgia" w:hAnsi="Georgia" w:cs="Georgia"/>
          <w:spacing w:val="37"/>
          <w:sz w:val="19"/>
          <w:szCs w:val="19"/>
        </w:rPr>
        <w:t xml:space="preserve"> </w:t>
      </w:r>
      <w:r>
        <w:rPr>
          <w:rFonts w:ascii="Georgia" w:eastAsia="Georgia" w:hAnsi="Georgia" w:cs="Georgia"/>
          <w:sz w:val="19"/>
          <w:szCs w:val="19"/>
        </w:rPr>
        <w:t>R.,</w:t>
      </w:r>
      <w:r>
        <w:rPr>
          <w:rFonts w:ascii="Georgia" w:eastAsia="Georgia" w:hAnsi="Georgia" w:cs="Georgia"/>
          <w:spacing w:val="38"/>
          <w:sz w:val="19"/>
          <w:szCs w:val="19"/>
        </w:rPr>
        <w:t xml:space="preserve"> </w:t>
      </w:r>
      <w:r>
        <w:rPr>
          <w:rFonts w:ascii="Georgia" w:eastAsia="Georgia" w:hAnsi="Georgia" w:cs="Georgia"/>
          <w:sz w:val="19"/>
          <w:szCs w:val="19"/>
        </w:rPr>
        <w:t>Sharp,</w:t>
      </w:r>
      <w:r>
        <w:rPr>
          <w:rFonts w:ascii="Georgia" w:eastAsia="Georgia" w:hAnsi="Georgia" w:cs="Georgia"/>
          <w:spacing w:val="41"/>
          <w:sz w:val="19"/>
          <w:szCs w:val="19"/>
        </w:rPr>
        <w:t xml:space="preserve"> </w:t>
      </w:r>
      <w:r>
        <w:rPr>
          <w:rFonts w:ascii="Georgia" w:eastAsia="Georgia" w:hAnsi="Georgia" w:cs="Georgia"/>
          <w:sz w:val="19"/>
          <w:szCs w:val="19"/>
        </w:rPr>
        <w:t>G.</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35"/>
          <w:sz w:val="19"/>
          <w:szCs w:val="19"/>
        </w:rPr>
        <w:t xml:space="preserve"> </w:t>
      </w:r>
      <w:r>
        <w:rPr>
          <w:rFonts w:ascii="Georgia" w:eastAsia="Georgia" w:hAnsi="Georgia" w:cs="Georgia"/>
          <w:w w:val="102"/>
          <w:sz w:val="19"/>
          <w:szCs w:val="19"/>
        </w:rPr>
        <w:t xml:space="preserve">Schmidt- </w:t>
      </w:r>
      <w:proofErr w:type="spellStart"/>
      <w:r>
        <w:rPr>
          <w:rFonts w:ascii="Georgia" w:eastAsia="Georgia" w:hAnsi="Georgia" w:cs="Georgia"/>
          <w:sz w:val="19"/>
          <w:szCs w:val="19"/>
        </w:rPr>
        <w:t>Richberg</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9"/>
          <w:sz w:val="19"/>
          <w:szCs w:val="19"/>
        </w:rPr>
        <w:t xml:space="preserve"> </w:t>
      </w:r>
      <w:proofErr w:type="spellStart"/>
      <w:r>
        <w:rPr>
          <w:rFonts w:ascii="Georgia" w:eastAsia="Georgia" w:hAnsi="Georgia" w:cs="Georgia"/>
          <w:sz w:val="19"/>
          <w:szCs w:val="19"/>
        </w:rPr>
        <w:t>Ehrhardt</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Werner,</w:t>
      </w:r>
      <w:r>
        <w:rPr>
          <w:rFonts w:ascii="Georgia" w:eastAsia="Georgia" w:hAnsi="Georgia" w:cs="Georgia"/>
          <w:spacing w:val="16"/>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proofErr w:type="spellStart"/>
      <w:r>
        <w:rPr>
          <w:rFonts w:ascii="Georgia" w:eastAsia="Georgia" w:hAnsi="Georgia" w:cs="Georgia"/>
          <w:sz w:val="19"/>
          <w:szCs w:val="19"/>
        </w:rPr>
        <w:t>Smeets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D.,</w:t>
      </w:r>
      <w:r>
        <w:rPr>
          <w:rFonts w:ascii="Georgia" w:eastAsia="Georgia" w:hAnsi="Georgia" w:cs="Georgia"/>
          <w:spacing w:val="7"/>
          <w:sz w:val="19"/>
          <w:szCs w:val="19"/>
        </w:rPr>
        <w:t xml:space="preserve"> </w:t>
      </w:r>
      <w:proofErr w:type="spellStart"/>
      <w:r>
        <w:rPr>
          <w:rFonts w:ascii="Georgia" w:eastAsia="Georgia" w:hAnsi="Georgia" w:cs="Georgia"/>
          <w:sz w:val="19"/>
          <w:szCs w:val="19"/>
        </w:rPr>
        <w:t>Loeckx</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D.,</w:t>
      </w:r>
      <w:r>
        <w:rPr>
          <w:rFonts w:ascii="Georgia" w:eastAsia="Georgia" w:hAnsi="Georgia" w:cs="Georgia"/>
          <w:spacing w:val="7"/>
          <w:sz w:val="19"/>
          <w:szCs w:val="19"/>
        </w:rPr>
        <w:t xml:space="preserve"> </w:t>
      </w:r>
      <w:r>
        <w:rPr>
          <w:rFonts w:ascii="Georgia" w:eastAsia="Georgia" w:hAnsi="Georgia" w:cs="Georgia"/>
          <w:sz w:val="19"/>
          <w:szCs w:val="19"/>
        </w:rPr>
        <w:t>Song,</w:t>
      </w:r>
      <w:r>
        <w:rPr>
          <w:rFonts w:ascii="Georgia" w:eastAsia="Georgia" w:hAnsi="Georgia" w:cs="Georgia"/>
          <w:spacing w:val="11"/>
          <w:sz w:val="19"/>
          <w:szCs w:val="19"/>
        </w:rPr>
        <w:t xml:space="preserve"> </w:t>
      </w:r>
      <w:r>
        <w:rPr>
          <w:rFonts w:ascii="Georgia" w:eastAsia="Georgia" w:hAnsi="Georgia" w:cs="Georgia"/>
          <w:sz w:val="19"/>
          <w:szCs w:val="19"/>
        </w:rPr>
        <w:t>G.,</w:t>
      </w:r>
      <w:r>
        <w:rPr>
          <w:rFonts w:ascii="Georgia" w:eastAsia="Georgia" w:hAnsi="Georgia" w:cs="Georgia"/>
          <w:spacing w:val="7"/>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N.,</w:t>
      </w:r>
      <w:r>
        <w:rPr>
          <w:rFonts w:ascii="Georgia" w:eastAsia="Georgia" w:hAnsi="Georgia" w:cs="Georgia"/>
          <w:spacing w:val="7"/>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Gee,</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6"/>
          <w:sz w:val="19"/>
          <w:szCs w:val="19"/>
        </w:rPr>
        <w:t xml:space="preserve"> </w:t>
      </w:r>
      <w:r>
        <w:rPr>
          <w:rFonts w:ascii="Georgia" w:eastAsia="Georgia" w:hAnsi="Georgia" w:cs="Georgia"/>
          <w:sz w:val="19"/>
          <w:szCs w:val="19"/>
        </w:rPr>
        <w:t>Staring,</w:t>
      </w:r>
      <w:r>
        <w:rPr>
          <w:rFonts w:ascii="Georgia" w:eastAsia="Georgia" w:hAnsi="Georgia" w:cs="Georgia"/>
          <w:spacing w:val="15"/>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w w:val="102"/>
          <w:sz w:val="19"/>
          <w:szCs w:val="19"/>
        </w:rPr>
        <w:t xml:space="preserve">Klein, </w:t>
      </w:r>
      <w:r>
        <w:rPr>
          <w:rFonts w:ascii="Georgia" w:eastAsia="Georgia" w:hAnsi="Georgia" w:cs="Georgia"/>
          <w:sz w:val="19"/>
          <w:szCs w:val="19"/>
        </w:rPr>
        <w:t>S.,</w:t>
      </w:r>
      <w:r>
        <w:rPr>
          <w:rFonts w:ascii="Georgia" w:eastAsia="Georgia" w:hAnsi="Georgia" w:cs="Georgia"/>
          <w:spacing w:val="25"/>
          <w:sz w:val="19"/>
          <w:szCs w:val="19"/>
        </w:rPr>
        <w:t xml:space="preserve"> </w:t>
      </w:r>
      <w:proofErr w:type="spellStart"/>
      <w:r>
        <w:rPr>
          <w:rFonts w:ascii="Georgia" w:eastAsia="Georgia" w:hAnsi="Georgia" w:cs="Georgia"/>
          <w:sz w:val="19"/>
          <w:szCs w:val="19"/>
        </w:rPr>
        <w:t>Stoel</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B.</w:t>
      </w:r>
      <w:r>
        <w:rPr>
          <w:rFonts w:ascii="Georgia" w:eastAsia="Georgia" w:hAnsi="Georgia" w:cs="Georgia"/>
          <w:spacing w:val="22"/>
          <w:sz w:val="19"/>
          <w:szCs w:val="19"/>
        </w:rPr>
        <w:t xml:space="preserve"> </w:t>
      </w:r>
      <w:r>
        <w:rPr>
          <w:rFonts w:ascii="Georgia" w:eastAsia="Georgia" w:hAnsi="Georgia" w:cs="Georgia"/>
          <w:sz w:val="19"/>
          <w:szCs w:val="19"/>
        </w:rPr>
        <w:t>C.,</w:t>
      </w:r>
      <w:r>
        <w:rPr>
          <w:rFonts w:ascii="Georgia" w:eastAsia="Georgia" w:hAnsi="Georgia" w:cs="Georgia"/>
          <w:spacing w:val="25"/>
          <w:sz w:val="19"/>
          <w:szCs w:val="19"/>
        </w:rPr>
        <w:t xml:space="preserve"> </w:t>
      </w:r>
      <w:proofErr w:type="spellStart"/>
      <w:r>
        <w:rPr>
          <w:rFonts w:ascii="Georgia" w:eastAsia="Georgia" w:hAnsi="Georgia" w:cs="Georgia"/>
          <w:sz w:val="19"/>
          <w:szCs w:val="19"/>
        </w:rPr>
        <w:t>Urschler</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proofErr w:type="spellStart"/>
      <w:r>
        <w:rPr>
          <w:rFonts w:ascii="Georgia" w:eastAsia="Georgia" w:hAnsi="Georgia" w:cs="Georgia"/>
          <w:sz w:val="19"/>
          <w:szCs w:val="19"/>
        </w:rPr>
        <w:t>Werlberger</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proofErr w:type="spellStart"/>
      <w:r>
        <w:rPr>
          <w:rFonts w:ascii="Georgia" w:eastAsia="Georgia" w:hAnsi="Georgia" w:cs="Georgia"/>
          <w:sz w:val="19"/>
          <w:szCs w:val="19"/>
        </w:rPr>
        <w:t>Vandemeulebroucke</w:t>
      </w:r>
      <w:proofErr w:type="spellEnd"/>
      <w:r>
        <w:rPr>
          <w:rFonts w:ascii="Georgia" w:eastAsia="Georgia" w:hAnsi="Georgia" w:cs="Georgia"/>
          <w:sz w:val="19"/>
          <w:szCs w:val="19"/>
        </w:rPr>
        <w:t xml:space="preserve">, </w:t>
      </w:r>
      <w:r>
        <w:rPr>
          <w:rFonts w:ascii="Georgia" w:eastAsia="Georgia" w:hAnsi="Georgia" w:cs="Georgia"/>
          <w:spacing w:val="11"/>
          <w:sz w:val="19"/>
          <w:szCs w:val="19"/>
        </w:rPr>
        <w:t xml:space="preserve"> </w:t>
      </w:r>
      <w:r>
        <w:rPr>
          <w:rFonts w:ascii="Georgia" w:eastAsia="Georgia" w:hAnsi="Georgia" w:cs="Georgia"/>
          <w:sz w:val="19"/>
          <w:szCs w:val="19"/>
        </w:rPr>
        <w:t>J.,</w:t>
      </w:r>
      <w:r>
        <w:rPr>
          <w:rFonts w:ascii="Georgia" w:eastAsia="Georgia" w:hAnsi="Georgia" w:cs="Georgia"/>
          <w:spacing w:val="27"/>
          <w:sz w:val="19"/>
          <w:szCs w:val="19"/>
        </w:rPr>
        <w:t xml:space="preserve"> </w:t>
      </w:r>
      <w:proofErr w:type="spellStart"/>
      <w:r>
        <w:rPr>
          <w:rFonts w:ascii="Georgia" w:eastAsia="Georgia" w:hAnsi="Georgia" w:cs="Georgia"/>
          <w:sz w:val="19"/>
          <w:szCs w:val="19"/>
        </w:rPr>
        <w:t>Rit</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S.,</w:t>
      </w:r>
      <w:r>
        <w:rPr>
          <w:rFonts w:ascii="Georgia" w:eastAsia="Georgia" w:hAnsi="Georgia" w:cs="Georgia"/>
          <w:spacing w:val="25"/>
          <w:sz w:val="19"/>
          <w:szCs w:val="19"/>
        </w:rPr>
        <w:t xml:space="preserve"> </w:t>
      </w:r>
      <w:proofErr w:type="spellStart"/>
      <w:r>
        <w:rPr>
          <w:rFonts w:ascii="Georgia" w:eastAsia="Georgia" w:hAnsi="Georgia" w:cs="Georgia"/>
          <w:sz w:val="19"/>
          <w:szCs w:val="19"/>
        </w:rPr>
        <w:t>Sarrut</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D.,</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proofErr w:type="spellStart"/>
      <w:r>
        <w:rPr>
          <w:rFonts w:ascii="Georgia" w:eastAsia="Georgia" w:hAnsi="Georgia" w:cs="Georgia"/>
          <w:sz w:val="19"/>
          <w:szCs w:val="19"/>
        </w:rPr>
        <w:t>Pluim</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z w:val="19"/>
          <w:szCs w:val="19"/>
        </w:rPr>
        <w:t>P.</w:t>
      </w:r>
      <w:r>
        <w:rPr>
          <w:rFonts w:ascii="Georgia" w:eastAsia="Georgia" w:hAnsi="Georgia" w:cs="Georgia"/>
          <w:spacing w:val="22"/>
          <w:sz w:val="19"/>
          <w:szCs w:val="19"/>
        </w:rPr>
        <w:t xml:space="preserve"> </w:t>
      </w:r>
      <w:r>
        <w:rPr>
          <w:rFonts w:ascii="Georgia" w:eastAsia="Georgia" w:hAnsi="Georgia" w:cs="Georgia"/>
          <w:sz w:val="19"/>
          <w:szCs w:val="19"/>
        </w:rPr>
        <w:t>W.</w:t>
      </w:r>
      <w:r>
        <w:rPr>
          <w:rFonts w:ascii="Georgia" w:eastAsia="Georgia" w:hAnsi="Georgia" w:cs="Georgia"/>
          <w:spacing w:val="22"/>
          <w:sz w:val="19"/>
          <w:szCs w:val="19"/>
        </w:rPr>
        <w:t xml:space="preserve"> </w:t>
      </w:r>
      <w:r>
        <w:rPr>
          <w:rFonts w:ascii="Georgia" w:eastAsia="Georgia" w:hAnsi="Georgia" w:cs="Georgia"/>
          <w:spacing w:val="-2"/>
          <w:w w:val="102"/>
          <w:sz w:val="19"/>
          <w:szCs w:val="19"/>
        </w:rPr>
        <w:t>“</w:t>
      </w:r>
      <w:r>
        <w:rPr>
          <w:rFonts w:ascii="Georgia" w:eastAsia="Georgia" w:hAnsi="Georgia" w:cs="Georgia"/>
          <w:b/>
          <w:bCs/>
          <w:w w:val="102"/>
          <w:sz w:val="19"/>
          <w:szCs w:val="19"/>
        </w:rPr>
        <w:t xml:space="preserve">Evaluation </w:t>
      </w:r>
      <w:r>
        <w:rPr>
          <w:rFonts w:ascii="Georgia" w:eastAsia="Georgia" w:hAnsi="Georgia" w:cs="Georgia"/>
          <w:b/>
          <w:bCs/>
          <w:sz w:val="19"/>
          <w:szCs w:val="19"/>
        </w:rPr>
        <w:t>of</w:t>
      </w:r>
      <w:r>
        <w:rPr>
          <w:rFonts w:ascii="Georgia" w:eastAsia="Georgia" w:hAnsi="Georgia" w:cs="Georgia"/>
          <w:b/>
          <w:bCs/>
          <w:spacing w:val="23"/>
          <w:sz w:val="19"/>
          <w:szCs w:val="19"/>
        </w:rPr>
        <w:t xml:space="preserve"> </w:t>
      </w:r>
      <w:r>
        <w:rPr>
          <w:rFonts w:ascii="Georgia" w:eastAsia="Georgia" w:hAnsi="Georgia" w:cs="Georgia"/>
          <w:b/>
          <w:bCs/>
          <w:sz w:val="19"/>
          <w:szCs w:val="19"/>
        </w:rPr>
        <w:t>Registration</w:t>
      </w:r>
      <w:r>
        <w:rPr>
          <w:rFonts w:ascii="Georgia" w:eastAsia="Georgia" w:hAnsi="Georgia" w:cs="Georgia"/>
          <w:b/>
          <w:bCs/>
          <w:spacing w:val="43"/>
          <w:sz w:val="19"/>
          <w:szCs w:val="19"/>
        </w:rPr>
        <w:t xml:space="preserve"> </w:t>
      </w:r>
      <w:r>
        <w:rPr>
          <w:rFonts w:ascii="Georgia" w:eastAsia="Georgia" w:hAnsi="Georgia" w:cs="Georgia"/>
          <w:b/>
          <w:bCs/>
          <w:sz w:val="19"/>
          <w:szCs w:val="19"/>
        </w:rPr>
        <w:t>Methods</w:t>
      </w:r>
      <w:r>
        <w:rPr>
          <w:rFonts w:ascii="Georgia" w:eastAsia="Georgia" w:hAnsi="Georgia" w:cs="Georgia"/>
          <w:b/>
          <w:bCs/>
          <w:spacing w:val="36"/>
          <w:sz w:val="19"/>
          <w:szCs w:val="19"/>
        </w:rPr>
        <w:t xml:space="preserve"> </w:t>
      </w:r>
      <w:r>
        <w:rPr>
          <w:rFonts w:ascii="Georgia" w:eastAsia="Georgia" w:hAnsi="Georgia" w:cs="Georgia"/>
          <w:b/>
          <w:bCs/>
          <w:sz w:val="19"/>
          <w:szCs w:val="19"/>
        </w:rPr>
        <w:t>on</w:t>
      </w:r>
      <w:r>
        <w:rPr>
          <w:rFonts w:ascii="Georgia" w:eastAsia="Georgia" w:hAnsi="Georgia" w:cs="Georgia"/>
          <w:b/>
          <w:bCs/>
          <w:spacing w:val="24"/>
          <w:sz w:val="19"/>
          <w:szCs w:val="19"/>
        </w:rPr>
        <w:t xml:space="preserve"> </w:t>
      </w:r>
      <w:r>
        <w:rPr>
          <w:rFonts w:ascii="Georgia" w:eastAsia="Georgia" w:hAnsi="Georgia" w:cs="Georgia"/>
          <w:b/>
          <w:bCs/>
          <w:sz w:val="19"/>
          <w:szCs w:val="19"/>
        </w:rPr>
        <w:t>Thoracic</w:t>
      </w:r>
      <w:r>
        <w:rPr>
          <w:rFonts w:ascii="Georgia" w:eastAsia="Georgia" w:hAnsi="Georgia" w:cs="Georgia"/>
          <w:b/>
          <w:bCs/>
          <w:spacing w:val="36"/>
          <w:sz w:val="19"/>
          <w:szCs w:val="19"/>
        </w:rPr>
        <w:t xml:space="preserve"> </w:t>
      </w:r>
      <w:r>
        <w:rPr>
          <w:rFonts w:ascii="Georgia" w:eastAsia="Georgia" w:hAnsi="Georgia" w:cs="Georgia"/>
          <w:b/>
          <w:bCs/>
          <w:sz w:val="19"/>
          <w:szCs w:val="19"/>
        </w:rPr>
        <w:t>CT:</w:t>
      </w:r>
      <w:r>
        <w:rPr>
          <w:rFonts w:ascii="Georgia" w:eastAsia="Georgia" w:hAnsi="Georgia" w:cs="Georgia"/>
          <w:b/>
          <w:bCs/>
          <w:spacing w:val="26"/>
          <w:sz w:val="19"/>
          <w:szCs w:val="19"/>
        </w:rPr>
        <w:t xml:space="preserve"> </w:t>
      </w:r>
      <w:r>
        <w:rPr>
          <w:rFonts w:ascii="Georgia" w:eastAsia="Georgia" w:hAnsi="Georgia" w:cs="Georgia"/>
          <w:b/>
          <w:bCs/>
          <w:sz w:val="19"/>
          <w:szCs w:val="19"/>
        </w:rPr>
        <w:t>The</w:t>
      </w:r>
      <w:r>
        <w:rPr>
          <w:rFonts w:ascii="Georgia" w:eastAsia="Georgia" w:hAnsi="Georgia" w:cs="Georgia"/>
          <w:b/>
          <w:bCs/>
          <w:spacing w:val="26"/>
          <w:sz w:val="19"/>
          <w:szCs w:val="19"/>
        </w:rPr>
        <w:t xml:space="preserve"> </w:t>
      </w:r>
      <w:r>
        <w:rPr>
          <w:rFonts w:ascii="Georgia" w:eastAsia="Georgia" w:hAnsi="Georgia" w:cs="Georgia"/>
          <w:b/>
          <w:bCs/>
          <w:sz w:val="19"/>
          <w:szCs w:val="19"/>
        </w:rPr>
        <w:t>EMPIRE10</w:t>
      </w:r>
      <w:r>
        <w:rPr>
          <w:rFonts w:ascii="Georgia" w:eastAsia="Georgia" w:hAnsi="Georgia" w:cs="Georgia"/>
          <w:b/>
          <w:bCs/>
          <w:spacing w:val="40"/>
          <w:sz w:val="19"/>
          <w:szCs w:val="19"/>
        </w:rPr>
        <w:t xml:space="preserve"> </w:t>
      </w:r>
      <w:r>
        <w:rPr>
          <w:rFonts w:ascii="Georgia" w:eastAsia="Georgia" w:hAnsi="Georgia" w:cs="Georgia"/>
          <w:b/>
          <w:bCs/>
          <w:sz w:val="19"/>
          <w:szCs w:val="19"/>
        </w:rPr>
        <w:t>Challenge</w:t>
      </w:r>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i/>
          <w:sz w:val="19"/>
          <w:szCs w:val="19"/>
        </w:rPr>
        <w:t>IEEE</w:t>
      </w:r>
      <w:r>
        <w:rPr>
          <w:rFonts w:ascii="Georgia" w:eastAsia="Georgia" w:hAnsi="Georgia" w:cs="Georgia"/>
          <w:i/>
          <w:spacing w:val="17"/>
          <w:sz w:val="19"/>
          <w:szCs w:val="19"/>
        </w:rPr>
        <w:t xml:space="preserve"> </w:t>
      </w:r>
      <w:r>
        <w:rPr>
          <w:rFonts w:ascii="Georgia" w:eastAsia="Georgia" w:hAnsi="Georgia" w:cs="Georgia"/>
          <w:i/>
          <w:sz w:val="19"/>
          <w:szCs w:val="19"/>
        </w:rPr>
        <w:t>Trans</w:t>
      </w:r>
      <w:r>
        <w:rPr>
          <w:rFonts w:ascii="Georgia" w:eastAsia="Georgia" w:hAnsi="Georgia" w:cs="Georgia"/>
          <w:i/>
          <w:spacing w:val="17"/>
          <w:sz w:val="19"/>
          <w:szCs w:val="19"/>
        </w:rPr>
        <w:t xml:space="preserve"> </w:t>
      </w:r>
      <w:r>
        <w:rPr>
          <w:rFonts w:ascii="Georgia" w:eastAsia="Georgia" w:hAnsi="Georgia" w:cs="Georgia"/>
          <w:i/>
          <w:sz w:val="19"/>
          <w:szCs w:val="19"/>
        </w:rPr>
        <w:t>Med</w:t>
      </w:r>
      <w:r>
        <w:rPr>
          <w:rFonts w:ascii="Georgia" w:eastAsia="Georgia" w:hAnsi="Georgia" w:cs="Georgia"/>
          <w:i/>
          <w:spacing w:val="17"/>
          <w:sz w:val="19"/>
          <w:szCs w:val="19"/>
        </w:rPr>
        <w:t xml:space="preserve"> </w:t>
      </w:r>
      <w:r>
        <w:rPr>
          <w:rFonts w:ascii="Georgia" w:eastAsia="Georgia" w:hAnsi="Georgia" w:cs="Georgia"/>
          <w:i/>
          <w:sz w:val="19"/>
          <w:szCs w:val="19"/>
        </w:rPr>
        <w:t>Imaging</w:t>
      </w:r>
      <w:r>
        <w:rPr>
          <w:rFonts w:ascii="Georgia" w:eastAsia="Georgia" w:hAnsi="Georgia" w:cs="Georgia"/>
          <w:i/>
          <w:spacing w:val="19"/>
          <w:sz w:val="19"/>
          <w:szCs w:val="19"/>
        </w:rPr>
        <w:t xml:space="preserve"> </w:t>
      </w:r>
      <w:r>
        <w:rPr>
          <w:rFonts w:ascii="Georgia" w:eastAsia="Georgia" w:hAnsi="Georgia" w:cs="Georgia"/>
          <w:sz w:val="19"/>
          <w:szCs w:val="19"/>
        </w:rPr>
        <w:t>30,</w:t>
      </w:r>
      <w:r>
        <w:rPr>
          <w:rFonts w:ascii="Georgia" w:eastAsia="Georgia" w:hAnsi="Georgia" w:cs="Georgia"/>
          <w:spacing w:val="31"/>
          <w:sz w:val="19"/>
          <w:szCs w:val="19"/>
        </w:rPr>
        <w:t xml:space="preserve"> </w:t>
      </w:r>
      <w:r>
        <w:rPr>
          <w:rFonts w:ascii="Georgia" w:eastAsia="Georgia" w:hAnsi="Georgia" w:cs="Georgia"/>
          <w:sz w:val="19"/>
          <w:szCs w:val="19"/>
        </w:rPr>
        <w:t xml:space="preserve">no. </w:t>
      </w:r>
      <w:r>
        <w:rPr>
          <w:rFonts w:ascii="Georgia" w:eastAsia="Georgia" w:hAnsi="Georgia" w:cs="Georgia"/>
          <w:spacing w:val="28"/>
          <w:sz w:val="19"/>
          <w:szCs w:val="19"/>
        </w:rPr>
        <w:t xml:space="preserve"> </w:t>
      </w:r>
      <w:r>
        <w:rPr>
          <w:rFonts w:ascii="Georgia" w:eastAsia="Georgia" w:hAnsi="Georgia" w:cs="Georgia"/>
          <w:sz w:val="19"/>
          <w:szCs w:val="19"/>
        </w:rPr>
        <w:t>11</w:t>
      </w:r>
      <w:r>
        <w:rPr>
          <w:rFonts w:ascii="Georgia" w:eastAsia="Georgia" w:hAnsi="Georgia" w:cs="Georgia"/>
          <w:spacing w:val="24"/>
          <w:sz w:val="19"/>
          <w:szCs w:val="19"/>
        </w:rPr>
        <w:t xml:space="preserve"> </w:t>
      </w:r>
      <w:r>
        <w:rPr>
          <w:rFonts w:ascii="Georgia" w:eastAsia="Georgia" w:hAnsi="Georgia" w:cs="Georgia"/>
          <w:w w:val="102"/>
          <w:sz w:val="19"/>
          <w:szCs w:val="19"/>
        </w:rPr>
        <w:t>(2011):</w:t>
      </w:r>
    </w:p>
    <w:p w14:paraId="2110346B" w14:textId="77777777" w:rsidR="00E61F9D" w:rsidRDefault="005C64D6">
      <w:pPr>
        <w:spacing w:after="0" w:line="240" w:lineRule="auto"/>
        <w:ind w:left="136" w:right="7902"/>
        <w:jc w:val="both"/>
        <w:rPr>
          <w:rFonts w:ascii="Georgia" w:eastAsia="Georgia" w:hAnsi="Georgia" w:cs="Georgia"/>
          <w:sz w:val="19"/>
          <w:szCs w:val="19"/>
        </w:rPr>
      </w:pPr>
      <w:r>
        <w:rPr>
          <w:rFonts w:ascii="Georgia" w:eastAsia="Georgia" w:hAnsi="Georgia" w:cs="Georgia"/>
          <w:sz w:val="19"/>
          <w:szCs w:val="19"/>
        </w:rPr>
        <w:t>1901–20.</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29">
        <w:r>
          <w:rPr>
            <w:rFonts w:ascii="Georgia" w:eastAsia="Georgia" w:hAnsi="Georgia" w:cs="Georgia"/>
            <w:color w:val="0000FF"/>
            <w:w w:val="102"/>
            <w:sz w:val="19"/>
            <w:szCs w:val="19"/>
          </w:rPr>
          <w:t>10.1109/TMI.2011.2158349</w:t>
        </w:r>
      </w:hyperlink>
    </w:p>
    <w:p w14:paraId="05B7C06C" w14:textId="77777777" w:rsidR="00E61F9D" w:rsidRDefault="005C64D6">
      <w:pPr>
        <w:spacing w:before="93" w:after="0" w:line="277" w:lineRule="auto"/>
        <w:ind w:left="140" w:right="638" w:hanging="4"/>
        <w:jc w:val="both"/>
        <w:rPr>
          <w:rFonts w:ascii="Georgia" w:eastAsia="Georgia" w:hAnsi="Georgia" w:cs="Georgia"/>
          <w:sz w:val="19"/>
          <w:szCs w:val="19"/>
        </w:rPr>
      </w:pPr>
      <w:r>
        <w:rPr>
          <w:rFonts w:ascii="Georgia" w:eastAsia="Georgia" w:hAnsi="Georgia" w:cs="Georgia"/>
          <w:sz w:val="19"/>
          <w:szCs w:val="19"/>
        </w:rPr>
        <w:t>18.</w:t>
      </w:r>
      <w:r>
        <w:rPr>
          <w:rFonts w:ascii="Georgia" w:eastAsia="Georgia" w:hAnsi="Georgia" w:cs="Georgia"/>
          <w:spacing w:val="19"/>
          <w:sz w:val="19"/>
          <w:szCs w:val="19"/>
        </w:rPr>
        <w:t xml:space="preserve"> </w:t>
      </w:r>
      <w:r>
        <w:rPr>
          <w:rFonts w:ascii="Georgia" w:eastAsia="Georgia" w:hAnsi="Georgia" w:cs="Georgia"/>
          <w:sz w:val="19"/>
          <w:szCs w:val="19"/>
        </w:rPr>
        <w:t>Klein,</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proofErr w:type="spellStart"/>
      <w:r>
        <w:rPr>
          <w:rFonts w:ascii="Georgia" w:eastAsia="Georgia" w:hAnsi="Georgia" w:cs="Georgia"/>
          <w:sz w:val="19"/>
          <w:szCs w:val="19"/>
        </w:rPr>
        <w:t>Andersson</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proofErr w:type="spellStart"/>
      <w:r>
        <w:rPr>
          <w:rFonts w:ascii="Georgia" w:eastAsia="Georgia" w:hAnsi="Georgia" w:cs="Georgia"/>
          <w:sz w:val="19"/>
          <w:szCs w:val="19"/>
        </w:rPr>
        <w:t>Ardekani</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B.</w:t>
      </w:r>
      <w:r>
        <w:rPr>
          <w:rFonts w:ascii="Georgia" w:eastAsia="Georgia" w:hAnsi="Georgia" w:cs="Georgia"/>
          <w:spacing w:val="1"/>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proofErr w:type="spellStart"/>
      <w:r>
        <w:rPr>
          <w:rFonts w:ascii="Georgia" w:eastAsia="Georgia" w:hAnsi="Georgia" w:cs="Georgia"/>
          <w:sz w:val="19"/>
          <w:szCs w:val="19"/>
        </w:rPr>
        <w:t>Ashburner</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r>
        <w:rPr>
          <w:rFonts w:ascii="Georgia" w:eastAsia="Georgia" w:hAnsi="Georgia" w:cs="Georgia"/>
          <w:sz w:val="19"/>
          <w:szCs w:val="19"/>
        </w:rPr>
        <w:t>Chiang,</w:t>
      </w:r>
      <w:r>
        <w:rPr>
          <w:rFonts w:ascii="Georgia" w:eastAsia="Georgia" w:hAnsi="Georgia" w:cs="Georgia"/>
          <w:spacing w:val="10"/>
          <w:sz w:val="19"/>
          <w:szCs w:val="19"/>
        </w:rPr>
        <w:t xml:space="preserve"> </w:t>
      </w:r>
      <w:r>
        <w:rPr>
          <w:rFonts w:ascii="Georgia" w:eastAsia="Georgia" w:hAnsi="Georgia" w:cs="Georgia"/>
          <w:sz w:val="19"/>
          <w:szCs w:val="19"/>
        </w:rPr>
        <w:t>M</w:t>
      </w:r>
      <w:proofErr w:type="gramStart"/>
      <w:r>
        <w:rPr>
          <w:rFonts w:ascii="Georgia" w:eastAsia="Georgia" w:hAnsi="Georgia" w:cs="Georgia"/>
          <w:sz w:val="19"/>
          <w:szCs w:val="19"/>
        </w:rPr>
        <w:t>.-</w:t>
      </w:r>
      <w:proofErr w:type="gramEnd"/>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Christensen,</w:t>
      </w:r>
      <w:r>
        <w:rPr>
          <w:rFonts w:ascii="Georgia" w:eastAsia="Georgia" w:hAnsi="Georgia" w:cs="Georgia"/>
          <w:spacing w:val="18"/>
          <w:sz w:val="19"/>
          <w:szCs w:val="19"/>
        </w:rPr>
        <w:t xml:space="preserve"> </w:t>
      </w:r>
      <w:r>
        <w:rPr>
          <w:rFonts w:ascii="Georgia" w:eastAsia="Georgia" w:hAnsi="Georgia" w:cs="Georgia"/>
          <w:sz w:val="19"/>
          <w:szCs w:val="19"/>
        </w:rPr>
        <w:t>G. E.,</w:t>
      </w:r>
      <w:r>
        <w:rPr>
          <w:rFonts w:ascii="Georgia" w:eastAsia="Georgia" w:hAnsi="Georgia" w:cs="Georgia"/>
          <w:spacing w:val="2"/>
          <w:sz w:val="19"/>
          <w:szCs w:val="19"/>
        </w:rPr>
        <w:t xml:space="preserve"> </w:t>
      </w:r>
      <w:r>
        <w:rPr>
          <w:rFonts w:ascii="Georgia" w:eastAsia="Georgia" w:hAnsi="Georgia" w:cs="Georgia"/>
          <w:sz w:val="19"/>
          <w:szCs w:val="19"/>
        </w:rPr>
        <w:t>Collins,</w:t>
      </w:r>
      <w:r>
        <w:rPr>
          <w:rFonts w:ascii="Georgia" w:eastAsia="Georgia" w:hAnsi="Georgia" w:cs="Georgia"/>
          <w:spacing w:val="10"/>
          <w:sz w:val="19"/>
          <w:szCs w:val="19"/>
        </w:rPr>
        <w:t xml:space="preserve"> </w:t>
      </w:r>
      <w:r>
        <w:rPr>
          <w:rFonts w:ascii="Georgia" w:eastAsia="Georgia" w:hAnsi="Georgia" w:cs="Georgia"/>
          <w:sz w:val="19"/>
          <w:szCs w:val="19"/>
        </w:rPr>
        <w:t>D. L.,</w:t>
      </w:r>
      <w:r>
        <w:rPr>
          <w:rFonts w:ascii="Georgia" w:eastAsia="Georgia" w:hAnsi="Georgia" w:cs="Georgia"/>
          <w:spacing w:val="4"/>
          <w:sz w:val="19"/>
          <w:szCs w:val="19"/>
        </w:rPr>
        <w:t xml:space="preserve"> </w:t>
      </w:r>
      <w:r>
        <w:rPr>
          <w:rFonts w:ascii="Georgia" w:eastAsia="Georgia" w:hAnsi="Georgia" w:cs="Georgia"/>
          <w:sz w:val="19"/>
          <w:szCs w:val="19"/>
        </w:rPr>
        <w:t>Gee,</w:t>
      </w:r>
      <w:r>
        <w:rPr>
          <w:rFonts w:ascii="Georgia" w:eastAsia="Georgia" w:hAnsi="Georgia" w:cs="Georgia"/>
          <w:spacing w:val="5"/>
          <w:sz w:val="19"/>
          <w:szCs w:val="19"/>
        </w:rPr>
        <w:t xml:space="preserve"> </w:t>
      </w:r>
      <w:r>
        <w:rPr>
          <w:rFonts w:ascii="Georgia" w:eastAsia="Georgia" w:hAnsi="Georgia" w:cs="Georgia"/>
          <w:w w:val="103"/>
          <w:sz w:val="19"/>
          <w:szCs w:val="19"/>
        </w:rPr>
        <w:t xml:space="preserve">J., </w:t>
      </w:r>
      <w:proofErr w:type="spellStart"/>
      <w:r>
        <w:rPr>
          <w:rFonts w:ascii="Georgia" w:eastAsia="Georgia" w:hAnsi="Georgia" w:cs="Georgia"/>
          <w:sz w:val="19"/>
          <w:szCs w:val="19"/>
        </w:rPr>
        <w:t>Hellier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Song,</w:t>
      </w:r>
      <w:r>
        <w:rPr>
          <w:rFonts w:ascii="Georgia" w:eastAsia="Georgia" w:hAnsi="Georgia" w:cs="Georgia"/>
          <w:spacing w:val="5"/>
          <w:sz w:val="19"/>
          <w:szCs w:val="19"/>
        </w:rPr>
        <w:t xml:space="preserve"> </w:t>
      </w:r>
      <w:r>
        <w:rPr>
          <w:rFonts w:ascii="Georgia" w:eastAsia="Georgia" w:hAnsi="Georgia" w:cs="Georgia"/>
          <w:sz w:val="19"/>
          <w:szCs w:val="19"/>
        </w:rPr>
        <w:t>J. H.,</w:t>
      </w:r>
      <w:r>
        <w:rPr>
          <w:rFonts w:ascii="Georgia" w:eastAsia="Georgia" w:hAnsi="Georgia" w:cs="Georgia"/>
          <w:spacing w:val="3"/>
          <w:sz w:val="19"/>
          <w:szCs w:val="19"/>
        </w:rPr>
        <w:t xml:space="preserve"> </w:t>
      </w:r>
      <w:proofErr w:type="spellStart"/>
      <w:r>
        <w:rPr>
          <w:rFonts w:ascii="Georgia" w:eastAsia="Georgia" w:hAnsi="Georgia" w:cs="Georgia"/>
          <w:sz w:val="19"/>
          <w:szCs w:val="19"/>
        </w:rPr>
        <w:t>Jenkinson</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proofErr w:type="spellStart"/>
      <w:r>
        <w:rPr>
          <w:rFonts w:ascii="Georgia" w:eastAsia="Georgia" w:hAnsi="Georgia" w:cs="Georgia"/>
          <w:sz w:val="19"/>
          <w:szCs w:val="19"/>
        </w:rPr>
        <w:t>Lepage</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 xml:space="preserve">C., </w:t>
      </w:r>
      <w:proofErr w:type="spellStart"/>
      <w:r>
        <w:rPr>
          <w:rFonts w:ascii="Georgia" w:eastAsia="Georgia" w:hAnsi="Georgia" w:cs="Georgia"/>
          <w:sz w:val="19"/>
          <w:szCs w:val="19"/>
        </w:rPr>
        <w:t>Rueckert</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D., Thompson,</w:t>
      </w:r>
      <w:r>
        <w:rPr>
          <w:rFonts w:ascii="Georgia" w:eastAsia="Georgia" w:hAnsi="Georgia" w:cs="Georgia"/>
          <w:spacing w:val="15"/>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proofErr w:type="spellStart"/>
      <w:r>
        <w:rPr>
          <w:rFonts w:ascii="Georgia" w:eastAsia="Georgia" w:hAnsi="Georgia" w:cs="Georgia"/>
          <w:sz w:val="19"/>
          <w:szCs w:val="19"/>
        </w:rPr>
        <w:t>Vercauteren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T.,</w:t>
      </w:r>
      <w:r>
        <w:rPr>
          <w:rFonts w:ascii="Georgia" w:eastAsia="Georgia" w:hAnsi="Georgia" w:cs="Georgia"/>
          <w:spacing w:val="2"/>
          <w:sz w:val="19"/>
          <w:szCs w:val="19"/>
        </w:rPr>
        <w:t xml:space="preserve"> </w:t>
      </w:r>
      <w:r>
        <w:rPr>
          <w:rFonts w:ascii="Georgia" w:eastAsia="Georgia" w:hAnsi="Georgia" w:cs="Georgia"/>
          <w:sz w:val="19"/>
          <w:szCs w:val="19"/>
        </w:rPr>
        <w:t>Woods,</w:t>
      </w:r>
      <w:r>
        <w:rPr>
          <w:rFonts w:ascii="Georgia" w:eastAsia="Georgia" w:hAnsi="Georgia" w:cs="Georgia"/>
          <w:spacing w:val="8"/>
          <w:sz w:val="19"/>
          <w:szCs w:val="19"/>
        </w:rPr>
        <w:t xml:space="preserve"> </w:t>
      </w:r>
      <w:r>
        <w:rPr>
          <w:rFonts w:ascii="Georgia" w:eastAsia="Georgia" w:hAnsi="Georgia" w:cs="Georgia"/>
          <w:sz w:val="19"/>
          <w:szCs w:val="19"/>
        </w:rPr>
        <w:t>R. P.,</w:t>
      </w:r>
      <w:r>
        <w:rPr>
          <w:rFonts w:ascii="Georgia" w:eastAsia="Georgia" w:hAnsi="Georgia" w:cs="Georgia"/>
          <w:spacing w:val="2"/>
          <w:sz w:val="19"/>
          <w:szCs w:val="19"/>
        </w:rPr>
        <w:t xml:space="preserve"> </w:t>
      </w:r>
      <w:r>
        <w:rPr>
          <w:rFonts w:ascii="Georgia" w:eastAsia="Georgia" w:hAnsi="Georgia" w:cs="Georgia"/>
          <w:sz w:val="19"/>
          <w:szCs w:val="19"/>
        </w:rPr>
        <w:t>Mann,</w:t>
      </w:r>
      <w:r>
        <w:rPr>
          <w:rFonts w:ascii="Georgia" w:eastAsia="Georgia" w:hAnsi="Georgia" w:cs="Georgia"/>
          <w:spacing w:val="6"/>
          <w:sz w:val="19"/>
          <w:szCs w:val="19"/>
        </w:rPr>
        <w:t xml:space="preserve"> </w:t>
      </w:r>
      <w:r>
        <w:rPr>
          <w:rFonts w:ascii="Georgia" w:eastAsia="Georgia" w:hAnsi="Georgia" w:cs="Georgia"/>
          <w:sz w:val="19"/>
          <w:szCs w:val="19"/>
        </w:rPr>
        <w:t>J. J.,</w:t>
      </w:r>
      <w:r>
        <w:rPr>
          <w:rFonts w:ascii="Georgia" w:eastAsia="Georgia" w:hAnsi="Georgia" w:cs="Georgia"/>
          <w:spacing w:val="2"/>
          <w:sz w:val="19"/>
          <w:szCs w:val="19"/>
        </w:rPr>
        <w:t xml:space="preserve"> </w:t>
      </w:r>
      <w:r>
        <w:rPr>
          <w:rFonts w:ascii="Georgia" w:eastAsia="Georgia" w:hAnsi="Georgia" w:cs="Georgia"/>
          <w:w w:val="102"/>
          <w:sz w:val="19"/>
          <w:szCs w:val="19"/>
        </w:rPr>
        <w:t xml:space="preserve">and </w:t>
      </w:r>
      <w:proofErr w:type="spellStart"/>
      <w:r>
        <w:rPr>
          <w:rFonts w:ascii="Georgia" w:eastAsia="Georgia" w:hAnsi="Georgia" w:cs="Georgia"/>
          <w:sz w:val="19"/>
          <w:szCs w:val="19"/>
        </w:rPr>
        <w:t>Parsey</w:t>
      </w:r>
      <w:proofErr w:type="spellEnd"/>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V.</w:t>
      </w:r>
      <w:r>
        <w:rPr>
          <w:rFonts w:ascii="Georgia" w:eastAsia="Georgia" w:hAnsi="Georgia" w:cs="Georgia"/>
          <w:spacing w:val="11"/>
          <w:sz w:val="19"/>
          <w:szCs w:val="19"/>
        </w:rPr>
        <w:t xml:space="preserve"> </w:t>
      </w:r>
      <w:r>
        <w:rPr>
          <w:rFonts w:ascii="Georgia" w:eastAsia="Georgia" w:hAnsi="Georgia" w:cs="Georgia"/>
          <w:sz w:val="19"/>
          <w:szCs w:val="19"/>
        </w:rPr>
        <w:t>“</w:t>
      </w:r>
      <w:r>
        <w:rPr>
          <w:rFonts w:ascii="Georgia" w:eastAsia="Georgia" w:hAnsi="Georgia" w:cs="Georgia"/>
          <w:b/>
          <w:bCs/>
          <w:sz w:val="19"/>
          <w:szCs w:val="19"/>
        </w:rPr>
        <w:t>Evaluation</w:t>
      </w:r>
      <w:r>
        <w:rPr>
          <w:rFonts w:ascii="Georgia" w:eastAsia="Georgia" w:hAnsi="Georgia" w:cs="Georgia"/>
          <w:b/>
          <w:bCs/>
          <w:spacing w:val="29"/>
          <w:sz w:val="19"/>
          <w:szCs w:val="19"/>
        </w:rPr>
        <w:t xml:space="preserve"> </w:t>
      </w:r>
      <w:r>
        <w:rPr>
          <w:rFonts w:ascii="Georgia" w:eastAsia="Georgia" w:hAnsi="Georgia" w:cs="Georgia"/>
          <w:b/>
          <w:bCs/>
          <w:sz w:val="19"/>
          <w:szCs w:val="19"/>
        </w:rPr>
        <w:t>of</w:t>
      </w:r>
      <w:r>
        <w:rPr>
          <w:rFonts w:ascii="Georgia" w:eastAsia="Georgia" w:hAnsi="Georgia" w:cs="Georgia"/>
          <w:b/>
          <w:bCs/>
          <w:spacing w:val="10"/>
          <w:sz w:val="19"/>
          <w:szCs w:val="19"/>
        </w:rPr>
        <w:t xml:space="preserve"> </w:t>
      </w:r>
      <w:r>
        <w:rPr>
          <w:rFonts w:ascii="Georgia" w:eastAsia="Georgia" w:hAnsi="Georgia" w:cs="Georgia"/>
          <w:b/>
          <w:bCs/>
          <w:sz w:val="19"/>
          <w:szCs w:val="19"/>
        </w:rPr>
        <w:t>14</w:t>
      </w:r>
      <w:r>
        <w:rPr>
          <w:rFonts w:ascii="Georgia" w:eastAsia="Georgia" w:hAnsi="Georgia" w:cs="Georgia"/>
          <w:b/>
          <w:bCs/>
          <w:spacing w:val="10"/>
          <w:sz w:val="19"/>
          <w:szCs w:val="19"/>
        </w:rPr>
        <w:t xml:space="preserve"> </w:t>
      </w:r>
      <w:r>
        <w:rPr>
          <w:rFonts w:ascii="Georgia" w:eastAsia="Georgia" w:hAnsi="Georgia" w:cs="Georgia"/>
          <w:b/>
          <w:bCs/>
          <w:sz w:val="19"/>
          <w:szCs w:val="19"/>
        </w:rPr>
        <w:t>Nonlinear</w:t>
      </w:r>
      <w:r>
        <w:rPr>
          <w:rFonts w:ascii="Georgia" w:eastAsia="Georgia" w:hAnsi="Georgia" w:cs="Georgia"/>
          <w:b/>
          <w:bCs/>
          <w:spacing w:val="26"/>
          <w:sz w:val="19"/>
          <w:szCs w:val="19"/>
        </w:rPr>
        <w:t xml:space="preserve"> </w:t>
      </w:r>
      <w:r>
        <w:rPr>
          <w:rFonts w:ascii="Georgia" w:eastAsia="Georgia" w:hAnsi="Georgia" w:cs="Georgia"/>
          <w:b/>
          <w:bCs/>
          <w:sz w:val="19"/>
          <w:szCs w:val="19"/>
        </w:rPr>
        <w:t>Deformation</w:t>
      </w:r>
      <w:r>
        <w:rPr>
          <w:rFonts w:ascii="Georgia" w:eastAsia="Georgia" w:hAnsi="Georgia" w:cs="Georgia"/>
          <w:b/>
          <w:bCs/>
          <w:spacing w:val="31"/>
          <w:sz w:val="19"/>
          <w:szCs w:val="19"/>
        </w:rPr>
        <w:t xml:space="preserve"> </w:t>
      </w:r>
      <w:r>
        <w:rPr>
          <w:rFonts w:ascii="Georgia" w:eastAsia="Georgia" w:hAnsi="Georgia" w:cs="Georgia"/>
          <w:b/>
          <w:bCs/>
          <w:sz w:val="19"/>
          <w:szCs w:val="19"/>
        </w:rPr>
        <w:t>Algorithms</w:t>
      </w:r>
      <w:r>
        <w:rPr>
          <w:rFonts w:ascii="Georgia" w:eastAsia="Georgia" w:hAnsi="Georgia" w:cs="Georgia"/>
          <w:b/>
          <w:bCs/>
          <w:spacing w:val="28"/>
          <w:sz w:val="19"/>
          <w:szCs w:val="19"/>
        </w:rPr>
        <w:t xml:space="preserve"> </w:t>
      </w:r>
      <w:r>
        <w:rPr>
          <w:rFonts w:ascii="Georgia" w:eastAsia="Georgia" w:hAnsi="Georgia" w:cs="Georgia"/>
          <w:b/>
          <w:bCs/>
          <w:sz w:val="19"/>
          <w:szCs w:val="19"/>
        </w:rPr>
        <w:t>Applied</w:t>
      </w:r>
      <w:r>
        <w:rPr>
          <w:rFonts w:ascii="Georgia" w:eastAsia="Georgia" w:hAnsi="Georgia" w:cs="Georgia"/>
          <w:b/>
          <w:bCs/>
          <w:spacing w:val="21"/>
          <w:sz w:val="19"/>
          <w:szCs w:val="19"/>
        </w:rPr>
        <w:t xml:space="preserve"> </w:t>
      </w:r>
      <w:r>
        <w:rPr>
          <w:rFonts w:ascii="Georgia" w:eastAsia="Georgia" w:hAnsi="Georgia" w:cs="Georgia"/>
          <w:b/>
          <w:bCs/>
          <w:sz w:val="19"/>
          <w:szCs w:val="19"/>
        </w:rPr>
        <w:t>to</w:t>
      </w:r>
      <w:r>
        <w:rPr>
          <w:rFonts w:ascii="Georgia" w:eastAsia="Georgia" w:hAnsi="Georgia" w:cs="Georgia"/>
          <w:b/>
          <w:bCs/>
          <w:spacing w:val="10"/>
          <w:sz w:val="19"/>
          <w:szCs w:val="19"/>
        </w:rPr>
        <w:t xml:space="preserve"> </w:t>
      </w:r>
      <w:r>
        <w:rPr>
          <w:rFonts w:ascii="Georgia" w:eastAsia="Georgia" w:hAnsi="Georgia" w:cs="Georgia"/>
          <w:b/>
          <w:bCs/>
          <w:sz w:val="19"/>
          <w:szCs w:val="19"/>
        </w:rPr>
        <w:t>Human</w:t>
      </w:r>
      <w:r>
        <w:rPr>
          <w:rFonts w:ascii="Georgia" w:eastAsia="Georgia" w:hAnsi="Georgia" w:cs="Georgia"/>
          <w:b/>
          <w:bCs/>
          <w:spacing w:val="21"/>
          <w:sz w:val="19"/>
          <w:szCs w:val="19"/>
        </w:rPr>
        <w:t xml:space="preserve"> </w:t>
      </w:r>
      <w:r>
        <w:rPr>
          <w:rFonts w:ascii="Georgia" w:eastAsia="Georgia" w:hAnsi="Georgia" w:cs="Georgia"/>
          <w:b/>
          <w:bCs/>
          <w:sz w:val="19"/>
          <w:szCs w:val="19"/>
        </w:rPr>
        <w:t>Brain</w:t>
      </w:r>
      <w:r>
        <w:rPr>
          <w:rFonts w:ascii="Georgia" w:eastAsia="Georgia" w:hAnsi="Georgia" w:cs="Georgia"/>
          <w:b/>
          <w:bCs/>
          <w:spacing w:val="17"/>
          <w:sz w:val="19"/>
          <w:szCs w:val="19"/>
        </w:rPr>
        <w:t xml:space="preserve"> </w:t>
      </w:r>
      <w:r>
        <w:rPr>
          <w:rFonts w:ascii="Georgia" w:eastAsia="Georgia" w:hAnsi="Georgia" w:cs="Georgia"/>
          <w:b/>
          <w:bCs/>
          <w:sz w:val="19"/>
          <w:szCs w:val="19"/>
        </w:rPr>
        <w:t>MRI</w:t>
      </w:r>
      <w:r>
        <w:rPr>
          <w:rFonts w:ascii="Georgia" w:eastAsia="Georgia" w:hAnsi="Georgia" w:cs="Georgia"/>
          <w:b/>
          <w:bCs/>
          <w:spacing w:val="15"/>
          <w:sz w:val="19"/>
          <w:szCs w:val="19"/>
        </w:rPr>
        <w:t xml:space="preserve"> </w:t>
      </w:r>
      <w:r>
        <w:rPr>
          <w:rFonts w:ascii="Georgia" w:eastAsia="Georgia" w:hAnsi="Georgia" w:cs="Georgia"/>
          <w:b/>
          <w:bCs/>
          <w:w w:val="102"/>
          <w:sz w:val="19"/>
          <w:szCs w:val="19"/>
        </w:rPr>
        <w:t>Registratio</w:t>
      </w:r>
      <w:r>
        <w:rPr>
          <w:rFonts w:ascii="Georgia" w:eastAsia="Georgia" w:hAnsi="Georgia" w:cs="Georgia"/>
          <w:b/>
          <w:bCs/>
          <w:spacing w:val="-1"/>
          <w:w w:val="102"/>
          <w:sz w:val="19"/>
          <w:szCs w:val="19"/>
        </w:rPr>
        <w:t>n</w:t>
      </w:r>
      <w:r>
        <w:rPr>
          <w:rFonts w:ascii="Georgia" w:eastAsia="Georgia" w:hAnsi="Georgia" w:cs="Georgia"/>
          <w:w w:val="102"/>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46,</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(2009):</w:t>
      </w:r>
      <w:r>
        <w:rPr>
          <w:rFonts w:ascii="Georgia" w:eastAsia="Georgia" w:hAnsi="Georgia" w:cs="Georgia"/>
          <w:spacing w:val="30"/>
          <w:sz w:val="19"/>
          <w:szCs w:val="19"/>
        </w:rPr>
        <w:t xml:space="preserve"> </w:t>
      </w:r>
      <w:r>
        <w:rPr>
          <w:rFonts w:ascii="Georgia" w:eastAsia="Georgia" w:hAnsi="Georgia" w:cs="Georgia"/>
          <w:sz w:val="19"/>
          <w:szCs w:val="19"/>
        </w:rPr>
        <w:t>786–802.</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30">
        <w:r>
          <w:rPr>
            <w:rFonts w:ascii="Georgia" w:eastAsia="Georgia" w:hAnsi="Georgia" w:cs="Georgia"/>
            <w:color w:val="0000FF"/>
            <w:w w:val="102"/>
            <w:sz w:val="19"/>
            <w:szCs w:val="19"/>
          </w:rPr>
          <w:t>10.1016/j.neuroimage.2008.12.037</w:t>
        </w:r>
      </w:hyperlink>
    </w:p>
    <w:p w14:paraId="755D90A6" w14:textId="77777777" w:rsidR="00E61F9D" w:rsidRDefault="005C64D6">
      <w:pPr>
        <w:spacing w:before="59" w:after="0" w:line="277" w:lineRule="auto"/>
        <w:ind w:left="140" w:right="631" w:hanging="4"/>
        <w:jc w:val="both"/>
        <w:rPr>
          <w:rFonts w:ascii="Georgia" w:eastAsia="Georgia" w:hAnsi="Georgia" w:cs="Georgia"/>
          <w:sz w:val="19"/>
          <w:szCs w:val="19"/>
        </w:rPr>
      </w:pPr>
      <w:r>
        <w:rPr>
          <w:rFonts w:ascii="Georgia" w:eastAsia="Georgia" w:hAnsi="Georgia" w:cs="Georgia"/>
          <w:sz w:val="19"/>
          <w:szCs w:val="19"/>
        </w:rPr>
        <w:t>19.</w:t>
      </w:r>
      <w:r>
        <w:rPr>
          <w:rFonts w:ascii="Georgia" w:eastAsia="Georgia" w:hAnsi="Georgia" w:cs="Georgia"/>
          <w:spacing w:val="30"/>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N.</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10"/>
          <w:sz w:val="19"/>
          <w:szCs w:val="19"/>
        </w:rPr>
        <w:t xml:space="preserve"> </w:t>
      </w:r>
      <w:r>
        <w:rPr>
          <w:rFonts w:ascii="Georgia" w:eastAsia="Georgia" w:hAnsi="Georgia" w:cs="Georgia"/>
          <w:sz w:val="19"/>
          <w:szCs w:val="19"/>
        </w:rPr>
        <w:t>Yang,</w:t>
      </w:r>
      <w:r>
        <w:rPr>
          <w:rFonts w:ascii="Georgia" w:eastAsia="Georgia" w:hAnsi="Georgia" w:cs="Georgia"/>
          <w:spacing w:val="13"/>
          <w:sz w:val="19"/>
          <w:szCs w:val="19"/>
        </w:rPr>
        <w:t xml:space="preserve"> </w:t>
      </w:r>
      <w:r>
        <w:rPr>
          <w:rFonts w:ascii="Georgia" w:eastAsia="Georgia" w:hAnsi="Georgia" w:cs="Georgia"/>
          <w:sz w:val="19"/>
          <w:szCs w:val="19"/>
        </w:rPr>
        <w:t>Y.,</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Salerno,</w:t>
      </w:r>
      <w:r>
        <w:rPr>
          <w:rFonts w:ascii="Georgia" w:eastAsia="Georgia" w:hAnsi="Georgia" w:cs="Georgia"/>
          <w:spacing w:val="18"/>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Advanced</w:t>
      </w:r>
      <w:r>
        <w:rPr>
          <w:rFonts w:ascii="Georgia" w:eastAsia="Georgia" w:hAnsi="Georgia" w:cs="Georgia"/>
          <w:b/>
          <w:bCs/>
          <w:spacing w:val="24"/>
          <w:sz w:val="19"/>
          <w:szCs w:val="19"/>
        </w:rPr>
        <w:t xml:space="preserve"> </w:t>
      </w:r>
      <w:r>
        <w:rPr>
          <w:rFonts w:ascii="Georgia" w:eastAsia="Georgia" w:hAnsi="Georgia" w:cs="Georgia"/>
          <w:b/>
          <w:bCs/>
          <w:sz w:val="19"/>
          <w:szCs w:val="19"/>
        </w:rPr>
        <w:t>Normalization</w:t>
      </w:r>
      <w:r>
        <w:rPr>
          <w:rFonts w:ascii="Georgia" w:eastAsia="Georgia" w:hAnsi="Georgia" w:cs="Georgia"/>
          <w:b/>
          <w:bCs/>
          <w:spacing w:val="31"/>
          <w:sz w:val="19"/>
          <w:szCs w:val="19"/>
        </w:rPr>
        <w:t xml:space="preserve"> </w:t>
      </w:r>
      <w:r>
        <w:rPr>
          <w:rFonts w:ascii="Georgia" w:eastAsia="Georgia" w:hAnsi="Georgia" w:cs="Georgia"/>
          <w:b/>
          <w:bCs/>
          <w:sz w:val="19"/>
          <w:szCs w:val="19"/>
        </w:rPr>
        <w:t>Tools</w:t>
      </w:r>
      <w:r>
        <w:rPr>
          <w:rFonts w:ascii="Georgia" w:eastAsia="Georgia" w:hAnsi="Georgia" w:cs="Georgia"/>
          <w:b/>
          <w:bCs/>
          <w:spacing w:val="14"/>
          <w:sz w:val="19"/>
          <w:szCs w:val="19"/>
        </w:rPr>
        <w:t xml:space="preserve"> </w:t>
      </w:r>
      <w:r>
        <w:rPr>
          <w:rFonts w:ascii="Georgia" w:eastAsia="Georgia" w:hAnsi="Georgia" w:cs="Georgia"/>
          <w:b/>
          <w:bCs/>
          <w:sz w:val="19"/>
          <w:szCs w:val="19"/>
        </w:rPr>
        <w:t>for</w:t>
      </w:r>
      <w:r>
        <w:rPr>
          <w:rFonts w:ascii="Georgia" w:eastAsia="Georgia" w:hAnsi="Georgia" w:cs="Georgia"/>
          <w:b/>
          <w:bCs/>
          <w:spacing w:val="9"/>
          <w:sz w:val="19"/>
          <w:szCs w:val="19"/>
        </w:rPr>
        <w:t xml:space="preserve"> </w:t>
      </w:r>
      <w:r>
        <w:rPr>
          <w:rFonts w:ascii="Georgia" w:eastAsia="Georgia" w:hAnsi="Georgia" w:cs="Georgia"/>
          <w:b/>
          <w:bCs/>
          <w:sz w:val="19"/>
          <w:szCs w:val="19"/>
        </w:rPr>
        <w:t>Cardiac</w:t>
      </w:r>
      <w:r>
        <w:rPr>
          <w:rFonts w:ascii="Georgia" w:eastAsia="Georgia" w:hAnsi="Georgia" w:cs="Georgia"/>
          <w:b/>
          <w:bCs/>
          <w:spacing w:val="18"/>
          <w:sz w:val="19"/>
          <w:szCs w:val="19"/>
        </w:rPr>
        <w:t xml:space="preserve"> </w:t>
      </w:r>
      <w:r>
        <w:rPr>
          <w:rFonts w:ascii="Georgia" w:eastAsia="Georgia" w:hAnsi="Georgia" w:cs="Georgia"/>
          <w:b/>
          <w:bCs/>
          <w:sz w:val="19"/>
          <w:szCs w:val="19"/>
        </w:rPr>
        <w:t>Motion</w:t>
      </w:r>
      <w:r>
        <w:rPr>
          <w:rFonts w:ascii="Georgia" w:eastAsia="Georgia" w:hAnsi="Georgia" w:cs="Georgia"/>
          <w:b/>
          <w:bCs/>
          <w:spacing w:val="17"/>
          <w:sz w:val="19"/>
          <w:szCs w:val="19"/>
        </w:rPr>
        <w:t xml:space="preserve"> </w:t>
      </w:r>
      <w:r>
        <w:rPr>
          <w:rFonts w:ascii="Georgia" w:eastAsia="Georgia" w:hAnsi="Georgia" w:cs="Georgia"/>
          <w:b/>
          <w:bCs/>
          <w:sz w:val="19"/>
          <w:szCs w:val="19"/>
        </w:rPr>
        <w:t>Correction</w:t>
      </w:r>
      <w:r>
        <w:rPr>
          <w:rFonts w:ascii="Georgia" w:eastAsia="Georgia" w:hAnsi="Georgia" w:cs="Georgia"/>
          <w:sz w:val="19"/>
          <w:szCs w:val="19"/>
        </w:rPr>
        <w:t>”</w:t>
      </w:r>
      <w:r>
        <w:rPr>
          <w:rFonts w:ascii="Georgia" w:eastAsia="Georgia" w:hAnsi="Georgia" w:cs="Georgia"/>
          <w:spacing w:val="26"/>
          <w:sz w:val="19"/>
          <w:szCs w:val="19"/>
        </w:rPr>
        <w:t xml:space="preserve"> </w:t>
      </w:r>
      <w:proofErr w:type="spellStart"/>
      <w:r>
        <w:rPr>
          <w:rFonts w:ascii="Georgia" w:eastAsia="Georgia" w:hAnsi="Georgia" w:cs="Georgia"/>
          <w:i/>
          <w:sz w:val="19"/>
          <w:szCs w:val="19"/>
        </w:rPr>
        <w:t>Statis</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tical</w:t>
      </w:r>
      <w:proofErr w:type="spellEnd"/>
      <w:r>
        <w:rPr>
          <w:rFonts w:ascii="Georgia" w:eastAsia="Georgia" w:hAnsi="Georgia" w:cs="Georgia"/>
          <w:i/>
          <w:spacing w:val="1"/>
          <w:sz w:val="19"/>
          <w:szCs w:val="19"/>
        </w:rPr>
        <w:t xml:space="preserve"> </w:t>
      </w:r>
      <w:r>
        <w:rPr>
          <w:rFonts w:ascii="Georgia" w:eastAsia="Georgia" w:hAnsi="Georgia" w:cs="Georgia"/>
          <w:i/>
          <w:sz w:val="19"/>
          <w:szCs w:val="19"/>
        </w:rPr>
        <w:t>atlases</w:t>
      </w:r>
      <w:r>
        <w:rPr>
          <w:rFonts w:ascii="Georgia" w:eastAsia="Georgia" w:hAnsi="Georgia" w:cs="Georgia"/>
          <w:i/>
          <w:spacing w:val="1"/>
          <w:sz w:val="19"/>
          <w:szCs w:val="19"/>
        </w:rPr>
        <w:t xml:space="preserve"> </w:t>
      </w:r>
      <w:r>
        <w:rPr>
          <w:rFonts w:ascii="Georgia" w:eastAsia="Georgia" w:hAnsi="Georgia" w:cs="Georgia"/>
          <w:i/>
          <w:sz w:val="19"/>
          <w:szCs w:val="19"/>
        </w:rPr>
        <w:t>and</w:t>
      </w:r>
      <w:r>
        <w:rPr>
          <w:rFonts w:ascii="Georgia" w:eastAsia="Georgia" w:hAnsi="Georgia" w:cs="Georgia"/>
          <w:i/>
          <w:spacing w:val="1"/>
          <w:sz w:val="19"/>
          <w:szCs w:val="19"/>
        </w:rPr>
        <w:t xml:space="preserve"> </w:t>
      </w:r>
      <w:r>
        <w:rPr>
          <w:rFonts w:ascii="Georgia" w:eastAsia="Georgia" w:hAnsi="Georgia" w:cs="Georgia"/>
          <w:i/>
          <w:sz w:val="19"/>
          <w:szCs w:val="19"/>
        </w:rPr>
        <w:t>computational</w:t>
      </w:r>
      <w:r>
        <w:rPr>
          <w:rFonts w:ascii="Georgia" w:eastAsia="Georgia" w:hAnsi="Georgia" w:cs="Georgia"/>
          <w:i/>
          <w:spacing w:val="1"/>
          <w:sz w:val="19"/>
          <w:szCs w:val="19"/>
        </w:rPr>
        <w:t xml:space="preserve"> </w:t>
      </w:r>
      <w:r>
        <w:rPr>
          <w:rFonts w:ascii="Georgia" w:eastAsia="Georgia" w:hAnsi="Georgia" w:cs="Georgia"/>
          <w:i/>
          <w:sz w:val="19"/>
          <w:szCs w:val="19"/>
        </w:rPr>
        <w:t>models</w:t>
      </w:r>
      <w:r>
        <w:rPr>
          <w:rFonts w:ascii="Georgia" w:eastAsia="Georgia" w:hAnsi="Georgia" w:cs="Georgia"/>
          <w:i/>
          <w:spacing w:val="1"/>
          <w:sz w:val="19"/>
          <w:szCs w:val="19"/>
        </w:rPr>
        <w:t xml:space="preserve"> </w:t>
      </w:r>
      <w:r>
        <w:rPr>
          <w:rFonts w:ascii="Georgia" w:eastAsia="Georgia" w:hAnsi="Georgia" w:cs="Georgia"/>
          <w:i/>
          <w:sz w:val="19"/>
          <w:szCs w:val="19"/>
        </w:rPr>
        <w:t>of</w:t>
      </w:r>
      <w:r>
        <w:rPr>
          <w:rFonts w:ascii="Georgia" w:eastAsia="Georgia" w:hAnsi="Georgia" w:cs="Georgia"/>
          <w:i/>
          <w:spacing w:val="1"/>
          <w:sz w:val="19"/>
          <w:szCs w:val="19"/>
        </w:rPr>
        <w:t xml:space="preserve"> </w:t>
      </w:r>
      <w:r>
        <w:rPr>
          <w:rFonts w:ascii="Georgia" w:eastAsia="Georgia" w:hAnsi="Georgia" w:cs="Georgia"/>
          <w:i/>
          <w:sz w:val="19"/>
          <w:szCs w:val="19"/>
        </w:rPr>
        <w:t>the</w:t>
      </w:r>
      <w:r>
        <w:rPr>
          <w:rFonts w:ascii="Georgia" w:eastAsia="Georgia" w:hAnsi="Georgia" w:cs="Georgia"/>
          <w:i/>
          <w:spacing w:val="1"/>
          <w:sz w:val="19"/>
          <w:szCs w:val="19"/>
        </w:rPr>
        <w:t xml:space="preserve"> </w:t>
      </w:r>
      <w:r>
        <w:rPr>
          <w:rFonts w:ascii="Georgia" w:eastAsia="Georgia" w:hAnsi="Georgia" w:cs="Georgia"/>
          <w:i/>
          <w:sz w:val="19"/>
          <w:szCs w:val="19"/>
        </w:rPr>
        <w:t>heart</w:t>
      </w:r>
      <w:r>
        <w:rPr>
          <w:rFonts w:ascii="Georgia" w:eastAsia="Georgia" w:hAnsi="Georgia" w:cs="Georgia"/>
          <w:i/>
          <w:spacing w:val="1"/>
          <w:sz w:val="19"/>
          <w:szCs w:val="19"/>
        </w:rPr>
        <w:t xml:space="preserve"> </w:t>
      </w:r>
      <w:r>
        <w:rPr>
          <w:rFonts w:ascii="Georgia" w:eastAsia="Georgia" w:hAnsi="Georgia" w:cs="Georgia"/>
          <w:i/>
          <w:sz w:val="19"/>
          <w:szCs w:val="19"/>
        </w:rPr>
        <w:t>-</w:t>
      </w:r>
      <w:r>
        <w:rPr>
          <w:rFonts w:ascii="Georgia" w:eastAsia="Georgia" w:hAnsi="Georgia" w:cs="Georgia"/>
          <w:i/>
          <w:spacing w:val="1"/>
          <w:sz w:val="19"/>
          <w:szCs w:val="19"/>
        </w:rPr>
        <w:t xml:space="preserve"> </w:t>
      </w:r>
      <w:r>
        <w:rPr>
          <w:rFonts w:ascii="Georgia" w:eastAsia="Georgia" w:hAnsi="Georgia" w:cs="Georgia"/>
          <w:i/>
          <w:sz w:val="19"/>
          <w:szCs w:val="19"/>
        </w:rPr>
        <w:t>imaging</w:t>
      </w:r>
      <w:r>
        <w:rPr>
          <w:rFonts w:ascii="Georgia" w:eastAsia="Georgia" w:hAnsi="Georgia" w:cs="Georgia"/>
          <w:i/>
          <w:spacing w:val="1"/>
          <w:sz w:val="19"/>
          <w:szCs w:val="19"/>
        </w:rPr>
        <w:t xml:space="preserve"> </w:t>
      </w:r>
      <w:r>
        <w:rPr>
          <w:rFonts w:ascii="Georgia" w:eastAsia="Georgia" w:hAnsi="Georgia" w:cs="Georgia"/>
          <w:i/>
          <w:sz w:val="19"/>
          <w:szCs w:val="19"/>
        </w:rPr>
        <w:t>and</w:t>
      </w:r>
      <w:r>
        <w:rPr>
          <w:rFonts w:ascii="Georgia" w:eastAsia="Georgia" w:hAnsi="Georgia" w:cs="Georgia"/>
          <w:i/>
          <w:spacing w:val="1"/>
          <w:sz w:val="19"/>
          <w:szCs w:val="19"/>
        </w:rPr>
        <w:t xml:space="preserve"> </w:t>
      </w:r>
      <w:proofErr w:type="spellStart"/>
      <w:r>
        <w:rPr>
          <w:rFonts w:ascii="Georgia" w:eastAsia="Georgia" w:hAnsi="Georgia" w:cs="Georgia"/>
          <w:i/>
          <w:sz w:val="19"/>
          <w:szCs w:val="19"/>
        </w:rPr>
        <w:t>modelling</w:t>
      </w:r>
      <w:proofErr w:type="spellEnd"/>
      <w:r>
        <w:rPr>
          <w:rFonts w:ascii="Georgia" w:eastAsia="Georgia" w:hAnsi="Georgia" w:cs="Georgia"/>
          <w:i/>
          <w:spacing w:val="1"/>
          <w:sz w:val="19"/>
          <w:szCs w:val="19"/>
        </w:rPr>
        <w:t xml:space="preserve"> </w:t>
      </w:r>
      <w:r>
        <w:rPr>
          <w:rFonts w:ascii="Georgia" w:eastAsia="Georgia" w:hAnsi="Georgia" w:cs="Georgia"/>
          <w:i/>
          <w:sz w:val="19"/>
          <w:szCs w:val="19"/>
        </w:rPr>
        <w:t>challenges</w:t>
      </w:r>
      <w:r>
        <w:rPr>
          <w:rFonts w:ascii="Georgia" w:eastAsia="Georgia" w:hAnsi="Georgia" w:cs="Georgia"/>
          <w:i/>
          <w:spacing w:val="3"/>
          <w:sz w:val="19"/>
          <w:szCs w:val="19"/>
        </w:rPr>
        <w:t xml:space="preserve"> </w:t>
      </w:r>
      <w:r>
        <w:rPr>
          <w:rFonts w:ascii="Georgia" w:eastAsia="Georgia" w:hAnsi="Georgia" w:cs="Georgia"/>
          <w:sz w:val="19"/>
          <w:szCs w:val="19"/>
        </w:rPr>
        <w:t>8896,</w:t>
      </w:r>
      <w:r>
        <w:rPr>
          <w:rFonts w:ascii="Georgia" w:eastAsia="Georgia" w:hAnsi="Georgia" w:cs="Georgia"/>
          <w:spacing w:val="13"/>
          <w:sz w:val="19"/>
          <w:szCs w:val="19"/>
        </w:rPr>
        <w:t xml:space="preserve"> </w:t>
      </w:r>
      <w:r>
        <w:rPr>
          <w:rFonts w:ascii="Georgia" w:eastAsia="Georgia" w:hAnsi="Georgia" w:cs="Georgia"/>
          <w:sz w:val="19"/>
          <w:szCs w:val="19"/>
        </w:rPr>
        <w:t>(2015):</w:t>
      </w:r>
      <w:r>
        <w:rPr>
          <w:rFonts w:ascii="Georgia" w:eastAsia="Georgia" w:hAnsi="Georgia" w:cs="Georgia"/>
          <w:spacing w:val="31"/>
          <w:sz w:val="19"/>
          <w:szCs w:val="19"/>
        </w:rPr>
        <w:t xml:space="preserve"> </w:t>
      </w:r>
      <w:r>
        <w:rPr>
          <w:rFonts w:ascii="Georgia" w:eastAsia="Georgia" w:hAnsi="Georgia" w:cs="Georgia"/>
          <w:sz w:val="19"/>
          <w:szCs w:val="19"/>
        </w:rPr>
        <w:t>3–12.</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1">
        <w:r>
          <w:rPr>
            <w:rFonts w:ascii="Georgia" w:eastAsia="Georgia" w:hAnsi="Georgia" w:cs="Georgia"/>
            <w:color w:val="0000FF"/>
            <w:w w:val="102"/>
            <w:sz w:val="19"/>
            <w:szCs w:val="19"/>
          </w:rPr>
          <w:t>10.1007/978-</w:t>
        </w:r>
      </w:hyperlink>
    </w:p>
    <w:p w14:paraId="218330F5" w14:textId="77777777" w:rsidR="00E61F9D" w:rsidRDefault="003F1692">
      <w:pPr>
        <w:spacing w:after="0" w:line="240" w:lineRule="auto"/>
        <w:ind w:left="140" w:right="4599"/>
        <w:jc w:val="both"/>
        <w:rPr>
          <w:rFonts w:ascii="Georgia" w:eastAsia="Georgia" w:hAnsi="Georgia" w:cs="Georgia"/>
          <w:sz w:val="19"/>
          <w:szCs w:val="19"/>
        </w:rPr>
      </w:pPr>
      <w:hyperlink r:id="rId32">
        <w:r w:rsidR="005C64D6">
          <w:rPr>
            <w:rFonts w:ascii="Georgia" w:eastAsia="Georgia" w:hAnsi="Georgia" w:cs="Georgia"/>
            <w:color w:val="0000FF"/>
            <w:sz w:val="19"/>
            <w:szCs w:val="19"/>
          </w:rPr>
          <w:t>3-319-14678-2_1</w:t>
        </w:r>
      </w:hyperlink>
      <w:r w:rsidR="005C64D6">
        <w:rPr>
          <w:rFonts w:ascii="Georgia" w:eastAsia="Georgia" w:hAnsi="Georgia" w:cs="Georgia"/>
          <w:color w:val="000000"/>
          <w:sz w:val="19"/>
          <w:szCs w:val="19"/>
        </w:rPr>
        <w:t>,</w:t>
      </w:r>
      <w:r w:rsidR="005C64D6">
        <w:rPr>
          <w:rFonts w:ascii="Georgia" w:eastAsia="Georgia" w:hAnsi="Georgia" w:cs="Georgia"/>
          <w:color w:val="000000"/>
          <w:spacing w:val="31"/>
          <w:sz w:val="19"/>
          <w:szCs w:val="19"/>
        </w:rPr>
        <w:t xml:space="preserve"> </w:t>
      </w:r>
      <w:r w:rsidR="005C64D6">
        <w:rPr>
          <w:rFonts w:ascii="Georgia" w:eastAsia="Georgia" w:hAnsi="Georgia" w:cs="Georgia"/>
          <w:color w:val="000000"/>
          <w:sz w:val="19"/>
          <w:szCs w:val="19"/>
        </w:rPr>
        <w:t>Available</w:t>
      </w:r>
      <w:r w:rsidR="005C64D6">
        <w:rPr>
          <w:rFonts w:ascii="Georgia" w:eastAsia="Georgia" w:hAnsi="Georgia" w:cs="Georgia"/>
          <w:color w:val="000000"/>
          <w:spacing w:val="16"/>
          <w:sz w:val="19"/>
          <w:szCs w:val="19"/>
        </w:rPr>
        <w:t xml:space="preserve"> </w:t>
      </w:r>
      <w:r w:rsidR="005C64D6">
        <w:rPr>
          <w:rFonts w:ascii="Georgia" w:eastAsia="Georgia" w:hAnsi="Georgia" w:cs="Georgia"/>
          <w:color w:val="000000"/>
          <w:sz w:val="19"/>
          <w:szCs w:val="19"/>
        </w:rPr>
        <w:t>at</w:t>
      </w:r>
      <w:r w:rsidR="005C64D6">
        <w:rPr>
          <w:rFonts w:ascii="Georgia" w:eastAsia="Georgia" w:hAnsi="Georgia" w:cs="Georgia"/>
          <w:color w:val="000000"/>
          <w:spacing w:val="4"/>
          <w:sz w:val="19"/>
          <w:szCs w:val="19"/>
        </w:rPr>
        <w:t xml:space="preserve"> </w:t>
      </w:r>
      <w:hyperlink r:id="rId33">
        <w:r w:rsidR="005C64D6">
          <w:rPr>
            <w:rFonts w:ascii="Georgia" w:eastAsia="Georgia" w:hAnsi="Georgia" w:cs="Georgia"/>
            <w:color w:val="0000FF"/>
            <w:w w:val="102"/>
            <w:sz w:val="19"/>
            <w:szCs w:val="19"/>
          </w:rPr>
          <w:t>http://dx.doi.org/10.1007/978</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3</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319</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14678</w:t>
        </w:r>
        <w:r w:rsidR="005C64D6">
          <w:rPr>
            <w:rFonts w:ascii="Georgia" w:eastAsia="Georgia" w:hAnsi="Georgia" w:cs="Georgia"/>
            <w:color w:val="0000FF"/>
            <w:spacing w:val="10"/>
            <w:w w:val="102"/>
            <w:sz w:val="19"/>
            <w:szCs w:val="19"/>
          </w:rPr>
          <w:t>-</w:t>
        </w:r>
        <w:r w:rsidR="005C64D6">
          <w:rPr>
            <w:rFonts w:ascii="Georgia" w:eastAsia="Georgia" w:hAnsi="Georgia" w:cs="Georgia"/>
            <w:color w:val="0000FF"/>
            <w:w w:val="102"/>
            <w:sz w:val="19"/>
            <w:szCs w:val="19"/>
          </w:rPr>
          <w:t>2_1</w:t>
        </w:r>
      </w:hyperlink>
    </w:p>
    <w:p w14:paraId="40F9FC33" w14:textId="77777777" w:rsidR="00E61F9D" w:rsidRDefault="005C64D6">
      <w:pPr>
        <w:spacing w:before="93" w:after="0" w:line="240" w:lineRule="auto"/>
        <w:ind w:left="140" w:right="667"/>
        <w:jc w:val="both"/>
        <w:rPr>
          <w:rFonts w:ascii="Georgia" w:eastAsia="Georgia" w:hAnsi="Georgia" w:cs="Georgia"/>
          <w:sz w:val="19"/>
          <w:szCs w:val="19"/>
        </w:rPr>
      </w:pPr>
      <w:r>
        <w:rPr>
          <w:rFonts w:ascii="Georgia" w:eastAsia="Georgia" w:hAnsi="Georgia" w:cs="Georgia"/>
          <w:sz w:val="19"/>
          <w:szCs w:val="19"/>
        </w:rPr>
        <w:t xml:space="preserve">20. </w:t>
      </w:r>
      <w:r>
        <w:rPr>
          <w:rFonts w:ascii="Georgia" w:eastAsia="Georgia" w:hAnsi="Georgia" w:cs="Georgia"/>
          <w:spacing w:val="23"/>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B.</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27"/>
          <w:sz w:val="19"/>
          <w:szCs w:val="19"/>
        </w:rPr>
        <w:t xml:space="preserve"> </w:t>
      </w:r>
      <w:r>
        <w:rPr>
          <w:rFonts w:ascii="Georgia" w:eastAsia="Georgia" w:hAnsi="Georgia" w:cs="Georgia"/>
          <w:sz w:val="19"/>
          <w:szCs w:val="19"/>
        </w:rPr>
        <w:t>Epstein,</w:t>
      </w:r>
      <w:r>
        <w:rPr>
          <w:rFonts w:ascii="Georgia" w:eastAsia="Georgia" w:hAnsi="Georgia" w:cs="Georgia"/>
          <w:spacing w:val="34"/>
          <w:sz w:val="19"/>
          <w:szCs w:val="19"/>
        </w:rPr>
        <w:t xml:space="preserve"> </w:t>
      </w:r>
      <w:r>
        <w:rPr>
          <w:rFonts w:ascii="Georgia" w:eastAsia="Georgia" w:hAnsi="Georgia" w:cs="Georgia"/>
          <w:sz w:val="19"/>
          <w:szCs w:val="19"/>
        </w:rPr>
        <w:t>C.</w:t>
      </w:r>
      <w:r>
        <w:rPr>
          <w:rFonts w:ascii="Georgia" w:eastAsia="Georgia" w:hAnsi="Georgia" w:cs="Georgia"/>
          <w:spacing w:val="19"/>
          <w:sz w:val="19"/>
          <w:szCs w:val="19"/>
        </w:rPr>
        <w:t xml:space="preserve"> </w:t>
      </w:r>
      <w:r>
        <w:rPr>
          <w:rFonts w:ascii="Georgia" w:eastAsia="Georgia" w:hAnsi="Georgia" w:cs="Georgia"/>
          <w:sz w:val="19"/>
          <w:szCs w:val="19"/>
        </w:rPr>
        <w:t>L.,</w:t>
      </w:r>
      <w:r>
        <w:rPr>
          <w:rFonts w:ascii="Georgia" w:eastAsia="Georgia" w:hAnsi="Georgia" w:cs="Georgia"/>
          <w:spacing w:val="26"/>
          <w:sz w:val="19"/>
          <w:szCs w:val="19"/>
        </w:rPr>
        <w:t xml:space="preserve"> </w:t>
      </w:r>
      <w:r>
        <w:rPr>
          <w:rFonts w:ascii="Georgia" w:eastAsia="Georgia" w:hAnsi="Georgia" w:cs="Georgia"/>
          <w:sz w:val="19"/>
          <w:szCs w:val="19"/>
        </w:rPr>
        <w:t>Grossman,</w:t>
      </w:r>
      <w:r>
        <w:rPr>
          <w:rFonts w:ascii="Georgia" w:eastAsia="Georgia" w:hAnsi="Georgia" w:cs="Georgia"/>
          <w:spacing w:val="38"/>
          <w:sz w:val="19"/>
          <w:szCs w:val="19"/>
        </w:rPr>
        <w:t xml:space="preserve"> </w:t>
      </w:r>
      <w:r>
        <w:rPr>
          <w:rFonts w:ascii="Georgia" w:eastAsia="Georgia" w:hAnsi="Georgia" w:cs="Georgia"/>
          <w:sz w:val="19"/>
          <w:szCs w:val="19"/>
        </w:rPr>
        <w:t>M.,</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Gee,</w:t>
      </w:r>
      <w:r>
        <w:rPr>
          <w:rFonts w:ascii="Georgia" w:eastAsia="Georgia" w:hAnsi="Georgia" w:cs="Georgia"/>
          <w:spacing w:val="27"/>
          <w:sz w:val="19"/>
          <w:szCs w:val="19"/>
        </w:rPr>
        <w:t xml:space="preserve"> </w:t>
      </w:r>
      <w:r>
        <w:rPr>
          <w:rFonts w:ascii="Georgia" w:eastAsia="Georgia" w:hAnsi="Georgia" w:cs="Georgia"/>
          <w:sz w:val="19"/>
          <w:szCs w:val="19"/>
        </w:rPr>
        <w:t>J.</w:t>
      </w:r>
      <w:r>
        <w:rPr>
          <w:rFonts w:ascii="Georgia" w:eastAsia="Georgia" w:hAnsi="Georgia" w:cs="Georgia"/>
          <w:spacing w:val="20"/>
          <w:sz w:val="19"/>
          <w:szCs w:val="19"/>
        </w:rPr>
        <w:t xml:space="preserve"> </w:t>
      </w:r>
      <w:r>
        <w:rPr>
          <w:rFonts w:ascii="Georgia" w:eastAsia="Georgia" w:hAnsi="Georgia" w:cs="Georgia"/>
          <w:sz w:val="19"/>
          <w:szCs w:val="19"/>
        </w:rPr>
        <w:t>C.</w:t>
      </w:r>
      <w:r>
        <w:rPr>
          <w:rFonts w:ascii="Georgia" w:eastAsia="Georgia" w:hAnsi="Georgia" w:cs="Georgia"/>
          <w:spacing w:val="1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Symmetric</w:t>
      </w:r>
      <w:r>
        <w:rPr>
          <w:rFonts w:ascii="Georgia" w:eastAsia="Georgia" w:hAnsi="Georgia" w:cs="Georgia"/>
          <w:b/>
          <w:bCs/>
          <w:spacing w:val="40"/>
          <w:sz w:val="19"/>
          <w:szCs w:val="19"/>
        </w:rPr>
        <w:t xml:space="preserve"> </w:t>
      </w:r>
      <w:proofErr w:type="spellStart"/>
      <w:r>
        <w:rPr>
          <w:rFonts w:ascii="Georgia" w:eastAsia="Georgia" w:hAnsi="Georgia" w:cs="Georgia"/>
          <w:b/>
          <w:bCs/>
          <w:sz w:val="19"/>
          <w:szCs w:val="19"/>
        </w:rPr>
        <w:t>Diffeomorphic</w:t>
      </w:r>
      <w:proofErr w:type="spellEnd"/>
      <w:r>
        <w:rPr>
          <w:rFonts w:ascii="Georgia" w:eastAsia="Georgia" w:hAnsi="Georgia" w:cs="Georgia"/>
          <w:b/>
          <w:bCs/>
          <w:spacing w:val="46"/>
          <w:sz w:val="19"/>
          <w:szCs w:val="19"/>
        </w:rPr>
        <w:t xml:space="preserve"> </w:t>
      </w:r>
      <w:r>
        <w:rPr>
          <w:rFonts w:ascii="Georgia" w:eastAsia="Georgia" w:hAnsi="Georgia" w:cs="Georgia"/>
          <w:b/>
          <w:bCs/>
          <w:sz w:val="19"/>
          <w:szCs w:val="19"/>
        </w:rPr>
        <w:t>Image</w:t>
      </w:r>
      <w:r>
        <w:rPr>
          <w:rFonts w:ascii="Georgia" w:eastAsia="Georgia" w:hAnsi="Georgia" w:cs="Georgia"/>
          <w:b/>
          <w:bCs/>
          <w:spacing w:val="29"/>
          <w:sz w:val="19"/>
          <w:szCs w:val="19"/>
        </w:rPr>
        <w:t xml:space="preserve"> </w:t>
      </w:r>
      <w:r>
        <w:rPr>
          <w:rFonts w:ascii="Georgia" w:eastAsia="Georgia" w:hAnsi="Georgia" w:cs="Georgia"/>
          <w:b/>
          <w:bCs/>
          <w:sz w:val="19"/>
          <w:szCs w:val="19"/>
        </w:rPr>
        <w:t>Registration</w:t>
      </w:r>
      <w:r>
        <w:rPr>
          <w:rFonts w:ascii="Georgia" w:eastAsia="Georgia" w:hAnsi="Georgia" w:cs="Georgia"/>
          <w:b/>
          <w:bCs/>
          <w:spacing w:val="41"/>
          <w:sz w:val="19"/>
          <w:szCs w:val="19"/>
        </w:rPr>
        <w:t xml:space="preserve"> </w:t>
      </w:r>
      <w:r>
        <w:rPr>
          <w:rFonts w:ascii="Georgia" w:eastAsia="Georgia" w:hAnsi="Georgia" w:cs="Georgia"/>
          <w:b/>
          <w:bCs/>
          <w:w w:val="102"/>
          <w:sz w:val="19"/>
          <w:szCs w:val="19"/>
        </w:rPr>
        <w:t>with</w:t>
      </w:r>
    </w:p>
    <w:p w14:paraId="514CF828" w14:textId="77777777" w:rsidR="00E61F9D" w:rsidRDefault="005C64D6">
      <w:pPr>
        <w:spacing w:before="33" w:after="0" w:line="240" w:lineRule="auto"/>
        <w:ind w:left="140" w:right="671"/>
        <w:jc w:val="both"/>
        <w:rPr>
          <w:rFonts w:ascii="Georgia" w:eastAsia="Georgia" w:hAnsi="Georgia" w:cs="Georgia"/>
          <w:sz w:val="19"/>
          <w:szCs w:val="19"/>
        </w:rPr>
      </w:pPr>
      <w:r>
        <w:rPr>
          <w:rFonts w:ascii="Georgia" w:eastAsia="Georgia" w:hAnsi="Georgia" w:cs="Georgia"/>
          <w:b/>
          <w:bCs/>
          <w:sz w:val="19"/>
          <w:szCs w:val="19"/>
        </w:rPr>
        <w:t xml:space="preserve">Cross-Correlation: </w:t>
      </w:r>
      <w:r>
        <w:rPr>
          <w:rFonts w:ascii="Georgia" w:eastAsia="Georgia" w:hAnsi="Georgia" w:cs="Georgia"/>
          <w:b/>
          <w:bCs/>
          <w:spacing w:val="29"/>
          <w:sz w:val="19"/>
          <w:szCs w:val="19"/>
        </w:rPr>
        <w:t xml:space="preserve"> </w:t>
      </w:r>
      <w:r>
        <w:rPr>
          <w:rFonts w:ascii="Georgia" w:eastAsia="Georgia" w:hAnsi="Georgia" w:cs="Georgia"/>
          <w:b/>
          <w:bCs/>
          <w:sz w:val="19"/>
          <w:szCs w:val="19"/>
        </w:rPr>
        <w:t>Evaluating</w:t>
      </w:r>
      <w:r>
        <w:rPr>
          <w:rFonts w:ascii="Georgia" w:eastAsia="Georgia" w:hAnsi="Georgia" w:cs="Georgia"/>
          <w:b/>
          <w:bCs/>
          <w:spacing w:val="34"/>
          <w:sz w:val="19"/>
          <w:szCs w:val="19"/>
        </w:rPr>
        <w:t xml:space="preserve"> </w:t>
      </w:r>
      <w:r>
        <w:rPr>
          <w:rFonts w:ascii="Georgia" w:eastAsia="Georgia" w:hAnsi="Georgia" w:cs="Georgia"/>
          <w:b/>
          <w:bCs/>
          <w:sz w:val="19"/>
          <w:szCs w:val="19"/>
        </w:rPr>
        <w:t>Automated</w:t>
      </w:r>
      <w:r>
        <w:rPr>
          <w:rFonts w:ascii="Georgia" w:eastAsia="Georgia" w:hAnsi="Georgia" w:cs="Georgia"/>
          <w:b/>
          <w:bCs/>
          <w:spacing w:val="35"/>
          <w:sz w:val="19"/>
          <w:szCs w:val="19"/>
        </w:rPr>
        <w:t xml:space="preserve"> </w:t>
      </w:r>
      <w:r>
        <w:rPr>
          <w:rFonts w:ascii="Georgia" w:eastAsia="Georgia" w:hAnsi="Georgia" w:cs="Georgia"/>
          <w:b/>
          <w:bCs/>
          <w:sz w:val="19"/>
          <w:szCs w:val="19"/>
        </w:rPr>
        <w:t>Labeling</w:t>
      </w:r>
      <w:r>
        <w:rPr>
          <w:rFonts w:ascii="Georgia" w:eastAsia="Georgia" w:hAnsi="Georgia" w:cs="Georgia"/>
          <w:b/>
          <w:bCs/>
          <w:spacing w:val="30"/>
          <w:sz w:val="19"/>
          <w:szCs w:val="19"/>
        </w:rPr>
        <w:t xml:space="preserve"> </w:t>
      </w:r>
      <w:r>
        <w:rPr>
          <w:rFonts w:ascii="Georgia" w:eastAsia="Georgia" w:hAnsi="Georgia" w:cs="Georgia"/>
          <w:b/>
          <w:bCs/>
          <w:sz w:val="19"/>
          <w:szCs w:val="19"/>
        </w:rPr>
        <w:t>of</w:t>
      </w:r>
      <w:r>
        <w:rPr>
          <w:rFonts w:ascii="Georgia" w:eastAsia="Georgia" w:hAnsi="Georgia" w:cs="Georgia"/>
          <w:b/>
          <w:bCs/>
          <w:spacing w:val="17"/>
          <w:sz w:val="19"/>
          <w:szCs w:val="19"/>
        </w:rPr>
        <w:t xml:space="preserve"> </w:t>
      </w:r>
      <w:r>
        <w:rPr>
          <w:rFonts w:ascii="Georgia" w:eastAsia="Georgia" w:hAnsi="Georgia" w:cs="Georgia"/>
          <w:b/>
          <w:bCs/>
          <w:sz w:val="19"/>
          <w:szCs w:val="19"/>
        </w:rPr>
        <w:t>Elderly</w:t>
      </w:r>
      <w:r>
        <w:rPr>
          <w:rFonts w:ascii="Georgia" w:eastAsia="Georgia" w:hAnsi="Georgia" w:cs="Georgia"/>
          <w:b/>
          <w:bCs/>
          <w:spacing w:val="27"/>
          <w:sz w:val="19"/>
          <w:szCs w:val="19"/>
        </w:rPr>
        <w:t xml:space="preserve"> </w:t>
      </w:r>
      <w:r>
        <w:rPr>
          <w:rFonts w:ascii="Georgia" w:eastAsia="Georgia" w:hAnsi="Georgia" w:cs="Georgia"/>
          <w:b/>
          <w:bCs/>
          <w:sz w:val="19"/>
          <w:szCs w:val="19"/>
        </w:rPr>
        <w:t>and</w:t>
      </w:r>
      <w:r>
        <w:rPr>
          <w:rFonts w:ascii="Georgia" w:eastAsia="Georgia" w:hAnsi="Georgia" w:cs="Georgia"/>
          <w:b/>
          <w:bCs/>
          <w:spacing w:val="20"/>
          <w:sz w:val="19"/>
          <w:szCs w:val="19"/>
        </w:rPr>
        <w:t xml:space="preserve"> </w:t>
      </w:r>
      <w:proofErr w:type="gramStart"/>
      <w:r>
        <w:rPr>
          <w:rFonts w:ascii="Georgia" w:eastAsia="Georgia" w:hAnsi="Georgia" w:cs="Georgia"/>
          <w:b/>
          <w:bCs/>
          <w:sz w:val="19"/>
          <w:szCs w:val="19"/>
        </w:rPr>
        <w:t xml:space="preserve">Neurodegenerative </w:t>
      </w:r>
      <w:r>
        <w:rPr>
          <w:rFonts w:ascii="Georgia" w:eastAsia="Georgia" w:hAnsi="Georgia" w:cs="Georgia"/>
          <w:b/>
          <w:bCs/>
          <w:spacing w:val="2"/>
          <w:sz w:val="19"/>
          <w:szCs w:val="19"/>
        </w:rPr>
        <w:t xml:space="preserve"> </w:t>
      </w:r>
      <w:r>
        <w:rPr>
          <w:rFonts w:ascii="Georgia" w:eastAsia="Georgia" w:hAnsi="Georgia" w:cs="Georgia"/>
          <w:b/>
          <w:bCs/>
          <w:sz w:val="19"/>
          <w:szCs w:val="19"/>
        </w:rPr>
        <w:t>Brai</w:t>
      </w:r>
      <w:r>
        <w:rPr>
          <w:rFonts w:ascii="Georgia" w:eastAsia="Georgia" w:hAnsi="Georgia" w:cs="Georgia"/>
          <w:b/>
          <w:bCs/>
          <w:spacing w:val="-1"/>
          <w:sz w:val="19"/>
          <w:szCs w:val="19"/>
        </w:rPr>
        <w:t>n</w:t>
      </w:r>
      <w:proofErr w:type="gram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Med</w:t>
      </w:r>
      <w:r>
        <w:rPr>
          <w:rFonts w:ascii="Georgia" w:eastAsia="Georgia" w:hAnsi="Georgia" w:cs="Georgia"/>
          <w:i/>
          <w:spacing w:val="11"/>
          <w:sz w:val="19"/>
          <w:szCs w:val="19"/>
        </w:rPr>
        <w:t xml:space="preserve"> </w:t>
      </w:r>
      <w:r>
        <w:rPr>
          <w:rFonts w:ascii="Georgia" w:eastAsia="Georgia" w:hAnsi="Georgia" w:cs="Georgia"/>
          <w:i/>
          <w:sz w:val="19"/>
          <w:szCs w:val="19"/>
        </w:rPr>
        <w:t>Image</w:t>
      </w:r>
      <w:r>
        <w:rPr>
          <w:rFonts w:ascii="Georgia" w:eastAsia="Georgia" w:hAnsi="Georgia" w:cs="Georgia"/>
          <w:i/>
          <w:spacing w:val="11"/>
          <w:sz w:val="19"/>
          <w:szCs w:val="19"/>
        </w:rPr>
        <w:t xml:space="preserve"> </w:t>
      </w:r>
      <w:r>
        <w:rPr>
          <w:rFonts w:ascii="Georgia" w:eastAsia="Georgia" w:hAnsi="Georgia" w:cs="Georgia"/>
          <w:i/>
          <w:sz w:val="19"/>
          <w:szCs w:val="19"/>
        </w:rPr>
        <w:t>Anal</w:t>
      </w:r>
    </w:p>
    <w:p w14:paraId="10D90940" w14:textId="77777777" w:rsidR="00E61F9D" w:rsidRDefault="005C64D6">
      <w:pPr>
        <w:spacing w:before="33" w:after="0" w:line="240" w:lineRule="auto"/>
        <w:ind w:left="136" w:right="6412"/>
        <w:jc w:val="both"/>
        <w:rPr>
          <w:rFonts w:ascii="Georgia" w:eastAsia="Georgia" w:hAnsi="Georgia" w:cs="Georgia"/>
          <w:sz w:val="19"/>
          <w:szCs w:val="19"/>
        </w:rPr>
      </w:pPr>
      <w:proofErr w:type="gramStart"/>
      <w:r>
        <w:rPr>
          <w:rFonts w:ascii="Georgia" w:eastAsia="Georgia" w:hAnsi="Georgia" w:cs="Georgia"/>
          <w:sz w:val="19"/>
          <w:szCs w:val="19"/>
        </w:rPr>
        <w:t>12,</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(2008):</w:t>
      </w:r>
      <w:r>
        <w:rPr>
          <w:rFonts w:ascii="Georgia" w:eastAsia="Georgia" w:hAnsi="Georgia" w:cs="Georgia"/>
          <w:spacing w:val="30"/>
          <w:sz w:val="19"/>
          <w:szCs w:val="19"/>
        </w:rPr>
        <w:t xml:space="preserve"> </w:t>
      </w:r>
      <w:r>
        <w:rPr>
          <w:rFonts w:ascii="Georgia" w:eastAsia="Georgia" w:hAnsi="Georgia" w:cs="Georgia"/>
          <w:sz w:val="19"/>
          <w:szCs w:val="19"/>
        </w:rPr>
        <w:t>26–41.</w:t>
      </w:r>
      <w:proofErr w:type="gramEnd"/>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34">
        <w:r>
          <w:rPr>
            <w:rFonts w:ascii="Georgia" w:eastAsia="Georgia" w:hAnsi="Georgia" w:cs="Georgia"/>
            <w:color w:val="0000FF"/>
            <w:w w:val="102"/>
            <w:sz w:val="19"/>
            <w:szCs w:val="19"/>
          </w:rPr>
          <w:t>10.1016/j.media.2007.06.004</w:t>
        </w:r>
      </w:hyperlink>
    </w:p>
    <w:p w14:paraId="7144933F" w14:textId="77777777" w:rsidR="00E61F9D" w:rsidRDefault="005C64D6">
      <w:pPr>
        <w:spacing w:before="93" w:after="0" w:line="240" w:lineRule="auto"/>
        <w:ind w:left="140" w:right="670"/>
        <w:jc w:val="both"/>
        <w:rPr>
          <w:rFonts w:ascii="Georgia" w:eastAsia="Georgia" w:hAnsi="Georgia" w:cs="Georgia"/>
          <w:sz w:val="19"/>
          <w:szCs w:val="19"/>
        </w:rPr>
      </w:pPr>
      <w:r>
        <w:rPr>
          <w:rFonts w:ascii="Georgia" w:eastAsia="Georgia" w:hAnsi="Georgia" w:cs="Georgia"/>
          <w:sz w:val="19"/>
          <w:szCs w:val="19"/>
        </w:rPr>
        <w:t>21.</w:t>
      </w:r>
      <w:r>
        <w:rPr>
          <w:rFonts w:ascii="Georgia" w:eastAsia="Georgia" w:hAnsi="Georgia" w:cs="Georgia"/>
          <w:spacing w:val="32"/>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N.</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Song,</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0"/>
          <w:sz w:val="19"/>
          <w:szCs w:val="19"/>
        </w:rPr>
        <w:t xml:space="preserve"> </w:t>
      </w:r>
      <w:r>
        <w:rPr>
          <w:rFonts w:ascii="Georgia" w:eastAsia="Georgia" w:hAnsi="Georgia" w:cs="Georgia"/>
          <w:sz w:val="19"/>
          <w:szCs w:val="19"/>
        </w:rPr>
        <w:t>Gee,</w:t>
      </w:r>
      <w:r>
        <w:rPr>
          <w:rFonts w:ascii="Georgia" w:eastAsia="Georgia" w:hAnsi="Georgia" w:cs="Georgia"/>
          <w:spacing w:val="12"/>
          <w:sz w:val="19"/>
          <w:szCs w:val="19"/>
        </w:rPr>
        <w:t xml:space="preserve"> </w:t>
      </w:r>
      <w:r>
        <w:rPr>
          <w:rFonts w:ascii="Georgia" w:eastAsia="Georgia" w:hAnsi="Georgia" w:cs="Georgia"/>
          <w:sz w:val="19"/>
          <w:szCs w:val="19"/>
        </w:rPr>
        <w:t>James</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Two</w:t>
      </w:r>
      <w:r>
        <w:rPr>
          <w:rFonts w:ascii="Georgia" w:eastAsia="Georgia" w:hAnsi="Georgia" w:cs="Georgia"/>
          <w:b/>
          <w:bCs/>
          <w:spacing w:val="14"/>
          <w:sz w:val="19"/>
          <w:szCs w:val="19"/>
        </w:rPr>
        <w:t xml:space="preserve"> </w:t>
      </w:r>
      <w:r>
        <w:rPr>
          <w:rFonts w:ascii="Georgia" w:eastAsia="Georgia" w:hAnsi="Georgia" w:cs="Georgia"/>
          <w:b/>
          <w:bCs/>
          <w:sz w:val="19"/>
          <w:szCs w:val="19"/>
        </w:rPr>
        <w:t>Greedy</w:t>
      </w:r>
      <w:r>
        <w:rPr>
          <w:rFonts w:ascii="Georgia" w:eastAsia="Georgia" w:hAnsi="Georgia" w:cs="Georgia"/>
          <w:b/>
          <w:bCs/>
          <w:spacing w:val="18"/>
          <w:sz w:val="19"/>
          <w:szCs w:val="19"/>
        </w:rPr>
        <w:t xml:space="preserve"> </w:t>
      </w:r>
      <w:proofErr w:type="spellStart"/>
      <w:r>
        <w:rPr>
          <w:rFonts w:ascii="Georgia" w:eastAsia="Georgia" w:hAnsi="Georgia" w:cs="Georgia"/>
          <w:b/>
          <w:bCs/>
          <w:sz w:val="19"/>
          <w:szCs w:val="19"/>
        </w:rPr>
        <w:t>SyN</w:t>
      </w:r>
      <w:proofErr w:type="spellEnd"/>
      <w:r>
        <w:rPr>
          <w:rFonts w:ascii="Georgia" w:eastAsia="Georgia" w:hAnsi="Georgia" w:cs="Georgia"/>
          <w:b/>
          <w:bCs/>
          <w:spacing w:val="12"/>
          <w:sz w:val="19"/>
          <w:szCs w:val="19"/>
        </w:rPr>
        <w:t xml:space="preserve"> </w:t>
      </w:r>
      <w:r>
        <w:rPr>
          <w:rFonts w:ascii="Georgia" w:eastAsia="Georgia" w:hAnsi="Georgia" w:cs="Georgia"/>
          <w:b/>
          <w:bCs/>
          <w:sz w:val="19"/>
          <w:szCs w:val="19"/>
        </w:rPr>
        <w:t>Variants</w:t>
      </w:r>
      <w:r>
        <w:rPr>
          <w:rFonts w:ascii="Georgia" w:eastAsia="Georgia" w:hAnsi="Georgia" w:cs="Georgia"/>
          <w:b/>
          <w:bCs/>
          <w:spacing w:val="21"/>
          <w:sz w:val="19"/>
          <w:szCs w:val="19"/>
        </w:rPr>
        <w:t xml:space="preserve"> </w:t>
      </w:r>
      <w:r>
        <w:rPr>
          <w:rFonts w:ascii="Georgia" w:eastAsia="Georgia" w:hAnsi="Georgia" w:cs="Georgia"/>
          <w:b/>
          <w:bCs/>
          <w:sz w:val="19"/>
          <w:szCs w:val="19"/>
        </w:rPr>
        <w:t>for</w:t>
      </w:r>
      <w:r>
        <w:rPr>
          <w:rFonts w:ascii="Georgia" w:eastAsia="Georgia" w:hAnsi="Georgia" w:cs="Georgia"/>
          <w:b/>
          <w:bCs/>
          <w:spacing w:val="10"/>
          <w:sz w:val="19"/>
          <w:szCs w:val="19"/>
        </w:rPr>
        <w:t xml:space="preserve"> </w:t>
      </w:r>
      <w:r>
        <w:rPr>
          <w:rFonts w:ascii="Georgia" w:eastAsia="Georgia" w:hAnsi="Georgia" w:cs="Georgia"/>
          <w:b/>
          <w:bCs/>
          <w:sz w:val="19"/>
          <w:szCs w:val="19"/>
        </w:rPr>
        <w:t>Pulmonary</w:t>
      </w:r>
      <w:r>
        <w:rPr>
          <w:rFonts w:ascii="Georgia" w:eastAsia="Georgia" w:hAnsi="Georgia" w:cs="Georgia"/>
          <w:b/>
          <w:bCs/>
          <w:spacing w:val="26"/>
          <w:sz w:val="19"/>
          <w:szCs w:val="19"/>
        </w:rPr>
        <w:t xml:space="preserve"> </w:t>
      </w:r>
      <w:r>
        <w:rPr>
          <w:rFonts w:ascii="Georgia" w:eastAsia="Georgia" w:hAnsi="Georgia" w:cs="Georgia"/>
          <w:b/>
          <w:bCs/>
          <w:sz w:val="19"/>
          <w:szCs w:val="19"/>
        </w:rPr>
        <w:t>Image</w:t>
      </w:r>
      <w:r>
        <w:rPr>
          <w:rFonts w:ascii="Georgia" w:eastAsia="Georgia" w:hAnsi="Georgia" w:cs="Georgia"/>
          <w:b/>
          <w:bCs/>
          <w:spacing w:val="16"/>
          <w:sz w:val="19"/>
          <w:szCs w:val="19"/>
        </w:rPr>
        <w:t xml:space="preserve"> </w:t>
      </w:r>
      <w:r>
        <w:rPr>
          <w:rFonts w:ascii="Georgia" w:eastAsia="Georgia" w:hAnsi="Georgia" w:cs="Georgia"/>
          <w:b/>
          <w:bCs/>
          <w:w w:val="102"/>
          <w:sz w:val="19"/>
          <w:szCs w:val="19"/>
        </w:rPr>
        <w:t>Regis-</w:t>
      </w:r>
    </w:p>
    <w:p w14:paraId="6ED1BE29" w14:textId="77777777" w:rsidR="00E61F9D" w:rsidRDefault="00E61F9D">
      <w:pPr>
        <w:spacing w:after="0"/>
        <w:jc w:val="both"/>
        <w:sectPr w:rsidR="00E61F9D">
          <w:pgSz w:w="12240" w:h="15840"/>
          <w:pgMar w:top="640" w:right="0" w:bottom="280" w:left="580" w:header="720" w:footer="720" w:gutter="0"/>
          <w:cols w:space="720"/>
        </w:sectPr>
      </w:pPr>
    </w:p>
    <w:p w14:paraId="7F7928D8" w14:textId="77777777" w:rsidR="00E61F9D" w:rsidRDefault="005C64D6">
      <w:pPr>
        <w:spacing w:before="85" w:after="0" w:line="240" w:lineRule="auto"/>
        <w:ind w:left="140" w:right="3938"/>
        <w:jc w:val="both"/>
        <w:rPr>
          <w:rFonts w:ascii="Georgia" w:eastAsia="Georgia" w:hAnsi="Georgia" w:cs="Georgia"/>
          <w:sz w:val="19"/>
          <w:szCs w:val="19"/>
        </w:rPr>
      </w:pPr>
      <w:proofErr w:type="spellStart"/>
      <w:proofErr w:type="gramStart"/>
      <w:r>
        <w:rPr>
          <w:rFonts w:ascii="Georgia" w:eastAsia="Georgia" w:hAnsi="Georgia" w:cs="Georgia"/>
          <w:b/>
          <w:bCs/>
          <w:sz w:val="19"/>
          <w:szCs w:val="19"/>
        </w:rPr>
        <w:lastRenderedPageBreak/>
        <w:t>tration</w:t>
      </w:r>
      <w:proofErr w:type="spellEnd"/>
      <w:proofErr w:type="gram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Evaluation of methods for pulmonary image registration (EMPIRE10)</w:t>
      </w:r>
      <w:r>
        <w:rPr>
          <w:rFonts w:ascii="Georgia" w:eastAsia="Georgia" w:hAnsi="Georgia" w:cs="Georgia"/>
          <w:i/>
          <w:spacing w:val="2"/>
          <w:sz w:val="19"/>
          <w:szCs w:val="19"/>
        </w:rPr>
        <w:t xml:space="preserve"> </w:t>
      </w:r>
      <w:r>
        <w:rPr>
          <w:rFonts w:ascii="Georgia" w:eastAsia="Georgia" w:hAnsi="Georgia" w:cs="Georgia"/>
          <w:w w:val="102"/>
          <w:sz w:val="19"/>
          <w:szCs w:val="19"/>
        </w:rPr>
        <w:t>(2012):</w:t>
      </w:r>
    </w:p>
    <w:p w14:paraId="6620F3B5"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 xml:space="preserve">22.   </w:t>
      </w:r>
      <w:r>
        <w:rPr>
          <w:rFonts w:ascii="Georgia" w:eastAsia="Georgia" w:hAnsi="Georgia" w:cs="Georgia"/>
          <w:spacing w:val="12"/>
          <w:sz w:val="19"/>
          <w:szCs w:val="19"/>
        </w:rPr>
        <w:t xml:space="preserve"> </w:t>
      </w:r>
      <w:proofErr w:type="spellStart"/>
      <w:r>
        <w:rPr>
          <w:rFonts w:ascii="Georgia" w:eastAsia="Georgia" w:hAnsi="Georgia" w:cs="Georgia"/>
          <w:sz w:val="19"/>
          <w:szCs w:val="19"/>
        </w:rPr>
        <w:t>Avants</w:t>
      </w:r>
      <w:proofErr w:type="spellEnd"/>
      <w:proofErr w:type="gramStart"/>
      <w:r>
        <w:rPr>
          <w:rFonts w:ascii="Georgia" w:eastAsia="Georgia" w:hAnsi="Georgia" w:cs="Georgia"/>
          <w:sz w:val="19"/>
          <w:szCs w:val="19"/>
        </w:rPr>
        <w:t xml:space="preserve">, </w:t>
      </w:r>
      <w:r>
        <w:rPr>
          <w:rFonts w:ascii="Georgia" w:eastAsia="Georgia" w:hAnsi="Georgia" w:cs="Georgia"/>
          <w:spacing w:val="20"/>
          <w:sz w:val="19"/>
          <w:szCs w:val="19"/>
        </w:rPr>
        <w:t xml:space="preserve"> </w:t>
      </w:r>
      <w:r>
        <w:rPr>
          <w:rFonts w:ascii="Georgia" w:eastAsia="Georgia" w:hAnsi="Georgia" w:cs="Georgia"/>
          <w:sz w:val="19"/>
          <w:szCs w:val="19"/>
        </w:rPr>
        <w:t>B</w:t>
      </w:r>
      <w:proofErr w:type="gramEnd"/>
      <w:r>
        <w:rPr>
          <w:rFonts w:ascii="Georgia" w:eastAsia="Georgia" w:hAnsi="Georgia" w:cs="Georgia"/>
          <w:sz w:val="19"/>
          <w:szCs w:val="19"/>
        </w:rPr>
        <w:t xml:space="preserve">. </w:t>
      </w:r>
      <w:r>
        <w:rPr>
          <w:rFonts w:ascii="Georgia" w:eastAsia="Georgia" w:hAnsi="Georgia" w:cs="Georgia"/>
          <w:spacing w:val="2"/>
          <w:sz w:val="19"/>
          <w:szCs w:val="19"/>
        </w:rPr>
        <w:t xml:space="preserve"> </w:t>
      </w:r>
      <w:r>
        <w:rPr>
          <w:rFonts w:ascii="Georgia" w:eastAsia="Georgia" w:hAnsi="Georgia" w:cs="Georgia"/>
          <w:sz w:val="19"/>
          <w:szCs w:val="19"/>
        </w:rPr>
        <w:t>B.</w:t>
      </w:r>
      <w:proofErr w:type="gramStart"/>
      <w:r>
        <w:rPr>
          <w:rFonts w:ascii="Georgia" w:eastAsia="Georgia" w:hAnsi="Georgia" w:cs="Georgia"/>
          <w:sz w:val="19"/>
          <w:szCs w:val="19"/>
        </w:rPr>
        <w:t xml:space="preserve">, </w:t>
      </w:r>
      <w:r>
        <w:rPr>
          <w:rFonts w:ascii="Georgia" w:eastAsia="Georgia" w:hAnsi="Georgia" w:cs="Georgia"/>
          <w:spacing w:val="14"/>
          <w:sz w:val="19"/>
          <w:szCs w:val="19"/>
        </w:rPr>
        <w:t xml:space="preserve"> </w:t>
      </w:r>
      <w:proofErr w:type="spellStart"/>
      <w:r>
        <w:rPr>
          <w:rFonts w:ascii="Georgia" w:eastAsia="Georgia" w:hAnsi="Georgia" w:cs="Georgia"/>
          <w:sz w:val="19"/>
          <w:szCs w:val="19"/>
        </w:rPr>
        <w:t>Yushkevich</w:t>
      </w:r>
      <w:proofErr w:type="spellEnd"/>
      <w:proofErr w:type="gramEnd"/>
      <w:r>
        <w:rPr>
          <w:rFonts w:ascii="Georgia" w:eastAsia="Georgia" w:hAnsi="Georgia" w:cs="Georgia"/>
          <w:sz w:val="19"/>
          <w:szCs w:val="19"/>
        </w:rPr>
        <w:t xml:space="preserve">, </w:t>
      </w:r>
      <w:r>
        <w:rPr>
          <w:rFonts w:ascii="Georgia" w:eastAsia="Georgia" w:hAnsi="Georgia" w:cs="Georgia"/>
          <w:spacing w:val="27"/>
          <w:sz w:val="19"/>
          <w:szCs w:val="19"/>
        </w:rPr>
        <w:t xml:space="preserve"> </w:t>
      </w:r>
      <w:r>
        <w:rPr>
          <w:rFonts w:ascii="Georgia" w:eastAsia="Georgia" w:hAnsi="Georgia" w:cs="Georgia"/>
          <w:sz w:val="19"/>
          <w:szCs w:val="19"/>
        </w:rPr>
        <w:t xml:space="preserve">P., </w:t>
      </w:r>
      <w:r>
        <w:rPr>
          <w:rFonts w:ascii="Georgia" w:eastAsia="Georgia" w:hAnsi="Georgia" w:cs="Georgia"/>
          <w:spacing w:val="14"/>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 xml:space="preserve">J., </w:t>
      </w:r>
      <w:r>
        <w:rPr>
          <w:rFonts w:ascii="Georgia" w:eastAsia="Georgia" w:hAnsi="Georgia" w:cs="Georgia"/>
          <w:spacing w:val="13"/>
          <w:sz w:val="19"/>
          <w:szCs w:val="19"/>
        </w:rPr>
        <w:t xml:space="preserve"> </w:t>
      </w:r>
      <w:proofErr w:type="spellStart"/>
      <w:r>
        <w:rPr>
          <w:rFonts w:ascii="Georgia" w:eastAsia="Georgia" w:hAnsi="Georgia" w:cs="Georgia"/>
          <w:sz w:val="19"/>
          <w:szCs w:val="19"/>
        </w:rPr>
        <w:t>Minkoff</w:t>
      </w:r>
      <w:proofErr w:type="spellEnd"/>
      <w:r>
        <w:rPr>
          <w:rFonts w:ascii="Georgia" w:eastAsia="Georgia" w:hAnsi="Georgia" w:cs="Georgia"/>
          <w:sz w:val="19"/>
          <w:szCs w:val="19"/>
        </w:rPr>
        <w:t xml:space="preserve">, </w:t>
      </w:r>
      <w:r>
        <w:rPr>
          <w:rFonts w:ascii="Georgia" w:eastAsia="Georgia" w:hAnsi="Georgia" w:cs="Georgia"/>
          <w:spacing w:val="21"/>
          <w:sz w:val="19"/>
          <w:szCs w:val="19"/>
        </w:rPr>
        <w:t xml:space="preserve"> </w:t>
      </w:r>
      <w:r>
        <w:rPr>
          <w:rFonts w:ascii="Georgia" w:eastAsia="Georgia" w:hAnsi="Georgia" w:cs="Georgia"/>
          <w:sz w:val="19"/>
          <w:szCs w:val="19"/>
        </w:rPr>
        <w:t xml:space="preserve">D., </w:t>
      </w:r>
      <w:r>
        <w:rPr>
          <w:rFonts w:ascii="Georgia" w:eastAsia="Georgia" w:hAnsi="Georgia" w:cs="Georgia"/>
          <w:spacing w:val="12"/>
          <w:sz w:val="19"/>
          <w:szCs w:val="19"/>
        </w:rPr>
        <w:t xml:space="preserve"> </w:t>
      </w:r>
      <w:proofErr w:type="spellStart"/>
      <w:r>
        <w:rPr>
          <w:rFonts w:ascii="Georgia" w:eastAsia="Georgia" w:hAnsi="Georgia" w:cs="Georgia"/>
          <w:sz w:val="19"/>
          <w:szCs w:val="19"/>
        </w:rPr>
        <w:t>Korczykowski</w:t>
      </w:r>
      <w:proofErr w:type="spellEnd"/>
      <w:r>
        <w:rPr>
          <w:rFonts w:ascii="Georgia" w:eastAsia="Georgia" w:hAnsi="Georgia" w:cs="Georgia"/>
          <w:sz w:val="19"/>
          <w:szCs w:val="19"/>
        </w:rPr>
        <w:t xml:space="preserve">, </w:t>
      </w:r>
      <w:r>
        <w:rPr>
          <w:rFonts w:ascii="Georgia" w:eastAsia="Georgia" w:hAnsi="Georgia" w:cs="Georgia"/>
          <w:spacing w:val="31"/>
          <w:sz w:val="19"/>
          <w:szCs w:val="19"/>
        </w:rPr>
        <w:t xml:space="preserve"> </w:t>
      </w:r>
      <w:r>
        <w:rPr>
          <w:rFonts w:ascii="Georgia" w:eastAsia="Georgia" w:hAnsi="Georgia" w:cs="Georgia"/>
          <w:sz w:val="19"/>
          <w:szCs w:val="19"/>
        </w:rPr>
        <w:t xml:space="preserve">M., </w:t>
      </w:r>
      <w:r>
        <w:rPr>
          <w:rFonts w:ascii="Georgia" w:eastAsia="Georgia" w:hAnsi="Georgia" w:cs="Georgia"/>
          <w:spacing w:val="13"/>
          <w:sz w:val="19"/>
          <w:szCs w:val="19"/>
        </w:rPr>
        <w:t xml:space="preserve"> </w:t>
      </w:r>
      <w:proofErr w:type="spellStart"/>
      <w:r>
        <w:rPr>
          <w:rFonts w:ascii="Georgia" w:eastAsia="Georgia" w:hAnsi="Georgia" w:cs="Georgia"/>
          <w:sz w:val="19"/>
          <w:szCs w:val="19"/>
        </w:rPr>
        <w:t>Detre</w:t>
      </w:r>
      <w:proofErr w:type="spellEnd"/>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 xml:space="preserve">J., </w:t>
      </w:r>
      <w:r>
        <w:rPr>
          <w:rFonts w:ascii="Georgia" w:eastAsia="Georgia" w:hAnsi="Georgia" w:cs="Georgia"/>
          <w:spacing w:val="13"/>
          <w:sz w:val="19"/>
          <w:szCs w:val="19"/>
        </w:rPr>
        <w:t xml:space="preserve"> </w:t>
      </w:r>
      <w:r>
        <w:rPr>
          <w:rFonts w:ascii="Georgia" w:eastAsia="Georgia" w:hAnsi="Georgia" w:cs="Georgia"/>
          <w:sz w:val="19"/>
          <w:szCs w:val="19"/>
        </w:rPr>
        <w:t xml:space="preserve">and </w:t>
      </w:r>
      <w:r>
        <w:rPr>
          <w:rFonts w:ascii="Georgia" w:eastAsia="Georgia" w:hAnsi="Georgia" w:cs="Georgia"/>
          <w:spacing w:val="3"/>
          <w:sz w:val="19"/>
          <w:szCs w:val="19"/>
        </w:rPr>
        <w:t xml:space="preserve"> </w:t>
      </w:r>
      <w:r>
        <w:rPr>
          <w:rFonts w:ascii="Georgia" w:eastAsia="Georgia" w:hAnsi="Georgia" w:cs="Georgia"/>
          <w:sz w:val="19"/>
          <w:szCs w:val="19"/>
        </w:rPr>
        <w:t xml:space="preserve">Gee, </w:t>
      </w:r>
      <w:r>
        <w:rPr>
          <w:rFonts w:ascii="Georgia" w:eastAsia="Georgia" w:hAnsi="Georgia" w:cs="Georgia"/>
          <w:spacing w:val="14"/>
          <w:sz w:val="19"/>
          <w:szCs w:val="19"/>
        </w:rPr>
        <w:t xml:space="preserve"> </w:t>
      </w:r>
      <w:r>
        <w:rPr>
          <w:rFonts w:ascii="Georgia" w:eastAsia="Georgia" w:hAnsi="Georgia" w:cs="Georgia"/>
          <w:sz w:val="19"/>
          <w:szCs w:val="19"/>
        </w:rPr>
        <w:t xml:space="preserve">J. </w:t>
      </w:r>
      <w:r>
        <w:rPr>
          <w:rFonts w:ascii="Georgia" w:eastAsia="Georgia" w:hAnsi="Georgia" w:cs="Georgia"/>
          <w:spacing w:val="1"/>
          <w:sz w:val="19"/>
          <w:szCs w:val="19"/>
        </w:rPr>
        <w:t xml:space="preserve"> </w:t>
      </w:r>
      <w:r>
        <w:rPr>
          <w:rFonts w:ascii="Georgia" w:eastAsia="Georgia" w:hAnsi="Georgia" w:cs="Georgia"/>
          <w:sz w:val="19"/>
          <w:szCs w:val="19"/>
        </w:rPr>
        <w:t xml:space="preserve">C.  </w:t>
      </w:r>
      <w:r>
        <w:rPr>
          <w:rFonts w:ascii="Georgia" w:eastAsia="Georgia" w:hAnsi="Georgia" w:cs="Georgia"/>
          <w:spacing w:val="-2"/>
          <w:sz w:val="19"/>
          <w:szCs w:val="19"/>
        </w:rPr>
        <w:t>“</w:t>
      </w:r>
      <w:proofErr w:type="gramStart"/>
      <w:r>
        <w:rPr>
          <w:rFonts w:ascii="Georgia" w:eastAsia="Georgia" w:hAnsi="Georgia" w:cs="Georgia"/>
          <w:b/>
          <w:bCs/>
          <w:sz w:val="19"/>
          <w:szCs w:val="19"/>
        </w:rPr>
        <w:t xml:space="preserve">The </w:t>
      </w:r>
      <w:r>
        <w:rPr>
          <w:rFonts w:ascii="Georgia" w:eastAsia="Georgia" w:hAnsi="Georgia" w:cs="Georgia"/>
          <w:b/>
          <w:bCs/>
          <w:spacing w:val="5"/>
          <w:sz w:val="19"/>
          <w:szCs w:val="19"/>
        </w:rPr>
        <w:t xml:space="preserve"> </w:t>
      </w:r>
      <w:r>
        <w:rPr>
          <w:rFonts w:ascii="Georgia" w:eastAsia="Georgia" w:hAnsi="Georgia" w:cs="Georgia"/>
          <w:b/>
          <w:bCs/>
          <w:w w:val="102"/>
          <w:sz w:val="19"/>
          <w:szCs w:val="19"/>
        </w:rPr>
        <w:t>Optimal</w:t>
      </w:r>
      <w:proofErr w:type="gramEnd"/>
      <w:r>
        <w:rPr>
          <w:rFonts w:ascii="Georgia" w:eastAsia="Georgia" w:hAnsi="Georgia" w:cs="Georgia"/>
          <w:b/>
          <w:bCs/>
          <w:w w:val="102"/>
          <w:sz w:val="19"/>
          <w:szCs w:val="19"/>
        </w:rPr>
        <w:t xml:space="preserve"> </w:t>
      </w:r>
      <w:r>
        <w:rPr>
          <w:rFonts w:ascii="Georgia" w:eastAsia="Georgia" w:hAnsi="Georgia" w:cs="Georgia"/>
          <w:b/>
          <w:bCs/>
          <w:sz w:val="19"/>
          <w:szCs w:val="19"/>
        </w:rPr>
        <w:t>Template</w:t>
      </w:r>
      <w:r>
        <w:rPr>
          <w:rFonts w:ascii="Georgia" w:eastAsia="Georgia" w:hAnsi="Georgia" w:cs="Georgia"/>
          <w:b/>
          <w:bCs/>
          <w:spacing w:val="21"/>
          <w:sz w:val="19"/>
          <w:szCs w:val="19"/>
        </w:rPr>
        <w:t xml:space="preserve"> </w:t>
      </w:r>
      <w:r>
        <w:rPr>
          <w:rFonts w:ascii="Georgia" w:eastAsia="Georgia" w:hAnsi="Georgia" w:cs="Georgia"/>
          <w:b/>
          <w:bCs/>
          <w:sz w:val="19"/>
          <w:szCs w:val="19"/>
        </w:rPr>
        <w:t>Effect</w:t>
      </w:r>
      <w:r>
        <w:rPr>
          <w:rFonts w:ascii="Georgia" w:eastAsia="Georgia" w:hAnsi="Georgia" w:cs="Georgia"/>
          <w:b/>
          <w:bCs/>
          <w:spacing w:val="14"/>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Hippocampus</w:t>
      </w:r>
      <w:r>
        <w:rPr>
          <w:rFonts w:ascii="Georgia" w:eastAsia="Georgia" w:hAnsi="Georgia" w:cs="Georgia"/>
          <w:b/>
          <w:bCs/>
          <w:spacing w:val="30"/>
          <w:sz w:val="19"/>
          <w:szCs w:val="19"/>
        </w:rPr>
        <w:t xml:space="preserve"> </w:t>
      </w:r>
      <w:r>
        <w:rPr>
          <w:rFonts w:ascii="Georgia" w:eastAsia="Georgia" w:hAnsi="Georgia" w:cs="Georgia"/>
          <w:b/>
          <w:bCs/>
          <w:sz w:val="19"/>
          <w:szCs w:val="19"/>
        </w:rPr>
        <w:t>Studies</w:t>
      </w:r>
      <w:r>
        <w:rPr>
          <w:rFonts w:ascii="Georgia" w:eastAsia="Georgia" w:hAnsi="Georgia" w:cs="Georgia"/>
          <w:b/>
          <w:bCs/>
          <w:spacing w:val="17"/>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Diseased</w:t>
      </w:r>
      <w:r>
        <w:rPr>
          <w:rFonts w:ascii="Georgia" w:eastAsia="Georgia" w:hAnsi="Georgia" w:cs="Georgia"/>
          <w:b/>
          <w:bCs/>
          <w:spacing w:val="20"/>
          <w:sz w:val="19"/>
          <w:szCs w:val="19"/>
        </w:rPr>
        <w:t xml:space="preserve"> </w:t>
      </w:r>
      <w:r>
        <w:rPr>
          <w:rFonts w:ascii="Georgia" w:eastAsia="Georgia" w:hAnsi="Georgia" w:cs="Georgia"/>
          <w:b/>
          <w:bCs/>
          <w:sz w:val="19"/>
          <w:szCs w:val="19"/>
        </w:rPr>
        <w:t>Population</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6"/>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z w:val="19"/>
          <w:szCs w:val="19"/>
        </w:rPr>
        <w:t xml:space="preserve"> </w:t>
      </w:r>
      <w:r>
        <w:rPr>
          <w:rFonts w:ascii="Georgia" w:eastAsia="Georgia" w:hAnsi="Georgia" w:cs="Georgia"/>
          <w:sz w:val="19"/>
          <w:szCs w:val="19"/>
        </w:rPr>
        <w:t>49,</w:t>
      </w:r>
      <w:r>
        <w:rPr>
          <w:rFonts w:ascii="Georgia" w:eastAsia="Georgia" w:hAnsi="Georgia" w:cs="Georgia"/>
          <w:spacing w:val="20"/>
          <w:sz w:val="19"/>
          <w:szCs w:val="19"/>
        </w:rPr>
        <w:t xml:space="preserve"> </w:t>
      </w:r>
      <w:r>
        <w:rPr>
          <w:rFonts w:ascii="Georgia" w:eastAsia="Georgia" w:hAnsi="Georgia" w:cs="Georgia"/>
          <w:sz w:val="19"/>
          <w:szCs w:val="19"/>
        </w:rPr>
        <w:t xml:space="preserve">no.  </w:t>
      </w:r>
      <w:r>
        <w:rPr>
          <w:rFonts w:ascii="Georgia" w:eastAsia="Georgia" w:hAnsi="Georgia" w:cs="Georgia"/>
          <w:spacing w:val="20"/>
          <w:sz w:val="19"/>
          <w:szCs w:val="19"/>
        </w:rPr>
        <w:t xml:space="preserve"> </w:t>
      </w:r>
      <w:proofErr w:type="gramStart"/>
      <w:r>
        <w:rPr>
          <w:rFonts w:ascii="Georgia" w:eastAsia="Georgia" w:hAnsi="Georgia" w:cs="Georgia"/>
          <w:sz w:val="19"/>
          <w:szCs w:val="19"/>
        </w:rPr>
        <w:t>3</w:t>
      </w:r>
      <w:r>
        <w:rPr>
          <w:rFonts w:ascii="Georgia" w:eastAsia="Georgia" w:hAnsi="Georgia" w:cs="Georgia"/>
          <w:spacing w:val="2"/>
          <w:sz w:val="19"/>
          <w:szCs w:val="19"/>
        </w:rPr>
        <w:t xml:space="preserve"> </w:t>
      </w:r>
      <w:r>
        <w:rPr>
          <w:rFonts w:ascii="Georgia" w:eastAsia="Georgia" w:hAnsi="Georgia" w:cs="Georgia"/>
          <w:sz w:val="19"/>
          <w:szCs w:val="19"/>
        </w:rPr>
        <w:t xml:space="preserve">(2010): </w:t>
      </w:r>
      <w:r>
        <w:rPr>
          <w:rFonts w:ascii="Georgia" w:eastAsia="Georgia" w:hAnsi="Georgia" w:cs="Georgia"/>
          <w:spacing w:val="27"/>
          <w:sz w:val="19"/>
          <w:szCs w:val="19"/>
        </w:rPr>
        <w:t xml:space="preserve"> </w:t>
      </w:r>
      <w:r>
        <w:rPr>
          <w:rFonts w:ascii="Georgia" w:eastAsia="Georgia" w:hAnsi="Georgia" w:cs="Georgia"/>
          <w:w w:val="102"/>
          <w:sz w:val="19"/>
          <w:szCs w:val="19"/>
        </w:rPr>
        <w:t>2457–66.</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5">
        <w:r>
          <w:rPr>
            <w:rFonts w:ascii="Georgia" w:eastAsia="Georgia" w:hAnsi="Georgia" w:cs="Georgia"/>
            <w:color w:val="0000FF"/>
            <w:w w:val="102"/>
            <w:sz w:val="19"/>
            <w:szCs w:val="19"/>
          </w:rPr>
          <w:t>10.1016/j.neuroimage.2009.09.062</w:t>
        </w:r>
      </w:hyperlink>
    </w:p>
    <w:p w14:paraId="19324FBB" w14:textId="77777777" w:rsidR="00E61F9D" w:rsidRDefault="005C64D6">
      <w:pPr>
        <w:spacing w:before="60" w:after="0" w:line="259" w:lineRule="auto"/>
        <w:ind w:left="116" w:right="622" w:firstLine="24"/>
        <w:jc w:val="both"/>
        <w:rPr>
          <w:rFonts w:ascii="Georgia" w:eastAsia="Georgia" w:hAnsi="Georgia" w:cs="Georgia"/>
          <w:sz w:val="19"/>
          <w:szCs w:val="19"/>
        </w:rPr>
      </w:pPr>
      <w:r>
        <w:rPr>
          <w:rFonts w:ascii="Georgia" w:eastAsia="Georgia" w:hAnsi="Georgia" w:cs="Georgia"/>
          <w:sz w:val="19"/>
          <w:szCs w:val="19"/>
        </w:rPr>
        <w:t>23.</w:t>
      </w:r>
      <w:r>
        <w:rPr>
          <w:rFonts w:ascii="Georgia" w:eastAsia="Georgia" w:hAnsi="Georgia" w:cs="Georgia"/>
          <w:spacing w:val="24"/>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N.</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proofErr w:type="spellStart"/>
      <w:r>
        <w:rPr>
          <w:rFonts w:ascii="Georgia" w:eastAsia="Georgia" w:hAnsi="Georgia" w:cs="Georgia"/>
          <w:sz w:val="19"/>
          <w:szCs w:val="19"/>
        </w:rPr>
        <w:t>Shrinidhi</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2"/>
          <w:sz w:val="19"/>
          <w:szCs w:val="19"/>
        </w:rPr>
        <w:t xml:space="preserve"> </w:t>
      </w:r>
      <w:r>
        <w:rPr>
          <w:rFonts w:ascii="Georgia" w:eastAsia="Georgia" w:hAnsi="Georgia" w:cs="Georgia"/>
          <w:sz w:val="19"/>
          <w:szCs w:val="19"/>
        </w:rPr>
        <w:t>L.,</w:t>
      </w:r>
      <w:r>
        <w:rPr>
          <w:rFonts w:ascii="Georgia" w:eastAsia="Georgia" w:hAnsi="Georgia" w:cs="Georgia"/>
          <w:spacing w:val="5"/>
          <w:sz w:val="19"/>
          <w:szCs w:val="19"/>
        </w:rPr>
        <w:t xml:space="preserve"> </w:t>
      </w:r>
      <w:proofErr w:type="spellStart"/>
      <w:r>
        <w:rPr>
          <w:rFonts w:ascii="Georgia" w:eastAsia="Georgia" w:hAnsi="Georgia" w:cs="Georgia"/>
          <w:sz w:val="19"/>
          <w:szCs w:val="19"/>
        </w:rPr>
        <w:t>Wintermark</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r>
        <w:rPr>
          <w:rFonts w:ascii="Georgia" w:eastAsia="Georgia" w:hAnsi="Georgia" w:cs="Georgia"/>
          <w:sz w:val="19"/>
          <w:szCs w:val="19"/>
        </w:rPr>
        <w:t>Durst,</w:t>
      </w:r>
      <w:r>
        <w:rPr>
          <w:rFonts w:ascii="Georgia" w:eastAsia="Georgia" w:hAnsi="Georgia" w:cs="Georgia"/>
          <w:spacing w:val="10"/>
          <w:sz w:val="19"/>
          <w:szCs w:val="19"/>
        </w:rPr>
        <w:t xml:space="preserve"> </w:t>
      </w:r>
      <w:r>
        <w:rPr>
          <w:rFonts w:ascii="Georgia" w:eastAsia="Georgia" w:hAnsi="Georgia" w:cs="Georgia"/>
          <w:sz w:val="19"/>
          <w:szCs w:val="19"/>
        </w:rPr>
        <w:t>C.</w:t>
      </w:r>
      <w:r>
        <w:rPr>
          <w:rFonts w:ascii="Georgia" w:eastAsia="Georgia" w:hAnsi="Georgia" w:cs="Georgia"/>
          <w:spacing w:val="1"/>
          <w:sz w:val="19"/>
          <w:szCs w:val="19"/>
        </w:rPr>
        <w:t xml:space="preserve"> </w:t>
      </w:r>
      <w:r>
        <w:rPr>
          <w:rFonts w:ascii="Georgia" w:eastAsia="Georgia" w:hAnsi="Georgia" w:cs="Georgia"/>
          <w:sz w:val="19"/>
          <w:szCs w:val="19"/>
        </w:rPr>
        <w:t>R.,</w:t>
      </w:r>
      <w:r>
        <w:rPr>
          <w:rFonts w:ascii="Georgia" w:eastAsia="Georgia" w:hAnsi="Georgia" w:cs="Georgia"/>
          <w:spacing w:val="6"/>
          <w:sz w:val="19"/>
          <w:szCs w:val="19"/>
        </w:rPr>
        <w:t xml:space="preserve"> </w:t>
      </w:r>
      <w:proofErr w:type="spellStart"/>
      <w:r>
        <w:rPr>
          <w:rFonts w:ascii="Georgia" w:eastAsia="Georgia" w:hAnsi="Georgia" w:cs="Georgia"/>
          <w:sz w:val="19"/>
          <w:szCs w:val="19"/>
        </w:rPr>
        <w:t>Kandel</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3"/>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r>
        <w:rPr>
          <w:rFonts w:ascii="Georgia" w:eastAsia="Georgia" w:hAnsi="Georgia" w:cs="Georgia"/>
          <w:sz w:val="19"/>
          <w:szCs w:val="19"/>
        </w:rPr>
        <w:t>Gee,</w:t>
      </w:r>
      <w:r>
        <w:rPr>
          <w:rFonts w:ascii="Georgia" w:eastAsia="Georgia" w:hAnsi="Georgia" w:cs="Georgia"/>
          <w:spacing w:val="6"/>
          <w:sz w:val="19"/>
          <w:szCs w:val="19"/>
        </w:rPr>
        <w:t xml:space="preserve"> </w:t>
      </w:r>
      <w:r>
        <w:rPr>
          <w:rFonts w:ascii="Georgia" w:eastAsia="Georgia" w:hAnsi="Georgia" w:cs="Georgia"/>
          <w:sz w:val="19"/>
          <w:szCs w:val="19"/>
        </w:rPr>
        <w:t>J.</w:t>
      </w:r>
      <w:r>
        <w:rPr>
          <w:rFonts w:ascii="Georgia" w:eastAsia="Georgia" w:hAnsi="Georgia" w:cs="Georgia"/>
          <w:spacing w:val="2"/>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Grossman,</w:t>
      </w:r>
      <w:r>
        <w:rPr>
          <w:rFonts w:ascii="Georgia" w:eastAsia="Georgia" w:hAnsi="Georgia" w:cs="Georgia"/>
          <w:spacing w:val="17"/>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3"/>
          <w:sz w:val="19"/>
          <w:szCs w:val="19"/>
        </w:rPr>
        <w:t xml:space="preserve"> </w:t>
      </w:r>
      <w:r>
        <w:rPr>
          <w:rFonts w:ascii="Georgia" w:eastAsia="Georgia" w:hAnsi="Georgia" w:cs="Georgia"/>
          <w:w w:val="103"/>
          <w:sz w:val="19"/>
          <w:szCs w:val="19"/>
        </w:rPr>
        <w:t xml:space="preserve">B. </w:t>
      </w:r>
      <w:r>
        <w:rPr>
          <w:rFonts w:ascii="Georgia" w:eastAsia="Georgia" w:hAnsi="Georgia" w:cs="Georgia"/>
          <w:sz w:val="19"/>
          <w:szCs w:val="19"/>
        </w:rPr>
        <w:t>“</w:t>
      </w:r>
      <w:r>
        <w:rPr>
          <w:rFonts w:ascii="Georgia" w:eastAsia="Georgia" w:hAnsi="Georgia" w:cs="Georgia"/>
          <w:b/>
          <w:bCs/>
          <w:sz w:val="19"/>
          <w:szCs w:val="19"/>
        </w:rPr>
        <w:t>Optimal</w:t>
      </w:r>
      <w:r>
        <w:rPr>
          <w:rFonts w:ascii="Georgia" w:eastAsia="Georgia" w:hAnsi="Georgia" w:cs="Georgia"/>
          <w:b/>
          <w:bCs/>
          <w:spacing w:val="25"/>
          <w:sz w:val="19"/>
          <w:szCs w:val="19"/>
        </w:rPr>
        <w:t xml:space="preserve"> </w:t>
      </w:r>
      <w:r>
        <w:rPr>
          <w:rFonts w:ascii="Georgia" w:eastAsia="Georgia" w:hAnsi="Georgia" w:cs="Georgia"/>
          <w:b/>
          <w:bCs/>
          <w:sz w:val="19"/>
          <w:szCs w:val="19"/>
        </w:rPr>
        <w:t>Symmetric</w:t>
      </w:r>
      <w:r>
        <w:rPr>
          <w:rFonts w:ascii="Georgia" w:eastAsia="Georgia" w:hAnsi="Georgia" w:cs="Georgia"/>
          <w:b/>
          <w:bCs/>
          <w:spacing w:val="29"/>
          <w:sz w:val="19"/>
          <w:szCs w:val="19"/>
        </w:rPr>
        <w:t xml:space="preserve"> </w:t>
      </w:r>
      <w:r>
        <w:rPr>
          <w:rFonts w:ascii="Georgia" w:eastAsia="Georgia" w:hAnsi="Georgia" w:cs="Georgia"/>
          <w:b/>
          <w:bCs/>
          <w:sz w:val="19"/>
          <w:szCs w:val="19"/>
        </w:rPr>
        <w:t>Multimodal</w:t>
      </w:r>
      <w:r>
        <w:rPr>
          <w:rFonts w:ascii="Georgia" w:eastAsia="Georgia" w:hAnsi="Georgia" w:cs="Georgia"/>
          <w:b/>
          <w:bCs/>
          <w:spacing w:val="31"/>
          <w:sz w:val="19"/>
          <w:szCs w:val="19"/>
        </w:rPr>
        <w:t xml:space="preserve"> </w:t>
      </w:r>
      <w:r>
        <w:rPr>
          <w:rFonts w:ascii="Georgia" w:eastAsia="Georgia" w:hAnsi="Georgia" w:cs="Georgia"/>
          <w:b/>
          <w:bCs/>
          <w:sz w:val="19"/>
          <w:szCs w:val="19"/>
        </w:rPr>
        <w:t>Templates</w:t>
      </w:r>
      <w:r>
        <w:rPr>
          <w:rFonts w:ascii="Georgia" w:eastAsia="Georgia" w:hAnsi="Georgia" w:cs="Georgia"/>
          <w:b/>
          <w:bCs/>
          <w:spacing w:val="28"/>
          <w:sz w:val="19"/>
          <w:szCs w:val="19"/>
        </w:rPr>
        <w:t xml:space="preserve"> </w:t>
      </w:r>
      <w:r>
        <w:rPr>
          <w:rFonts w:ascii="Georgia" w:eastAsia="Georgia" w:hAnsi="Georgia" w:cs="Georgia"/>
          <w:b/>
          <w:bCs/>
          <w:sz w:val="19"/>
          <w:szCs w:val="19"/>
        </w:rPr>
        <w:t>and</w:t>
      </w:r>
      <w:r>
        <w:rPr>
          <w:rFonts w:ascii="Georgia" w:eastAsia="Georgia" w:hAnsi="Georgia" w:cs="Georgia"/>
          <w:b/>
          <w:bCs/>
          <w:spacing w:val="15"/>
          <w:sz w:val="19"/>
          <w:szCs w:val="19"/>
        </w:rPr>
        <w:t xml:space="preserve"> </w:t>
      </w:r>
      <w:r>
        <w:rPr>
          <w:rFonts w:ascii="Georgia" w:eastAsia="Georgia" w:hAnsi="Georgia" w:cs="Georgia"/>
          <w:b/>
          <w:bCs/>
          <w:sz w:val="19"/>
          <w:szCs w:val="19"/>
        </w:rPr>
        <w:t>Concatenated</w:t>
      </w:r>
      <w:r>
        <w:rPr>
          <w:rFonts w:ascii="Georgia" w:eastAsia="Georgia" w:hAnsi="Georgia" w:cs="Georgia"/>
          <w:b/>
          <w:bCs/>
          <w:spacing w:val="35"/>
          <w:sz w:val="19"/>
          <w:szCs w:val="19"/>
        </w:rPr>
        <w:t xml:space="preserve"> </w:t>
      </w:r>
      <w:r>
        <w:rPr>
          <w:rFonts w:ascii="Georgia" w:eastAsia="Georgia" w:hAnsi="Georgia" w:cs="Georgia"/>
          <w:b/>
          <w:bCs/>
          <w:sz w:val="19"/>
          <w:szCs w:val="19"/>
        </w:rPr>
        <w:t>Random</w:t>
      </w:r>
      <w:r>
        <w:rPr>
          <w:rFonts w:ascii="Georgia" w:eastAsia="Georgia" w:hAnsi="Georgia" w:cs="Georgia"/>
          <w:b/>
          <w:bCs/>
          <w:spacing w:val="25"/>
          <w:sz w:val="19"/>
          <w:szCs w:val="19"/>
        </w:rPr>
        <w:t xml:space="preserve"> </w:t>
      </w:r>
      <w:r>
        <w:rPr>
          <w:rFonts w:ascii="Georgia" w:eastAsia="Georgia" w:hAnsi="Georgia" w:cs="Georgia"/>
          <w:b/>
          <w:bCs/>
          <w:sz w:val="19"/>
          <w:szCs w:val="19"/>
        </w:rPr>
        <w:t>Forests</w:t>
      </w:r>
      <w:r>
        <w:rPr>
          <w:rFonts w:ascii="Georgia" w:eastAsia="Georgia" w:hAnsi="Georgia" w:cs="Georgia"/>
          <w:b/>
          <w:bCs/>
          <w:spacing w:val="22"/>
          <w:sz w:val="19"/>
          <w:szCs w:val="19"/>
        </w:rPr>
        <w:t xml:space="preserve"> </w:t>
      </w:r>
      <w:r>
        <w:rPr>
          <w:rFonts w:ascii="Georgia" w:eastAsia="Georgia" w:hAnsi="Georgia" w:cs="Georgia"/>
          <w:b/>
          <w:bCs/>
          <w:sz w:val="19"/>
          <w:szCs w:val="19"/>
        </w:rPr>
        <w:t>for</w:t>
      </w:r>
      <w:r>
        <w:rPr>
          <w:rFonts w:ascii="Georgia" w:eastAsia="Georgia" w:hAnsi="Georgia" w:cs="Georgia"/>
          <w:b/>
          <w:bCs/>
          <w:spacing w:val="14"/>
          <w:sz w:val="19"/>
          <w:szCs w:val="19"/>
        </w:rPr>
        <w:t xml:space="preserve"> </w:t>
      </w:r>
      <w:r>
        <w:rPr>
          <w:rFonts w:ascii="Georgia" w:eastAsia="Georgia" w:hAnsi="Georgia" w:cs="Georgia"/>
          <w:b/>
          <w:bCs/>
          <w:sz w:val="19"/>
          <w:szCs w:val="19"/>
        </w:rPr>
        <w:t>Supervised</w:t>
      </w:r>
      <w:r>
        <w:rPr>
          <w:rFonts w:ascii="Georgia" w:eastAsia="Georgia" w:hAnsi="Georgia" w:cs="Georgia"/>
          <w:b/>
          <w:bCs/>
          <w:spacing w:val="30"/>
          <w:sz w:val="19"/>
          <w:szCs w:val="19"/>
        </w:rPr>
        <w:t xml:space="preserve"> </w:t>
      </w:r>
      <w:r>
        <w:rPr>
          <w:rFonts w:ascii="Georgia" w:eastAsia="Georgia" w:hAnsi="Georgia" w:cs="Georgia"/>
          <w:b/>
          <w:bCs/>
          <w:sz w:val="19"/>
          <w:szCs w:val="19"/>
        </w:rPr>
        <w:t>Brain</w:t>
      </w:r>
      <w:r>
        <w:rPr>
          <w:rFonts w:ascii="Georgia" w:eastAsia="Georgia" w:hAnsi="Georgia" w:cs="Georgia"/>
          <w:b/>
          <w:bCs/>
          <w:spacing w:val="19"/>
          <w:sz w:val="19"/>
          <w:szCs w:val="19"/>
        </w:rPr>
        <w:t xml:space="preserve"> </w:t>
      </w:r>
      <w:r>
        <w:rPr>
          <w:rFonts w:ascii="Georgia" w:eastAsia="Georgia" w:hAnsi="Georgia" w:cs="Georgia"/>
          <w:b/>
          <w:bCs/>
          <w:w w:val="102"/>
          <w:sz w:val="19"/>
          <w:szCs w:val="19"/>
        </w:rPr>
        <w:t xml:space="preserve">Tumor </w:t>
      </w:r>
      <w:r>
        <w:rPr>
          <w:rFonts w:ascii="Georgia" w:eastAsia="Georgia" w:hAnsi="Georgia" w:cs="Georgia"/>
          <w:b/>
          <w:bCs/>
          <w:sz w:val="19"/>
          <w:szCs w:val="19"/>
        </w:rPr>
        <w:t>Segmentation</w:t>
      </w:r>
      <w:r>
        <w:rPr>
          <w:rFonts w:ascii="Georgia" w:eastAsia="Georgia" w:hAnsi="Georgia" w:cs="Georgia"/>
          <w:b/>
          <w:bCs/>
          <w:spacing w:val="28"/>
          <w:sz w:val="19"/>
          <w:szCs w:val="19"/>
        </w:rPr>
        <w:t xml:space="preserve"> </w:t>
      </w:r>
      <w:r>
        <w:rPr>
          <w:rFonts w:ascii="Georgia" w:eastAsia="Georgia" w:hAnsi="Georgia" w:cs="Georgia"/>
          <w:b/>
          <w:bCs/>
          <w:sz w:val="19"/>
          <w:szCs w:val="19"/>
        </w:rPr>
        <w:t>(Simplified)</w:t>
      </w:r>
      <w:r>
        <w:rPr>
          <w:rFonts w:ascii="Georgia" w:eastAsia="Georgia" w:hAnsi="Georgia" w:cs="Georgia"/>
          <w:b/>
          <w:bCs/>
          <w:spacing w:val="25"/>
          <w:sz w:val="19"/>
          <w:szCs w:val="19"/>
        </w:rPr>
        <w:t xml:space="preserve"> </w:t>
      </w:r>
      <w:r>
        <w:rPr>
          <w:rFonts w:ascii="Georgia" w:eastAsia="Georgia" w:hAnsi="Georgia" w:cs="Georgia"/>
          <w:b/>
          <w:bCs/>
          <w:sz w:val="19"/>
          <w:szCs w:val="19"/>
        </w:rPr>
        <w:t>with</w:t>
      </w:r>
      <w:r>
        <w:rPr>
          <w:rFonts w:ascii="Georgia" w:eastAsia="Georgia" w:hAnsi="Georgia" w:cs="Georgia"/>
          <w:b/>
          <w:bCs/>
          <w:spacing w:val="10"/>
          <w:sz w:val="19"/>
          <w:szCs w:val="19"/>
        </w:rPr>
        <w:t xml:space="preserve"> </w:t>
      </w:r>
      <w:r>
        <w:rPr>
          <w:rFonts w:ascii="Times New Roman" w:eastAsia="Times New Roman" w:hAnsi="Times New Roman" w:cs="Times New Roman"/>
          <w:i/>
        </w:rPr>
        <w:t>AN</w:t>
      </w:r>
      <w:r>
        <w:rPr>
          <w:rFonts w:ascii="Times New Roman" w:eastAsia="Times New Roman" w:hAnsi="Times New Roman" w:cs="Times New Roman"/>
          <w:i/>
          <w:spacing w:val="25"/>
        </w:rPr>
        <w:t xml:space="preserve"> </w:t>
      </w:r>
      <w:r>
        <w:rPr>
          <w:rFonts w:ascii="Times New Roman" w:eastAsia="Times New Roman" w:hAnsi="Times New Roman" w:cs="Times New Roman"/>
          <w:i/>
        </w:rPr>
        <w:t>T</w:t>
      </w:r>
      <w:r>
        <w:rPr>
          <w:rFonts w:ascii="Times New Roman" w:eastAsia="Times New Roman" w:hAnsi="Times New Roman" w:cs="Times New Roman"/>
          <w:i/>
          <w:spacing w:val="-20"/>
        </w:rPr>
        <w:t xml:space="preserve"> </w:t>
      </w:r>
      <w:proofErr w:type="spellStart"/>
      <w:r>
        <w:rPr>
          <w:rFonts w:ascii="Times New Roman" w:eastAsia="Times New Roman" w:hAnsi="Times New Roman" w:cs="Times New Roman"/>
          <w:i/>
        </w:rPr>
        <w:t>s</w:t>
      </w:r>
      <w:r>
        <w:rPr>
          <w:rFonts w:ascii="Times New Roman" w:eastAsia="Times New Roman" w:hAnsi="Times New Roman" w:cs="Times New Roman"/>
          <w:i/>
          <w:spacing w:val="2"/>
        </w:rPr>
        <w:t>R</w:t>
      </w:r>
      <w:proofErr w:type="spellEnd"/>
      <w:proofErr w:type="gramStart"/>
      <w:r>
        <w:rPr>
          <w:rFonts w:ascii="Georgia" w:eastAsia="Georgia" w:hAnsi="Georgia" w:cs="Georgia"/>
          <w:sz w:val="19"/>
          <w:szCs w:val="19"/>
        </w:rPr>
        <w:t xml:space="preserve">” </w:t>
      </w:r>
      <w:r>
        <w:rPr>
          <w:rFonts w:ascii="Georgia" w:eastAsia="Georgia" w:hAnsi="Georgia" w:cs="Georgia"/>
          <w:spacing w:val="5"/>
          <w:sz w:val="19"/>
          <w:szCs w:val="19"/>
        </w:rPr>
        <w:t xml:space="preserve"> </w:t>
      </w:r>
      <w:proofErr w:type="spellStart"/>
      <w:r>
        <w:rPr>
          <w:rFonts w:ascii="Georgia" w:eastAsia="Georgia" w:hAnsi="Georgia" w:cs="Georgia"/>
          <w:i/>
          <w:sz w:val="19"/>
          <w:szCs w:val="19"/>
        </w:rPr>
        <w:t>Neuroinformatics</w:t>
      </w:r>
      <w:proofErr w:type="spellEnd"/>
      <w:proofErr w:type="gramEnd"/>
      <w:r>
        <w:rPr>
          <w:rFonts w:ascii="Georgia" w:eastAsia="Georgia" w:hAnsi="Georgia" w:cs="Georgia"/>
          <w:i/>
          <w:spacing w:val="2"/>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w w:val="102"/>
          <w:sz w:val="19"/>
          <w:szCs w:val="19"/>
        </w:rPr>
        <w:t>doi:</w:t>
      </w:r>
      <w:hyperlink r:id="rId36">
        <w:r>
          <w:rPr>
            <w:rFonts w:ascii="Georgia" w:eastAsia="Georgia" w:hAnsi="Georgia" w:cs="Georgia"/>
            <w:color w:val="0000FF"/>
            <w:w w:val="102"/>
            <w:sz w:val="19"/>
            <w:szCs w:val="19"/>
          </w:rPr>
          <w:t>10.1007/s12021-014-9245-2</w:t>
        </w:r>
      </w:hyperlink>
    </w:p>
    <w:p w14:paraId="3A297EC4" w14:textId="77777777" w:rsidR="00E61F9D" w:rsidRDefault="005C64D6">
      <w:pPr>
        <w:spacing w:before="67" w:after="0" w:line="277" w:lineRule="auto"/>
        <w:ind w:left="130" w:right="630" w:firstLine="10"/>
        <w:jc w:val="both"/>
        <w:rPr>
          <w:rFonts w:ascii="Georgia" w:eastAsia="Georgia" w:hAnsi="Georgia" w:cs="Georgia"/>
          <w:sz w:val="19"/>
          <w:szCs w:val="19"/>
        </w:rPr>
      </w:pPr>
      <w:r>
        <w:rPr>
          <w:rFonts w:ascii="Georgia" w:eastAsia="Georgia" w:hAnsi="Georgia" w:cs="Georgia"/>
          <w:sz w:val="19"/>
          <w:szCs w:val="19"/>
        </w:rPr>
        <w:t xml:space="preserve">24. </w:t>
      </w:r>
      <w:r>
        <w:rPr>
          <w:rFonts w:ascii="Georgia" w:eastAsia="Georgia" w:hAnsi="Georgia" w:cs="Georgia"/>
          <w:spacing w:val="2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B.</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27"/>
          <w:sz w:val="19"/>
          <w:szCs w:val="19"/>
        </w:rPr>
        <w:t xml:space="preserve"> </w:t>
      </w:r>
      <w:proofErr w:type="spellStart"/>
      <w:r>
        <w:rPr>
          <w:rFonts w:ascii="Georgia" w:eastAsia="Georgia" w:hAnsi="Georgia" w:cs="Georgia"/>
          <w:sz w:val="19"/>
          <w:szCs w:val="19"/>
        </w:rPr>
        <w:t>Duda</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J.</w:t>
      </w:r>
      <w:r>
        <w:rPr>
          <w:rFonts w:ascii="Georgia" w:eastAsia="Georgia" w:hAnsi="Georgia" w:cs="Georgia"/>
          <w:spacing w:val="20"/>
          <w:sz w:val="19"/>
          <w:szCs w:val="19"/>
        </w:rPr>
        <w:t xml:space="preserve"> </w:t>
      </w:r>
      <w:r>
        <w:rPr>
          <w:rFonts w:ascii="Georgia" w:eastAsia="Georgia" w:hAnsi="Georgia" w:cs="Georgia"/>
          <w:sz w:val="19"/>
          <w:szCs w:val="19"/>
        </w:rPr>
        <w:t>T.,</w:t>
      </w:r>
      <w:r>
        <w:rPr>
          <w:rFonts w:ascii="Georgia" w:eastAsia="Georgia" w:hAnsi="Georgia" w:cs="Georgia"/>
          <w:spacing w:val="27"/>
          <w:sz w:val="19"/>
          <w:szCs w:val="19"/>
        </w:rPr>
        <w:t xml:space="preserve"> </w:t>
      </w:r>
      <w:r>
        <w:rPr>
          <w:rFonts w:ascii="Georgia" w:eastAsia="Georgia" w:hAnsi="Georgia" w:cs="Georgia"/>
          <w:sz w:val="19"/>
          <w:szCs w:val="19"/>
        </w:rPr>
        <w:t>Kilroy,</w:t>
      </w:r>
      <w:r>
        <w:rPr>
          <w:rFonts w:ascii="Georgia" w:eastAsia="Georgia" w:hAnsi="Georgia" w:cs="Georgia"/>
          <w:spacing w:val="31"/>
          <w:sz w:val="19"/>
          <w:szCs w:val="19"/>
        </w:rPr>
        <w:t xml:space="preserve"> </w:t>
      </w:r>
      <w:r>
        <w:rPr>
          <w:rFonts w:ascii="Georgia" w:eastAsia="Georgia" w:hAnsi="Georgia" w:cs="Georgia"/>
          <w:sz w:val="19"/>
          <w:szCs w:val="19"/>
        </w:rPr>
        <w:t>E.,</w:t>
      </w:r>
      <w:r>
        <w:rPr>
          <w:rFonts w:ascii="Georgia" w:eastAsia="Georgia" w:hAnsi="Georgia" w:cs="Georgia"/>
          <w:spacing w:val="25"/>
          <w:sz w:val="19"/>
          <w:szCs w:val="19"/>
        </w:rPr>
        <w:t xml:space="preserve"> </w:t>
      </w:r>
      <w:proofErr w:type="spellStart"/>
      <w:r>
        <w:rPr>
          <w:rFonts w:ascii="Georgia" w:eastAsia="Georgia" w:hAnsi="Georgia" w:cs="Georgia"/>
          <w:sz w:val="19"/>
          <w:szCs w:val="19"/>
        </w:rPr>
        <w:t>Krasileva</w:t>
      </w:r>
      <w:proofErr w:type="spell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K.,</w:t>
      </w:r>
      <w:r>
        <w:rPr>
          <w:rFonts w:ascii="Georgia" w:eastAsia="Georgia" w:hAnsi="Georgia" w:cs="Georgia"/>
          <w:spacing w:val="25"/>
          <w:sz w:val="19"/>
          <w:szCs w:val="19"/>
        </w:rPr>
        <w:t xml:space="preserve"> </w:t>
      </w:r>
      <w:proofErr w:type="spellStart"/>
      <w:r>
        <w:rPr>
          <w:rFonts w:ascii="Georgia" w:eastAsia="Georgia" w:hAnsi="Georgia" w:cs="Georgia"/>
          <w:sz w:val="19"/>
          <w:szCs w:val="19"/>
        </w:rPr>
        <w:t>Jann</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K.,</w:t>
      </w:r>
      <w:r>
        <w:rPr>
          <w:rFonts w:ascii="Georgia" w:eastAsia="Georgia" w:hAnsi="Georgia" w:cs="Georgia"/>
          <w:spacing w:val="25"/>
          <w:sz w:val="19"/>
          <w:szCs w:val="19"/>
        </w:rPr>
        <w:t xml:space="preserve"> </w:t>
      </w:r>
      <w:proofErr w:type="spellStart"/>
      <w:r>
        <w:rPr>
          <w:rFonts w:ascii="Georgia" w:eastAsia="Georgia" w:hAnsi="Georgia" w:cs="Georgia"/>
          <w:sz w:val="19"/>
          <w:szCs w:val="19"/>
        </w:rPr>
        <w:t>Kandel</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B.</w:t>
      </w:r>
      <w:r>
        <w:rPr>
          <w:rFonts w:ascii="Georgia" w:eastAsia="Georgia" w:hAnsi="Georgia" w:cs="Georgia"/>
          <w:spacing w:val="21"/>
          <w:sz w:val="19"/>
          <w:szCs w:val="19"/>
        </w:rPr>
        <w:t xml:space="preserve"> </w:t>
      </w:r>
      <w:r>
        <w:rPr>
          <w:rFonts w:ascii="Georgia" w:eastAsia="Georgia" w:hAnsi="Georgia" w:cs="Georgia"/>
          <w:sz w:val="19"/>
          <w:szCs w:val="19"/>
        </w:rPr>
        <w:t>T.,</w:t>
      </w:r>
      <w:r>
        <w:rPr>
          <w:rFonts w:ascii="Georgia" w:eastAsia="Georgia" w:hAnsi="Georgia" w:cs="Georgia"/>
          <w:spacing w:val="27"/>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N.</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r>
        <w:rPr>
          <w:rFonts w:ascii="Georgia" w:eastAsia="Georgia" w:hAnsi="Georgia" w:cs="Georgia"/>
          <w:sz w:val="19"/>
          <w:szCs w:val="19"/>
        </w:rPr>
        <w:t>Yan,</w:t>
      </w:r>
      <w:r>
        <w:rPr>
          <w:rFonts w:ascii="Georgia" w:eastAsia="Georgia" w:hAnsi="Georgia" w:cs="Georgia"/>
          <w:spacing w:val="28"/>
          <w:sz w:val="19"/>
          <w:szCs w:val="19"/>
        </w:rPr>
        <w:t xml:space="preserve"> </w:t>
      </w:r>
      <w:r>
        <w:rPr>
          <w:rFonts w:ascii="Georgia" w:eastAsia="Georgia" w:hAnsi="Georgia" w:cs="Georgia"/>
          <w:sz w:val="19"/>
          <w:szCs w:val="19"/>
        </w:rPr>
        <w:t>L.,</w:t>
      </w:r>
      <w:r>
        <w:rPr>
          <w:rFonts w:ascii="Georgia" w:eastAsia="Georgia" w:hAnsi="Georgia" w:cs="Georgia"/>
          <w:spacing w:val="26"/>
          <w:sz w:val="19"/>
          <w:szCs w:val="19"/>
        </w:rPr>
        <w:t xml:space="preserve"> </w:t>
      </w:r>
      <w:r>
        <w:rPr>
          <w:rFonts w:ascii="Georgia" w:eastAsia="Georgia" w:hAnsi="Georgia" w:cs="Georgia"/>
          <w:sz w:val="19"/>
          <w:szCs w:val="19"/>
        </w:rPr>
        <w:t>Jog,</w:t>
      </w:r>
      <w:r>
        <w:rPr>
          <w:rFonts w:ascii="Georgia" w:eastAsia="Georgia" w:hAnsi="Georgia" w:cs="Georgia"/>
          <w:spacing w:val="27"/>
          <w:sz w:val="19"/>
          <w:szCs w:val="19"/>
        </w:rPr>
        <w:t xml:space="preserve"> </w:t>
      </w:r>
      <w:r>
        <w:rPr>
          <w:rFonts w:ascii="Georgia" w:eastAsia="Georgia" w:hAnsi="Georgia" w:cs="Georgia"/>
          <w:sz w:val="19"/>
          <w:szCs w:val="19"/>
        </w:rPr>
        <w:t>M.,</w:t>
      </w:r>
      <w:r>
        <w:rPr>
          <w:rFonts w:ascii="Georgia" w:eastAsia="Georgia" w:hAnsi="Georgia" w:cs="Georgia"/>
          <w:spacing w:val="26"/>
          <w:sz w:val="19"/>
          <w:szCs w:val="19"/>
        </w:rPr>
        <w:t xml:space="preserve"> </w:t>
      </w:r>
      <w:r>
        <w:rPr>
          <w:rFonts w:ascii="Georgia" w:eastAsia="Georgia" w:hAnsi="Georgia" w:cs="Georgia"/>
          <w:sz w:val="19"/>
          <w:szCs w:val="19"/>
        </w:rPr>
        <w:t>Smith,</w:t>
      </w:r>
      <w:r>
        <w:rPr>
          <w:rFonts w:ascii="Georgia" w:eastAsia="Georgia" w:hAnsi="Georgia" w:cs="Georgia"/>
          <w:spacing w:val="31"/>
          <w:sz w:val="19"/>
          <w:szCs w:val="19"/>
        </w:rPr>
        <w:t xml:space="preserve"> </w:t>
      </w:r>
      <w:r>
        <w:rPr>
          <w:rFonts w:ascii="Georgia" w:eastAsia="Georgia" w:hAnsi="Georgia" w:cs="Georgia"/>
          <w:w w:val="103"/>
          <w:sz w:val="19"/>
          <w:szCs w:val="19"/>
        </w:rPr>
        <w:t xml:space="preserve">R., </w:t>
      </w:r>
      <w:r>
        <w:rPr>
          <w:rFonts w:ascii="Georgia" w:eastAsia="Georgia" w:hAnsi="Georgia" w:cs="Georgia"/>
          <w:sz w:val="19"/>
          <w:szCs w:val="19"/>
        </w:rPr>
        <w:t>Wang,</w:t>
      </w:r>
      <w:r>
        <w:rPr>
          <w:rFonts w:ascii="Georgia" w:eastAsia="Georgia" w:hAnsi="Georgia" w:cs="Georgia"/>
          <w:spacing w:val="32"/>
          <w:sz w:val="19"/>
          <w:szCs w:val="19"/>
        </w:rPr>
        <w:t xml:space="preserve"> </w:t>
      </w:r>
      <w:r>
        <w:rPr>
          <w:rFonts w:ascii="Georgia" w:eastAsia="Georgia" w:hAnsi="Georgia" w:cs="Georgia"/>
          <w:sz w:val="19"/>
          <w:szCs w:val="19"/>
        </w:rPr>
        <w:t>Y.,</w:t>
      </w:r>
      <w:r>
        <w:rPr>
          <w:rFonts w:ascii="Georgia" w:eastAsia="Georgia" w:hAnsi="Georgia" w:cs="Georgia"/>
          <w:spacing w:val="25"/>
          <w:sz w:val="19"/>
          <w:szCs w:val="19"/>
        </w:rPr>
        <w:t xml:space="preserve"> </w:t>
      </w:r>
      <w:proofErr w:type="spellStart"/>
      <w:r>
        <w:rPr>
          <w:rFonts w:ascii="Georgia" w:eastAsia="Georgia" w:hAnsi="Georgia" w:cs="Georgia"/>
          <w:sz w:val="19"/>
          <w:szCs w:val="19"/>
        </w:rPr>
        <w:t>Dapretto</w:t>
      </w:r>
      <w:proofErr w:type="spell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M.,</w:t>
      </w:r>
      <w:r>
        <w:rPr>
          <w:rFonts w:ascii="Georgia" w:eastAsia="Georgia" w:hAnsi="Georgia" w:cs="Georgia"/>
          <w:spacing w:val="27"/>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r>
        <w:rPr>
          <w:rFonts w:ascii="Georgia" w:eastAsia="Georgia" w:hAnsi="Georgia" w:cs="Georgia"/>
          <w:sz w:val="19"/>
          <w:szCs w:val="19"/>
        </w:rPr>
        <w:t>Wang,</w:t>
      </w:r>
      <w:r>
        <w:rPr>
          <w:rFonts w:ascii="Georgia" w:eastAsia="Georgia" w:hAnsi="Georgia" w:cs="Georgia"/>
          <w:spacing w:val="32"/>
          <w:sz w:val="19"/>
          <w:szCs w:val="19"/>
        </w:rPr>
        <w:t xml:space="preserve"> </w:t>
      </w:r>
      <w:r>
        <w:rPr>
          <w:rFonts w:ascii="Georgia" w:eastAsia="Georgia" w:hAnsi="Georgia" w:cs="Georgia"/>
          <w:sz w:val="19"/>
          <w:szCs w:val="19"/>
        </w:rPr>
        <w:t>D.</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The</w:t>
      </w:r>
      <w:r>
        <w:rPr>
          <w:rFonts w:ascii="Georgia" w:eastAsia="Georgia" w:hAnsi="Georgia" w:cs="Georgia"/>
          <w:b/>
          <w:bCs/>
          <w:spacing w:val="27"/>
          <w:sz w:val="19"/>
          <w:szCs w:val="19"/>
        </w:rPr>
        <w:t xml:space="preserve"> </w:t>
      </w:r>
      <w:r>
        <w:rPr>
          <w:rFonts w:ascii="Georgia" w:eastAsia="Georgia" w:hAnsi="Georgia" w:cs="Georgia"/>
          <w:b/>
          <w:bCs/>
          <w:sz w:val="19"/>
          <w:szCs w:val="19"/>
        </w:rPr>
        <w:t>Pediatric</w:t>
      </w:r>
      <w:r>
        <w:rPr>
          <w:rFonts w:ascii="Georgia" w:eastAsia="Georgia" w:hAnsi="Georgia" w:cs="Georgia"/>
          <w:b/>
          <w:bCs/>
          <w:spacing w:val="36"/>
          <w:sz w:val="19"/>
          <w:szCs w:val="19"/>
        </w:rPr>
        <w:t xml:space="preserve"> </w:t>
      </w:r>
      <w:r>
        <w:rPr>
          <w:rFonts w:ascii="Georgia" w:eastAsia="Georgia" w:hAnsi="Georgia" w:cs="Georgia"/>
          <w:b/>
          <w:bCs/>
          <w:sz w:val="19"/>
          <w:szCs w:val="19"/>
        </w:rPr>
        <w:t>Template</w:t>
      </w:r>
      <w:r>
        <w:rPr>
          <w:rFonts w:ascii="Georgia" w:eastAsia="Georgia" w:hAnsi="Georgia" w:cs="Georgia"/>
          <w:b/>
          <w:bCs/>
          <w:spacing w:val="36"/>
          <w:sz w:val="19"/>
          <w:szCs w:val="19"/>
        </w:rPr>
        <w:t xml:space="preserve"> </w:t>
      </w:r>
      <w:r>
        <w:rPr>
          <w:rFonts w:ascii="Georgia" w:eastAsia="Georgia" w:hAnsi="Georgia" w:cs="Georgia"/>
          <w:b/>
          <w:bCs/>
          <w:sz w:val="19"/>
          <w:szCs w:val="19"/>
        </w:rPr>
        <w:t>of</w:t>
      </w:r>
      <w:r>
        <w:rPr>
          <w:rFonts w:ascii="Georgia" w:eastAsia="Georgia" w:hAnsi="Georgia" w:cs="Georgia"/>
          <w:b/>
          <w:bCs/>
          <w:spacing w:val="22"/>
          <w:sz w:val="19"/>
          <w:szCs w:val="19"/>
        </w:rPr>
        <w:t xml:space="preserve"> </w:t>
      </w:r>
      <w:r>
        <w:rPr>
          <w:rFonts w:ascii="Georgia" w:eastAsia="Georgia" w:hAnsi="Georgia" w:cs="Georgia"/>
          <w:b/>
          <w:bCs/>
          <w:sz w:val="19"/>
          <w:szCs w:val="19"/>
        </w:rPr>
        <w:t>Brain</w:t>
      </w:r>
      <w:r>
        <w:rPr>
          <w:rFonts w:ascii="Georgia" w:eastAsia="Georgia" w:hAnsi="Georgia" w:cs="Georgia"/>
          <w:b/>
          <w:bCs/>
          <w:spacing w:val="29"/>
          <w:sz w:val="19"/>
          <w:szCs w:val="19"/>
        </w:rPr>
        <w:t xml:space="preserve"> </w:t>
      </w:r>
      <w:r>
        <w:rPr>
          <w:rFonts w:ascii="Georgia" w:eastAsia="Georgia" w:hAnsi="Georgia" w:cs="Georgia"/>
          <w:b/>
          <w:bCs/>
          <w:sz w:val="19"/>
          <w:szCs w:val="19"/>
        </w:rPr>
        <w:t>Perfusio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38"/>
          <w:sz w:val="19"/>
          <w:szCs w:val="19"/>
        </w:rPr>
        <w:t xml:space="preserve"> </w:t>
      </w:r>
      <w:proofErr w:type="spellStart"/>
      <w:r>
        <w:rPr>
          <w:rFonts w:ascii="Georgia" w:eastAsia="Georgia" w:hAnsi="Georgia" w:cs="Georgia"/>
          <w:i/>
          <w:sz w:val="19"/>
          <w:szCs w:val="19"/>
        </w:rPr>
        <w:t>Sci</w:t>
      </w:r>
      <w:proofErr w:type="spellEnd"/>
      <w:r>
        <w:rPr>
          <w:rFonts w:ascii="Georgia" w:eastAsia="Georgia" w:hAnsi="Georgia" w:cs="Georgia"/>
          <w:i/>
          <w:spacing w:val="15"/>
          <w:sz w:val="19"/>
          <w:szCs w:val="19"/>
        </w:rPr>
        <w:t xml:space="preserve"> </w:t>
      </w:r>
      <w:r>
        <w:rPr>
          <w:rFonts w:ascii="Georgia" w:eastAsia="Georgia" w:hAnsi="Georgia" w:cs="Georgia"/>
          <w:i/>
          <w:sz w:val="19"/>
          <w:szCs w:val="19"/>
        </w:rPr>
        <w:t>Data</w:t>
      </w:r>
      <w:r>
        <w:rPr>
          <w:rFonts w:ascii="Georgia" w:eastAsia="Georgia" w:hAnsi="Georgia" w:cs="Georgia"/>
          <w:i/>
          <w:spacing w:val="17"/>
          <w:sz w:val="19"/>
          <w:szCs w:val="19"/>
        </w:rPr>
        <w:t xml:space="preserve"> </w:t>
      </w:r>
      <w:r>
        <w:rPr>
          <w:rFonts w:ascii="Georgia" w:eastAsia="Georgia" w:hAnsi="Georgia" w:cs="Georgia"/>
          <w:sz w:val="19"/>
          <w:szCs w:val="19"/>
        </w:rPr>
        <w:t>2,</w:t>
      </w:r>
      <w:r>
        <w:rPr>
          <w:rFonts w:ascii="Georgia" w:eastAsia="Georgia" w:hAnsi="Georgia" w:cs="Georgia"/>
          <w:spacing w:val="26"/>
          <w:sz w:val="19"/>
          <w:szCs w:val="19"/>
        </w:rPr>
        <w:t xml:space="preserve"> </w:t>
      </w:r>
      <w:r>
        <w:rPr>
          <w:rFonts w:ascii="Georgia" w:eastAsia="Georgia" w:hAnsi="Georgia" w:cs="Georgia"/>
          <w:sz w:val="19"/>
          <w:szCs w:val="19"/>
        </w:rPr>
        <w:t xml:space="preserve">(2015): </w:t>
      </w:r>
      <w:r>
        <w:rPr>
          <w:rFonts w:ascii="Georgia" w:eastAsia="Georgia" w:hAnsi="Georgia" w:cs="Georgia"/>
          <w:spacing w:val="15"/>
          <w:sz w:val="19"/>
          <w:szCs w:val="19"/>
        </w:rPr>
        <w:t xml:space="preserve"> </w:t>
      </w:r>
      <w:r>
        <w:rPr>
          <w:rFonts w:ascii="Georgia" w:eastAsia="Georgia" w:hAnsi="Georgia" w:cs="Georgia"/>
          <w:w w:val="102"/>
          <w:sz w:val="19"/>
          <w:szCs w:val="19"/>
        </w:rPr>
        <w:t xml:space="preserve">150003.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7">
        <w:r>
          <w:rPr>
            <w:rFonts w:ascii="Georgia" w:eastAsia="Georgia" w:hAnsi="Georgia" w:cs="Georgia"/>
            <w:color w:val="0000FF"/>
            <w:w w:val="102"/>
            <w:sz w:val="19"/>
            <w:szCs w:val="19"/>
          </w:rPr>
          <w:t>10.1038/sdata.2015.3</w:t>
        </w:r>
      </w:hyperlink>
    </w:p>
    <w:p w14:paraId="64F10A21" w14:textId="77777777" w:rsidR="00E61F9D" w:rsidRDefault="005C64D6">
      <w:pPr>
        <w:spacing w:before="60" w:after="0" w:line="240" w:lineRule="auto"/>
        <w:ind w:left="140" w:right="668"/>
        <w:jc w:val="both"/>
        <w:rPr>
          <w:rFonts w:ascii="Georgia" w:eastAsia="Georgia" w:hAnsi="Georgia" w:cs="Georgia"/>
          <w:sz w:val="19"/>
          <w:szCs w:val="19"/>
        </w:rPr>
      </w:pPr>
      <w:r>
        <w:rPr>
          <w:rFonts w:ascii="Georgia" w:eastAsia="Georgia" w:hAnsi="Georgia" w:cs="Georgia"/>
          <w:sz w:val="19"/>
          <w:szCs w:val="19"/>
        </w:rPr>
        <w:t xml:space="preserve">25. </w:t>
      </w:r>
      <w:r>
        <w:rPr>
          <w:rFonts w:ascii="Georgia" w:eastAsia="Georgia" w:hAnsi="Georgia" w:cs="Georgia"/>
          <w:spacing w:val="3"/>
          <w:sz w:val="19"/>
          <w:szCs w:val="19"/>
        </w:rPr>
        <w:t xml:space="preserve"> </w:t>
      </w:r>
      <w:proofErr w:type="spellStart"/>
      <w:r>
        <w:rPr>
          <w:rFonts w:ascii="Georgia" w:eastAsia="Georgia" w:hAnsi="Georgia" w:cs="Georgia"/>
          <w:sz w:val="19"/>
          <w:szCs w:val="19"/>
        </w:rPr>
        <w:t>Datta</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R.,</w:t>
      </w:r>
      <w:r>
        <w:rPr>
          <w:rFonts w:ascii="Georgia" w:eastAsia="Georgia" w:hAnsi="Georgia" w:cs="Georgia"/>
          <w:spacing w:val="19"/>
          <w:sz w:val="19"/>
          <w:szCs w:val="19"/>
        </w:rPr>
        <w:t xml:space="preserve"> </w:t>
      </w:r>
      <w:r>
        <w:rPr>
          <w:rFonts w:ascii="Georgia" w:eastAsia="Georgia" w:hAnsi="Georgia" w:cs="Georgia"/>
          <w:sz w:val="19"/>
          <w:szCs w:val="19"/>
        </w:rPr>
        <w:t>Lee,</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19"/>
          <w:sz w:val="19"/>
          <w:szCs w:val="19"/>
        </w:rPr>
        <w:t xml:space="preserve"> </w:t>
      </w:r>
      <w:proofErr w:type="spellStart"/>
      <w:r>
        <w:rPr>
          <w:rFonts w:ascii="Georgia" w:eastAsia="Georgia" w:hAnsi="Georgia" w:cs="Georgia"/>
          <w:sz w:val="19"/>
          <w:szCs w:val="19"/>
        </w:rPr>
        <w:t>Duda</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18"/>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B.</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19"/>
          <w:sz w:val="19"/>
          <w:szCs w:val="19"/>
        </w:rPr>
        <w:t xml:space="preserve"> </w:t>
      </w:r>
      <w:proofErr w:type="spellStart"/>
      <w:r>
        <w:rPr>
          <w:rFonts w:ascii="Georgia" w:eastAsia="Georgia" w:hAnsi="Georgia" w:cs="Georgia"/>
          <w:sz w:val="19"/>
          <w:szCs w:val="19"/>
        </w:rPr>
        <w:t>Vite</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C.</w:t>
      </w:r>
      <w:r>
        <w:rPr>
          <w:rFonts w:ascii="Georgia" w:eastAsia="Georgia" w:hAnsi="Georgia" w:cs="Georgia"/>
          <w:spacing w:val="13"/>
          <w:sz w:val="19"/>
          <w:szCs w:val="19"/>
        </w:rPr>
        <w:t xml:space="preserve"> </w:t>
      </w:r>
      <w:r>
        <w:rPr>
          <w:rFonts w:ascii="Georgia" w:eastAsia="Georgia" w:hAnsi="Georgia" w:cs="Georgia"/>
          <w:sz w:val="19"/>
          <w:szCs w:val="19"/>
        </w:rPr>
        <w:t>H.,</w:t>
      </w:r>
      <w:r>
        <w:rPr>
          <w:rFonts w:ascii="Georgia" w:eastAsia="Georgia" w:hAnsi="Georgia" w:cs="Georgia"/>
          <w:spacing w:val="20"/>
          <w:sz w:val="19"/>
          <w:szCs w:val="19"/>
        </w:rPr>
        <w:t xml:space="preserve"> </w:t>
      </w:r>
      <w:r>
        <w:rPr>
          <w:rFonts w:ascii="Georgia" w:eastAsia="Georgia" w:hAnsi="Georgia" w:cs="Georgia"/>
          <w:sz w:val="19"/>
          <w:szCs w:val="19"/>
        </w:rPr>
        <w:t>Tseng,</w:t>
      </w:r>
      <w:r>
        <w:rPr>
          <w:rFonts w:ascii="Georgia" w:eastAsia="Georgia" w:hAnsi="Georgia" w:cs="Georgia"/>
          <w:spacing w:val="23"/>
          <w:sz w:val="19"/>
          <w:szCs w:val="19"/>
        </w:rPr>
        <w:t xml:space="preserve"> </w:t>
      </w:r>
      <w:r>
        <w:rPr>
          <w:rFonts w:ascii="Georgia" w:eastAsia="Georgia" w:hAnsi="Georgia" w:cs="Georgia"/>
          <w:sz w:val="19"/>
          <w:szCs w:val="19"/>
        </w:rPr>
        <w:t>B.,</w:t>
      </w:r>
      <w:r>
        <w:rPr>
          <w:rFonts w:ascii="Georgia" w:eastAsia="Georgia" w:hAnsi="Georgia" w:cs="Georgia"/>
          <w:spacing w:val="19"/>
          <w:sz w:val="19"/>
          <w:szCs w:val="19"/>
        </w:rPr>
        <w:t xml:space="preserve"> </w:t>
      </w:r>
      <w:r>
        <w:rPr>
          <w:rFonts w:ascii="Georgia" w:eastAsia="Georgia" w:hAnsi="Georgia" w:cs="Georgia"/>
          <w:sz w:val="19"/>
          <w:szCs w:val="19"/>
        </w:rPr>
        <w:t>Gee,</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14"/>
          <w:sz w:val="19"/>
          <w:szCs w:val="19"/>
        </w:rPr>
        <w:t xml:space="preserve"> </w:t>
      </w:r>
      <w:r>
        <w:rPr>
          <w:rFonts w:ascii="Georgia" w:eastAsia="Georgia" w:hAnsi="Georgia" w:cs="Georgia"/>
          <w:sz w:val="19"/>
          <w:szCs w:val="19"/>
        </w:rPr>
        <w:t>C.,</w:t>
      </w:r>
      <w:r>
        <w:rPr>
          <w:rFonts w:ascii="Georgia" w:eastAsia="Georgia" w:hAnsi="Georgia" w:cs="Georgia"/>
          <w:spacing w:val="16"/>
          <w:sz w:val="19"/>
          <w:szCs w:val="19"/>
        </w:rPr>
        <w:t xml:space="preserve"> </w:t>
      </w:r>
      <w:r>
        <w:rPr>
          <w:rFonts w:ascii="Georgia" w:eastAsia="Georgia" w:hAnsi="Georgia" w:cs="Georgia"/>
          <w:sz w:val="19"/>
          <w:szCs w:val="19"/>
        </w:rPr>
        <w:t>Aguirre,</w:t>
      </w:r>
      <w:r>
        <w:rPr>
          <w:rFonts w:ascii="Georgia" w:eastAsia="Georgia" w:hAnsi="Georgia" w:cs="Georgia"/>
          <w:spacing w:val="26"/>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Aguirre,</w:t>
      </w:r>
      <w:r>
        <w:rPr>
          <w:rFonts w:ascii="Georgia" w:eastAsia="Georgia" w:hAnsi="Georgia" w:cs="Georgia"/>
          <w:spacing w:val="26"/>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r>
        <w:rPr>
          <w:rFonts w:ascii="Georgia" w:eastAsia="Georgia" w:hAnsi="Georgia" w:cs="Georgia"/>
          <w:sz w:val="19"/>
          <w:szCs w:val="19"/>
        </w:rPr>
        <w:t>K.</w:t>
      </w:r>
      <w:r>
        <w:rPr>
          <w:rFonts w:ascii="Georgia" w:eastAsia="Georgia" w:hAnsi="Georgia" w:cs="Georgia"/>
          <w:spacing w:val="14"/>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A</w:t>
      </w:r>
      <w:r>
        <w:rPr>
          <w:rFonts w:ascii="Georgia" w:eastAsia="Georgia" w:hAnsi="Georgia" w:cs="Georgia"/>
          <w:b/>
          <w:bCs/>
          <w:spacing w:val="14"/>
          <w:sz w:val="19"/>
          <w:szCs w:val="19"/>
        </w:rPr>
        <w:t xml:space="preserve"> </w:t>
      </w:r>
      <w:r>
        <w:rPr>
          <w:rFonts w:ascii="Georgia" w:eastAsia="Georgia" w:hAnsi="Georgia" w:cs="Georgia"/>
          <w:b/>
          <w:bCs/>
          <w:w w:val="102"/>
          <w:sz w:val="19"/>
          <w:szCs w:val="19"/>
        </w:rPr>
        <w:t>Digital</w:t>
      </w:r>
    </w:p>
    <w:p w14:paraId="0E1E8788" w14:textId="77777777" w:rsidR="00E61F9D" w:rsidRDefault="005C64D6">
      <w:pPr>
        <w:spacing w:before="33" w:after="0" w:line="240" w:lineRule="auto"/>
        <w:ind w:left="140" w:right="3096"/>
        <w:jc w:val="both"/>
        <w:rPr>
          <w:rFonts w:ascii="Georgia" w:eastAsia="Georgia" w:hAnsi="Georgia" w:cs="Georgia"/>
          <w:sz w:val="19"/>
          <w:szCs w:val="19"/>
        </w:rPr>
      </w:pPr>
      <w:r>
        <w:rPr>
          <w:rFonts w:ascii="Georgia" w:eastAsia="Georgia" w:hAnsi="Georgia" w:cs="Georgia"/>
          <w:b/>
          <w:bCs/>
          <w:sz w:val="19"/>
          <w:szCs w:val="19"/>
        </w:rPr>
        <w:t>Atlas</w:t>
      </w:r>
      <w:r>
        <w:rPr>
          <w:rFonts w:ascii="Georgia" w:eastAsia="Georgia" w:hAnsi="Georgia" w:cs="Georgia"/>
          <w:b/>
          <w:bCs/>
          <w:spacing w:val="11"/>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Dog</w:t>
      </w:r>
      <w:r>
        <w:rPr>
          <w:rFonts w:ascii="Georgia" w:eastAsia="Georgia" w:hAnsi="Georgia" w:cs="Georgia"/>
          <w:b/>
          <w:bCs/>
          <w:spacing w:val="9"/>
          <w:sz w:val="19"/>
          <w:szCs w:val="19"/>
        </w:rPr>
        <w:t xml:space="preserve"> </w:t>
      </w:r>
      <w:r>
        <w:rPr>
          <w:rFonts w:ascii="Georgia" w:eastAsia="Georgia" w:hAnsi="Georgia" w:cs="Georgia"/>
          <w:b/>
          <w:bCs/>
          <w:sz w:val="19"/>
          <w:szCs w:val="19"/>
        </w:rPr>
        <w:t>Brain</w:t>
      </w:r>
      <w:r>
        <w:rPr>
          <w:rFonts w:ascii="Georgia" w:eastAsia="Georgia" w:hAnsi="Georgia" w:cs="Georgia"/>
          <w:sz w:val="19"/>
          <w:szCs w:val="19"/>
        </w:rPr>
        <w:t>”</w:t>
      </w:r>
      <w:r>
        <w:rPr>
          <w:rFonts w:ascii="Georgia" w:eastAsia="Georgia" w:hAnsi="Georgia" w:cs="Georgia"/>
          <w:spacing w:val="14"/>
          <w:sz w:val="19"/>
          <w:szCs w:val="19"/>
        </w:rPr>
        <w:t xml:space="preserve"> </w:t>
      </w:r>
      <w:proofErr w:type="spellStart"/>
      <w:r>
        <w:rPr>
          <w:rFonts w:ascii="Georgia" w:eastAsia="Georgia" w:hAnsi="Georgia" w:cs="Georgia"/>
          <w:i/>
          <w:sz w:val="19"/>
          <w:szCs w:val="19"/>
        </w:rPr>
        <w:t>PLoS</w:t>
      </w:r>
      <w:proofErr w:type="spellEnd"/>
      <w:r>
        <w:rPr>
          <w:rFonts w:ascii="Georgia" w:eastAsia="Georgia" w:hAnsi="Georgia" w:cs="Georgia"/>
          <w:i/>
          <w:sz w:val="19"/>
          <w:szCs w:val="19"/>
        </w:rPr>
        <w:t xml:space="preserve"> One</w:t>
      </w:r>
      <w:r>
        <w:rPr>
          <w:rFonts w:ascii="Georgia" w:eastAsia="Georgia" w:hAnsi="Georgia" w:cs="Georgia"/>
          <w:i/>
          <w:spacing w:val="2"/>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12</w:t>
      </w:r>
      <w:r>
        <w:rPr>
          <w:rFonts w:ascii="Georgia" w:eastAsia="Georgia" w:hAnsi="Georgia" w:cs="Georgia"/>
          <w:spacing w:val="7"/>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e52140.</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38">
        <w:r>
          <w:rPr>
            <w:rFonts w:ascii="Georgia" w:eastAsia="Georgia" w:hAnsi="Georgia" w:cs="Georgia"/>
            <w:color w:val="0000FF"/>
            <w:w w:val="102"/>
            <w:sz w:val="19"/>
            <w:szCs w:val="19"/>
          </w:rPr>
          <w:t>10.1371/journal.pone.0052140</w:t>
        </w:r>
      </w:hyperlink>
    </w:p>
    <w:p w14:paraId="44422354"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 xml:space="preserve">26.  </w:t>
      </w:r>
      <w:r>
        <w:rPr>
          <w:rFonts w:ascii="Georgia" w:eastAsia="Georgia" w:hAnsi="Georgia" w:cs="Georgia"/>
          <w:spacing w:val="40"/>
          <w:sz w:val="19"/>
          <w:szCs w:val="19"/>
        </w:rPr>
        <w:t xml:space="preserve"> </w:t>
      </w:r>
      <w:r>
        <w:rPr>
          <w:rFonts w:ascii="Georgia" w:eastAsia="Georgia" w:hAnsi="Georgia" w:cs="Georgia"/>
          <w:sz w:val="19"/>
          <w:szCs w:val="19"/>
        </w:rPr>
        <w:t>McMillan</w:t>
      </w:r>
      <w:proofErr w:type="gramStart"/>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C</w:t>
      </w:r>
      <w:proofErr w:type="gram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 xml:space="preserve">T., </w:t>
      </w:r>
      <w:r>
        <w:rPr>
          <w:rFonts w:ascii="Georgia" w:eastAsia="Georgia" w:hAnsi="Georgia" w:cs="Georgia"/>
          <w:spacing w:val="7"/>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 xml:space="preserve">, </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42"/>
          <w:sz w:val="19"/>
          <w:szCs w:val="19"/>
        </w:rPr>
        <w:t xml:space="preserve"> </w:t>
      </w:r>
      <w:r>
        <w:rPr>
          <w:rFonts w:ascii="Georgia" w:eastAsia="Georgia" w:hAnsi="Georgia" w:cs="Georgia"/>
          <w:sz w:val="19"/>
          <w:szCs w:val="19"/>
        </w:rPr>
        <w:t xml:space="preserve">B., </w:t>
      </w:r>
      <w:r>
        <w:rPr>
          <w:rFonts w:ascii="Georgia" w:eastAsia="Georgia" w:hAnsi="Georgia" w:cs="Georgia"/>
          <w:spacing w:val="7"/>
          <w:sz w:val="19"/>
          <w:szCs w:val="19"/>
        </w:rPr>
        <w:t xml:space="preserve"> </w:t>
      </w:r>
      <w:r>
        <w:rPr>
          <w:rFonts w:ascii="Georgia" w:eastAsia="Georgia" w:hAnsi="Georgia" w:cs="Georgia"/>
          <w:sz w:val="19"/>
          <w:szCs w:val="19"/>
        </w:rPr>
        <w:t xml:space="preserve">Cook, </w:t>
      </w:r>
      <w:r>
        <w:rPr>
          <w:rFonts w:ascii="Georgia" w:eastAsia="Georgia" w:hAnsi="Georgia" w:cs="Georgia"/>
          <w:spacing w:val="10"/>
          <w:sz w:val="19"/>
          <w:szCs w:val="19"/>
        </w:rPr>
        <w:t xml:space="preserve"> </w:t>
      </w:r>
      <w:r>
        <w:rPr>
          <w:rFonts w:ascii="Georgia" w:eastAsia="Georgia" w:hAnsi="Georgia" w:cs="Georgia"/>
          <w:sz w:val="19"/>
          <w:szCs w:val="19"/>
        </w:rPr>
        <w:t xml:space="preserve">P., </w:t>
      </w:r>
      <w:r>
        <w:rPr>
          <w:rFonts w:ascii="Georgia" w:eastAsia="Georgia" w:hAnsi="Georgia" w:cs="Georgia"/>
          <w:spacing w:val="7"/>
          <w:sz w:val="19"/>
          <w:szCs w:val="19"/>
        </w:rPr>
        <w:t xml:space="preserve"> </w:t>
      </w:r>
      <w:proofErr w:type="spellStart"/>
      <w:r>
        <w:rPr>
          <w:rFonts w:ascii="Georgia" w:eastAsia="Georgia" w:hAnsi="Georgia" w:cs="Georgia"/>
          <w:sz w:val="19"/>
          <w:szCs w:val="19"/>
        </w:rPr>
        <w:t>Ungar</w:t>
      </w:r>
      <w:proofErr w:type="spellEnd"/>
      <w:r>
        <w:rPr>
          <w:rFonts w:ascii="Georgia" w:eastAsia="Georgia" w:hAnsi="Georgia" w:cs="Georgia"/>
          <w:sz w:val="19"/>
          <w:szCs w:val="19"/>
        </w:rPr>
        <w:t xml:space="preserve">, </w:t>
      </w:r>
      <w:r>
        <w:rPr>
          <w:rFonts w:ascii="Georgia" w:eastAsia="Georgia" w:hAnsi="Georgia" w:cs="Georgia"/>
          <w:spacing w:val="12"/>
          <w:sz w:val="19"/>
          <w:szCs w:val="19"/>
        </w:rPr>
        <w:t xml:space="preserve"> </w:t>
      </w:r>
      <w:r>
        <w:rPr>
          <w:rFonts w:ascii="Georgia" w:eastAsia="Georgia" w:hAnsi="Georgia" w:cs="Georgia"/>
          <w:sz w:val="19"/>
          <w:szCs w:val="19"/>
        </w:rPr>
        <w:t xml:space="preserve">L., </w:t>
      </w:r>
      <w:r>
        <w:rPr>
          <w:rFonts w:ascii="Georgia" w:eastAsia="Georgia" w:hAnsi="Georgia" w:cs="Georgia"/>
          <w:spacing w:val="6"/>
          <w:sz w:val="19"/>
          <w:szCs w:val="19"/>
        </w:rPr>
        <w:t xml:space="preserve"> </w:t>
      </w:r>
      <w:proofErr w:type="spellStart"/>
      <w:r>
        <w:rPr>
          <w:rFonts w:ascii="Georgia" w:eastAsia="Georgia" w:hAnsi="Georgia" w:cs="Georgia"/>
          <w:sz w:val="19"/>
          <w:szCs w:val="19"/>
        </w:rPr>
        <w:t>Trojanowski</w:t>
      </w:r>
      <w:proofErr w:type="spellEnd"/>
      <w:r>
        <w:rPr>
          <w:rFonts w:ascii="Georgia" w:eastAsia="Georgia" w:hAnsi="Georgia" w:cs="Georgia"/>
          <w:sz w:val="19"/>
          <w:szCs w:val="19"/>
        </w:rPr>
        <w:t xml:space="preserve">, </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41"/>
          <w:sz w:val="19"/>
          <w:szCs w:val="19"/>
        </w:rPr>
        <w:t xml:space="preserve"> </w:t>
      </w:r>
      <w:r>
        <w:rPr>
          <w:rFonts w:ascii="Georgia" w:eastAsia="Georgia" w:hAnsi="Georgia" w:cs="Georgia"/>
          <w:sz w:val="19"/>
          <w:szCs w:val="19"/>
        </w:rPr>
        <w:t xml:space="preserve">Q., </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43"/>
          <w:sz w:val="19"/>
          <w:szCs w:val="19"/>
        </w:rPr>
        <w:t xml:space="preserve"> </w:t>
      </w:r>
      <w:r>
        <w:rPr>
          <w:rFonts w:ascii="Georgia" w:eastAsia="Georgia" w:hAnsi="Georgia" w:cs="Georgia"/>
          <w:sz w:val="19"/>
          <w:szCs w:val="19"/>
        </w:rPr>
        <w:t xml:space="preserve">Grossman, </w:t>
      </w:r>
      <w:r>
        <w:rPr>
          <w:rFonts w:ascii="Georgia" w:eastAsia="Georgia" w:hAnsi="Georgia" w:cs="Georgia"/>
          <w:spacing w:val="18"/>
          <w:sz w:val="19"/>
          <w:szCs w:val="19"/>
        </w:rPr>
        <w:t xml:space="preserve"> </w:t>
      </w:r>
      <w:r>
        <w:rPr>
          <w:rFonts w:ascii="Georgia" w:eastAsia="Georgia" w:hAnsi="Georgia" w:cs="Georgia"/>
          <w:sz w:val="19"/>
          <w:szCs w:val="19"/>
        </w:rPr>
        <w:t>M.</w:t>
      </w:r>
      <w:r>
        <w:rPr>
          <w:rFonts w:ascii="Georgia" w:eastAsia="Georgia" w:hAnsi="Georgia" w:cs="Georgia"/>
          <w:spacing w:val="41"/>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The</w:t>
      </w:r>
      <w:r>
        <w:rPr>
          <w:rFonts w:ascii="Georgia" w:eastAsia="Georgia" w:hAnsi="Georgia" w:cs="Georgia"/>
          <w:b/>
          <w:bCs/>
          <w:spacing w:val="47"/>
          <w:sz w:val="19"/>
          <w:szCs w:val="19"/>
        </w:rPr>
        <w:t xml:space="preserve"> </w:t>
      </w:r>
      <w:r>
        <w:rPr>
          <w:rFonts w:ascii="Georgia" w:eastAsia="Georgia" w:hAnsi="Georgia" w:cs="Georgia"/>
          <w:b/>
          <w:bCs/>
          <w:sz w:val="19"/>
          <w:szCs w:val="19"/>
        </w:rPr>
        <w:t xml:space="preserve">Power </w:t>
      </w:r>
      <w:r>
        <w:rPr>
          <w:rFonts w:ascii="Georgia" w:eastAsia="Georgia" w:hAnsi="Georgia" w:cs="Georgia"/>
          <w:b/>
          <w:bCs/>
          <w:spacing w:val="3"/>
          <w:sz w:val="19"/>
          <w:szCs w:val="19"/>
        </w:rPr>
        <w:t xml:space="preserve"> </w:t>
      </w:r>
      <w:r>
        <w:rPr>
          <w:rFonts w:ascii="Georgia" w:eastAsia="Georgia" w:hAnsi="Georgia" w:cs="Georgia"/>
          <w:b/>
          <w:bCs/>
          <w:sz w:val="19"/>
          <w:szCs w:val="19"/>
        </w:rPr>
        <w:t>of</w:t>
      </w:r>
      <w:r>
        <w:rPr>
          <w:rFonts w:ascii="Georgia" w:eastAsia="Georgia" w:hAnsi="Georgia" w:cs="Georgia"/>
          <w:b/>
          <w:bCs/>
          <w:spacing w:val="42"/>
          <w:sz w:val="19"/>
          <w:szCs w:val="19"/>
        </w:rPr>
        <w:t xml:space="preserve"> </w:t>
      </w:r>
      <w:proofErr w:type="spellStart"/>
      <w:r>
        <w:rPr>
          <w:rFonts w:ascii="Georgia" w:eastAsia="Georgia" w:hAnsi="Georgia" w:cs="Georgia"/>
          <w:b/>
          <w:bCs/>
          <w:w w:val="102"/>
          <w:sz w:val="19"/>
          <w:szCs w:val="19"/>
        </w:rPr>
        <w:t>Neu</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roimaging</w:t>
      </w:r>
      <w:proofErr w:type="spellEnd"/>
      <w:r>
        <w:rPr>
          <w:rFonts w:ascii="Georgia" w:eastAsia="Georgia" w:hAnsi="Georgia" w:cs="Georgia"/>
          <w:b/>
          <w:bCs/>
          <w:spacing w:val="23"/>
          <w:sz w:val="19"/>
          <w:szCs w:val="19"/>
        </w:rPr>
        <w:t xml:space="preserve"> </w:t>
      </w:r>
      <w:r>
        <w:rPr>
          <w:rFonts w:ascii="Georgia" w:eastAsia="Georgia" w:hAnsi="Georgia" w:cs="Georgia"/>
          <w:b/>
          <w:bCs/>
          <w:sz w:val="19"/>
          <w:szCs w:val="19"/>
        </w:rPr>
        <w:t>Biomarkers</w:t>
      </w:r>
      <w:r>
        <w:rPr>
          <w:rFonts w:ascii="Georgia" w:eastAsia="Georgia" w:hAnsi="Georgia" w:cs="Georgia"/>
          <w:b/>
          <w:bCs/>
          <w:spacing w:val="26"/>
          <w:sz w:val="19"/>
          <w:szCs w:val="19"/>
        </w:rPr>
        <w:t xml:space="preserve"> </w:t>
      </w:r>
      <w:r>
        <w:rPr>
          <w:rFonts w:ascii="Georgia" w:eastAsia="Georgia" w:hAnsi="Georgia" w:cs="Georgia"/>
          <w:b/>
          <w:bCs/>
          <w:sz w:val="19"/>
          <w:szCs w:val="19"/>
        </w:rPr>
        <w:t>for</w:t>
      </w:r>
      <w:r>
        <w:rPr>
          <w:rFonts w:ascii="Georgia" w:eastAsia="Georgia" w:hAnsi="Georgia" w:cs="Georgia"/>
          <w:b/>
          <w:bCs/>
          <w:spacing w:val="9"/>
          <w:sz w:val="19"/>
          <w:szCs w:val="19"/>
        </w:rPr>
        <w:t xml:space="preserve"> </w:t>
      </w:r>
      <w:r>
        <w:rPr>
          <w:rFonts w:ascii="Georgia" w:eastAsia="Georgia" w:hAnsi="Georgia" w:cs="Georgia"/>
          <w:b/>
          <w:bCs/>
          <w:sz w:val="19"/>
          <w:szCs w:val="19"/>
        </w:rPr>
        <w:t>Screening</w:t>
      </w:r>
      <w:r>
        <w:rPr>
          <w:rFonts w:ascii="Georgia" w:eastAsia="Georgia" w:hAnsi="Georgia" w:cs="Georgia"/>
          <w:b/>
          <w:bCs/>
          <w:spacing w:val="23"/>
          <w:sz w:val="19"/>
          <w:szCs w:val="19"/>
        </w:rPr>
        <w:t xml:space="preserve"> </w:t>
      </w:r>
      <w:proofErr w:type="spellStart"/>
      <w:r>
        <w:rPr>
          <w:rFonts w:ascii="Georgia" w:eastAsia="Georgia" w:hAnsi="Georgia" w:cs="Georgia"/>
          <w:b/>
          <w:bCs/>
          <w:sz w:val="19"/>
          <w:szCs w:val="19"/>
        </w:rPr>
        <w:t>Frontotemporal</w:t>
      </w:r>
      <w:proofErr w:type="spellEnd"/>
      <w:r>
        <w:rPr>
          <w:rFonts w:ascii="Georgia" w:eastAsia="Georgia" w:hAnsi="Georgia" w:cs="Georgia"/>
          <w:b/>
          <w:bCs/>
          <w:spacing w:val="35"/>
          <w:sz w:val="19"/>
          <w:szCs w:val="19"/>
        </w:rPr>
        <w:t xml:space="preserve"> </w:t>
      </w:r>
      <w:r>
        <w:rPr>
          <w:rFonts w:ascii="Georgia" w:eastAsia="Georgia" w:hAnsi="Georgia" w:cs="Georgia"/>
          <w:b/>
          <w:bCs/>
          <w:sz w:val="19"/>
          <w:szCs w:val="19"/>
        </w:rPr>
        <w:t>Dementi</w:t>
      </w:r>
      <w:r>
        <w:rPr>
          <w:rFonts w:ascii="Georgia" w:eastAsia="Georgia" w:hAnsi="Georgia" w:cs="Georgia"/>
          <w:b/>
          <w:bCs/>
          <w:spacing w:val="-2"/>
          <w:sz w:val="19"/>
          <w:szCs w:val="19"/>
        </w:rPr>
        <w:t>a</w:t>
      </w:r>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i/>
          <w:sz w:val="19"/>
          <w:szCs w:val="19"/>
        </w:rPr>
        <w:t xml:space="preserve">Hum Brain </w:t>
      </w:r>
      <w:proofErr w:type="spellStart"/>
      <w:r>
        <w:rPr>
          <w:rFonts w:ascii="Georgia" w:eastAsia="Georgia" w:hAnsi="Georgia" w:cs="Georgia"/>
          <w:i/>
          <w:sz w:val="19"/>
          <w:szCs w:val="19"/>
        </w:rPr>
        <w:t>Mapp</w:t>
      </w:r>
      <w:proofErr w:type="spellEnd"/>
      <w:r>
        <w:rPr>
          <w:rFonts w:ascii="Georgia" w:eastAsia="Georgia" w:hAnsi="Georgia" w:cs="Georgia"/>
          <w:i/>
          <w:spacing w:val="2"/>
          <w:sz w:val="19"/>
          <w:szCs w:val="19"/>
        </w:rPr>
        <w:t xml:space="preserve"> </w:t>
      </w:r>
      <w:r>
        <w:rPr>
          <w:rFonts w:ascii="Georgia" w:eastAsia="Georgia" w:hAnsi="Georgia" w:cs="Georgia"/>
          <w:sz w:val="19"/>
          <w:szCs w:val="19"/>
        </w:rPr>
        <w:t>35,</w:t>
      </w:r>
      <w:r>
        <w:rPr>
          <w:rFonts w:ascii="Georgia" w:eastAsia="Georgia" w:hAnsi="Georgia" w:cs="Georgia"/>
          <w:spacing w:val="13"/>
          <w:sz w:val="19"/>
          <w:szCs w:val="19"/>
        </w:rPr>
        <w:t xml:space="preserve"> </w:t>
      </w:r>
      <w:r>
        <w:rPr>
          <w:rFonts w:ascii="Georgia" w:eastAsia="Georgia" w:hAnsi="Georgia" w:cs="Georgia"/>
          <w:sz w:val="19"/>
          <w:szCs w:val="19"/>
        </w:rPr>
        <w:t xml:space="preserve">no. </w:t>
      </w:r>
      <w:r>
        <w:rPr>
          <w:rFonts w:ascii="Georgia" w:eastAsia="Georgia" w:hAnsi="Georgia" w:cs="Georgia"/>
          <w:spacing w:val="31"/>
          <w:sz w:val="19"/>
          <w:szCs w:val="19"/>
        </w:rPr>
        <w:t xml:space="preserve"> </w:t>
      </w:r>
      <w:proofErr w:type="gramStart"/>
      <w:r>
        <w:rPr>
          <w:rFonts w:ascii="Georgia" w:eastAsia="Georgia" w:hAnsi="Georgia" w:cs="Georgia"/>
          <w:sz w:val="19"/>
          <w:szCs w:val="19"/>
        </w:rPr>
        <w:t>9</w:t>
      </w:r>
      <w:r>
        <w:rPr>
          <w:rFonts w:ascii="Georgia" w:eastAsia="Georgia" w:hAnsi="Georgia" w:cs="Georgia"/>
          <w:spacing w:val="4"/>
          <w:sz w:val="19"/>
          <w:szCs w:val="19"/>
        </w:rPr>
        <w:t xml:space="preserve"> </w:t>
      </w:r>
      <w:r>
        <w:rPr>
          <w:rFonts w:ascii="Georgia" w:eastAsia="Georgia" w:hAnsi="Georgia" w:cs="Georgia"/>
          <w:sz w:val="19"/>
          <w:szCs w:val="19"/>
        </w:rPr>
        <w:t xml:space="preserve">(2014): </w:t>
      </w:r>
      <w:r>
        <w:rPr>
          <w:rFonts w:ascii="Georgia" w:eastAsia="Georgia" w:hAnsi="Georgia" w:cs="Georgia"/>
          <w:spacing w:val="11"/>
          <w:sz w:val="19"/>
          <w:szCs w:val="19"/>
        </w:rPr>
        <w:t xml:space="preserve"> </w:t>
      </w:r>
      <w:r>
        <w:rPr>
          <w:rFonts w:ascii="Georgia" w:eastAsia="Georgia" w:hAnsi="Georgia" w:cs="Georgia"/>
          <w:w w:val="102"/>
          <w:sz w:val="19"/>
          <w:szCs w:val="19"/>
        </w:rPr>
        <w:t>4827–40.</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39">
        <w:r>
          <w:rPr>
            <w:rFonts w:ascii="Georgia" w:eastAsia="Georgia" w:hAnsi="Georgia" w:cs="Georgia"/>
            <w:color w:val="0000FF"/>
            <w:w w:val="102"/>
            <w:sz w:val="19"/>
            <w:szCs w:val="19"/>
          </w:rPr>
          <w:t>10.1002/hbm.22515</w:t>
        </w:r>
      </w:hyperlink>
    </w:p>
    <w:p w14:paraId="38522CD3" w14:textId="77777777" w:rsidR="00E61F9D" w:rsidRDefault="005C64D6">
      <w:pPr>
        <w:spacing w:before="59" w:after="0" w:line="240" w:lineRule="auto"/>
        <w:ind w:left="140" w:right="670"/>
        <w:jc w:val="both"/>
        <w:rPr>
          <w:rFonts w:ascii="Georgia" w:eastAsia="Georgia" w:hAnsi="Georgia" w:cs="Georgia"/>
          <w:sz w:val="19"/>
          <w:szCs w:val="19"/>
        </w:rPr>
      </w:pPr>
      <w:r>
        <w:rPr>
          <w:rFonts w:ascii="Georgia" w:eastAsia="Georgia" w:hAnsi="Georgia" w:cs="Georgia"/>
          <w:sz w:val="19"/>
          <w:szCs w:val="19"/>
        </w:rPr>
        <w:t>27.</w:t>
      </w:r>
      <w:r>
        <w:rPr>
          <w:rFonts w:ascii="Georgia" w:eastAsia="Georgia" w:hAnsi="Georgia" w:cs="Georgia"/>
          <w:spacing w:val="18"/>
          <w:sz w:val="19"/>
          <w:szCs w:val="19"/>
        </w:rPr>
        <w:t xml:space="preserve"> </w:t>
      </w:r>
      <w:r>
        <w:rPr>
          <w:rFonts w:ascii="Georgia" w:eastAsia="Georgia" w:hAnsi="Georgia" w:cs="Georgia"/>
          <w:sz w:val="19"/>
          <w:szCs w:val="19"/>
        </w:rPr>
        <w:t>Cook,</w:t>
      </w:r>
      <w:r>
        <w:rPr>
          <w:rFonts w:ascii="Georgia" w:eastAsia="Georgia" w:hAnsi="Georgia" w:cs="Georgia"/>
          <w:spacing w:val="2"/>
          <w:sz w:val="19"/>
          <w:szCs w:val="19"/>
        </w:rPr>
        <w:t xml:space="preserve"> </w:t>
      </w:r>
      <w:r>
        <w:rPr>
          <w:rFonts w:ascii="Georgia" w:eastAsia="Georgia" w:hAnsi="Georgia" w:cs="Georgia"/>
          <w:sz w:val="19"/>
          <w:szCs w:val="19"/>
        </w:rPr>
        <w:t>P.</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r>
        <w:rPr>
          <w:rFonts w:ascii="Georgia" w:eastAsia="Georgia" w:hAnsi="Georgia" w:cs="Georgia"/>
          <w:sz w:val="19"/>
          <w:szCs w:val="19"/>
        </w:rPr>
        <w:t>McMillan,</w:t>
      </w:r>
      <w:r>
        <w:rPr>
          <w:rFonts w:ascii="Georgia" w:eastAsia="Georgia" w:hAnsi="Georgia" w:cs="Georgia"/>
          <w:spacing w:val="8"/>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T.,</w:t>
      </w:r>
      <w:r>
        <w:rPr>
          <w:rFonts w:ascii="Georgia" w:eastAsia="Georgia" w:hAnsi="Georgia" w:cs="Georgia"/>
          <w:spacing w:val="-1"/>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B.,</w:t>
      </w:r>
      <w:r>
        <w:rPr>
          <w:rFonts w:ascii="Georgia" w:eastAsia="Georgia" w:hAnsi="Georgia" w:cs="Georgia"/>
          <w:spacing w:val="-1"/>
          <w:sz w:val="19"/>
          <w:szCs w:val="19"/>
        </w:rPr>
        <w:t xml:space="preserve"> </w:t>
      </w:r>
      <w:proofErr w:type="spellStart"/>
      <w:r>
        <w:rPr>
          <w:rFonts w:ascii="Georgia" w:eastAsia="Georgia" w:hAnsi="Georgia" w:cs="Georgia"/>
          <w:sz w:val="19"/>
          <w:szCs w:val="19"/>
        </w:rPr>
        <w:t>Peelle</w:t>
      </w:r>
      <w:proofErr w:type="spellEnd"/>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E.,</w:t>
      </w:r>
      <w:r>
        <w:rPr>
          <w:rFonts w:ascii="Georgia" w:eastAsia="Georgia" w:hAnsi="Georgia" w:cs="Georgia"/>
          <w:spacing w:val="-3"/>
          <w:sz w:val="19"/>
          <w:szCs w:val="19"/>
        </w:rPr>
        <w:t xml:space="preserve"> </w:t>
      </w:r>
      <w:r>
        <w:rPr>
          <w:rFonts w:ascii="Georgia" w:eastAsia="Georgia" w:hAnsi="Georgia" w:cs="Georgia"/>
          <w:sz w:val="19"/>
          <w:szCs w:val="19"/>
        </w:rPr>
        <w:t>Gee,</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Grossman,</w:t>
      </w:r>
      <w:r>
        <w:rPr>
          <w:rFonts w:ascii="Georgia" w:eastAsia="Georgia" w:hAnsi="Georgia" w:cs="Georgia"/>
          <w:spacing w:val="9"/>
          <w:sz w:val="19"/>
          <w:szCs w:val="19"/>
        </w:rPr>
        <w:t xml:space="preserve"> </w:t>
      </w:r>
      <w:r>
        <w:rPr>
          <w:rFonts w:ascii="Georgia" w:eastAsia="Georgia" w:hAnsi="Georgia" w:cs="Georgia"/>
          <w:sz w:val="19"/>
          <w:szCs w:val="19"/>
        </w:rPr>
        <w:t>M.</w:t>
      </w:r>
      <w:r>
        <w:rPr>
          <w:rFonts w:ascii="Georgia" w:eastAsia="Georgia" w:hAnsi="Georgia" w:cs="Georgia"/>
          <w:spacing w:val="-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Relating</w:t>
      </w:r>
      <w:r>
        <w:rPr>
          <w:rFonts w:ascii="Georgia" w:eastAsia="Georgia" w:hAnsi="Georgia" w:cs="Georgia"/>
          <w:b/>
          <w:bCs/>
          <w:spacing w:val="6"/>
          <w:sz w:val="19"/>
          <w:szCs w:val="19"/>
        </w:rPr>
        <w:t xml:space="preserve"> </w:t>
      </w:r>
      <w:r>
        <w:rPr>
          <w:rFonts w:ascii="Georgia" w:eastAsia="Georgia" w:hAnsi="Georgia" w:cs="Georgia"/>
          <w:b/>
          <w:bCs/>
          <w:sz w:val="19"/>
          <w:szCs w:val="19"/>
        </w:rPr>
        <w:t>Brain</w:t>
      </w:r>
      <w:r>
        <w:rPr>
          <w:rFonts w:ascii="Georgia" w:eastAsia="Georgia" w:hAnsi="Georgia" w:cs="Georgia"/>
          <w:b/>
          <w:bCs/>
          <w:spacing w:val="-1"/>
          <w:sz w:val="19"/>
          <w:szCs w:val="19"/>
        </w:rPr>
        <w:t xml:space="preserve"> </w:t>
      </w:r>
      <w:r>
        <w:rPr>
          <w:rFonts w:ascii="Georgia" w:eastAsia="Georgia" w:hAnsi="Georgia" w:cs="Georgia"/>
          <w:b/>
          <w:bCs/>
          <w:sz w:val="19"/>
          <w:szCs w:val="19"/>
        </w:rPr>
        <w:t>Anatomy</w:t>
      </w:r>
      <w:r>
        <w:rPr>
          <w:rFonts w:ascii="Georgia" w:eastAsia="Georgia" w:hAnsi="Georgia" w:cs="Georgia"/>
          <w:b/>
          <w:bCs/>
          <w:spacing w:val="6"/>
          <w:sz w:val="19"/>
          <w:szCs w:val="19"/>
        </w:rPr>
        <w:t xml:space="preserve"> </w:t>
      </w:r>
      <w:r>
        <w:rPr>
          <w:rFonts w:ascii="Georgia" w:eastAsia="Georgia" w:hAnsi="Georgia" w:cs="Georgia"/>
          <w:b/>
          <w:bCs/>
          <w:sz w:val="19"/>
          <w:szCs w:val="19"/>
        </w:rPr>
        <w:t>and</w:t>
      </w:r>
      <w:r>
        <w:rPr>
          <w:rFonts w:ascii="Georgia" w:eastAsia="Georgia" w:hAnsi="Georgia" w:cs="Georgia"/>
          <w:b/>
          <w:bCs/>
          <w:spacing w:val="-5"/>
          <w:sz w:val="19"/>
          <w:szCs w:val="19"/>
        </w:rPr>
        <w:t xml:space="preserve"> </w:t>
      </w:r>
      <w:r>
        <w:rPr>
          <w:rFonts w:ascii="Georgia" w:eastAsia="Georgia" w:hAnsi="Georgia" w:cs="Georgia"/>
          <w:b/>
          <w:bCs/>
          <w:w w:val="102"/>
          <w:sz w:val="19"/>
          <w:szCs w:val="19"/>
        </w:rPr>
        <w:t>Cog-</w:t>
      </w:r>
    </w:p>
    <w:p w14:paraId="438E764A" w14:textId="77777777" w:rsidR="00E61F9D" w:rsidRDefault="005C64D6">
      <w:pPr>
        <w:spacing w:before="33" w:after="0" w:line="240" w:lineRule="auto"/>
        <w:ind w:left="140" w:right="-87"/>
        <w:jc w:val="both"/>
        <w:rPr>
          <w:rFonts w:ascii="Georgia" w:eastAsia="Georgia" w:hAnsi="Georgia" w:cs="Georgia"/>
          <w:sz w:val="19"/>
          <w:szCs w:val="19"/>
        </w:rPr>
      </w:pPr>
      <w:proofErr w:type="spellStart"/>
      <w:proofErr w:type="gramStart"/>
      <w:r>
        <w:rPr>
          <w:rFonts w:ascii="Georgia" w:eastAsia="Georgia" w:hAnsi="Georgia" w:cs="Georgia"/>
          <w:b/>
          <w:bCs/>
          <w:sz w:val="19"/>
          <w:szCs w:val="19"/>
        </w:rPr>
        <w:t>nitive</w:t>
      </w:r>
      <w:proofErr w:type="spellEnd"/>
      <w:proofErr w:type="gramEnd"/>
      <w:r>
        <w:rPr>
          <w:rFonts w:ascii="Georgia" w:eastAsia="Georgia" w:hAnsi="Georgia" w:cs="Georgia"/>
          <w:b/>
          <w:bCs/>
          <w:spacing w:val="-4"/>
          <w:sz w:val="19"/>
          <w:szCs w:val="19"/>
        </w:rPr>
        <w:t xml:space="preserve"> </w:t>
      </w:r>
      <w:r>
        <w:rPr>
          <w:rFonts w:ascii="Georgia" w:eastAsia="Georgia" w:hAnsi="Georgia" w:cs="Georgia"/>
          <w:b/>
          <w:bCs/>
          <w:sz w:val="19"/>
          <w:szCs w:val="19"/>
        </w:rPr>
        <w:t>Ability</w:t>
      </w:r>
      <w:r>
        <w:rPr>
          <w:rFonts w:ascii="Georgia" w:eastAsia="Georgia" w:hAnsi="Georgia" w:cs="Georgia"/>
          <w:b/>
          <w:bCs/>
          <w:spacing w:val="-2"/>
          <w:sz w:val="19"/>
          <w:szCs w:val="19"/>
        </w:rPr>
        <w:t xml:space="preserve"> </w:t>
      </w:r>
      <w:r>
        <w:rPr>
          <w:rFonts w:ascii="Georgia" w:eastAsia="Georgia" w:hAnsi="Georgia" w:cs="Georgia"/>
          <w:b/>
          <w:bCs/>
          <w:sz w:val="19"/>
          <w:szCs w:val="19"/>
        </w:rPr>
        <w:t>Using</w:t>
      </w:r>
      <w:r>
        <w:rPr>
          <w:rFonts w:ascii="Georgia" w:eastAsia="Georgia" w:hAnsi="Georgia" w:cs="Georgia"/>
          <w:b/>
          <w:bCs/>
          <w:spacing w:val="-4"/>
          <w:sz w:val="19"/>
          <w:szCs w:val="19"/>
        </w:rPr>
        <w:t xml:space="preserve"> </w:t>
      </w:r>
      <w:r>
        <w:rPr>
          <w:rFonts w:ascii="Georgia" w:eastAsia="Georgia" w:hAnsi="Georgia" w:cs="Georgia"/>
          <w:b/>
          <w:bCs/>
          <w:sz w:val="19"/>
          <w:szCs w:val="19"/>
        </w:rPr>
        <w:t>a</w:t>
      </w:r>
      <w:r>
        <w:rPr>
          <w:rFonts w:ascii="Georgia" w:eastAsia="Georgia" w:hAnsi="Georgia" w:cs="Georgia"/>
          <w:b/>
          <w:bCs/>
          <w:spacing w:val="-13"/>
          <w:sz w:val="19"/>
          <w:szCs w:val="19"/>
        </w:rPr>
        <w:t xml:space="preserve"> </w:t>
      </w:r>
      <w:r>
        <w:rPr>
          <w:rFonts w:ascii="Georgia" w:eastAsia="Georgia" w:hAnsi="Georgia" w:cs="Georgia"/>
          <w:b/>
          <w:bCs/>
          <w:sz w:val="19"/>
          <w:szCs w:val="19"/>
        </w:rPr>
        <w:t>Multivariate</w:t>
      </w:r>
      <w:r>
        <w:rPr>
          <w:rFonts w:ascii="Georgia" w:eastAsia="Georgia" w:hAnsi="Georgia" w:cs="Georgia"/>
          <w:b/>
          <w:bCs/>
          <w:spacing w:val="9"/>
          <w:sz w:val="19"/>
          <w:szCs w:val="19"/>
        </w:rPr>
        <w:t xml:space="preserve"> </w:t>
      </w:r>
      <w:r>
        <w:rPr>
          <w:rFonts w:ascii="Georgia" w:eastAsia="Georgia" w:hAnsi="Georgia" w:cs="Georgia"/>
          <w:b/>
          <w:bCs/>
          <w:sz w:val="19"/>
          <w:szCs w:val="19"/>
        </w:rPr>
        <w:t>Multimodal</w:t>
      </w:r>
      <w:r>
        <w:rPr>
          <w:rFonts w:ascii="Georgia" w:eastAsia="Georgia" w:hAnsi="Georgia" w:cs="Georgia"/>
          <w:b/>
          <w:bCs/>
          <w:spacing w:val="8"/>
          <w:sz w:val="19"/>
          <w:szCs w:val="19"/>
        </w:rPr>
        <w:t xml:space="preserve"> </w:t>
      </w:r>
      <w:r>
        <w:rPr>
          <w:rFonts w:ascii="Georgia" w:eastAsia="Georgia" w:hAnsi="Georgia" w:cs="Georgia"/>
          <w:b/>
          <w:bCs/>
          <w:sz w:val="19"/>
          <w:szCs w:val="19"/>
        </w:rPr>
        <w:t>Framewor</w:t>
      </w:r>
      <w:r>
        <w:rPr>
          <w:rFonts w:ascii="Georgia" w:eastAsia="Georgia" w:hAnsi="Georgia" w:cs="Georgia"/>
          <w:b/>
          <w:bCs/>
          <w:spacing w:val="4"/>
          <w:sz w:val="19"/>
          <w:szCs w:val="19"/>
        </w:rPr>
        <w:t>k</w:t>
      </w:r>
      <w:r>
        <w:rPr>
          <w:rFonts w:ascii="Georgia" w:eastAsia="Georgia" w:hAnsi="Georgia" w:cs="Georgia"/>
          <w:sz w:val="19"/>
          <w:szCs w:val="19"/>
        </w:rPr>
        <w:t>”</w:t>
      </w:r>
      <w:r>
        <w:rPr>
          <w:rFonts w:ascii="Georgia" w:eastAsia="Georgia" w:hAnsi="Georgia" w:cs="Georgia"/>
          <w:spacing w:val="10"/>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4"/>
          <w:sz w:val="19"/>
          <w:szCs w:val="19"/>
        </w:rPr>
        <w:t xml:space="preserve"> </w:t>
      </w:r>
      <w:r>
        <w:rPr>
          <w:rFonts w:ascii="Georgia" w:eastAsia="Georgia" w:hAnsi="Georgia" w:cs="Georgia"/>
          <w:sz w:val="19"/>
          <w:szCs w:val="19"/>
        </w:rPr>
        <w:t>99,</w:t>
      </w:r>
      <w:r>
        <w:rPr>
          <w:rFonts w:ascii="Georgia" w:eastAsia="Georgia" w:hAnsi="Georgia" w:cs="Georgia"/>
          <w:spacing w:val="-3"/>
          <w:sz w:val="19"/>
          <w:szCs w:val="19"/>
        </w:rPr>
        <w:t xml:space="preserve"> </w:t>
      </w:r>
      <w:r>
        <w:rPr>
          <w:rFonts w:ascii="Georgia" w:eastAsia="Georgia" w:hAnsi="Georgia" w:cs="Georgia"/>
          <w:sz w:val="19"/>
          <w:szCs w:val="19"/>
        </w:rPr>
        <w:t>(2014):</w:t>
      </w:r>
      <w:r>
        <w:rPr>
          <w:rFonts w:ascii="Georgia" w:eastAsia="Georgia" w:hAnsi="Georgia" w:cs="Georgia"/>
          <w:spacing w:val="21"/>
          <w:sz w:val="19"/>
          <w:szCs w:val="19"/>
        </w:rPr>
        <w:t xml:space="preserve"> </w:t>
      </w:r>
      <w:r>
        <w:rPr>
          <w:rFonts w:ascii="Georgia" w:eastAsia="Georgia" w:hAnsi="Georgia" w:cs="Georgia"/>
          <w:sz w:val="19"/>
          <w:szCs w:val="19"/>
        </w:rPr>
        <w:t>477–86.</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0">
        <w:r>
          <w:rPr>
            <w:rFonts w:ascii="Georgia" w:eastAsia="Georgia" w:hAnsi="Georgia" w:cs="Georgia"/>
            <w:color w:val="0000FF"/>
            <w:w w:val="102"/>
            <w:sz w:val="19"/>
            <w:szCs w:val="19"/>
          </w:rPr>
          <w:t>10.1016/j.neuroimage.2014.0</w:t>
        </w:r>
      </w:hyperlink>
    </w:p>
    <w:p w14:paraId="4B5CD457"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28.</w:t>
      </w:r>
      <w:r>
        <w:rPr>
          <w:rFonts w:ascii="Georgia" w:eastAsia="Georgia" w:hAnsi="Georgia" w:cs="Georgia"/>
          <w:spacing w:val="27"/>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B.</w:t>
      </w:r>
      <w:r>
        <w:rPr>
          <w:rFonts w:ascii="Georgia" w:eastAsia="Georgia" w:hAnsi="Georgia" w:cs="Georgia"/>
          <w:spacing w:val="8"/>
          <w:sz w:val="19"/>
          <w:szCs w:val="19"/>
        </w:rPr>
        <w:t xml:space="preserve"> </w:t>
      </w:r>
      <w:r>
        <w:rPr>
          <w:rFonts w:ascii="Georgia" w:eastAsia="Georgia" w:hAnsi="Georgia" w:cs="Georgia"/>
          <w:sz w:val="19"/>
          <w:szCs w:val="19"/>
        </w:rPr>
        <w:t>B.,</w:t>
      </w:r>
      <w:r>
        <w:rPr>
          <w:rFonts w:ascii="Georgia" w:eastAsia="Georgia" w:hAnsi="Georgia" w:cs="Georgia"/>
          <w:spacing w:val="10"/>
          <w:sz w:val="19"/>
          <w:szCs w:val="19"/>
        </w:rPr>
        <w:t xml:space="preserve"> </w:t>
      </w:r>
      <w:r>
        <w:rPr>
          <w:rFonts w:ascii="Georgia" w:eastAsia="Georgia" w:hAnsi="Georgia" w:cs="Georgia"/>
          <w:sz w:val="19"/>
          <w:szCs w:val="19"/>
        </w:rPr>
        <w:t>Cook,</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Kim,</w:t>
      </w:r>
      <w:r>
        <w:rPr>
          <w:rFonts w:ascii="Georgia" w:eastAsia="Georgia" w:hAnsi="Georgia" w:cs="Georgia"/>
          <w:spacing w:val="11"/>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Whyte,</w:t>
      </w:r>
      <w:r>
        <w:rPr>
          <w:rFonts w:ascii="Georgia" w:eastAsia="Georgia" w:hAnsi="Georgia" w:cs="Georgia"/>
          <w:spacing w:val="15"/>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Gee,</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Stone,</w:t>
      </w:r>
      <w:r>
        <w:rPr>
          <w:rFonts w:ascii="Georgia" w:eastAsia="Georgia" w:hAnsi="Georgia" w:cs="Georgia"/>
          <w:spacing w:val="14"/>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r>
        <w:rPr>
          <w:rFonts w:ascii="Georgia" w:eastAsia="Georgia" w:hAnsi="Georgia" w:cs="Georgia"/>
          <w:spacing w:val="-3"/>
          <w:sz w:val="19"/>
          <w:szCs w:val="19"/>
        </w:rPr>
        <w:t>“</w:t>
      </w:r>
      <w:r>
        <w:rPr>
          <w:rFonts w:ascii="Georgia" w:eastAsia="Georgia" w:hAnsi="Georgia" w:cs="Georgia"/>
          <w:b/>
          <w:bCs/>
          <w:sz w:val="19"/>
          <w:szCs w:val="19"/>
        </w:rPr>
        <w:t>Logical</w:t>
      </w:r>
      <w:r>
        <w:rPr>
          <w:rFonts w:ascii="Georgia" w:eastAsia="Georgia" w:hAnsi="Georgia" w:cs="Georgia"/>
          <w:b/>
          <w:bCs/>
          <w:spacing w:val="19"/>
          <w:sz w:val="19"/>
          <w:szCs w:val="19"/>
        </w:rPr>
        <w:t xml:space="preserve"> </w:t>
      </w:r>
      <w:r>
        <w:rPr>
          <w:rFonts w:ascii="Georgia" w:eastAsia="Georgia" w:hAnsi="Georgia" w:cs="Georgia"/>
          <w:b/>
          <w:bCs/>
          <w:sz w:val="19"/>
          <w:szCs w:val="19"/>
        </w:rPr>
        <w:t>Circularity</w:t>
      </w:r>
      <w:r>
        <w:rPr>
          <w:rFonts w:ascii="Georgia" w:eastAsia="Georgia" w:hAnsi="Georgia" w:cs="Georgia"/>
          <w:b/>
          <w:bCs/>
          <w:spacing w:val="24"/>
          <w:sz w:val="19"/>
          <w:szCs w:val="19"/>
        </w:rPr>
        <w:t xml:space="preserve"> </w:t>
      </w:r>
      <w:r>
        <w:rPr>
          <w:rFonts w:ascii="Georgia" w:eastAsia="Georgia" w:hAnsi="Georgia" w:cs="Georgia"/>
          <w:b/>
          <w:bCs/>
          <w:sz w:val="19"/>
          <w:szCs w:val="19"/>
        </w:rPr>
        <w:t>in</w:t>
      </w:r>
      <w:r>
        <w:rPr>
          <w:rFonts w:ascii="Georgia" w:eastAsia="Georgia" w:hAnsi="Georgia" w:cs="Georgia"/>
          <w:b/>
          <w:bCs/>
          <w:spacing w:val="7"/>
          <w:sz w:val="19"/>
          <w:szCs w:val="19"/>
        </w:rPr>
        <w:t xml:space="preserve"> </w:t>
      </w:r>
      <w:r>
        <w:rPr>
          <w:rFonts w:ascii="Georgia" w:eastAsia="Georgia" w:hAnsi="Georgia" w:cs="Georgia"/>
          <w:b/>
          <w:bCs/>
          <w:w w:val="102"/>
          <w:sz w:val="19"/>
          <w:szCs w:val="19"/>
        </w:rPr>
        <w:t xml:space="preserve">Voxel- </w:t>
      </w:r>
      <w:r>
        <w:rPr>
          <w:rFonts w:ascii="Georgia" w:eastAsia="Georgia" w:hAnsi="Georgia" w:cs="Georgia"/>
          <w:b/>
          <w:bCs/>
          <w:sz w:val="19"/>
          <w:szCs w:val="19"/>
        </w:rPr>
        <w:t>Based</w:t>
      </w:r>
      <w:r>
        <w:rPr>
          <w:rFonts w:ascii="Georgia" w:eastAsia="Georgia" w:hAnsi="Georgia" w:cs="Georgia"/>
          <w:b/>
          <w:bCs/>
          <w:spacing w:val="26"/>
          <w:sz w:val="19"/>
          <w:szCs w:val="19"/>
        </w:rPr>
        <w:t xml:space="preserve"> </w:t>
      </w:r>
      <w:r>
        <w:rPr>
          <w:rFonts w:ascii="Georgia" w:eastAsia="Georgia" w:hAnsi="Georgia" w:cs="Georgia"/>
          <w:b/>
          <w:bCs/>
          <w:sz w:val="19"/>
          <w:szCs w:val="19"/>
        </w:rPr>
        <w:t xml:space="preserve">Analysis: </w:t>
      </w:r>
      <w:r>
        <w:rPr>
          <w:rFonts w:ascii="Georgia" w:eastAsia="Georgia" w:hAnsi="Georgia" w:cs="Georgia"/>
          <w:b/>
          <w:bCs/>
          <w:spacing w:val="13"/>
          <w:sz w:val="19"/>
          <w:szCs w:val="19"/>
        </w:rPr>
        <w:t xml:space="preserve"> </w:t>
      </w:r>
      <w:r>
        <w:rPr>
          <w:rFonts w:ascii="Georgia" w:eastAsia="Georgia" w:hAnsi="Georgia" w:cs="Georgia"/>
          <w:b/>
          <w:bCs/>
          <w:sz w:val="19"/>
          <w:szCs w:val="19"/>
        </w:rPr>
        <w:t>Normalization</w:t>
      </w:r>
      <w:r>
        <w:rPr>
          <w:rFonts w:ascii="Georgia" w:eastAsia="Georgia" w:hAnsi="Georgia" w:cs="Georgia"/>
          <w:b/>
          <w:bCs/>
          <w:spacing w:val="42"/>
          <w:sz w:val="19"/>
          <w:szCs w:val="19"/>
        </w:rPr>
        <w:t xml:space="preserve"> </w:t>
      </w:r>
      <w:r>
        <w:rPr>
          <w:rFonts w:ascii="Georgia" w:eastAsia="Georgia" w:hAnsi="Georgia" w:cs="Georgia"/>
          <w:b/>
          <w:bCs/>
          <w:sz w:val="19"/>
          <w:szCs w:val="19"/>
        </w:rPr>
        <w:t>Strategy</w:t>
      </w:r>
      <w:r>
        <w:rPr>
          <w:rFonts w:ascii="Georgia" w:eastAsia="Georgia" w:hAnsi="Georgia" w:cs="Georgia"/>
          <w:b/>
          <w:bCs/>
          <w:spacing w:val="30"/>
          <w:sz w:val="19"/>
          <w:szCs w:val="19"/>
        </w:rPr>
        <w:t xml:space="preserve"> </w:t>
      </w:r>
      <w:r>
        <w:rPr>
          <w:rFonts w:ascii="Georgia" w:eastAsia="Georgia" w:hAnsi="Georgia" w:cs="Georgia"/>
          <w:b/>
          <w:bCs/>
          <w:sz w:val="19"/>
          <w:szCs w:val="19"/>
        </w:rPr>
        <w:t>May</w:t>
      </w:r>
      <w:r>
        <w:rPr>
          <w:rFonts w:ascii="Georgia" w:eastAsia="Georgia" w:hAnsi="Georgia" w:cs="Georgia"/>
          <w:b/>
          <w:bCs/>
          <w:spacing w:val="22"/>
          <w:sz w:val="19"/>
          <w:szCs w:val="19"/>
        </w:rPr>
        <w:t xml:space="preserve"> </w:t>
      </w:r>
      <w:r>
        <w:rPr>
          <w:rFonts w:ascii="Georgia" w:eastAsia="Georgia" w:hAnsi="Georgia" w:cs="Georgia"/>
          <w:b/>
          <w:bCs/>
          <w:sz w:val="19"/>
          <w:szCs w:val="19"/>
        </w:rPr>
        <w:t>Induce</w:t>
      </w:r>
      <w:r>
        <w:rPr>
          <w:rFonts w:ascii="Georgia" w:eastAsia="Georgia" w:hAnsi="Georgia" w:cs="Georgia"/>
          <w:b/>
          <w:bCs/>
          <w:spacing w:val="28"/>
          <w:sz w:val="19"/>
          <w:szCs w:val="19"/>
        </w:rPr>
        <w:t xml:space="preserve"> </w:t>
      </w:r>
      <w:r>
        <w:rPr>
          <w:rFonts w:ascii="Georgia" w:eastAsia="Georgia" w:hAnsi="Georgia" w:cs="Georgia"/>
          <w:b/>
          <w:bCs/>
          <w:sz w:val="19"/>
          <w:szCs w:val="19"/>
        </w:rPr>
        <w:t>Statistical</w:t>
      </w:r>
      <w:r>
        <w:rPr>
          <w:rFonts w:ascii="Georgia" w:eastAsia="Georgia" w:hAnsi="Georgia" w:cs="Georgia"/>
          <w:b/>
          <w:bCs/>
          <w:spacing w:val="33"/>
          <w:sz w:val="19"/>
          <w:szCs w:val="19"/>
        </w:rPr>
        <w:t xml:space="preserve"> </w:t>
      </w:r>
      <w:r>
        <w:rPr>
          <w:rFonts w:ascii="Georgia" w:eastAsia="Georgia" w:hAnsi="Georgia" w:cs="Georgia"/>
          <w:b/>
          <w:bCs/>
          <w:sz w:val="19"/>
          <w:szCs w:val="19"/>
        </w:rPr>
        <w:t>Bia</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i/>
          <w:sz w:val="19"/>
          <w:szCs w:val="19"/>
        </w:rPr>
        <w:t>Hum</w:t>
      </w:r>
      <w:r>
        <w:rPr>
          <w:rFonts w:ascii="Georgia" w:eastAsia="Georgia" w:hAnsi="Georgia" w:cs="Georgia"/>
          <w:i/>
          <w:spacing w:val="12"/>
          <w:sz w:val="19"/>
          <w:szCs w:val="19"/>
        </w:rPr>
        <w:t xml:space="preserve"> </w:t>
      </w:r>
      <w:r>
        <w:rPr>
          <w:rFonts w:ascii="Georgia" w:eastAsia="Georgia" w:hAnsi="Georgia" w:cs="Georgia"/>
          <w:i/>
          <w:sz w:val="19"/>
          <w:szCs w:val="19"/>
        </w:rPr>
        <w:t>Brain</w:t>
      </w:r>
      <w:r>
        <w:rPr>
          <w:rFonts w:ascii="Georgia" w:eastAsia="Georgia" w:hAnsi="Georgia" w:cs="Georgia"/>
          <w:i/>
          <w:spacing w:val="12"/>
          <w:sz w:val="19"/>
          <w:szCs w:val="19"/>
        </w:rPr>
        <w:t xml:space="preserve"> </w:t>
      </w:r>
      <w:proofErr w:type="spellStart"/>
      <w:r>
        <w:rPr>
          <w:rFonts w:ascii="Georgia" w:eastAsia="Georgia" w:hAnsi="Georgia" w:cs="Georgia"/>
          <w:i/>
          <w:sz w:val="19"/>
          <w:szCs w:val="19"/>
        </w:rPr>
        <w:t>Mapp</w:t>
      </w:r>
      <w:proofErr w:type="spellEnd"/>
      <w:r>
        <w:rPr>
          <w:rFonts w:ascii="Georgia" w:eastAsia="Georgia" w:hAnsi="Georgia" w:cs="Georgia"/>
          <w:i/>
          <w:spacing w:val="14"/>
          <w:sz w:val="19"/>
          <w:szCs w:val="19"/>
        </w:rPr>
        <w:t xml:space="preserve"> </w:t>
      </w:r>
      <w:r>
        <w:rPr>
          <w:rFonts w:ascii="Georgia" w:eastAsia="Georgia" w:hAnsi="Georgia" w:cs="Georgia"/>
          <w:sz w:val="19"/>
          <w:szCs w:val="19"/>
        </w:rPr>
        <w:t>35,</w:t>
      </w:r>
      <w:r>
        <w:rPr>
          <w:rFonts w:ascii="Georgia" w:eastAsia="Georgia" w:hAnsi="Georgia" w:cs="Georgia"/>
          <w:spacing w:val="21"/>
          <w:sz w:val="19"/>
          <w:szCs w:val="19"/>
        </w:rPr>
        <w:t xml:space="preserve"> </w:t>
      </w:r>
      <w:r>
        <w:rPr>
          <w:rFonts w:ascii="Georgia" w:eastAsia="Georgia" w:hAnsi="Georgia" w:cs="Georgia"/>
          <w:sz w:val="19"/>
          <w:szCs w:val="19"/>
        </w:rPr>
        <w:t xml:space="preserve">no. </w:t>
      </w:r>
      <w:r>
        <w:rPr>
          <w:rFonts w:ascii="Georgia" w:eastAsia="Georgia" w:hAnsi="Georgia" w:cs="Georgia"/>
          <w:spacing w:val="12"/>
          <w:sz w:val="19"/>
          <w:szCs w:val="19"/>
        </w:rPr>
        <w:t xml:space="preserve"> </w:t>
      </w:r>
      <w:proofErr w:type="gramStart"/>
      <w:r>
        <w:rPr>
          <w:rFonts w:ascii="Georgia" w:eastAsia="Georgia" w:hAnsi="Georgia" w:cs="Georgia"/>
          <w:sz w:val="19"/>
          <w:szCs w:val="19"/>
        </w:rPr>
        <w:t>3</w:t>
      </w:r>
      <w:r>
        <w:rPr>
          <w:rFonts w:ascii="Georgia" w:eastAsia="Georgia" w:hAnsi="Georgia" w:cs="Georgia"/>
          <w:spacing w:val="15"/>
          <w:sz w:val="19"/>
          <w:szCs w:val="19"/>
        </w:rPr>
        <w:t xml:space="preserve"> </w:t>
      </w:r>
      <w:r>
        <w:rPr>
          <w:rFonts w:ascii="Georgia" w:eastAsia="Georgia" w:hAnsi="Georgia" w:cs="Georgia"/>
          <w:sz w:val="19"/>
          <w:szCs w:val="19"/>
        </w:rPr>
        <w:t xml:space="preserve">(2014): </w:t>
      </w:r>
      <w:r>
        <w:rPr>
          <w:rFonts w:ascii="Georgia" w:eastAsia="Georgia" w:hAnsi="Georgia" w:cs="Georgia"/>
          <w:spacing w:val="7"/>
          <w:sz w:val="19"/>
          <w:szCs w:val="19"/>
        </w:rPr>
        <w:t xml:space="preserve"> </w:t>
      </w:r>
      <w:r>
        <w:rPr>
          <w:rFonts w:ascii="Georgia" w:eastAsia="Georgia" w:hAnsi="Georgia" w:cs="Georgia"/>
          <w:w w:val="102"/>
          <w:sz w:val="19"/>
          <w:szCs w:val="19"/>
        </w:rPr>
        <w:t>745–59.</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1">
        <w:r>
          <w:rPr>
            <w:rFonts w:ascii="Georgia" w:eastAsia="Georgia" w:hAnsi="Georgia" w:cs="Georgia"/>
            <w:color w:val="0000FF"/>
            <w:w w:val="102"/>
            <w:sz w:val="19"/>
            <w:szCs w:val="19"/>
          </w:rPr>
          <w:t>10.1002/hbm.22211</w:t>
        </w:r>
      </w:hyperlink>
    </w:p>
    <w:p w14:paraId="434AF72E" w14:textId="77777777" w:rsidR="00E61F9D" w:rsidRDefault="005C64D6">
      <w:pPr>
        <w:spacing w:before="59" w:after="0" w:line="277" w:lineRule="auto"/>
        <w:ind w:left="140" w:right="642"/>
        <w:jc w:val="both"/>
        <w:rPr>
          <w:rFonts w:ascii="Georgia" w:eastAsia="Georgia" w:hAnsi="Georgia" w:cs="Georgia"/>
          <w:sz w:val="19"/>
          <w:szCs w:val="19"/>
        </w:rPr>
      </w:pPr>
      <w:r>
        <w:rPr>
          <w:rFonts w:ascii="Georgia" w:eastAsia="Georgia" w:hAnsi="Georgia" w:cs="Georgia"/>
          <w:sz w:val="19"/>
          <w:szCs w:val="19"/>
        </w:rPr>
        <w:t xml:space="preserve">29. </w:t>
      </w:r>
      <w:r>
        <w:rPr>
          <w:rFonts w:ascii="Georgia" w:eastAsia="Georgia" w:hAnsi="Georgia" w:cs="Georgia"/>
          <w:spacing w:val="2"/>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N.</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17"/>
          <w:sz w:val="19"/>
          <w:szCs w:val="19"/>
        </w:rPr>
        <w:t xml:space="preserve"> </w:t>
      </w:r>
      <w:proofErr w:type="spellStart"/>
      <w:r>
        <w:rPr>
          <w:rFonts w:ascii="Georgia" w:eastAsia="Georgia" w:hAnsi="Georgia" w:cs="Georgia"/>
          <w:sz w:val="19"/>
          <w:szCs w:val="19"/>
        </w:rPr>
        <w:t>Contrella</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B.,</w:t>
      </w:r>
      <w:r>
        <w:rPr>
          <w:rFonts w:ascii="Georgia" w:eastAsia="Georgia" w:hAnsi="Georgia" w:cs="Georgia"/>
          <w:spacing w:val="18"/>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T.</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B.</w:t>
      </w:r>
      <w:r>
        <w:rPr>
          <w:rFonts w:ascii="Georgia" w:eastAsia="Georgia" w:hAnsi="Georgia" w:cs="Georgia"/>
          <w:spacing w:val="14"/>
          <w:sz w:val="19"/>
          <w:szCs w:val="19"/>
        </w:rPr>
        <w:t xml:space="preserve"> </w:t>
      </w:r>
      <w:r>
        <w:rPr>
          <w:rFonts w:ascii="Georgia" w:eastAsia="Georgia" w:hAnsi="Georgia" w:cs="Georgia"/>
          <w:sz w:val="19"/>
          <w:szCs w:val="19"/>
        </w:rPr>
        <w:t>B.,</w:t>
      </w:r>
      <w:r>
        <w:rPr>
          <w:rFonts w:ascii="Georgia" w:eastAsia="Georgia" w:hAnsi="Georgia" w:cs="Georgia"/>
          <w:spacing w:val="18"/>
          <w:sz w:val="19"/>
          <w:szCs w:val="19"/>
        </w:rPr>
        <w:t xml:space="preserve"> </w:t>
      </w:r>
      <w:r>
        <w:rPr>
          <w:rFonts w:ascii="Georgia" w:eastAsia="Georgia" w:hAnsi="Georgia" w:cs="Georgia"/>
          <w:sz w:val="19"/>
          <w:szCs w:val="19"/>
        </w:rPr>
        <w:t>Lange,</w:t>
      </w:r>
      <w:r>
        <w:rPr>
          <w:rFonts w:ascii="Georgia" w:eastAsia="Georgia" w:hAnsi="Georgia" w:cs="Georgia"/>
          <w:spacing w:val="22"/>
          <w:sz w:val="19"/>
          <w:szCs w:val="19"/>
        </w:rPr>
        <w:t xml:space="preserve"> </w:t>
      </w:r>
      <w:r>
        <w:rPr>
          <w:rFonts w:ascii="Georgia" w:eastAsia="Georgia" w:hAnsi="Georgia" w:cs="Georgia"/>
          <w:sz w:val="19"/>
          <w:szCs w:val="19"/>
        </w:rPr>
        <w:t>E.</w:t>
      </w:r>
      <w:r>
        <w:rPr>
          <w:rFonts w:ascii="Georgia" w:eastAsia="Georgia" w:hAnsi="Georgia" w:cs="Georgia"/>
          <w:spacing w:val="12"/>
          <w:sz w:val="19"/>
          <w:szCs w:val="19"/>
        </w:rPr>
        <w:t xml:space="preserve"> </w:t>
      </w:r>
      <w:r>
        <w:rPr>
          <w:rFonts w:ascii="Georgia" w:eastAsia="Georgia" w:hAnsi="Georgia" w:cs="Georgia"/>
          <w:sz w:val="19"/>
          <w:szCs w:val="19"/>
        </w:rPr>
        <w:t>E.</w:t>
      </w:r>
      <w:r>
        <w:rPr>
          <w:rFonts w:ascii="Georgia" w:eastAsia="Georgia" w:hAnsi="Georgia" w:cs="Georgia"/>
          <w:spacing w:val="12"/>
          <w:sz w:val="19"/>
          <w:szCs w:val="19"/>
        </w:rPr>
        <w:t xml:space="preserve"> </w:t>
      </w:r>
      <w:r>
        <w:rPr>
          <w:rFonts w:ascii="Georgia" w:eastAsia="Georgia" w:hAnsi="Georgia" w:cs="Georgia"/>
          <w:sz w:val="19"/>
          <w:szCs w:val="19"/>
        </w:rPr>
        <w:t>de,</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J.</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14"/>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Longitudinal</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Assessment </w:t>
      </w:r>
      <w:r>
        <w:rPr>
          <w:rFonts w:ascii="Georgia" w:eastAsia="Georgia" w:hAnsi="Georgia" w:cs="Georgia"/>
          <w:b/>
          <w:bCs/>
          <w:sz w:val="19"/>
          <w:szCs w:val="19"/>
        </w:rPr>
        <w:t>of</w:t>
      </w:r>
      <w:r>
        <w:rPr>
          <w:rFonts w:ascii="Georgia" w:eastAsia="Georgia" w:hAnsi="Georgia" w:cs="Georgia"/>
          <w:b/>
          <w:bCs/>
          <w:spacing w:val="24"/>
          <w:sz w:val="19"/>
          <w:szCs w:val="19"/>
        </w:rPr>
        <w:t xml:space="preserve"> </w:t>
      </w:r>
      <w:r>
        <w:rPr>
          <w:rFonts w:ascii="Georgia" w:eastAsia="Georgia" w:hAnsi="Georgia" w:cs="Georgia"/>
          <w:b/>
          <w:bCs/>
          <w:sz w:val="19"/>
          <w:szCs w:val="19"/>
        </w:rPr>
        <w:t>Treatment</w:t>
      </w:r>
      <w:r>
        <w:rPr>
          <w:rFonts w:ascii="Georgia" w:eastAsia="Georgia" w:hAnsi="Georgia" w:cs="Georgia"/>
          <w:b/>
          <w:bCs/>
          <w:spacing w:val="41"/>
          <w:sz w:val="19"/>
          <w:szCs w:val="19"/>
        </w:rPr>
        <w:t xml:space="preserve"> </w:t>
      </w:r>
      <w:r>
        <w:rPr>
          <w:rFonts w:ascii="Georgia" w:eastAsia="Georgia" w:hAnsi="Georgia" w:cs="Georgia"/>
          <w:b/>
          <w:bCs/>
          <w:sz w:val="19"/>
          <w:szCs w:val="19"/>
        </w:rPr>
        <w:t>Effects</w:t>
      </w:r>
      <w:r>
        <w:rPr>
          <w:rFonts w:ascii="Georgia" w:eastAsia="Georgia" w:hAnsi="Georgia" w:cs="Georgia"/>
          <w:b/>
          <w:bCs/>
          <w:spacing w:val="33"/>
          <w:sz w:val="19"/>
          <w:szCs w:val="19"/>
        </w:rPr>
        <w:t xml:space="preserve"> </w:t>
      </w:r>
      <w:r>
        <w:rPr>
          <w:rFonts w:ascii="Georgia" w:eastAsia="Georgia" w:hAnsi="Georgia" w:cs="Georgia"/>
          <w:b/>
          <w:bCs/>
          <w:sz w:val="19"/>
          <w:szCs w:val="19"/>
        </w:rPr>
        <w:t>on</w:t>
      </w:r>
      <w:r>
        <w:rPr>
          <w:rFonts w:ascii="Georgia" w:eastAsia="Georgia" w:hAnsi="Georgia" w:cs="Georgia"/>
          <w:b/>
          <w:bCs/>
          <w:spacing w:val="25"/>
          <w:sz w:val="19"/>
          <w:szCs w:val="19"/>
        </w:rPr>
        <w:t xml:space="preserve"> </w:t>
      </w:r>
      <w:r>
        <w:rPr>
          <w:rFonts w:ascii="Georgia" w:eastAsia="Georgia" w:hAnsi="Georgia" w:cs="Georgia"/>
          <w:b/>
          <w:bCs/>
          <w:sz w:val="19"/>
          <w:szCs w:val="19"/>
        </w:rPr>
        <w:t>Pulmonary</w:t>
      </w:r>
      <w:r>
        <w:rPr>
          <w:rFonts w:ascii="Georgia" w:eastAsia="Georgia" w:hAnsi="Georgia" w:cs="Georgia"/>
          <w:b/>
          <w:bCs/>
          <w:spacing w:val="42"/>
          <w:sz w:val="19"/>
          <w:szCs w:val="19"/>
        </w:rPr>
        <w:t xml:space="preserve"> </w:t>
      </w:r>
      <w:r>
        <w:rPr>
          <w:rFonts w:ascii="Georgia" w:eastAsia="Georgia" w:hAnsi="Georgia" w:cs="Georgia"/>
          <w:b/>
          <w:bCs/>
          <w:sz w:val="19"/>
          <w:szCs w:val="19"/>
        </w:rPr>
        <w:t>Ventilation</w:t>
      </w:r>
      <w:r>
        <w:rPr>
          <w:rFonts w:ascii="Georgia" w:eastAsia="Georgia" w:hAnsi="Georgia" w:cs="Georgia"/>
          <w:b/>
          <w:bCs/>
          <w:spacing w:val="42"/>
          <w:sz w:val="19"/>
          <w:szCs w:val="19"/>
        </w:rPr>
        <w:t xml:space="preserve"> </w:t>
      </w:r>
      <w:r>
        <w:rPr>
          <w:rFonts w:ascii="Georgia" w:eastAsia="Georgia" w:hAnsi="Georgia" w:cs="Georgia"/>
          <w:b/>
          <w:bCs/>
          <w:sz w:val="19"/>
          <w:szCs w:val="19"/>
        </w:rPr>
        <w:t>Using</w:t>
      </w:r>
      <w:r>
        <w:rPr>
          <w:rFonts w:ascii="Georgia" w:eastAsia="Georgia" w:hAnsi="Georgia" w:cs="Georgia"/>
          <w:b/>
          <w:bCs/>
          <w:spacing w:val="31"/>
          <w:sz w:val="19"/>
          <w:szCs w:val="19"/>
        </w:rPr>
        <w:t xml:space="preserve"> </w:t>
      </w:r>
      <w:r>
        <w:rPr>
          <w:rFonts w:ascii="Georgia" w:eastAsia="Georgia" w:hAnsi="Georgia" w:cs="Georgia"/>
          <w:b/>
          <w:bCs/>
          <w:sz w:val="19"/>
          <w:szCs w:val="19"/>
        </w:rPr>
        <w:t>1H/3He</w:t>
      </w:r>
      <w:r>
        <w:rPr>
          <w:rFonts w:ascii="Georgia" w:eastAsia="Georgia" w:hAnsi="Georgia" w:cs="Georgia"/>
          <w:b/>
          <w:bCs/>
          <w:spacing w:val="35"/>
          <w:sz w:val="19"/>
          <w:szCs w:val="19"/>
        </w:rPr>
        <w:t xml:space="preserve"> </w:t>
      </w:r>
      <w:r>
        <w:rPr>
          <w:rFonts w:ascii="Georgia" w:eastAsia="Georgia" w:hAnsi="Georgia" w:cs="Georgia"/>
          <w:b/>
          <w:bCs/>
          <w:sz w:val="19"/>
          <w:szCs w:val="19"/>
        </w:rPr>
        <w:t>MRI</w:t>
      </w:r>
      <w:r>
        <w:rPr>
          <w:rFonts w:ascii="Georgia" w:eastAsia="Georgia" w:hAnsi="Georgia" w:cs="Georgia"/>
          <w:b/>
          <w:bCs/>
          <w:spacing w:val="29"/>
          <w:sz w:val="19"/>
          <w:szCs w:val="19"/>
        </w:rPr>
        <w:t xml:space="preserve"> </w:t>
      </w:r>
      <w:r>
        <w:rPr>
          <w:rFonts w:ascii="Georgia" w:eastAsia="Georgia" w:hAnsi="Georgia" w:cs="Georgia"/>
          <w:b/>
          <w:bCs/>
          <w:sz w:val="19"/>
          <w:szCs w:val="19"/>
        </w:rPr>
        <w:t>Multivariate</w:t>
      </w:r>
      <w:r>
        <w:rPr>
          <w:rFonts w:ascii="Georgia" w:eastAsia="Georgia" w:hAnsi="Georgia" w:cs="Georgia"/>
          <w:b/>
          <w:bCs/>
          <w:spacing w:val="44"/>
          <w:sz w:val="19"/>
          <w:szCs w:val="19"/>
        </w:rPr>
        <w:t xml:space="preserve"> </w:t>
      </w:r>
      <w:r>
        <w:rPr>
          <w:rFonts w:ascii="Georgia" w:eastAsia="Georgia" w:hAnsi="Georgia" w:cs="Georgia"/>
          <w:b/>
          <w:bCs/>
          <w:sz w:val="19"/>
          <w:szCs w:val="19"/>
        </w:rPr>
        <w:t>Template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i/>
          <w:sz w:val="19"/>
          <w:szCs w:val="19"/>
        </w:rPr>
        <w:t xml:space="preserve">Proc. </w:t>
      </w:r>
      <w:r>
        <w:rPr>
          <w:rFonts w:ascii="Georgia" w:eastAsia="Georgia" w:hAnsi="Georgia" w:cs="Georgia"/>
          <w:i/>
          <w:spacing w:val="22"/>
          <w:sz w:val="19"/>
          <w:szCs w:val="19"/>
        </w:rPr>
        <w:t xml:space="preserve"> </w:t>
      </w:r>
      <w:proofErr w:type="spellStart"/>
      <w:proofErr w:type="gramStart"/>
      <w:r>
        <w:rPr>
          <w:rFonts w:ascii="Georgia" w:eastAsia="Georgia" w:hAnsi="Georgia" w:cs="Georgia"/>
          <w:i/>
          <w:sz w:val="19"/>
          <w:szCs w:val="19"/>
        </w:rPr>
        <w:t>sPIE</w:t>
      </w:r>
      <w:proofErr w:type="spellEnd"/>
      <w:proofErr w:type="gramEnd"/>
      <w:r>
        <w:rPr>
          <w:rFonts w:ascii="Georgia" w:eastAsia="Georgia" w:hAnsi="Georgia" w:cs="Georgia"/>
          <w:i/>
          <w:spacing w:val="18"/>
          <w:sz w:val="19"/>
          <w:szCs w:val="19"/>
        </w:rPr>
        <w:t xml:space="preserve"> </w:t>
      </w:r>
      <w:r>
        <w:rPr>
          <w:rFonts w:ascii="Georgia" w:eastAsia="Georgia" w:hAnsi="Georgia" w:cs="Georgia"/>
          <w:i/>
          <w:sz w:val="19"/>
          <w:szCs w:val="19"/>
        </w:rPr>
        <w:t>8672, medical imaging 2013:</w:t>
      </w:r>
      <w:r>
        <w:rPr>
          <w:rFonts w:ascii="Georgia" w:eastAsia="Georgia" w:hAnsi="Georgia" w:cs="Georgia"/>
          <w:i/>
          <w:spacing w:val="16"/>
          <w:sz w:val="19"/>
          <w:szCs w:val="19"/>
        </w:rPr>
        <w:t xml:space="preserve"> </w:t>
      </w:r>
      <w:r>
        <w:rPr>
          <w:rFonts w:ascii="Georgia" w:eastAsia="Georgia" w:hAnsi="Georgia" w:cs="Georgia"/>
          <w:i/>
          <w:sz w:val="19"/>
          <w:szCs w:val="19"/>
        </w:rPr>
        <w:t>Biomedical applications in molecular, structural, and functional imaging</w:t>
      </w:r>
      <w:r>
        <w:rPr>
          <w:rFonts w:ascii="Georgia" w:eastAsia="Georgia" w:hAnsi="Georgia" w:cs="Georgia"/>
          <w:i/>
          <w:spacing w:val="2"/>
          <w:sz w:val="19"/>
          <w:szCs w:val="19"/>
        </w:rPr>
        <w:t xml:space="preserve"> </w:t>
      </w:r>
      <w:r>
        <w:rPr>
          <w:rFonts w:ascii="Georgia" w:eastAsia="Georgia" w:hAnsi="Georgia" w:cs="Georgia"/>
          <w:w w:val="102"/>
          <w:sz w:val="19"/>
          <w:szCs w:val="19"/>
        </w:rPr>
        <w:t>(2013):</w:t>
      </w:r>
    </w:p>
    <w:p w14:paraId="2DF976EE" w14:textId="77777777" w:rsidR="00E61F9D" w:rsidRDefault="005C64D6">
      <w:pPr>
        <w:spacing w:before="60" w:after="0" w:line="240" w:lineRule="auto"/>
        <w:ind w:left="140" w:right="668"/>
        <w:jc w:val="both"/>
        <w:rPr>
          <w:rFonts w:ascii="Georgia" w:eastAsia="Georgia" w:hAnsi="Georgia" w:cs="Georgia"/>
          <w:sz w:val="19"/>
          <w:szCs w:val="19"/>
        </w:rPr>
      </w:pPr>
      <w:r>
        <w:rPr>
          <w:rFonts w:ascii="Georgia" w:eastAsia="Georgia" w:hAnsi="Georgia" w:cs="Georgia"/>
          <w:sz w:val="19"/>
          <w:szCs w:val="19"/>
        </w:rPr>
        <w:t xml:space="preserve">30. </w:t>
      </w:r>
      <w:r>
        <w:rPr>
          <w:rFonts w:ascii="Georgia" w:eastAsia="Georgia" w:hAnsi="Georgia" w:cs="Georgia"/>
          <w:spacing w:val="5"/>
          <w:sz w:val="19"/>
          <w:szCs w:val="19"/>
        </w:rPr>
        <w:t xml:space="preserve"> </w:t>
      </w:r>
      <w:proofErr w:type="spellStart"/>
      <w:r>
        <w:rPr>
          <w:rFonts w:ascii="Georgia" w:eastAsia="Georgia" w:hAnsi="Georgia" w:cs="Georgia"/>
          <w:sz w:val="19"/>
          <w:szCs w:val="19"/>
        </w:rPr>
        <w:t>Vannier</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M.</w:t>
      </w:r>
      <w:r>
        <w:rPr>
          <w:rFonts w:ascii="Georgia" w:eastAsia="Georgia" w:hAnsi="Georgia" w:cs="Georgia"/>
          <w:spacing w:val="15"/>
          <w:sz w:val="19"/>
          <w:szCs w:val="19"/>
        </w:rPr>
        <w:t xml:space="preserve"> </w:t>
      </w:r>
      <w:r>
        <w:rPr>
          <w:rFonts w:ascii="Georgia" w:eastAsia="Georgia" w:hAnsi="Georgia" w:cs="Georgia"/>
          <w:sz w:val="19"/>
          <w:szCs w:val="19"/>
        </w:rPr>
        <w:t>W.,</w:t>
      </w:r>
      <w:r>
        <w:rPr>
          <w:rFonts w:ascii="Georgia" w:eastAsia="Georgia" w:hAnsi="Georgia" w:cs="Georgia"/>
          <w:spacing w:val="21"/>
          <w:sz w:val="19"/>
          <w:szCs w:val="19"/>
        </w:rPr>
        <w:t xml:space="preserve"> </w:t>
      </w:r>
      <w:r>
        <w:rPr>
          <w:rFonts w:ascii="Georgia" w:eastAsia="Georgia" w:hAnsi="Georgia" w:cs="Georgia"/>
          <w:sz w:val="19"/>
          <w:szCs w:val="19"/>
        </w:rPr>
        <w:t>Butterfield,</w:t>
      </w:r>
      <w:r>
        <w:rPr>
          <w:rFonts w:ascii="Georgia" w:eastAsia="Georgia" w:hAnsi="Georgia" w:cs="Georgia"/>
          <w:spacing w:val="31"/>
          <w:sz w:val="19"/>
          <w:szCs w:val="19"/>
        </w:rPr>
        <w:t xml:space="preserve"> </w:t>
      </w:r>
      <w:r>
        <w:rPr>
          <w:rFonts w:ascii="Georgia" w:eastAsia="Georgia" w:hAnsi="Georgia" w:cs="Georgia"/>
          <w:sz w:val="19"/>
          <w:szCs w:val="19"/>
        </w:rPr>
        <w:t>R.</w:t>
      </w:r>
      <w:r>
        <w:rPr>
          <w:rFonts w:ascii="Georgia" w:eastAsia="Georgia" w:hAnsi="Georgia" w:cs="Georgia"/>
          <w:spacing w:val="16"/>
          <w:sz w:val="19"/>
          <w:szCs w:val="19"/>
        </w:rPr>
        <w:t xml:space="preserve"> </w:t>
      </w:r>
      <w:r>
        <w:rPr>
          <w:rFonts w:ascii="Georgia" w:eastAsia="Georgia" w:hAnsi="Georgia" w:cs="Georgia"/>
          <w:sz w:val="19"/>
          <w:szCs w:val="19"/>
        </w:rPr>
        <w:t>L.,</w:t>
      </w:r>
      <w:r>
        <w:rPr>
          <w:rFonts w:ascii="Georgia" w:eastAsia="Georgia" w:hAnsi="Georgia" w:cs="Georgia"/>
          <w:spacing w:val="18"/>
          <w:sz w:val="19"/>
          <w:szCs w:val="19"/>
        </w:rPr>
        <w:t xml:space="preserve"> </w:t>
      </w:r>
      <w:r>
        <w:rPr>
          <w:rFonts w:ascii="Georgia" w:eastAsia="Georgia" w:hAnsi="Georgia" w:cs="Georgia"/>
          <w:sz w:val="19"/>
          <w:szCs w:val="19"/>
        </w:rPr>
        <w:t>Jordan,</w:t>
      </w:r>
      <w:r>
        <w:rPr>
          <w:rFonts w:ascii="Georgia" w:eastAsia="Georgia" w:hAnsi="Georgia" w:cs="Georgia"/>
          <w:spacing w:val="25"/>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r>
        <w:rPr>
          <w:rFonts w:ascii="Georgia" w:eastAsia="Georgia" w:hAnsi="Georgia" w:cs="Georgia"/>
          <w:sz w:val="19"/>
          <w:szCs w:val="19"/>
        </w:rPr>
        <w:t>Murphy,</w:t>
      </w:r>
      <w:r>
        <w:rPr>
          <w:rFonts w:ascii="Georgia" w:eastAsia="Georgia" w:hAnsi="Georgia" w:cs="Georgia"/>
          <w:spacing w:val="27"/>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A.,</w:t>
      </w:r>
      <w:r>
        <w:rPr>
          <w:rFonts w:ascii="Georgia" w:eastAsia="Georgia" w:hAnsi="Georgia" w:cs="Georgia"/>
          <w:spacing w:val="19"/>
          <w:sz w:val="19"/>
          <w:szCs w:val="19"/>
        </w:rPr>
        <w:t xml:space="preserve"> </w:t>
      </w:r>
      <w:r>
        <w:rPr>
          <w:rFonts w:ascii="Georgia" w:eastAsia="Georgia" w:hAnsi="Georgia" w:cs="Georgia"/>
          <w:sz w:val="19"/>
          <w:szCs w:val="19"/>
        </w:rPr>
        <w:t>Levitt,</w:t>
      </w:r>
      <w:r>
        <w:rPr>
          <w:rFonts w:ascii="Georgia" w:eastAsia="Georgia" w:hAnsi="Georgia" w:cs="Georgia"/>
          <w:spacing w:val="23"/>
          <w:sz w:val="19"/>
          <w:szCs w:val="19"/>
        </w:rPr>
        <w:t xml:space="preserve"> </w:t>
      </w:r>
      <w:r>
        <w:rPr>
          <w:rFonts w:ascii="Georgia" w:eastAsia="Georgia" w:hAnsi="Georgia" w:cs="Georgia"/>
          <w:sz w:val="19"/>
          <w:szCs w:val="19"/>
        </w:rPr>
        <w:t>R.</w:t>
      </w:r>
      <w:r>
        <w:rPr>
          <w:rFonts w:ascii="Georgia" w:eastAsia="Georgia" w:hAnsi="Georgia" w:cs="Georgia"/>
          <w:spacing w:val="16"/>
          <w:sz w:val="19"/>
          <w:szCs w:val="19"/>
        </w:rPr>
        <w:t xml:space="preserve"> </w:t>
      </w:r>
      <w:r>
        <w:rPr>
          <w:rFonts w:ascii="Georgia" w:eastAsia="Georgia" w:hAnsi="Georgia" w:cs="Georgia"/>
          <w:sz w:val="19"/>
          <w:szCs w:val="19"/>
        </w:rPr>
        <w:t>G.,</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Gado</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15"/>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Multispectral</w:t>
      </w:r>
      <w:r>
        <w:rPr>
          <w:rFonts w:ascii="Georgia" w:eastAsia="Georgia" w:hAnsi="Georgia" w:cs="Georgia"/>
          <w:b/>
          <w:bCs/>
          <w:spacing w:val="38"/>
          <w:sz w:val="19"/>
          <w:szCs w:val="19"/>
        </w:rPr>
        <w:t xml:space="preserve"> </w:t>
      </w:r>
      <w:r>
        <w:rPr>
          <w:rFonts w:ascii="Georgia" w:eastAsia="Georgia" w:hAnsi="Georgia" w:cs="Georgia"/>
          <w:b/>
          <w:bCs/>
          <w:sz w:val="19"/>
          <w:szCs w:val="19"/>
        </w:rPr>
        <w:t>Analysis</w:t>
      </w:r>
      <w:r>
        <w:rPr>
          <w:rFonts w:ascii="Georgia" w:eastAsia="Georgia" w:hAnsi="Georgia" w:cs="Georgia"/>
          <w:b/>
          <w:bCs/>
          <w:spacing w:val="26"/>
          <w:sz w:val="19"/>
          <w:szCs w:val="19"/>
        </w:rPr>
        <w:t xml:space="preserve"> </w:t>
      </w:r>
      <w:r>
        <w:rPr>
          <w:rFonts w:ascii="Georgia" w:eastAsia="Georgia" w:hAnsi="Georgia" w:cs="Georgia"/>
          <w:b/>
          <w:bCs/>
          <w:w w:val="102"/>
          <w:sz w:val="19"/>
          <w:szCs w:val="19"/>
        </w:rPr>
        <w:t>of</w:t>
      </w:r>
    </w:p>
    <w:p w14:paraId="56544C6B" w14:textId="77777777" w:rsidR="00E61F9D" w:rsidRDefault="005C64D6">
      <w:pPr>
        <w:spacing w:before="33" w:after="0" w:line="240" w:lineRule="auto"/>
        <w:ind w:left="140" w:right="2179"/>
        <w:jc w:val="both"/>
        <w:rPr>
          <w:rFonts w:ascii="Georgia" w:eastAsia="Georgia" w:hAnsi="Georgia" w:cs="Georgia"/>
          <w:sz w:val="19"/>
          <w:szCs w:val="19"/>
        </w:rPr>
      </w:pPr>
      <w:proofErr w:type="gramStart"/>
      <w:r>
        <w:rPr>
          <w:rFonts w:ascii="Georgia" w:eastAsia="Georgia" w:hAnsi="Georgia" w:cs="Georgia"/>
          <w:b/>
          <w:bCs/>
          <w:sz w:val="19"/>
          <w:szCs w:val="19"/>
        </w:rPr>
        <w:t>Magnetic</w:t>
      </w:r>
      <w:r>
        <w:rPr>
          <w:rFonts w:ascii="Georgia" w:eastAsia="Georgia" w:hAnsi="Georgia" w:cs="Georgia"/>
          <w:b/>
          <w:bCs/>
          <w:spacing w:val="19"/>
          <w:sz w:val="19"/>
          <w:szCs w:val="19"/>
        </w:rPr>
        <w:t xml:space="preserve"> </w:t>
      </w:r>
      <w:r>
        <w:rPr>
          <w:rFonts w:ascii="Georgia" w:eastAsia="Georgia" w:hAnsi="Georgia" w:cs="Georgia"/>
          <w:b/>
          <w:bCs/>
          <w:sz w:val="19"/>
          <w:szCs w:val="19"/>
        </w:rPr>
        <w:t>Resonance</w:t>
      </w:r>
      <w:r>
        <w:rPr>
          <w:rFonts w:ascii="Georgia" w:eastAsia="Georgia" w:hAnsi="Georgia" w:cs="Georgia"/>
          <w:b/>
          <w:bCs/>
          <w:spacing w:val="22"/>
          <w:sz w:val="19"/>
          <w:szCs w:val="19"/>
        </w:rPr>
        <w:t xml:space="preserve"> </w:t>
      </w:r>
      <w:r>
        <w:rPr>
          <w:rFonts w:ascii="Georgia" w:eastAsia="Georgia" w:hAnsi="Georgia" w:cs="Georgia"/>
          <w:b/>
          <w:bCs/>
          <w:sz w:val="19"/>
          <w:szCs w:val="19"/>
        </w:rPr>
        <w:t>Images</w:t>
      </w:r>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i/>
          <w:sz w:val="19"/>
          <w:szCs w:val="19"/>
        </w:rPr>
        <w:t>Radiology</w:t>
      </w:r>
      <w:r>
        <w:rPr>
          <w:rFonts w:ascii="Georgia" w:eastAsia="Georgia" w:hAnsi="Georgia" w:cs="Georgia"/>
          <w:i/>
          <w:spacing w:val="1"/>
          <w:sz w:val="19"/>
          <w:szCs w:val="19"/>
        </w:rPr>
        <w:t xml:space="preserve"> </w:t>
      </w:r>
      <w:r>
        <w:rPr>
          <w:rFonts w:ascii="Georgia" w:eastAsia="Georgia" w:hAnsi="Georgia" w:cs="Georgia"/>
          <w:sz w:val="19"/>
          <w:szCs w:val="19"/>
        </w:rPr>
        <w:t>154,</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(1985):</w:t>
      </w:r>
      <w:r>
        <w:rPr>
          <w:rFonts w:ascii="Georgia" w:eastAsia="Georgia" w:hAnsi="Georgia" w:cs="Georgia"/>
          <w:spacing w:val="29"/>
          <w:sz w:val="19"/>
          <w:szCs w:val="19"/>
        </w:rPr>
        <w:t xml:space="preserve"> </w:t>
      </w:r>
      <w:r>
        <w:rPr>
          <w:rFonts w:ascii="Georgia" w:eastAsia="Georgia" w:hAnsi="Georgia" w:cs="Georgia"/>
          <w:sz w:val="19"/>
          <w:szCs w:val="19"/>
        </w:rPr>
        <w:t>221–4.</w:t>
      </w:r>
      <w:proofErr w:type="gramEnd"/>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2">
        <w:r>
          <w:rPr>
            <w:rFonts w:ascii="Georgia" w:eastAsia="Georgia" w:hAnsi="Georgia" w:cs="Georgia"/>
            <w:color w:val="0000FF"/>
            <w:w w:val="102"/>
            <w:sz w:val="19"/>
            <w:szCs w:val="19"/>
          </w:rPr>
          <w:t>10.1148/radiology.154.1.3964938</w:t>
        </w:r>
      </w:hyperlink>
    </w:p>
    <w:p w14:paraId="7B049B68" w14:textId="77777777" w:rsidR="00E61F9D" w:rsidRDefault="005C64D6">
      <w:pPr>
        <w:spacing w:before="93" w:after="0"/>
        <w:ind w:left="140" w:right="666"/>
        <w:jc w:val="both"/>
        <w:rPr>
          <w:rFonts w:ascii="Georgia" w:eastAsia="Georgia" w:hAnsi="Georgia" w:cs="Georgia"/>
          <w:sz w:val="19"/>
          <w:szCs w:val="19"/>
        </w:rPr>
      </w:pPr>
      <w:r>
        <w:rPr>
          <w:rFonts w:ascii="Georgia" w:eastAsia="Georgia" w:hAnsi="Georgia" w:cs="Georgia"/>
          <w:sz w:val="19"/>
          <w:szCs w:val="19"/>
        </w:rPr>
        <w:t>31.</w:t>
      </w:r>
      <w:r>
        <w:rPr>
          <w:rFonts w:ascii="Georgia" w:eastAsia="Georgia" w:hAnsi="Georgia" w:cs="Georgia"/>
          <w:spacing w:val="43"/>
          <w:sz w:val="19"/>
          <w:szCs w:val="19"/>
        </w:rPr>
        <w:t xml:space="preserve"> </w:t>
      </w:r>
      <w:proofErr w:type="spellStart"/>
      <w:r>
        <w:rPr>
          <w:rFonts w:ascii="Georgia" w:eastAsia="Georgia" w:hAnsi="Georgia" w:cs="Georgia"/>
          <w:sz w:val="19"/>
          <w:szCs w:val="19"/>
        </w:rPr>
        <w:t>Dempster</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Laird,</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Rubin,</w:t>
      </w:r>
      <w:r>
        <w:rPr>
          <w:rFonts w:ascii="Georgia" w:eastAsia="Georgia" w:hAnsi="Georgia" w:cs="Georgia"/>
          <w:spacing w:val="20"/>
          <w:sz w:val="19"/>
          <w:szCs w:val="19"/>
        </w:rPr>
        <w:t xml:space="preserve"> </w:t>
      </w:r>
      <w:r>
        <w:rPr>
          <w:rFonts w:ascii="Georgia" w:eastAsia="Georgia" w:hAnsi="Georgia" w:cs="Georgia"/>
          <w:sz w:val="19"/>
          <w:szCs w:val="19"/>
        </w:rPr>
        <w:t>D.</w:t>
      </w:r>
      <w:r>
        <w:rPr>
          <w:rFonts w:ascii="Georgia" w:eastAsia="Georgia" w:hAnsi="Georgia" w:cs="Georgia"/>
          <w:spacing w:val="1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Maximum</w:t>
      </w:r>
      <w:r>
        <w:rPr>
          <w:rFonts w:ascii="Georgia" w:eastAsia="Georgia" w:hAnsi="Georgia" w:cs="Georgia"/>
          <w:b/>
          <w:bCs/>
          <w:spacing w:val="30"/>
          <w:sz w:val="19"/>
          <w:szCs w:val="19"/>
        </w:rPr>
        <w:t xml:space="preserve"> </w:t>
      </w:r>
      <w:r>
        <w:rPr>
          <w:rFonts w:ascii="Georgia" w:eastAsia="Georgia" w:hAnsi="Georgia" w:cs="Georgia"/>
          <w:b/>
          <w:bCs/>
          <w:sz w:val="19"/>
          <w:szCs w:val="19"/>
        </w:rPr>
        <w:t>Likelihood</w:t>
      </w:r>
      <w:r>
        <w:rPr>
          <w:rFonts w:ascii="Georgia" w:eastAsia="Georgia" w:hAnsi="Georgia" w:cs="Georgia"/>
          <w:b/>
          <w:bCs/>
          <w:spacing w:val="29"/>
          <w:sz w:val="19"/>
          <w:szCs w:val="19"/>
        </w:rPr>
        <w:t xml:space="preserve"> </w:t>
      </w:r>
      <w:r>
        <w:rPr>
          <w:rFonts w:ascii="Georgia" w:eastAsia="Georgia" w:hAnsi="Georgia" w:cs="Georgia"/>
          <w:b/>
          <w:bCs/>
          <w:sz w:val="19"/>
          <w:szCs w:val="19"/>
        </w:rPr>
        <w:t>Estimation</w:t>
      </w:r>
      <w:r>
        <w:rPr>
          <w:rFonts w:ascii="Georgia" w:eastAsia="Georgia" w:hAnsi="Georgia" w:cs="Georgia"/>
          <w:b/>
          <w:bCs/>
          <w:spacing w:val="30"/>
          <w:sz w:val="19"/>
          <w:szCs w:val="19"/>
        </w:rPr>
        <w:t xml:space="preserve"> </w:t>
      </w:r>
      <w:r>
        <w:rPr>
          <w:rFonts w:ascii="Georgia" w:eastAsia="Georgia" w:hAnsi="Georgia" w:cs="Georgia"/>
          <w:b/>
          <w:bCs/>
          <w:sz w:val="19"/>
          <w:szCs w:val="19"/>
        </w:rPr>
        <w:t>from</w:t>
      </w:r>
      <w:r>
        <w:rPr>
          <w:rFonts w:ascii="Georgia" w:eastAsia="Georgia" w:hAnsi="Georgia" w:cs="Georgia"/>
          <w:b/>
          <w:bCs/>
          <w:spacing w:val="18"/>
          <w:sz w:val="19"/>
          <w:szCs w:val="19"/>
        </w:rPr>
        <w:t xml:space="preserve"> </w:t>
      </w:r>
      <w:r>
        <w:rPr>
          <w:rFonts w:ascii="Georgia" w:eastAsia="Georgia" w:hAnsi="Georgia" w:cs="Georgia"/>
          <w:b/>
          <w:bCs/>
          <w:sz w:val="19"/>
          <w:szCs w:val="19"/>
        </w:rPr>
        <w:t>Incomplete</w:t>
      </w:r>
      <w:r>
        <w:rPr>
          <w:rFonts w:ascii="Georgia" w:eastAsia="Georgia" w:hAnsi="Georgia" w:cs="Georgia"/>
          <w:b/>
          <w:bCs/>
          <w:spacing w:val="30"/>
          <w:sz w:val="19"/>
          <w:szCs w:val="19"/>
        </w:rPr>
        <w:t xml:space="preserve"> </w:t>
      </w:r>
      <w:r>
        <w:rPr>
          <w:rFonts w:ascii="Georgia" w:eastAsia="Georgia" w:hAnsi="Georgia" w:cs="Georgia"/>
          <w:b/>
          <w:bCs/>
          <w:sz w:val="19"/>
          <w:szCs w:val="19"/>
        </w:rPr>
        <w:t>Data</w:t>
      </w:r>
      <w:r>
        <w:rPr>
          <w:rFonts w:ascii="Georgia" w:eastAsia="Georgia" w:hAnsi="Georgia" w:cs="Georgia"/>
          <w:b/>
          <w:bCs/>
          <w:spacing w:val="17"/>
          <w:sz w:val="19"/>
          <w:szCs w:val="19"/>
        </w:rPr>
        <w:t xml:space="preserve"> </w:t>
      </w:r>
      <w:r>
        <w:rPr>
          <w:rFonts w:ascii="Georgia" w:eastAsia="Georgia" w:hAnsi="Georgia" w:cs="Georgia"/>
          <w:b/>
          <w:bCs/>
          <w:sz w:val="19"/>
          <w:szCs w:val="19"/>
        </w:rPr>
        <w:t>Using</w:t>
      </w:r>
      <w:r>
        <w:rPr>
          <w:rFonts w:ascii="Georgia" w:eastAsia="Georgia" w:hAnsi="Georgia" w:cs="Georgia"/>
          <w:b/>
          <w:bCs/>
          <w:spacing w:val="19"/>
          <w:sz w:val="19"/>
          <w:szCs w:val="19"/>
        </w:rPr>
        <w:t xml:space="preserve"> </w:t>
      </w:r>
      <w:r>
        <w:rPr>
          <w:rFonts w:ascii="Georgia" w:eastAsia="Georgia" w:hAnsi="Georgia" w:cs="Georgia"/>
          <w:b/>
          <w:bCs/>
          <w:sz w:val="19"/>
          <w:szCs w:val="19"/>
        </w:rPr>
        <w:t>the</w:t>
      </w:r>
      <w:r>
        <w:rPr>
          <w:rFonts w:ascii="Georgia" w:eastAsia="Georgia" w:hAnsi="Georgia" w:cs="Georgia"/>
          <w:b/>
          <w:bCs/>
          <w:spacing w:val="14"/>
          <w:sz w:val="19"/>
          <w:szCs w:val="19"/>
        </w:rPr>
        <w:t xml:space="preserve"> </w:t>
      </w:r>
      <w:r>
        <w:rPr>
          <w:rFonts w:ascii="Georgia" w:eastAsia="Georgia" w:hAnsi="Georgia" w:cs="Georgia"/>
          <w:b/>
          <w:bCs/>
          <w:w w:val="102"/>
          <w:sz w:val="19"/>
          <w:szCs w:val="19"/>
        </w:rPr>
        <w:t xml:space="preserve">EM </w:t>
      </w:r>
      <w:r>
        <w:rPr>
          <w:rFonts w:ascii="Georgia" w:eastAsia="Georgia" w:hAnsi="Georgia" w:cs="Georgia"/>
          <w:b/>
          <w:bCs/>
          <w:sz w:val="19"/>
          <w:szCs w:val="19"/>
        </w:rPr>
        <w:t>Algorithms</w:t>
      </w:r>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Journal of the Royal Statistical Society</w:t>
      </w:r>
      <w:r>
        <w:rPr>
          <w:rFonts w:ascii="Georgia" w:eastAsia="Georgia" w:hAnsi="Georgia" w:cs="Georgia"/>
          <w:i/>
          <w:spacing w:val="1"/>
          <w:sz w:val="19"/>
          <w:szCs w:val="19"/>
        </w:rPr>
        <w:t xml:space="preserve"> </w:t>
      </w:r>
      <w:r>
        <w:rPr>
          <w:rFonts w:ascii="Georgia" w:eastAsia="Georgia" w:hAnsi="Georgia" w:cs="Georgia"/>
          <w:sz w:val="19"/>
          <w:szCs w:val="19"/>
        </w:rPr>
        <w:t>39,</w:t>
      </w:r>
      <w:r>
        <w:rPr>
          <w:rFonts w:ascii="Georgia" w:eastAsia="Georgia" w:hAnsi="Georgia" w:cs="Georgia"/>
          <w:spacing w:val="9"/>
          <w:sz w:val="19"/>
          <w:szCs w:val="19"/>
        </w:rPr>
        <w:t xml:space="preserve"> </w:t>
      </w:r>
      <w:r>
        <w:rPr>
          <w:rFonts w:ascii="Georgia" w:eastAsia="Georgia" w:hAnsi="Georgia" w:cs="Georgia"/>
          <w:sz w:val="19"/>
          <w:szCs w:val="19"/>
        </w:rPr>
        <w:t>(1977):</w:t>
      </w:r>
      <w:r>
        <w:rPr>
          <w:rFonts w:ascii="Georgia" w:eastAsia="Georgia" w:hAnsi="Georgia" w:cs="Georgia"/>
          <w:spacing w:val="29"/>
          <w:sz w:val="19"/>
          <w:szCs w:val="19"/>
        </w:rPr>
        <w:t xml:space="preserve"> </w:t>
      </w:r>
      <w:r>
        <w:rPr>
          <w:rFonts w:ascii="Georgia" w:eastAsia="Georgia" w:hAnsi="Georgia" w:cs="Georgia"/>
          <w:w w:val="102"/>
          <w:sz w:val="19"/>
          <w:szCs w:val="19"/>
        </w:rPr>
        <w:t>1–38.</w:t>
      </w:r>
    </w:p>
    <w:p w14:paraId="7ACACC41" w14:textId="77777777" w:rsidR="00E61F9D" w:rsidRDefault="005C64D6">
      <w:pPr>
        <w:spacing w:before="60" w:after="0" w:line="240" w:lineRule="auto"/>
        <w:ind w:left="140" w:right="666"/>
        <w:jc w:val="both"/>
        <w:rPr>
          <w:rFonts w:ascii="Georgia" w:eastAsia="Georgia" w:hAnsi="Georgia" w:cs="Georgia"/>
          <w:sz w:val="19"/>
          <w:szCs w:val="19"/>
        </w:rPr>
      </w:pPr>
      <w:r>
        <w:rPr>
          <w:rFonts w:ascii="Georgia" w:eastAsia="Georgia" w:hAnsi="Georgia" w:cs="Georgia"/>
          <w:sz w:val="19"/>
          <w:szCs w:val="19"/>
        </w:rPr>
        <w:t xml:space="preserve">32. </w:t>
      </w:r>
      <w:r>
        <w:rPr>
          <w:rFonts w:ascii="Georgia" w:eastAsia="Georgia" w:hAnsi="Georgia" w:cs="Georgia"/>
          <w:spacing w:val="4"/>
          <w:sz w:val="19"/>
          <w:szCs w:val="19"/>
        </w:rPr>
        <w:t xml:space="preserve"> </w:t>
      </w:r>
      <w:r>
        <w:rPr>
          <w:rFonts w:ascii="Georgia" w:eastAsia="Georgia" w:hAnsi="Georgia" w:cs="Georgia"/>
          <w:sz w:val="19"/>
          <w:szCs w:val="19"/>
        </w:rPr>
        <w:t>Cline,</w:t>
      </w:r>
      <w:r>
        <w:rPr>
          <w:rFonts w:ascii="Georgia" w:eastAsia="Georgia" w:hAnsi="Georgia" w:cs="Georgia"/>
          <w:spacing w:val="22"/>
          <w:sz w:val="19"/>
          <w:szCs w:val="19"/>
        </w:rPr>
        <w:t xml:space="preserve"> </w:t>
      </w:r>
      <w:r>
        <w:rPr>
          <w:rFonts w:ascii="Georgia" w:eastAsia="Georgia" w:hAnsi="Georgia" w:cs="Georgia"/>
          <w:sz w:val="19"/>
          <w:szCs w:val="19"/>
        </w:rPr>
        <w:t>H.</w:t>
      </w:r>
      <w:r>
        <w:rPr>
          <w:rFonts w:ascii="Georgia" w:eastAsia="Georgia" w:hAnsi="Georgia" w:cs="Georgia"/>
          <w:spacing w:val="14"/>
          <w:sz w:val="19"/>
          <w:szCs w:val="19"/>
        </w:rPr>
        <w:t xml:space="preserve"> </w:t>
      </w:r>
      <w:r>
        <w:rPr>
          <w:rFonts w:ascii="Georgia" w:eastAsia="Georgia" w:hAnsi="Georgia" w:cs="Georgia"/>
          <w:sz w:val="19"/>
          <w:szCs w:val="19"/>
        </w:rPr>
        <w:t>E.,</w:t>
      </w:r>
      <w:r>
        <w:rPr>
          <w:rFonts w:ascii="Georgia" w:eastAsia="Georgia" w:hAnsi="Georgia" w:cs="Georgia"/>
          <w:spacing w:val="17"/>
          <w:sz w:val="19"/>
          <w:szCs w:val="19"/>
        </w:rPr>
        <w:t xml:space="preserve"> </w:t>
      </w:r>
      <w:proofErr w:type="spellStart"/>
      <w:r>
        <w:rPr>
          <w:rFonts w:ascii="Georgia" w:eastAsia="Georgia" w:hAnsi="Georgia" w:cs="Georgia"/>
          <w:sz w:val="19"/>
          <w:szCs w:val="19"/>
        </w:rPr>
        <w:t>Lorensen</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E.,</w:t>
      </w:r>
      <w:r>
        <w:rPr>
          <w:rFonts w:ascii="Georgia" w:eastAsia="Georgia" w:hAnsi="Georgia" w:cs="Georgia"/>
          <w:spacing w:val="17"/>
          <w:sz w:val="19"/>
          <w:szCs w:val="19"/>
        </w:rPr>
        <w:t xml:space="preserve"> </w:t>
      </w:r>
      <w:proofErr w:type="spellStart"/>
      <w:r>
        <w:rPr>
          <w:rFonts w:ascii="Georgia" w:eastAsia="Georgia" w:hAnsi="Georgia" w:cs="Georgia"/>
          <w:sz w:val="19"/>
          <w:szCs w:val="19"/>
        </w:rPr>
        <w:t>Kikinis</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R.,</w:t>
      </w:r>
      <w:r>
        <w:rPr>
          <w:rFonts w:ascii="Georgia" w:eastAsia="Georgia" w:hAnsi="Georgia" w:cs="Georgia"/>
          <w:spacing w:val="19"/>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Jolesz</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F.</w:t>
      </w:r>
      <w:r>
        <w:rPr>
          <w:rFonts w:ascii="Georgia" w:eastAsia="Georgia" w:hAnsi="Georgia" w:cs="Georgia"/>
          <w:spacing w:val="13"/>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Three-</w:t>
      </w:r>
      <w:proofErr w:type="gramStart"/>
      <w:r>
        <w:rPr>
          <w:rFonts w:ascii="Georgia" w:eastAsia="Georgia" w:hAnsi="Georgia" w:cs="Georgia"/>
          <w:b/>
          <w:bCs/>
          <w:sz w:val="19"/>
          <w:szCs w:val="19"/>
        </w:rPr>
        <w:t xml:space="preserve">Dimensional </w:t>
      </w:r>
      <w:r>
        <w:rPr>
          <w:rFonts w:ascii="Georgia" w:eastAsia="Georgia" w:hAnsi="Georgia" w:cs="Georgia"/>
          <w:b/>
          <w:bCs/>
          <w:spacing w:val="1"/>
          <w:sz w:val="19"/>
          <w:szCs w:val="19"/>
        </w:rPr>
        <w:t xml:space="preserve"> </w:t>
      </w:r>
      <w:r>
        <w:rPr>
          <w:rFonts w:ascii="Georgia" w:eastAsia="Georgia" w:hAnsi="Georgia" w:cs="Georgia"/>
          <w:b/>
          <w:bCs/>
          <w:sz w:val="19"/>
          <w:szCs w:val="19"/>
        </w:rPr>
        <w:t>Segmentation</w:t>
      </w:r>
      <w:proofErr w:type="gramEnd"/>
      <w:r>
        <w:rPr>
          <w:rFonts w:ascii="Georgia" w:eastAsia="Georgia" w:hAnsi="Georgia" w:cs="Georgia"/>
          <w:b/>
          <w:bCs/>
          <w:spacing w:val="37"/>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sz w:val="19"/>
          <w:szCs w:val="19"/>
        </w:rPr>
        <w:t>MR</w:t>
      </w:r>
      <w:r>
        <w:rPr>
          <w:rFonts w:ascii="Georgia" w:eastAsia="Georgia" w:hAnsi="Georgia" w:cs="Georgia"/>
          <w:b/>
          <w:bCs/>
          <w:spacing w:val="17"/>
          <w:sz w:val="19"/>
          <w:szCs w:val="19"/>
        </w:rPr>
        <w:t xml:space="preserve"> </w:t>
      </w:r>
      <w:r>
        <w:rPr>
          <w:rFonts w:ascii="Georgia" w:eastAsia="Georgia" w:hAnsi="Georgia" w:cs="Georgia"/>
          <w:b/>
          <w:bCs/>
          <w:sz w:val="19"/>
          <w:szCs w:val="19"/>
        </w:rPr>
        <w:t>Images</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w w:val="102"/>
          <w:sz w:val="19"/>
          <w:szCs w:val="19"/>
        </w:rPr>
        <w:t>the</w:t>
      </w:r>
    </w:p>
    <w:p w14:paraId="510AD3F8" w14:textId="77777777" w:rsidR="00E61F9D" w:rsidRDefault="005C64D6">
      <w:pPr>
        <w:spacing w:before="33" w:after="0" w:line="240" w:lineRule="auto"/>
        <w:ind w:left="140" w:right="3273"/>
        <w:jc w:val="both"/>
        <w:rPr>
          <w:rFonts w:ascii="Georgia" w:eastAsia="Georgia" w:hAnsi="Georgia" w:cs="Georgia"/>
          <w:sz w:val="19"/>
          <w:szCs w:val="19"/>
        </w:rPr>
      </w:pPr>
      <w:r>
        <w:rPr>
          <w:rFonts w:ascii="Georgia" w:eastAsia="Georgia" w:hAnsi="Georgia" w:cs="Georgia"/>
          <w:b/>
          <w:bCs/>
          <w:sz w:val="19"/>
          <w:szCs w:val="19"/>
        </w:rPr>
        <w:t>Head</w:t>
      </w:r>
      <w:r>
        <w:rPr>
          <w:rFonts w:ascii="Georgia" w:eastAsia="Georgia" w:hAnsi="Georgia" w:cs="Georgia"/>
          <w:b/>
          <w:bCs/>
          <w:spacing w:val="11"/>
          <w:sz w:val="19"/>
          <w:szCs w:val="19"/>
        </w:rPr>
        <w:t xml:space="preserve"> </w:t>
      </w:r>
      <w:r>
        <w:rPr>
          <w:rFonts w:ascii="Georgia" w:eastAsia="Georgia" w:hAnsi="Georgia" w:cs="Georgia"/>
          <w:b/>
          <w:bCs/>
          <w:sz w:val="19"/>
          <w:szCs w:val="19"/>
        </w:rPr>
        <w:t>Using</w:t>
      </w:r>
      <w:r>
        <w:rPr>
          <w:rFonts w:ascii="Georgia" w:eastAsia="Georgia" w:hAnsi="Georgia" w:cs="Georgia"/>
          <w:b/>
          <w:bCs/>
          <w:spacing w:val="12"/>
          <w:sz w:val="19"/>
          <w:szCs w:val="19"/>
        </w:rPr>
        <w:t xml:space="preserve"> </w:t>
      </w:r>
      <w:r>
        <w:rPr>
          <w:rFonts w:ascii="Georgia" w:eastAsia="Georgia" w:hAnsi="Georgia" w:cs="Georgia"/>
          <w:b/>
          <w:bCs/>
          <w:sz w:val="19"/>
          <w:szCs w:val="19"/>
        </w:rPr>
        <w:t>Probability</w:t>
      </w:r>
      <w:r>
        <w:rPr>
          <w:rFonts w:ascii="Georgia" w:eastAsia="Georgia" w:hAnsi="Georgia" w:cs="Georgia"/>
          <w:b/>
          <w:bCs/>
          <w:spacing w:val="23"/>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Connectivit</w:t>
      </w:r>
      <w:r>
        <w:rPr>
          <w:rFonts w:ascii="Georgia" w:eastAsia="Georgia" w:hAnsi="Georgia" w:cs="Georgia"/>
          <w:b/>
          <w:bCs/>
          <w:spacing w:val="3"/>
          <w:sz w:val="19"/>
          <w:szCs w:val="19"/>
        </w:rPr>
        <w:t>y</w:t>
      </w:r>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Comput</w:t>
      </w:r>
      <w:proofErr w:type="spellEnd"/>
      <w:r>
        <w:rPr>
          <w:rFonts w:ascii="Georgia" w:eastAsia="Georgia" w:hAnsi="Georgia" w:cs="Georgia"/>
          <w:i/>
          <w:sz w:val="19"/>
          <w:szCs w:val="19"/>
        </w:rPr>
        <w:t xml:space="preserve"> Assist </w:t>
      </w:r>
      <w:proofErr w:type="spellStart"/>
      <w:r>
        <w:rPr>
          <w:rFonts w:ascii="Georgia" w:eastAsia="Georgia" w:hAnsi="Georgia" w:cs="Georgia"/>
          <w:i/>
          <w:sz w:val="19"/>
          <w:szCs w:val="19"/>
        </w:rPr>
        <w:t>Tomogr</w:t>
      </w:r>
      <w:proofErr w:type="spellEnd"/>
      <w:r>
        <w:rPr>
          <w:rFonts w:ascii="Georgia" w:eastAsia="Georgia" w:hAnsi="Georgia" w:cs="Georgia"/>
          <w:i/>
          <w:spacing w:val="3"/>
          <w:sz w:val="19"/>
          <w:szCs w:val="19"/>
        </w:rPr>
        <w:t xml:space="preserve"> </w:t>
      </w:r>
      <w:r>
        <w:rPr>
          <w:rFonts w:ascii="Georgia" w:eastAsia="Georgia" w:hAnsi="Georgia" w:cs="Georgia"/>
          <w:sz w:val="19"/>
          <w:szCs w:val="19"/>
        </w:rPr>
        <w:t>14,</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1037–45.</w:t>
      </w:r>
    </w:p>
    <w:p w14:paraId="2772C2C3" w14:textId="77777777" w:rsidR="00E61F9D" w:rsidRDefault="005C64D6">
      <w:pPr>
        <w:spacing w:before="93" w:after="0" w:line="277" w:lineRule="auto"/>
        <w:ind w:left="130" w:right="639" w:firstLine="10"/>
        <w:jc w:val="both"/>
        <w:rPr>
          <w:rFonts w:ascii="Georgia" w:eastAsia="Georgia" w:hAnsi="Georgia" w:cs="Georgia"/>
          <w:sz w:val="19"/>
          <w:szCs w:val="19"/>
        </w:rPr>
      </w:pPr>
      <w:r>
        <w:rPr>
          <w:rFonts w:ascii="Georgia" w:eastAsia="Georgia" w:hAnsi="Georgia" w:cs="Georgia"/>
          <w:sz w:val="19"/>
          <w:szCs w:val="19"/>
        </w:rPr>
        <w:t>33.</w:t>
      </w:r>
      <w:r>
        <w:rPr>
          <w:rFonts w:ascii="Georgia" w:eastAsia="Georgia" w:hAnsi="Georgia" w:cs="Georgia"/>
          <w:spacing w:val="38"/>
          <w:sz w:val="19"/>
          <w:szCs w:val="19"/>
        </w:rPr>
        <w:t xml:space="preserve"> </w:t>
      </w:r>
      <w:proofErr w:type="spellStart"/>
      <w:r>
        <w:rPr>
          <w:rFonts w:ascii="Georgia" w:eastAsia="Georgia" w:hAnsi="Georgia" w:cs="Georgia"/>
          <w:sz w:val="19"/>
          <w:szCs w:val="19"/>
        </w:rPr>
        <w:t>Kikinis</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R.,</w:t>
      </w:r>
      <w:r>
        <w:rPr>
          <w:rFonts w:ascii="Georgia" w:eastAsia="Georgia" w:hAnsi="Georgia" w:cs="Georgia"/>
          <w:spacing w:val="14"/>
          <w:sz w:val="19"/>
          <w:szCs w:val="19"/>
        </w:rPr>
        <w:t xml:space="preserve"> </w:t>
      </w:r>
      <w:proofErr w:type="spellStart"/>
      <w:r>
        <w:rPr>
          <w:rFonts w:ascii="Georgia" w:eastAsia="Georgia" w:hAnsi="Georgia" w:cs="Georgia"/>
          <w:sz w:val="19"/>
          <w:szCs w:val="19"/>
        </w:rPr>
        <w:t>Shenton</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E.,</w:t>
      </w:r>
      <w:r>
        <w:rPr>
          <w:rFonts w:ascii="Georgia" w:eastAsia="Georgia" w:hAnsi="Georgia" w:cs="Georgia"/>
          <w:spacing w:val="12"/>
          <w:sz w:val="19"/>
          <w:szCs w:val="19"/>
        </w:rPr>
        <w:t xml:space="preserve"> </w:t>
      </w:r>
      <w:proofErr w:type="spellStart"/>
      <w:r>
        <w:rPr>
          <w:rFonts w:ascii="Georgia" w:eastAsia="Georgia" w:hAnsi="Georgia" w:cs="Georgia"/>
          <w:sz w:val="19"/>
          <w:szCs w:val="19"/>
        </w:rPr>
        <w:t>Gerig</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Martin,</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13"/>
          <w:sz w:val="19"/>
          <w:szCs w:val="19"/>
        </w:rPr>
        <w:t xml:space="preserve"> </w:t>
      </w:r>
      <w:r>
        <w:rPr>
          <w:rFonts w:ascii="Georgia" w:eastAsia="Georgia" w:hAnsi="Georgia" w:cs="Georgia"/>
          <w:sz w:val="19"/>
          <w:szCs w:val="19"/>
        </w:rPr>
        <w:t>Anderson,</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3"/>
          <w:sz w:val="19"/>
          <w:szCs w:val="19"/>
        </w:rPr>
        <w:t xml:space="preserve"> </w:t>
      </w:r>
      <w:r>
        <w:rPr>
          <w:rFonts w:ascii="Georgia" w:eastAsia="Georgia" w:hAnsi="Georgia" w:cs="Georgia"/>
          <w:sz w:val="19"/>
          <w:szCs w:val="19"/>
        </w:rPr>
        <w:t>Metcalf,</w:t>
      </w:r>
      <w:r>
        <w:rPr>
          <w:rFonts w:ascii="Georgia" w:eastAsia="Georgia" w:hAnsi="Georgia" w:cs="Georgia"/>
          <w:spacing w:val="21"/>
          <w:sz w:val="19"/>
          <w:szCs w:val="19"/>
        </w:rPr>
        <w:t xml:space="preserve"> </w:t>
      </w:r>
      <w:r>
        <w:rPr>
          <w:rFonts w:ascii="Georgia" w:eastAsia="Georgia" w:hAnsi="Georgia" w:cs="Georgia"/>
          <w:sz w:val="19"/>
          <w:szCs w:val="19"/>
        </w:rPr>
        <w:t>D.,</w:t>
      </w:r>
      <w:r>
        <w:rPr>
          <w:rFonts w:ascii="Georgia" w:eastAsia="Georgia" w:hAnsi="Georgia" w:cs="Georgia"/>
          <w:spacing w:val="12"/>
          <w:sz w:val="19"/>
          <w:szCs w:val="19"/>
        </w:rPr>
        <w:t xml:space="preserve"> </w:t>
      </w:r>
      <w:r>
        <w:rPr>
          <w:rFonts w:ascii="Georgia" w:eastAsia="Georgia" w:hAnsi="Georgia" w:cs="Georgia"/>
          <w:sz w:val="19"/>
          <w:szCs w:val="19"/>
        </w:rPr>
        <w:t>Guttmann,</w:t>
      </w:r>
      <w:r>
        <w:rPr>
          <w:rFonts w:ascii="Georgia" w:eastAsia="Georgia" w:hAnsi="Georgia" w:cs="Georgia"/>
          <w:spacing w:val="25"/>
          <w:sz w:val="19"/>
          <w:szCs w:val="19"/>
        </w:rPr>
        <w:t xml:space="preserve"> </w:t>
      </w:r>
      <w:r>
        <w:rPr>
          <w:rFonts w:ascii="Georgia" w:eastAsia="Georgia" w:hAnsi="Georgia" w:cs="Georgia"/>
          <w:sz w:val="19"/>
          <w:szCs w:val="19"/>
        </w:rPr>
        <w:t>C.</w:t>
      </w:r>
      <w:r>
        <w:rPr>
          <w:rFonts w:ascii="Georgia" w:eastAsia="Georgia" w:hAnsi="Georgia" w:cs="Georgia"/>
          <w:spacing w:val="9"/>
          <w:sz w:val="19"/>
          <w:szCs w:val="19"/>
        </w:rPr>
        <w:t xml:space="preserve"> </w:t>
      </w:r>
      <w:r>
        <w:rPr>
          <w:rFonts w:ascii="Georgia" w:eastAsia="Georgia" w:hAnsi="Georgia" w:cs="Georgia"/>
          <w:sz w:val="19"/>
          <w:szCs w:val="19"/>
        </w:rPr>
        <w:t>R.,</w:t>
      </w:r>
      <w:r>
        <w:rPr>
          <w:rFonts w:ascii="Georgia" w:eastAsia="Georgia" w:hAnsi="Georgia" w:cs="Georgia"/>
          <w:spacing w:val="14"/>
          <w:sz w:val="19"/>
          <w:szCs w:val="19"/>
        </w:rPr>
        <w:t xml:space="preserve"> </w:t>
      </w:r>
      <w:proofErr w:type="spellStart"/>
      <w:r>
        <w:rPr>
          <w:rFonts w:ascii="Georgia" w:eastAsia="Georgia" w:hAnsi="Georgia" w:cs="Georgia"/>
          <w:sz w:val="19"/>
          <w:szCs w:val="19"/>
        </w:rPr>
        <w:t>McCarley</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W.,</w:t>
      </w:r>
      <w:r>
        <w:rPr>
          <w:rFonts w:ascii="Georgia" w:eastAsia="Georgia" w:hAnsi="Georgia" w:cs="Georgia"/>
          <w:spacing w:val="16"/>
          <w:sz w:val="19"/>
          <w:szCs w:val="19"/>
        </w:rPr>
        <w:t xml:space="preserve"> </w:t>
      </w:r>
      <w:proofErr w:type="spellStart"/>
      <w:r>
        <w:rPr>
          <w:rFonts w:ascii="Georgia" w:eastAsia="Georgia" w:hAnsi="Georgia" w:cs="Georgia"/>
          <w:w w:val="102"/>
          <w:sz w:val="19"/>
          <w:szCs w:val="19"/>
        </w:rPr>
        <w:t>Lorensen</w:t>
      </w:r>
      <w:proofErr w:type="spellEnd"/>
      <w:r>
        <w:rPr>
          <w:rFonts w:ascii="Georgia" w:eastAsia="Georgia" w:hAnsi="Georgia" w:cs="Georgia"/>
          <w:w w:val="102"/>
          <w:sz w:val="19"/>
          <w:szCs w:val="19"/>
        </w:rPr>
        <w:t xml:space="preserve">, </w:t>
      </w:r>
      <w:r>
        <w:rPr>
          <w:rFonts w:ascii="Georgia" w:eastAsia="Georgia" w:hAnsi="Georgia" w:cs="Georgia"/>
          <w:sz w:val="19"/>
          <w:szCs w:val="19"/>
        </w:rPr>
        <w:t>W.,</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Cline,</w:t>
      </w:r>
      <w:r>
        <w:rPr>
          <w:rFonts w:ascii="Georgia" w:eastAsia="Georgia" w:hAnsi="Georgia" w:cs="Georgia"/>
          <w:spacing w:val="22"/>
          <w:sz w:val="19"/>
          <w:szCs w:val="19"/>
        </w:rPr>
        <w:t xml:space="preserve"> </w:t>
      </w:r>
      <w:r>
        <w:rPr>
          <w:rFonts w:ascii="Georgia" w:eastAsia="Georgia" w:hAnsi="Georgia" w:cs="Georgia"/>
          <w:sz w:val="19"/>
          <w:szCs w:val="19"/>
        </w:rPr>
        <w:t>H.</w:t>
      </w:r>
      <w:r>
        <w:rPr>
          <w:rFonts w:ascii="Georgia" w:eastAsia="Georgia" w:hAnsi="Georgia" w:cs="Georgia"/>
          <w:spacing w:val="14"/>
          <w:sz w:val="19"/>
          <w:szCs w:val="19"/>
        </w:rPr>
        <w:t xml:space="preserve"> </w:t>
      </w:r>
      <w:r>
        <w:rPr>
          <w:rFonts w:ascii="Georgia" w:eastAsia="Georgia" w:hAnsi="Georgia" w:cs="Georgia"/>
          <w:sz w:val="19"/>
          <w:szCs w:val="19"/>
        </w:rPr>
        <w:t>“</w:t>
      </w:r>
      <w:r>
        <w:rPr>
          <w:rFonts w:ascii="Georgia" w:eastAsia="Georgia" w:hAnsi="Georgia" w:cs="Georgia"/>
          <w:b/>
          <w:bCs/>
          <w:sz w:val="19"/>
          <w:szCs w:val="19"/>
        </w:rPr>
        <w:t>Routine</w:t>
      </w:r>
      <w:r>
        <w:rPr>
          <w:rFonts w:ascii="Georgia" w:eastAsia="Georgia" w:hAnsi="Georgia" w:cs="Georgia"/>
          <w:b/>
          <w:bCs/>
          <w:spacing w:val="27"/>
          <w:sz w:val="19"/>
          <w:szCs w:val="19"/>
        </w:rPr>
        <w:t xml:space="preserve"> </w:t>
      </w:r>
      <w:r>
        <w:rPr>
          <w:rFonts w:ascii="Georgia" w:eastAsia="Georgia" w:hAnsi="Georgia" w:cs="Georgia"/>
          <w:b/>
          <w:bCs/>
          <w:sz w:val="19"/>
          <w:szCs w:val="19"/>
        </w:rPr>
        <w:t>Quantitative</w:t>
      </w:r>
      <w:r>
        <w:rPr>
          <w:rFonts w:ascii="Georgia" w:eastAsia="Georgia" w:hAnsi="Georgia" w:cs="Georgia"/>
          <w:b/>
          <w:bCs/>
          <w:spacing w:val="34"/>
          <w:sz w:val="19"/>
          <w:szCs w:val="19"/>
        </w:rPr>
        <w:t xml:space="preserve"> </w:t>
      </w:r>
      <w:r>
        <w:rPr>
          <w:rFonts w:ascii="Georgia" w:eastAsia="Georgia" w:hAnsi="Georgia" w:cs="Georgia"/>
          <w:b/>
          <w:bCs/>
          <w:sz w:val="19"/>
          <w:szCs w:val="19"/>
        </w:rPr>
        <w:t>Analysis</w:t>
      </w:r>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sz w:val="19"/>
          <w:szCs w:val="19"/>
        </w:rPr>
        <w:t>Brain</w:t>
      </w:r>
      <w:r>
        <w:rPr>
          <w:rFonts w:ascii="Georgia" w:eastAsia="Georgia" w:hAnsi="Georgia" w:cs="Georgia"/>
          <w:b/>
          <w:bCs/>
          <w:spacing w:val="22"/>
          <w:sz w:val="19"/>
          <w:szCs w:val="19"/>
        </w:rPr>
        <w:t xml:space="preserve"> </w:t>
      </w:r>
      <w:r>
        <w:rPr>
          <w:rFonts w:ascii="Georgia" w:eastAsia="Georgia" w:hAnsi="Georgia" w:cs="Georgia"/>
          <w:b/>
          <w:bCs/>
          <w:sz w:val="19"/>
          <w:szCs w:val="19"/>
        </w:rPr>
        <w:t>and</w:t>
      </w:r>
      <w:r>
        <w:rPr>
          <w:rFonts w:ascii="Georgia" w:eastAsia="Georgia" w:hAnsi="Georgia" w:cs="Georgia"/>
          <w:b/>
          <w:bCs/>
          <w:spacing w:val="17"/>
          <w:sz w:val="19"/>
          <w:szCs w:val="19"/>
        </w:rPr>
        <w:t xml:space="preserve"> </w:t>
      </w:r>
      <w:r>
        <w:rPr>
          <w:rFonts w:ascii="Georgia" w:eastAsia="Georgia" w:hAnsi="Georgia" w:cs="Georgia"/>
          <w:b/>
          <w:bCs/>
          <w:sz w:val="19"/>
          <w:szCs w:val="19"/>
        </w:rPr>
        <w:t>Cerebrospinal</w:t>
      </w:r>
      <w:r>
        <w:rPr>
          <w:rFonts w:ascii="Georgia" w:eastAsia="Georgia" w:hAnsi="Georgia" w:cs="Georgia"/>
          <w:b/>
          <w:bCs/>
          <w:spacing w:val="39"/>
          <w:sz w:val="19"/>
          <w:szCs w:val="19"/>
        </w:rPr>
        <w:t xml:space="preserve"> </w:t>
      </w:r>
      <w:r>
        <w:rPr>
          <w:rFonts w:ascii="Georgia" w:eastAsia="Georgia" w:hAnsi="Georgia" w:cs="Georgia"/>
          <w:b/>
          <w:bCs/>
          <w:sz w:val="19"/>
          <w:szCs w:val="19"/>
        </w:rPr>
        <w:t>Fluid</w:t>
      </w:r>
      <w:r>
        <w:rPr>
          <w:rFonts w:ascii="Georgia" w:eastAsia="Georgia" w:hAnsi="Georgia" w:cs="Georgia"/>
          <w:b/>
          <w:bCs/>
          <w:spacing w:val="20"/>
          <w:sz w:val="19"/>
          <w:szCs w:val="19"/>
        </w:rPr>
        <w:t xml:space="preserve"> </w:t>
      </w:r>
      <w:r>
        <w:rPr>
          <w:rFonts w:ascii="Georgia" w:eastAsia="Georgia" w:hAnsi="Georgia" w:cs="Georgia"/>
          <w:b/>
          <w:bCs/>
          <w:sz w:val="19"/>
          <w:szCs w:val="19"/>
        </w:rPr>
        <w:t>Spaces</w:t>
      </w:r>
      <w:r>
        <w:rPr>
          <w:rFonts w:ascii="Georgia" w:eastAsia="Georgia" w:hAnsi="Georgia" w:cs="Georgia"/>
          <w:b/>
          <w:bCs/>
          <w:spacing w:val="23"/>
          <w:sz w:val="19"/>
          <w:szCs w:val="19"/>
        </w:rPr>
        <w:t xml:space="preserve"> </w:t>
      </w:r>
      <w:r>
        <w:rPr>
          <w:rFonts w:ascii="Georgia" w:eastAsia="Georgia" w:hAnsi="Georgia" w:cs="Georgia"/>
          <w:b/>
          <w:bCs/>
          <w:sz w:val="19"/>
          <w:szCs w:val="19"/>
        </w:rPr>
        <w:t>with</w:t>
      </w:r>
      <w:r>
        <w:rPr>
          <w:rFonts w:ascii="Georgia" w:eastAsia="Georgia" w:hAnsi="Georgia" w:cs="Georgia"/>
          <w:b/>
          <w:bCs/>
          <w:spacing w:val="20"/>
          <w:sz w:val="19"/>
          <w:szCs w:val="19"/>
        </w:rPr>
        <w:t xml:space="preserve"> </w:t>
      </w:r>
      <w:r>
        <w:rPr>
          <w:rFonts w:ascii="Georgia" w:eastAsia="Georgia" w:hAnsi="Georgia" w:cs="Georgia"/>
          <w:b/>
          <w:bCs/>
          <w:sz w:val="19"/>
          <w:szCs w:val="19"/>
        </w:rPr>
        <w:t>MR</w:t>
      </w:r>
      <w:r>
        <w:rPr>
          <w:rFonts w:ascii="Georgia" w:eastAsia="Georgia" w:hAnsi="Georgia" w:cs="Georgia"/>
          <w:b/>
          <w:bCs/>
          <w:spacing w:val="17"/>
          <w:sz w:val="19"/>
          <w:szCs w:val="19"/>
        </w:rPr>
        <w:t xml:space="preserve"> </w:t>
      </w:r>
      <w:r>
        <w:rPr>
          <w:rFonts w:ascii="Georgia" w:eastAsia="Georgia" w:hAnsi="Georgia" w:cs="Georgia"/>
          <w:b/>
          <w:bCs/>
          <w:sz w:val="19"/>
          <w:szCs w:val="19"/>
        </w:rPr>
        <w:t>Imagin</w:t>
      </w:r>
      <w:r>
        <w:rPr>
          <w:rFonts w:ascii="Georgia" w:eastAsia="Georgia" w:hAnsi="Georgia" w:cs="Georgia"/>
          <w:b/>
          <w:bCs/>
          <w:spacing w:val="-1"/>
          <w:sz w:val="19"/>
          <w:szCs w:val="19"/>
        </w:rPr>
        <w:t>g</w:t>
      </w:r>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619–29.</w:t>
      </w:r>
    </w:p>
    <w:p w14:paraId="78A67B5E" w14:textId="77777777" w:rsidR="00E61F9D" w:rsidRDefault="005C64D6">
      <w:pPr>
        <w:spacing w:before="59" w:after="0" w:line="277" w:lineRule="auto"/>
        <w:ind w:left="140" w:right="666"/>
        <w:jc w:val="both"/>
        <w:rPr>
          <w:rFonts w:ascii="Georgia" w:eastAsia="Georgia" w:hAnsi="Georgia" w:cs="Georgia"/>
          <w:sz w:val="19"/>
          <w:szCs w:val="19"/>
        </w:rPr>
      </w:pPr>
      <w:r>
        <w:rPr>
          <w:rFonts w:ascii="Georgia" w:eastAsia="Georgia" w:hAnsi="Georgia" w:cs="Georgia"/>
          <w:sz w:val="19"/>
          <w:szCs w:val="19"/>
        </w:rPr>
        <w:t xml:space="preserve">34. </w:t>
      </w:r>
      <w:r>
        <w:rPr>
          <w:rFonts w:ascii="Georgia" w:eastAsia="Georgia" w:hAnsi="Georgia" w:cs="Georgia"/>
          <w:spacing w:val="9"/>
          <w:sz w:val="19"/>
          <w:szCs w:val="19"/>
        </w:rPr>
        <w:t xml:space="preserve"> </w:t>
      </w:r>
      <w:proofErr w:type="spellStart"/>
      <w:r>
        <w:rPr>
          <w:rFonts w:ascii="Georgia" w:eastAsia="Georgia" w:hAnsi="Georgia" w:cs="Georgia"/>
          <w:sz w:val="19"/>
          <w:szCs w:val="19"/>
        </w:rPr>
        <w:t>Geman</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S.</w:t>
      </w:r>
      <w:r>
        <w:rPr>
          <w:rFonts w:ascii="Georgia" w:eastAsia="Georgia" w:hAnsi="Georgia" w:cs="Georgia"/>
          <w:spacing w:val="14"/>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proofErr w:type="spellStart"/>
      <w:r>
        <w:rPr>
          <w:rFonts w:ascii="Georgia" w:eastAsia="Georgia" w:hAnsi="Georgia" w:cs="Georgia"/>
          <w:sz w:val="19"/>
          <w:szCs w:val="19"/>
        </w:rPr>
        <w:t>Geman</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D.</w:t>
      </w:r>
      <w:r>
        <w:rPr>
          <w:rFonts w:ascii="Georgia" w:eastAsia="Georgia" w:hAnsi="Georgia" w:cs="Georgia"/>
          <w:spacing w:val="15"/>
          <w:sz w:val="19"/>
          <w:szCs w:val="19"/>
        </w:rPr>
        <w:t xml:space="preserve"> </w:t>
      </w:r>
      <w:r>
        <w:rPr>
          <w:rFonts w:ascii="Georgia" w:eastAsia="Georgia" w:hAnsi="Georgia" w:cs="Georgia"/>
          <w:sz w:val="19"/>
          <w:szCs w:val="19"/>
        </w:rPr>
        <w:t>“</w:t>
      </w:r>
      <w:r>
        <w:rPr>
          <w:rFonts w:ascii="Georgia" w:eastAsia="Georgia" w:hAnsi="Georgia" w:cs="Georgia"/>
          <w:b/>
          <w:bCs/>
          <w:sz w:val="19"/>
          <w:szCs w:val="19"/>
        </w:rPr>
        <w:t>Stochastic</w:t>
      </w:r>
      <w:r>
        <w:rPr>
          <w:rFonts w:ascii="Georgia" w:eastAsia="Georgia" w:hAnsi="Georgia" w:cs="Georgia"/>
          <w:b/>
          <w:bCs/>
          <w:spacing w:val="33"/>
          <w:sz w:val="19"/>
          <w:szCs w:val="19"/>
        </w:rPr>
        <w:t xml:space="preserve"> </w:t>
      </w:r>
      <w:r>
        <w:rPr>
          <w:rFonts w:ascii="Georgia" w:eastAsia="Georgia" w:hAnsi="Georgia" w:cs="Georgia"/>
          <w:b/>
          <w:bCs/>
          <w:sz w:val="19"/>
          <w:szCs w:val="19"/>
        </w:rPr>
        <w:t>Relaxation,</w:t>
      </w:r>
      <w:r>
        <w:rPr>
          <w:rFonts w:ascii="Georgia" w:eastAsia="Georgia" w:hAnsi="Georgia" w:cs="Georgia"/>
          <w:b/>
          <w:bCs/>
          <w:spacing w:val="36"/>
          <w:sz w:val="19"/>
          <w:szCs w:val="19"/>
        </w:rPr>
        <w:t xml:space="preserve"> </w:t>
      </w:r>
      <w:r>
        <w:rPr>
          <w:rFonts w:ascii="Georgia" w:eastAsia="Georgia" w:hAnsi="Georgia" w:cs="Georgia"/>
          <w:b/>
          <w:bCs/>
          <w:sz w:val="19"/>
          <w:szCs w:val="19"/>
        </w:rPr>
        <w:t>Gibbs</w:t>
      </w:r>
      <w:r>
        <w:rPr>
          <w:rFonts w:ascii="Georgia" w:eastAsia="Georgia" w:hAnsi="Georgia" w:cs="Georgia"/>
          <w:b/>
          <w:bCs/>
          <w:spacing w:val="23"/>
          <w:sz w:val="19"/>
          <w:szCs w:val="19"/>
        </w:rPr>
        <w:t xml:space="preserve"> </w:t>
      </w:r>
      <w:r>
        <w:rPr>
          <w:rFonts w:ascii="Georgia" w:eastAsia="Georgia" w:hAnsi="Georgia" w:cs="Georgia"/>
          <w:b/>
          <w:bCs/>
          <w:sz w:val="19"/>
          <w:szCs w:val="19"/>
        </w:rPr>
        <w:t>Distributions,</w:t>
      </w:r>
      <w:r>
        <w:rPr>
          <w:rFonts w:ascii="Georgia" w:eastAsia="Georgia" w:hAnsi="Georgia" w:cs="Georgia"/>
          <w:b/>
          <w:bCs/>
          <w:spacing w:val="41"/>
          <w:sz w:val="19"/>
          <w:szCs w:val="19"/>
        </w:rPr>
        <w:t xml:space="preserve"> </w:t>
      </w:r>
      <w:r>
        <w:rPr>
          <w:rFonts w:ascii="Georgia" w:eastAsia="Georgia" w:hAnsi="Georgia" w:cs="Georgia"/>
          <w:b/>
          <w:bCs/>
          <w:sz w:val="19"/>
          <w:szCs w:val="19"/>
        </w:rPr>
        <w:t>and</w:t>
      </w:r>
      <w:r>
        <w:rPr>
          <w:rFonts w:ascii="Georgia" w:eastAsia="Georgia" w:hAnsi="Georgia" w:cs="Georgia"/>
          <w:b/>
          <w:bCs/>
          <w:spacing w:val="19"/>
          <w:sz w:val="19"/>
          <w:szCs w:val="19"/>
        </w:rPr>
        <w:t xml:space="preserve"> </w:t>
      </w:r>
      <w:r>
        <w:rPr>
          <w:rFonts w:ascii="Georgia" w:eastAsia="Georgia" w:hAnsi="Georgia" w:cs="Georgia"/>
          <w:b/>
          <w:bCs/>
          <w:sz w:val="19"/>
          <w:szCs w:val="19"/>
        </w:rPr>
        <w:t>the</w:t>
      </w:r>
      <w:r>
        <w:rPr>
          <w:rFonts w:ascii="Georgia" w:eastAsia="Georgia" w:hAnsi="Georgia" w:cs="Georgia"/>
          <w:b/>
          <w:bCs/>
          <w:spacing w:val="18"/>
          <w:sz w:val="19"/>
          <w:szCs w:val="19"/>
        </w:rPr>
        <w:t xml:space="preserve"> </w:t>
      </w:r>
      <w:r>
        <w:rPr>
          <w:rFonts w:ascii="Georgia" w:eastAsia="Georgia" w:hAnsi="Georgia" w:cs="Georgia"/>
          <w:b/>
          <w:bCs/>
          <w:sz w:val="19"/>
          <w:szCs w:val="19"/>
        </w:rPr>
        <w:t>Bayesian</w:t>
      </w:r>
      <w:r>
        <w:rPr>
          <w:rFonts w:ascii="Georgia" w:eastAsia="Georgia" w:hAnsi="Georgia" w:cs="Georgia"/>
          <w:b/>
          <w:bCs/>
          <w:spacing w:val="30"/>
          <w:sz w:val="19"/>
          <w:szCs w:val="19"/>
        </w:rPr>
        <w:t xml:space="preserve"> </w:t>
      </w:r>
      <w:r>
        <w:rPr>
          <w:rFonts w:ascii="Georgia" w:eastAsia="Georgia" w:hAnsi="Georgia" w:cs="Georgia"/>
          <w:b/>
          <w:bCs/>
          <w:sz w:val="19"/>
          <w:szCs w:val="19"/>
        </w:rPr>
        <w:t>Restoration</w:t>
      </w:r>
      <w:r>
        <w:rPr>
          <w:rFonts w:ascii="Georgia" w:eastAsia="Georgia" w:hAnsi="Georgia" w:cs="Georgia"/>
          <w:b/>
          <w:bCs/>
          <w:spacing w:val="35"/>
          <w:sz w:val="19"/>
          <w:szCs w:val="19"/>
        </w:rPr>
        <w:t xml:space="preserve"> </w:t>
      </w:r>
      <w:r>
        <w:rPr>
          <w:rFonts w:ascii="Georgia" w:eastAsia="Georgia" w:hAnsi="Georgia" w:cs="Georgia"/>
          <w:b/>
          <w:bCs/>
          <w:sz w:val="19"/>
          <w:szCs w:val="19"/>
        </w:rPr>
        <w:t>of</w:t>
      </w:r>
      <w:r>
        <w:rPr>
          <w:rFonts w:ascii="Georgia" w:eastAsia="Georgia" w:hAnsi="Georgia" w:cs="Georgia"/>
          <w:b/>
          <w:bCs/>
          <w:spacing w:val="16"/>
          <w:sz w:val="19"/>
          <w:szCs w:val="19"/>
        </w:rPr>
        <w:t xml:space="preserve"> </w:t>
      </w:r>
      <w:proofErr w:type="spellStart"/>
      <w:r>
        <w:rPr>
          <w:rFonts w:ascii="Georgia" w:eastAsia="Georgia" w:hAnsi="Georgia" w:cs="Georgia"/>
          <w:b/>
          <w:bCs/>
          <w:w w:val="102"/>
          <w:sz w:val="19"/>
          <w:szCs w:val="19"/>
        </w:rPr>
        <w:t>Im</w:t>
      </w:r>
      <w:proofErr w:type="spellEnd"/>
      <w:r>
        <w:rPr>
          <w:rFonts w:ascii="Georgia" w:eastAsia="Georgia" w:hAnsi="Georgia" w:cs="Georgia"/>
          <w:b/>
          <w:bCs/>
          <w:w w:val="102"/>
          <w:sz w:val="19"/>
          <w:szCs w:val="19"/>
        </w:rPr>
        <w:t xml:space="preserve">- </w:t>
      </w:r>
      <w:r>
        <w:rPr>
          <w:rFonts w:ascii="Georgia" w:eastAsia="Georgia" w:hAnsi="Georgia" w:cs="Georgia"/>
          <w:b/>
          <w:bCs/>
          <w:sz w:val="19"/>
          <w:szCs w:val="19"/>
        </w:rPr>
        <w:t>ages</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6,</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(1984):</w:t>
      </w:r>
      <w:r>
        <w:rPr>
          <w:rFonts w:ascii="Georgia" w:eastAsia="Georgia" w:hAnsi="Georgia" w:cs="Georgia"/>
          <w:spacing w:val="29"/>
          <w:sz w:val="19"/>
          <w:szCs w:val="19"/>
        </w:rPr>
        <w:t xml:space="preserve"> </w:t>
      </w:r>
      <w:r>
        <w:rPr>
          <w:rFonts w:ascii="Georgia" w:eastAsia="Georgia" w:hAnsi="Georgia" w:cs="Georgia"/>
          <w:w w:val="102"/>
          <w:sz w:val="19"/>
          <w:szCs w:val="19"/>
        </w:rPr>
        <w:t>721–41.</w:t>
      </w:r>
    </w:p>
    <w:p w14:paraId="25D7BEC2" w14:textId="77777777" w:rsidR="00E61F9D" w:rsidRDefault="005C64D6">
      <w:pPr>
        <w:spacing w:before="59" w:after="0" w:line="240" w:lineRule="auto"/>
        <w:ind w:left="140" w:right="667"/>
        <w:jc w:val="both"/>
        <w:rPr>
          <w:rFonts w:ascii="Georgia" w:eastAsia="Georgia" w:hAnsi="Georgia" w:cs="Georgia"/>
          <w:sz w:val="19"/>
          <w:szCs w:val="19"/>
        </w:rPr>
      </w:pPr>
      <w:r>
        <w:rPr>
          <w:rFonts w:ascii="Georgia" w:eastAsia="Georgia" w:hAnsi="Georgia" w:cs="Georgia"/>
          <w:sz w:val="19"/>
          <w:szCs w:val="19"/>
        </w:rPr>
        <w:t>35.</w:t>
      </w:r>
      <w:r>
        <w:rPr>
          <w:rFonts w:ascii="Georgia" w:eastAsia="Georgia" w:hAnsi="Georgia" w:cs="Georgia"/>
          <w:spacing w:val="21"/>
          <w:sz w:val="19"/>
          <w:szCs w:val="19"/>
        </w:rPr>
        <w:t xml:space="preserve"> </w:t>
      </w:r>
      <w:r>
        <w:rPr>
          <w:rFonts w:ascii="Georgia" w:eastAsia="Georgia" w:hAnsi="Georgia" w:cs="Georgia"/>
          <w:sz w:val="19"/>
          <w:szCs w:val="19"/>
        </w:rPr>
        <w:t>Held,</w:t>
      </w:r>
      <w:r>
        <w:rPr>
          <w:rFonts w:ascii="Georgia" w:eastAsia="Georgia" w:hAnsi="Georgia" w:cs="Georgia"/>
          <w:spacing w:val="8"/>
          <w:sz w:val="19"/>
          <w:szCs w:val="19"/>
        </w:rPr>
        <w:t xml:space="preserve"> </w:t>
      </w:r>
      <w:r>
        <w:rPr>
          <w:rFonts w:ascii="Georgia" w:eastAsia="Georgia" w:hAnsi="Georgia" w:cs="Georgia"/>
          <w:sz w:val="19"/>
          <w:szCs w:val="19"/>
        </w:rPr>
        <w:t>K.,</w:t>
      </w:r>
      <w:r>
        <w:rPr>
          <w:rFonts w:ascii="Georgia" w:eastAsia="Georgia" w:hAnsi="Georgia" w:cs="Georgia"/>
          <w:spacing w:val="4"/>
          <w:sz w:val="19"/>
          <w:szCs w:val="19"/>
        </w:rPr>
        <w:t xml:space="preserve"> </w:t>
      </w:r>
      <w:r>
        <w:rPr>
          <w:rFonts w:ascii="Georgia" w:eastAsia="Georgia" w:hAnsi="Georgia" w:cs="Georgia"/>
          <w:sz w:val="19"/>
          <w:szCs w:val="19"/>
        </w:rPr>
        <w:t>Rota</w:t>
      </w:r>
      <w:r>
        <w:rPr>
          <w:rFonts w:ascii="Georgia" w:eastAsia="Georgia" w:hAnsi="Georgia" w:cs="Georgia"/>
          <w:spacing w:val="6"/>
          <w:sz w:val="19"/>
          <w:szCs w:val="19"/>
        </w:rPr>
        <w:t xml:space="preserve"> </w:t>
      </w:r>
      <w:r>
        <w:rPr>
          <w:rFonts w:ascii="Georgia" w:eastAsia="Georgia" w:hAnsi="Georgia" w:cs="Georgia"/>
          <w:sz w:val="19"/>
          <w:szCs w:val="19"/>
        </w:rPr>
        <w:t>Kops,</w:t>
      </w:r>
      <w:r>
        <w:rPr>
          <w:rFonts w:ascii="Georgia" w:eastAsia="Georgia" w:hAnsi="Georgia" w:cs="Georgia"/>
          <w:spacing w:val="9"/>
          <w:sz w:val="19"/>
          <w:szCs w:val="19"/>
        </w:rPr>
        <w:t xml:space="preserve"> </w:t>
      </w:r>
      <w:r>
        <w:rPr>
          <w:rFonts w:ascii="Georgia" w:eastAsia="Georgia" w:hAnsi="Georgia" w:cs="Georgia"/>
          <w:sz w:val="19"/>
          <w:szCs w:val="19"/>
        </w:rPr>
        <w:t>E.,</w:t>
      </w:r>
      <w:r>
        <w:rPr>
          <w:rFonts w:ascii="Georgia" w:eastAsia="Georgia" w:hAnsi="Georgia" w:cs="Georgia"/>
          <w:spacing w:val="4"/>
          <w:sz w:val="19"/>
          <w:szCs w:val="19"/>
        </w:rPr>
        <w:t xml:space="preserve"> </w:t>
      </w:r>
      <w:r>
        <w:rPr>
          <w:rFonts w:ascii="Georgia" w:eastAsia="Georgia" w:hAnsi="Georgia" w:cs="Georgia"/>
          <w:sz w:val="19"/>
          <w:szCs w:val="19"/>
        </w:rPr>
        <w:t>Krause,</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3"/>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Wells,</w:t>
      </w:r>
      <w:r>
        <w:rPr>
          <w:rFonts w:ascii="Georgia" w:eastAsia="Georgia" w:hAnsi="Georgia" w:cs="Georgia"/>
          <w:spacing w:val="9"/>
          <w:sz w:val="19"/>
          <w:szCs w:val="19"/>
        </w:rPr>
        <w:t xml:space="preserve"> </w:t>
      </w:r>
      <w:r>
        <w:rPr>
          <w:rFonts w:ascii="Georgia" w:eastAsia="Georgia" w:hAnsi="Georgia" w:cs="Georgia"/>
          <w:sz w:val="19"/>
          <w:szCs w:val="19"/>
        </w:rPr>
        <w:t>W.</w:t>
      </w:r>
      <w:r>
        <w:rPr>
          <w:rFonts w:ascii="Georgia" w:eastAsia="Georgia" w:hAnsi="Georgia" w:cs="Georgia"/>
          <w:spacing w:val="3"/>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r>
        <w:rPr>
          <w:rFonts w:ascii="Georgia" w:eastAsia="Georgia" w:hAnsi="Georgia" w:cs="Georgia"/>
          <w:sz w:val="19"/>
          <w:szCs w:val="19"/>
        </w:rPr>
        <w:t>3rd,</w:t>
      </w:r>
      <w:r>
        <w:rPr>
          <w:rFonts w:ascii="Georgia" w:eastAsia="Georgia" w:hAnsi="Georgia" w:cs="Georgia"/>
          <w:spacing w:val="6"/>
          <w:sz w:val="19"/>
          <w:szCs w:val="19"/>
        </w:rPr>
        <w:t xml:space="preserve"> </w:t>
      </w:r>
      <w:proofErr w:type="spellStart"/>
      <w:r>
        <w:rPr>
          <w:rFonts w:ascii="Georgia" w:eastAsia="Georgia" w:hAnsi="Georgia" w:cs="Georgia"/>
          <w:sz w:val="19"/>
          <w:szCs w:val="19"/>
        </w:rPr>
        <w:t>Kikinis</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R.,</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Müller-</w:t>
      </w:r>
      <w:proofErr w:type="spellStart"/>
      <w:r>
        <w:rPr>
          <w:rFonts w:ascii="Georgia" w:eastAsia="Georgia" w:hAnsi="Georgia" w:cs="Georgia"/>
          <w:sz w:val="19"/>
          <w:szCs w:val="19"/>
        </w:rPr>
        <w:t>Gärtner</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H.</w:t>
      </w:r>
      <w:r>
        <w:rPr>
          <w:rFonts w:ascii="Georgia" w:eastAsia="Georgia" w:hAnsi="Georgia" w:cs="Georgia"/>
          <w:spacing w:val="2"/>
          <w:sz w:val="19"/>
          <w:szCs w:val="19"/>
        </w:rPr>
        <w:t xml:space="preserve"> </w:t>
      </w:r>
      <w:r>
        <w:rPr>
          <w:rFonts w:ascii="Georgia" w:eastAsia="Georgia" w:hAnsi="Georgia" w:cs="Georgia"/>
          <w:sz w:val="19"/>
          <w:szCs w:val="19"/>
        </w:rPr>
        <w:t>W.</w:t>
      </w:r>
      <w:r>
        <w:rPr>
          <w:rFonts w:ascii="Georgia" w:eastAsia="Georgia" w:hAnsi="Georgia" w:cs="Georgia"/>
          <w:spacing w:val="3"/>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Markov</w:t>
      </w:r>
      <w:r>
        <w:rPr>
          <w:rFonts w:ascii="Georgia" w:eastAsia="Georgia" w:hAnsi="Georgia" w:cs="Georgia"/>
          <w:b/>
          <w:bCs/>
          <w:spacing w:val="15"/>
          <w:sz w:val="19"/>
          <w:szCs w:val="19"/>
        </w:rPr>
        <w:t xml:space="preserve"> </w:t>
      </w:r>
      <w:r>
        <w:rPr>
          <w:rFonts w:ascii="Georgia" w:eastAsia="Georgia" w:hAnsi="Georgia" w:cs="Georgia"/>
          <w:b/>
          <w:bCs/>
          <w:sz w:val="19"/>
          <w:szCs w:val="19"/>
        </w:rPr>
        <w:t>Random</w:t>
      </w:r>
      <w:r>
        <w:rPr>
          <w:rFonts w:ascii="Georgia" w:eastAsia="Georgia" w:hAnsi="Georgia" w:cs="Georgia"/>
          <w:b/>
          <w:bCs/>
          <w:spacing w:val="15"/>
          <w:sz w:val="19"/>
          <w:szCs w:val="19"/>
        </w:rPr>
        <w:t xml:space="preserve"> </w:t>
      </w:r>
      <w:r>
        <w:rPr>
          <w:rFonts w:ascii="Georgia" w:eastAsia="Georgia" w:hAnsi="Georgia" w:cs="Georgia"/>
          <w:b/>
          <w:bCs/>
          <w:w w:val="102"/>
          <w:sz w:val="19"/>
          <w:szCs w:val="19"/>
        </w:rPr>
        <w:t>Field</w:t>
      </w:r>
    </w:p>
    <w:p w14:paraId="60BDEAD2" w14:textId="77777777" w:rsidR="00E61F9D" w:rsidRDefault="005C64D6">
      <w:pPr>
        <w:spacing w:before="33" w:after="0" w:line="240" w:lineRule="auto"/>
        <w:ind w:left="140" w:right="1368"/>
        <w:jc w:val="both"/>
        <w:rPr>
          <w:rFonts w:ascii="Georgia" w:eastAsia="Georgia" w:hAnsi="Georgia" w:cs="Georgia"/>
          <w:sz w:val="19"/>
          <w:szCs w:val="19"/>
        </w:rPr>
      </w:pPr>
      <w:proofErr w:type="gramStart"/>
      <w:r>
        <w:rPr>
          <w:rFonts w:ascii="Georgia" w:eastAsia="Georgia" w:hAnsi="Georgia" w:cs="Georgia"/>
          <w:b/>
          <w:bCs/>
          <w:sz w:val="19"/>
          <w:szCs w:val="19"/>
        </w:rPr>
        <w:t>Segmentation</w:t>
      </w:r>
      <w:r>
        <w:rPr>
          <w:rFonts w:ascii="Georgia" w:eastAsia="Georgia" w:hAnsi="Georgia" w:cs="Georgia"/>
          <w:b/>
          <w:bCs/>
          <w:spacing w:val="28"/>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Brain</w:t>
      </w:r>
      <w:r>
        <w:rPr>
          <w:rFonts w:ascii="Georgia" w:eastAsia="Georgia" w:hAnsi="Georgia" w:cs="Georgia"/>
          <w:b/>
          <w:bCs/>
          <w:spacing w:val="12"/>
          <w:sz w:val="19"/>
          <w:szCs w:val="19"/>
        </w:rPr>
        <w:t xml:space="preserve"> </w:t>
      </w:r>
      <w:r>
        <w:rPr>
          <w:rFonts w:ascii="Georgia" w:eastAsia="Georgia" w:hAnsi="Georgia" w:cs="Georgia"/>
          <w:b/>
          <w:bCs/>
          <w:sz w:val="19"/>
          <w:szCs w:val="19"/>
        </w:rPr>
        <w:t>MR</w:t>
      </w:r>
      <w:r>
        <w:rPr>
          <w:rFonts w:ascii="Georgia" w:eastAsia="Georgia" w:hAnsi="Georgia" w:cs="Georgia"/>
          <w:b/>
          <w:bCs/>
          <w:spacing w:val="8"/>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i/>
          <w:sz w:val="19"/>
          <w:szCs w:val="19"/>
        </w:rPr>
        <w:t>IEEE Trans Med Imaging</w:t>
      </w:r>
      <w:r>
        <w:rPr>
          <w:rFonts w:ascii="Georgia" w:eastAsia="Georgia" w:hAnsi="Georgia" w:cs="Georgia"/>
          <w:i/>
          <w:spacing w:val="1"/>
          <w:sz w:val="19"/>
          <w:szCs w:val="19"/>
        </w:rPr>
        <w:t xml:space="preserve"> </w:t>
      </w:r>
      <w:r>
        <w:rPr>
          <w:rFonts w:ascii="Georgia" w:eastAsia="Georgia" w:hAnsi="Georgia" w:cs="Georgia"/>
          <w:sz w:val="19"/>
          <w:szCs w:val="19"/>
        </w:rPr>
        <w:t>16,</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(1997):</w:t>
      </w:r>
      <w:r>
        <w:rPr>
          <w:rFonts w:ascii="Georgia" w:eastAsia="Georgia" w:hAnsi="Georgia" w:cs="Georgia"/>
          <w:spacing w:val="29"/>
          <w:sz w:val="19"/>
          <w:szCs w:val="19"/>
        </w:rPr>
        <w:t xml:space="preserve"> </w:t>
      </w:r>
      <w:r>
        <w:rPr>
          <w:rFonts w:ascii="Georgia" w:eastAsia="Georgia" w:hAnsi="Georgia" w:cs="Georgia"/>
          <w:sz w:val="19"/>
          <w:szCs w:val="19"/>
        </w:rPr>
        <w:t>878–86.</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3">
        <w:r>
          <w:rPr>
            <w:rFonts w:ascii="Georgia" w:eastAsia="Georgia" w:hAnsi="Georgia" w:cs="Georgia"/>
            <w:color w:val="0000FF"/>
            <w:w w:val="102"/>
            <w:sz w:val="19"/>
            <w:szCs w:val="19"/>
          </w:rPr>
          <w:t>10.1109/42.650883</w:t>
        </w:r>
      </w:hyperlink>
    </w:p>
    <w:p w14:paraId="70E66C07" w14:textId="77777777" w:rsidR="00E61F9D" w:rsidRDefault="005C64D6">
      <w:pPr>
        <w:spacing w:before="93" w:after="0" w:line="240" w:lineRule="auto"/>
        <w:ind w:left="140" w:right="667"/>
        <w:jc w:val="both"/>
        <w:rPr>
          <w:rFonts w:ascii="Georgia" w:eastAsia="Georgia" w:hAnsi="Georgia" w:cs="Georgia"/>
          <w:sz w:val="19"/>
          <w:szCs w:val="19"/>
        </w:rPr>
      </w:pPr>
      <w:r>
        <w:rPr>
          <w:rFonts w:ascii="Georgia" w:eastAsia="Georgia" w:hAnsi="Georgia" w:cs="Georgia"/>
          <w:sz w:val="19"/>
          <w:szCs w:val="19"/>
        </w:rPr>
        <w:t xml:space="preserve">36. </w:t>
      </w:r>
      <w:r>
        <w:rPr>
          <w:rFonts w:ascii="Georgia" w:eastAsia="Georgia" w:hAnsi="Georgia" w:cs="Georgia"/>
          <w:spacing w:val="4"/>
          <w:sz w:val="19"/>
          <w:szCs w:val="19"/>
        </w:rPr>
        <w:t xml:space="preserve"> </w:t>
      </w:r>
      <w:r>
        <w:rPr>
          <w:rFonts w:ascii="Georgia" w:eastAsia="Georgia" w:hAnsi="Georgia" w:cs="Georgia"/>
          <w:sz w:val="19"/>
          <w:szCs w:val="19"/>
        </w:rPr>
        <w:t>Van</w:t>
      </w:r>
      <w:r>
        <w:rPr>
          <w:rFonts w:ascii="Georgia" w:eastAsia="Georgia" w:hAnsi="Georgia" w:cs="Georgia"/>
          <w:spacing w:val="17"/>
          <w:sz w:val="19"/>
          <w:szCs w:val="19"/>
        </w:rPr>
        <w:t xml:space="preserve"> </w:t>
      </w:r>
      <w:proofErr w:type="spellStart"/>
      <w:r>
        <w:rPr>
          <w:rFonts w:ascii="Georgia" w:eastAsia="Georgia" w:hAnsi="Georgia" w:cs="Georgia"/>
          <w:sz w:val="19"/>
          <w:szCs w:val="19"/>
        </w:rPr>
        <w:t>Leemput</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K.,</w:t>
      </w:r>
      <w:r>
        <w:rPr>
          <w:rFonts w:ascii="Georgia" w:eastAsia="Georgia" w:hAnsi="Georgia" w:cs="Georgia"/>
          <w:spacing w:val="17"/>
          <w:sz w:val="19"/>
          <w:szCs w:val="19"/>
        </w:rPr>
        <w:t xml:space="preserve"> </w:t>
      </w:r>
      <w:proofErr w:type="spellStart"/>
      <w:r>
        <w:rPr>
          <w:rFonts w:ascii="Georgia" w:eastAsia="Georgia" w:hAnsi="Georgia" w:cs="Georgia"/>
          <w:sz w:val="19"/>
          <w:szCs w:val="19"/>
        </w:rPr>
        <w:t>Maes</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F.,</w:t>
      </w:r>
      <w:r>
        <w:rPr>
          <w:rFonts w:ascii="Georgia" w:eastAsia="Georgia" w:hAnsi="Georgia" w:cs="Georgia"/>
          <w:spacing w:val="16"/>
          <w:sz w:val="19"/>
          <w:szCs w:val="19"/>
        </w:rPr>
        <w:t xml:space="preserve"> </w:t>
      </w:r>
      <w:proofErr w:type="spellStart"/>
      <w:r>
        <w:rPr>
          <w:rFonts w:ascii="Georgia" w:eastAsia="Georgia" w:hAnsi="Georgia" w:cs="Georgia"/>
          <w:sz w:val="19"/>
          <w:szCs w:val="19"/>
        </w:rPr>
        <w:t>Vandermeulen</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Suetens</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P.</w:t>
      </w:r>
      <w:r>
        <w:rPr>
          <w:rFonts w:ascii="Georgia" w:eastAsia="Georgia" w:hAnsi="Georgia" w:cs="Georgia"/>
          <w:spacing w:val="15"/>
          <w:sz w:val="19"/>
          <w:szCs w:val="19"/>
        </w:rPr>
        <w:t xml:space="preserve"> </w:t>
      </w:r>
      <w:r>
        <w:rPr>
          <w:rFonts w:ascii="Georgia" w:eastAsia="Georgia" w:hAnsi="Georgia" w:cs="Georgia"/>
          <w:sz w:val="19"/>
          <w:szCs w:val="19"/>
        </w:rPr>
        <w:t>“</w:t>
      </w:r>
      <w:r>
        <w:rPr>
          <w:rFonts w:ascii="Georgia" w:eastAsia="Georgia" w:hAnsi="Georgia" w:cs="Georgia"/>
          <w:b/>
          <w:bCs/>
          <w:sz w:val="19"/>
          <w:szCs w:val="19"/>
        </w:rPr>
        <w:t>Automated</w:t>
      </w:r>
      <w:r>
        <w:rPr>
          <w:rFonts w:ascii="Georgia" w:eastAsia="Georgia" w:hAnsi="Georgia" w:cs="Georgia"/>
          <w:b/>
          <w:bCs/>
          <w:spacing w:val="33"/>
          <w:sz w:val="19"/>
          <w:szCs w:val="19"/>
        </w:rPr>
        <w:t xml:space="preserve"> </w:t>
      </w:r>
      <w:r>
        <w:rPr>
          <w:rFonts w:ascii="Georgia" w:eastAsia="Georgia" w:hAnsi="Georgia" w:cs="Georgia"/>
          <w:b/>
          <w:bCs/>
          <w:sz w:val="19"/>
          <w:szCs w:val="19"/>
        </w:rPr>
        <w:t>Model-Based</w:t>
      </w:r>
      <w:r>
        <w:rPr>
          <w:rFonts w:ascii="Georgia" w:eastAsia="Georgia" w:hAnsi="Georgia" w:cs="Georgia"/>
          <w:b/>
          <w:bCs/>
          <w:spacing w:val="35"/>
          <w:sz w:val="19"/>
          <w:szCs w:val="19"/>
        </w:rPr>
        <w:t xml:space="preserve"> </w:t>
      </w:r>
      <w:r>
        <w:rPr>
          <w:rFonts w:ascii="Georgia" w:eastAsia="Georgia" w:hAnsi="Georgia" w:cs="Georgia"/>
          <w:b/>
          <w:bCs/>
          <w:sz w:val="19"/>
          <w:szCs w:val="19"/>
        </w:rPr>
        <w:t>Tissue</w:t>
      </w:r>
      <w:r>
        <w:rPr>
          <w:rFonts w:ascii="Georgia" w:eastAsia="Georgia" w:hAnsi="Georgia" w:cs="Georgia"/>
          <w:b/>
          <w:bCs/>
          <w:spacing w:val="23"/>
          <w:sz w:val="19"/>
          <w:szCs w:val="19"/>
        </w:rPr>
        <w:t xml:space="preserve"> </w:t>
      </w:r>
      <w:r>
        <w:rPr>
          <w:rFonts w:ascii="Georgia" w:eastAsia="Georgia" w:hAnsi="Georgia" w:cs="Georgia"/>
          <w:b/>
          <w:bCs/>
          <w:sz w:val="19"/>
          <w:szCs w:val="19"/>
        </w:rPr>
        <w:t>Classification</w:t>
      </w:r>
      <w:r>
        <w:rPr>
          <w:rFonts w:ascii="Georgia" w:eastAsia="Georgia" w:hAnsi="Georgia" w:cs="Georgia"/>
          <w:b/>
          <w:bCs/>
          <w:spacing w:val="37"/>
          <w:sz w:val="19"/>
          <w:szCs w:val="19"/>
        </w:rPr>
        <w:t xml:space="preserve"> </w:t>
      </w:r>
      <w:r>
        <w:rPr>
          <w:rFonts w:ascii="Georgia" w:eastAsia="Georgia" w:hAnsi="Georgia" w:cs="Georgia"/>
          <w:b/>
          <w:bCs/>
          <w:w w:val="102"/>
          <w:sz w:val="19"/>
          <w:szCs w:val="19"/>
        </w:rPr>
        <w:t>of</w:t>
      </w:r>
    </w:p>
    <w:p w14:paraId="52CB3E68" w14:textId="77777777" w:rsidR="00E61F9D" w:rsidRDefault="005C64D6">
      <w:pPr>
        <w:spacing w:before="33" w:after="0" w:line="240" w:lineRule="auto"/>
        <w:ind w:left="140" w:right="2272"/>
        <w:jc w:val="both"/>
        <w:rPr>
          <w:rFonts w:ascii="Georgia" w:eastAsia="Georgia" w:hAnsi="Georgia" w:cs="Georgia"/>
          <w:sz w:val="19"/>
          <w:szCs w:val="19"/>
        </w:rPr>
      </w:pPr>
      <w:proofErr w:type="gramStart"/>
      <w:r>
        <w:rPr>
          <w:rFonts w:ascii="Georgia" w:eastAsia="Georgia" w:hAnsi="Georgia" w:cs="Georgia"/>
          <w:b/>
          <w:bCs/>
          <w:sz w:val="19"/>
          <w:szCs w:val="19"/>
        </w:rPr>
        <w:t>MR</w:t>
      </w:r>
      <w:r>
        <w:rPr>
          <w:rFonts w:ascii="Georgia" w:eastAsia="Georgia" w:hAnsi="Georgia" w:cs="Georgia"/>
          <w:b/>
          <w:bCs/>
          <w:spacing w:val="8"/>
          <w:sz w:val="19"/>
          <w:szCs w:val="19"/>
        </w:rPr>
        <w:t xml:space="preserve"> </w:t>
      </w:r>
      <w:r>
        <w:rPr>
          <w:rFonts w:ascii="Georgia" w:eastAsia="Georgia" w:hAnsi="Georgia" w:cs="Georgia"/>
          <w:b/>
          <w:bCs/>
          <w:sz w:val="19"/>
          <w:szCs w:val="19"/>
        </w:rPr>
        <w:t>Images</w:t>
      </w:r>
      <w:r>
        <w:rPr>
          <w:rFonts w:ascii="Georgia" w:eastAsia="Georgia" w:hAnsi="Georgia" w:cs="Georgia"/>
          <w:b/>
          <w:bCs/>
          <w:spacing w:val="15"/>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Brain</w:t>
      </w:r>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18,</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10</w:t>
      </w:r>
      <w:r>
        <w:rPr>
          <w:rFonts w:ascii="Georgia" w:eastAsia="Georgia" w:hAnsi="Georgia" w:cs="Georgia"/>
          <w:spacing w:val="5"/>
          <w:sz w:val="19"/>
          <w:szCs w:val="19"/>
        </w:rPr>
        <w:t xml:space="preserve"> </w:t>
      </w:r>
      <w:r>
        <w:rPr>
          <w:rFonts w:ascii="Georgia" w:eastAsia="Georgia" w:hAnsi="Georgia" w:cs="Georgia"/>
          <w:sz w:val="19"/>
          <w:szCs w:val="19"/>
        </w:rPr>
        <w:t>(1999):</w:t>
      </w:r>
      <w:r>
        <w:rPr>
          <w:rFonts w:ascii="Georgia" w:eastAsia="Georgia" w:hAnsi="Georgia" w:cs="Georgia"/>
          <w:spacing w:val="29"/>
          <w:sz w:val="19"/>
          <w:szCs w:val="19"/>
        </w:rPr>
        <w:t xml:space="preserve"> </w:t>
      </w:r>
      <w:r>
        <w:rPr>
          <w:rFonts w:ascii="Georgia" w:eastAsia="Georgia" w:hAnsi="Georgia" w:cs="Georgia"/>
          <w:sz w:val="19"/>
          <w:szCs w:val="19"/>
        </w:rPr>
        <w:t>897–908.</w:t>
      </w:r>
      <w:proofErr w:type="gramEnd"/>
      <w:r>
        <w:rPr>
          <w:rFonts w:ascii="Georgia" w:eastAsia="Georgia" w:hAnsi="Georgia" w:cs="Georgia"/>
          <w:spacing w:val="34"/>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4">
        <w:r>
          <w:rPr>
            <w:rFonts w:ascii="Georgia" w:eastAsia="Georgia" w:hAnsi="Georgia" w:cs="Georgia"/>
            <w:color w:val="0000FF"/>
            <w:w w:val="102"/>
            <w:sz w:val="19"/>
            <w:szCs w:val="19"/>
          </w:rPr>
          <w:t>10.1109/42.811270</w:t>
        </w:r>
      </w:hyperlink>
    </w:p>
    <w:p w14:paraId="5A25EAFB" w14:textId="77777777" w:rsidR="00E61F9D" w:rsidRDefault="005C64D6">
      <w:pPr>
        <w:spacing w:before="93" w:after="0" w:line="240" w:lineRule="auto"/>
        <w:ind w:left="140" w:right="-5"/>
        <w:jc w:val="both"/>
        <w:rPr>
          <w:rFonts w:ascii="Georgia" w:eastAsia="Georgia" w:hAnsi="Georgia" w:cs="Georgia"/>
          <w:sz w:val="19"/>
          <w:szCs w:val="19"/>
        </w:rPr>
      </w:pPr>
      <w:r>
        <w:rPr>
          <w:rFonts w:ascii="Georgia" w:eastAsia="Georgia" w:hAnsi="Georgia" w:cs="Georgia"/>
          <w:sz w:val="19"/>
          <w:szCs w:val="19"/>
        </w:rPr>
        <w:t>37.</w:t>
      </w:r>
      <w:r>
        <w:rPr>
          <w:rFonts w:ascii="Georgia" w:eastAsia="Georgia" w:hAnsi="Georgia" w:cs="Georgia"/>
          <w:spacing w:val="17"/>
          <w:sz w:val="19"/>
          <w:szCs w:val="19"/>
        </w:rPr>
        <w:t xml:space="preserve"> </w:t>
      </w:r>
      <w:proofErr w:type="spellStart"/>
      <w:r>
        <w:rPr>
          <w:rFonts w:ascii="Georgia" w:eastAsia="Georgia" w:hAnsi="Georgia" w:cs="Georgia"/>
          <w:sz w:val="19"/>
          <w:szCs w:val="19"/>
        </w:rPr>
        <w:t>Ashburner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Friston</w:t>
      </w:r>
      <w:proofErr w:type="spellEnd"/>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sz w:val="19"/>
          <w:szCs w:val="19"/>
        </w:rPr>
        <w:t>K.</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Unified</w:t>
      </w:r>
      <w:r>
        <w:rPr>
          <w:rFonts w:ascii="Georgia" w:eastAsia="Georgia" w:hAnsi="Georgia" w:cs="Georgia"/>
          <w:b/>
          <w:bCs/>
          <w:spacing w:val="1"/>
          <w:sz w:val="19"/>
          <w:szCs w:val="19"/>
        </w:rPr>
        <w:t xml:space="preserve"> </w:t>
      </w:r>
      <w:r>
        <w:rPr>
          <w:rFonts w:ascii="Georgia" w:eastAsia="Georgia" w:hAnsi="Georgia" w:cs="Georgia"/>
          <w:b/>
          <w:bCs/>
          <w:sz w:val="19"/>
          <w:szCs w:val="19"/>
        </w:rPr>
        <w:t>Segmentation</w:t>
      </w:r>
      <w:r>
        <w:rPr>
          <w:rFonts w:ascii="Georgia" w:eastAsia="Georgia" w:hAnsi="Georgia" w:cs="Georgia"/>
          <w:sz w:val="19"/>
          <w:szCs w:val="19"/>
        </w:rPr>
        <w:t>”</w:t>
      </w:r>
      <w:r>
        <w:rPr>
          <w:rFonts w:ascii="Georgia" w:eastAsia="Georgia" w:hAnsi="Georgia" w:cs="Georgia"/>
          <w:spacing w:val="15"/>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4"/>
          <w:sz w:val="19"/>
          <w:szCs w:val="19"/>
        </w:rPr>
        <w:t xml:space="preserve"> </w:t>
      </w:r>
      <w:r>
        <w:rPr>
          <w:rFonts w:ascii="Georgia" w:eastAsia="Georgia" w:hAnsi="Georgia" w:cs="Georgia"/>
          <w:sz w:val="19"/>
          <w:szCs w:val="19"/>
        </w:rPr>
        <w:t>26,</w:t>
      </w:r>
      <w:r>
        <w:rPr>
          <w:rFonts w:ascii="Georgia" w:eastAsia="Georgia" w:hAnsi="Georgia" w:cs="Georgia"/>
          <w:spacing w:val="-3"/>
          <w:sz w:val="19"/>
          <w:szCs w:val="19"/>
        </w:rPr>
        <w:t xml:space="preserve"> </w:t>
      </w:r>
      <w:r>
        <w:rPr>
          <w:rFonts w:ascii="Georgia" w:eastAsia="Georgia" w:hAnsi="Georgia" w:cs="Georgia"/>
          <w:sz w:val="19"/>
          <w:szCs w:val="19"/>
        </w:rPr>
        <w:t>no.</w:t>
      </w:r>
      <w:r>
        <w:rPr>
          <w:rFonts w:ascii="Georgia" w:eastAsia="Georgia" w:hAnsi="Georgia" w:cs="Georgia"/>
          <w:spacing w:val="17"/>
          <w:sz w:val="19"/>
          <w:szCs w:val="19"/>
        </w:rPr>
        <w:t xml:space="preserve"> </w:t>
      </w:r>
      <w:r>
        <w:rPr>
          <w:rFonts w:ascii="Georgia" w:eastAsia="Georgia" w:hAnsi="Georgia" w:cs="Georgia"/>
          <w:sz w:val="19"/>
          <w:szCs w:val="19"/>
        </w:rPr>
        <w:t>3</w:t>
      </w:r>
      <w:r>
        <w:rPr>
          <w:rFonts w:ascii="Georgia" w:eastAsia="Georgia" w:hAnsi="Georgia" w:cs="Georgia"/>
          <w:spacing w:val="-13"/>
          <w:sz w:val="19"/>
          <w:szCs w:val="19"/>
        </w:rPr>
        <w:t xml:space="preserve"> </w:t>
      </w:r>
      <w:r>
        <w:rPr>
          <w:rFonts w:ascii="Georgia" w:eastAsia="Georgia" w:hAnsi="Georgia" w:cs="Georgia"/>
          <w:sz w:val="19"/>
          <w:szCs w:val="19"/>
        </w:rPr>
        <w:t>(2005):</w:t>
      </w:r>
      <w:r>
        <w:rPr>
          <w:rFonts w:ascii="Georgia" w:eastAsia="Georgia" w:hAnsi="Georgia" w:cs="Georgia"/>
          <w:spacing w:val="22"/>
          <w:sz w:val="19"/>
          <w:szCs w:val="19"/>
        </w:rPr>
        <w:t xml:space="preserve"> </w:t>
      </w:r>
      <w:r>
        <w:rPr>
          <w:rFonts w:ascii="Georgia" w:eastAsia="Georgia" w:hAnsi="Georgia" w:cs="Georgia"/>
          <w:sz w:val="19"/>
          <w:szCs w:val="19"/>
        </w:rPr>
        <w:t>839–51.</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5">
        <w:r>
          <w:rPr>
            <w:rFonts w:ascii="Georgia" w:eastAsia="Georgia" w:hAnsi="Georgia" w:cs="Georgia"/>
            <w:color w:val="0000FF"/>
            <w:w w:val="102"/>
            <w:sz w:val="19"/>
            <w:szCs w:val="19"/>
          </w:rPr>
          <w:t>10.1016/j.neuroimage.2005.</w:t>
        </w:r>
      </w:hyperlink>
    </w:p>
    <w:p w14:paraId="7BB478CB" w14:textId="77777777" w:rsidR="00E61F9D" w:rsidRDefault="005C64D6">
      <w:pPr>
        <w:spacing w:before="93" w:after="0" w:line="277" w:lineRule="auto"/>
        <w:ind w:left="140" w:right="630"/>
        <w:jc w:val="both"/>
        <w:rPr>
          <w:rFonts w:ascii="Georgia" w:eastAsia="Georgia" w:hAnsi="Georgia" w:cs="Georgia"/>
          <w:sz w:val="19"/>
          <w:szCs w:val="19"/>
        </w:rPr>
      </w:pPr>
      <w:r>
        <w:rPr>
          <w:rFonts w:ascii="Georgia" w:eastAsia="Georgia" w:hAnsi="Georgia" w:cs="Georgia"/>
          <w:sz w:val="19"/>
          <w:szCs w:val="19"/>
        </w:rPr>
        <w:t xml:space="preserve">38. </w:t>
      </w:r>
      <w:r>
        <w:rPr>
          <w:rFonts w:ascii="Georgia" w:eastAsia="Georgia" w:hAnsi="Georgia" w:cs="Georgia"/>
          <w:spacing w:val="34"/>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N.</w:t>
      </w:r>
      <w:r>
        <w:rPr>
          <w:rFonts w:ascii="Georgia" w:eastAsia="Georgia" w:hAnsi="Georgia" w:cs="Georgia"/>
          <w:spacing w:val="25"/>
          <w:sz w:val="19"/>
          <w:szCs w:val="19"/>
        </w:rPr>
        <w:t xml:space="preserve"> </w:t>
      </w:r>
      <w:r>
        <w:rPr>
          <w:rFonts w:ascii="Georgia" w:eastAsia="Georgia" w:hAnsi="Georgia" w:cs="Georgia"/>
          <w:sz w:val="19"/>
          <w:szCs w:val="19"/>
        </w:rPr>
        <w:t>J.,</w:t>
      </w:r>
      <w:r>
        <w:rPr>
          <w:rFonts w:ascii="Georgia" w:eastAsia="Georgia" w:hAnsi="Georgia" w:cs="Georgia"/>
          <w:spacing w:val="32"/>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B.</w:t>
      </w:r>
      <w:r>
        <w:rPr>
          <w:rFonts w:ascii="Georgia" w:eastAsia="Georgia" w:hAnsi="Georgia" w:cs="Georgia"/>
          <w:spacing w:val="26"/>
          <w:sz w:val="19"/>
          <w:szCs w:val="19"/>
        </w:rPr>
        <w:t xml:space="preserve"> </w:t>
      </w:r>
      <w:r>
        <w:rPr>
          <w:rFonts w:ascii="Georgia" w:eastAsia="Georgia" w:hAnsi="Georgia" w:cs="Georgia"/>
          <w:sz w:val="19"/>
          <w:szCs w:val="19"/>
        </w:rPr>
        <w:t>B.,</w:t>
      </w:r>
      <w:r>
        <w:rPr>
          <w:rFonts w:ascii="Georgia" w:eastAsia="Georgia" w:hAnsi="Georgia" w:cs="Georgia"/>
          <w:spacing w:val="33"/>
          <w:sz w:val="19"/>
          <w:szCs w:val="19"/>
        </w:rPr>
        <w:t xml:space="preserve"> </w:t>
      </w:r>
      <w:proofErr w:type="spellStart"/>
      <w:r>
        <w:rPr>
          <w:rFonts w:ascii="Georgia" w:eastAsia="Georgia" w:hAnsi="Georgia" w:cs="Georgia"/>
          <w:sz w:val="19"/>
          <w:szCs w:val="19"/>
        </w:rPr>
        <w:t>Flors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L.,</w:t>
      </w:r>
      <w:r>
        <w:rPr>
          <w:rFonts w:ascii="Georgia" w:eastAsia="Georgia" w:hAnsi="Georgia" w:cs="Georgia"/>
          <w:spacing w:val="32"/>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T.</w:t>
      </w:r>
      <w:r>
        <w:rPr>
          <w:rFonts w:ascii="Georgia" w:eastAsia="Georgia" w:hAnsi="Georgia" w:cs="Georgia"/>
          <w:spacing w:val="26"/>
          <w:sz w:val="19"/>
          <w:szCs w:val="19"/>
        </w:rPr>
        <w:t xml:space="preserve"> </w:t>
      </w:r>
      <w:r>
        <w:rPr>
          <w:rFonts w:ascii="Georgia" w:eastAsia="Georgia" w:hAnsi="Georgia" w:cs="Georgia"/>
          <w:sz w:val="19"/>
          <w:szCs w:val="19"/>
        </w:rPr>
        <w:t>A.,</w:t>
      </w:r>
      <w:r>
        <w:rPr>
          <w:rFonts w:ascii="Georgia" w:eastAsia="Georgia" w:hAnsi="Georgia" w:cs="Georgia"/>
          <w:spacing w:val="33"/>
          <w:sz w:val="19"/>
          <w:szCs w:val="19"/>
        </w:rPr>
        <w:t xml:space="preserve"> </w:t>
      </w:r>
      <w:r>
        <w:rPr>
          <w:rFonts w:ascii="Georgia" w:eastAsia="Georgia" w:hAnsi="Georgia" w:cs="Georgia"/>
          <w:sz w:val="19"/>
          <w:szCs w:val="19"/>
        </w:rPr>
        <w:t>Lange,</w:t>
      </w:r>
      <w:r>
        <w:rPr>
          <w:rFonts w:ascii="Georgia" w:eastAsia="Georgia" w:hAnsi="Georgia" w:cs="Georgia"/>
          <w:spacing w:val="37"/>
          <w:sz w:val="19"/>
          <w:szCs w:val="19"/>
        </w:rPr>
        <w:t xml:space="preserve"> </w:t>
      </w:r>
      <w:r>
        <w:rPr>
          <w:rFonts w:ascii="Georgia" w:eastAsia="Georgia" w:hAnsi="Georgia" w:cs="Georgia"/>
          <w:sz w:val="19"/>
          <w:szCs w:val="19"/>
        </w:rPr>
        <w:t>E.</w:t>
      </w:r>
      <w:r>
        <w:rPr>
          <w:rFonts w:ascii="Georgia" w:eastAsia="Georgia" w:hAnsi="Georgia" w:cs="Georgia"/>
          <w:spacing w:val="24"/>
          <w:sz w:val="19"/>
          <w:szCs w:val="19"/>
        </w:rPr>
        <w:t xml:space="preserve"> </w:t>
      </w:r>
      <w:r>
        <w:rPr>
          <w:rFonts w:ascii="Georgia" w:eastAsia="Georgia" w:hAnsi="Georgia" w:cs="Georgia"/>
          <w:sz w:val="19"/>
          <w:szCs w:val="19"/>
        </w:rPr>
        <w:t>E.</w:t>
      </w:r>
      <w:r>
        <w:rPr>
          <w:rFonts w:ascii="Georgia" w:eastAsia="Georgia" w:hAnsi="Georgia" w:cs="Georgia"/>
          <w:spacing w:val="24"/>
          <w:sz w:val="19"/>
          <w:szCs w:val="19"/>
        </w:rPr>
        <w:t xml:space="preserve"> </w:t>
      </w:r>
      <w:r>
        <w:rPr>
          <w:rFonts w:ascii="Georgia" w:eastAsia="Georgia" w:hAnsi="Georgia" w:cs="Georgia"/>
          <w:sz w:val="19"/>
          <w:szCs w:val="19"/>
        </w:rPr>
        <w:t>de,</w:t>
      </w:r>
      <w:r>
        <w:rPr>
          <w:rFonts w:ascii="Georgia" w:eastAsia="Georgia" w:hAnsi="Georgia" w:cs="Georgia"/>
          <w:spacing w:val="31"/>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J.</w:t>
      </w:r>
      <w:r>
        <w:rPr>
          <w:rFonts w:ascii="Georgia" w:eastAsia="Georgia" w:hAnsi="Georgia" w:cs="Georgia"/>
          <w:spacing w:val="25"/>
          <w:sz w:val="19"/>
          <w:szCs w:val="19"/>
        </w:rPr>
        <w:t xml:space="preserve"> </w:t>
      </w:r>
      <w:r>
        <w:rPr>
          <w:rFonts w:ascii="Georgia" w:eastAsia="Georgia" w:hAnsi="Georgia" w:cs="Georgia"/>
          <w:sz w:val="19"/>
          <w:szCs w:val="19"/>
        </w:rPr>
        <w:t>P.,</w:t>
      </w:r>
      <w:r>
        <w:rPr>
          <w:rFonts w:ascii="Georgia" w:eastAsia="Georgia" w:hAnsi="Georgia" w:cs="Georgia"/>
          <w:spacing w:val="32"/>
          <w:sz w:val="19"/>
          <w:szCs w:val="19"/>
        </w:rPr>
        <w:t xml:space="preserve"> </w:t>
      </w:r>
      <w:r>
        <w:rPr>
          <w:rFonts w:ascii="Georgia" w:eastAsia="Georgia" w:hAnsi="Georgia" w:cs="Georgia"/>
          <w:sz w:val="19"/>
          <w:szCs w:val="19"/>
        </w:rPr>
        <w:t>3rd,</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27"/>
          <w:sz w:val="19"/>
          <w:szCs w:val="19"/>
        </w:rPr>
        <w:t xml:space="preserve"> </w:t>
      </w:r>
      <w:r>
        <w:rPr>
          <w:rFonts w:ascii="Georgia" w:eastAsia="Georgia" w:hAnsi="Georgia" w:cs="Georgia"/>
          <w:sz w:val="19"/>
          <w:szCs w:val="19"/>
        </w:rPr>
        <w:t>Gee,</w:t>
      </w:r>
      <w:r>
        <w:rPr>
          <w:rFonts w:ascii="Georgia" w:eastAsia="Georgia" w:hAnsi="Georgia" w:cs="Georgia"/>
          <w:spacing w:val="33"/>
          <w:sz w:val="19"/>
          <w:szCs w:val="19"/>
        </w:rPr>
        <w:t xml:space="preserve"> </w:t>
      </w:r>
      <w:r>
        <w:rPr>
          <w:rFonts w:ascii="Georgia" w:eastAsia="Georgia" w:hAnsi="Georgia" w:cs="Georgia"/>
          <w:sz w:val="19"/>
          <w:szCs w:val="19"/>
        </w:rPr>
        <w:t>J.</w:t>
      </w:r>
      <w:r>
        <w:rPr>
          <w:rFonts w:ascii="Georgia" w:eastAsia="Georgia" w:hAnsi="Georgia" w:cs="Georgia"/>
          <w:spacing w:val="25"/>
          <w:sz w:val="19"/>
          <w:szCs w:val="19"/>
        </w:rPr>
        <w:t xml:space="preserve"> </w:t>
      </w:r>
      <w:r>
        <w:rPr>
          <w:rFonts w:ascii="Georgia" w:eastAsia="Georgia" w:hAnsi="Georgia" w:cs="Georgia"/>
          <w:sz w:val="19"/>
          <w:szCs w:val="19"/>
        </w:rPr>
        <w:t>C.</w:t>
      </w:r>
      <w:r>
        <w:rPr>
          <w:rFonts w:ascii="Georgia" w:eastAsia="Georgia" w:hAnsi="Georgia" w:cs="Georgia"/>
          <w:spacing w:val="24"/>
          <w:sz w:val="19"/>
          <w:szCs w:val="19"/>
        </w:rPr>
        <w:t xml:space="preserve"> </w:t>
      </w:r>
      <w:r>
        <w:rPr>
          <w:rFonts w:ascii="Georgia" w:eastAsia="Georgia" w:hAnsi="Georgia" w:cs="Georgia"/>
          <w:spacing w:val="-2"/>
          <w:w w:val="102"/>
          <w:sz w:val="19"/>
          <w:szCs w:val="19"/>
        </w:rPr>
        <w:t>“</w:t>
      </w:r>
      <w:r>
        <w:rPr>
          <w:rFonts w:ascii="Georgia" w:eastAsia="Georgia" w:hAnsi="Georgia" w:cs="Georgia"/>
          <w:b/>
          <w:bCs/>
          <w:w w:val="102"/>
          <w:sz w:val="19"/>
          <w:szCs w:val="19"/>
        </w:rPr>
        <w:t xml:space="preserve">Ventilation- </w:t>
      </w:r>
      <w:r>
        <w:rPr>
          <w:rFonts w:ascii="Georgia" w:eastAsia="Georgia" w:hAnsi="Georgia" w:cs="Georgia"/>
          <w:b/>
          <w:bCs/>
          <w:sz w:val="19"/>
          <w:szCs w:val="19"/>
        </w:rPr>
        <w:t>Based</w:t>
      </w:r>
      <w:r>
        <w:rPr>
          <w:rFonts w:ascii="Georgia" w:eastAsia="Georgia" w:hAnsi="Georgia" w:cs="Georgia"/>
          <w:b/>
          <w:bCs/>
          <w:spacing w:val="1"/>
          <w:sz w:val="19"/>
          <w:szCs w:val="19"/>
        </w:rPr>
        <w:t xml:space="preserve"> </w:t>
      </w:r>
      <w:r>
        <w:rPr>
          <w:rFonts w:ascii="Georgia" w:eastAsia="Georgia" w:hAnsi="Georgia" w:cs="Georgia"/>
          <w:b/>
          <w:bCs/>
          <w:sz w:val="19"/>
          <w:szCs w:val="19"/>
        </w:rPr>
        <w:t>Segmentation</w:t>
      </w:r>
      <w:r>
        <w:rPr>
          <w:rFonts w:ascii="Georgia" w:eastAsia="Georgia" w:hAnsi="Georgia" w:cs="Georgia"/>
          <w:b/>
          <w:bCs/>
          <w:spacing w:val="16"/>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the</w:t>
      </w:r>
      <w:r>
        <w:rPr>
          <w:rFonts w:ascii="Georgia" w:eastAsia="Georgia" w:hAnsi="Georgia" w:cs="Georgia"/>
          <w:b/>
          <w:bCs/>
          <w:spacing w:val="-5"/>
          <w:sz w:val="19"/>
          <w:szCs w:val="19"/>
        </w:rPr>
        <w:t xml:space="preserve"> </w:t>
      </w:r>
      <w:r>
        <w:rPr>
          <w:rFonts w:ascii="Georgia" w:eastAsia="Georgia" w:hAnsi="Georgia" w:cs="Georgia"/>
          <w:b/>
          <w:bCs/>
          <w:sz w:val="19"/>
          <w:szCs w:val="19"/>
        </w:rPr>
        <w:t>Lungs</w:t>
      </w:r>
      <w:r>
        <w:rPr>
          <w:rFonts w:ascii="Georgia" w:eastAsia="Georgia" w:hAnsi="Georgia" w:cs="Georgia"/>
          <w:b/>
          <w:bCs/>
          <w:spacing w:val="1"/>
          <w:sz w:val="19"/>
          <w:szCs w:val="19"/>
        </w:rPr>
        <w:t xml:space="preserve"> </w:t>
      </w:r>
      <w:r>
        <w:rPr>
          <w:rFonts w:ascii="Georgia" w:eastAsia="Georgia" w:hAnsi="Georgia" w:cs="Georgia"/>
          <w:b/>
          <w:bCs/>
          <w:sz w:val="19"/>
          <w:szCs w:val="19"/>
        </w:rPr>
        <w:t>Using Hyperpolarized</w:t>
      </w:r>
      <w:r>
        <w:rPr>
          <w:rFonts w:ascii="Georgia" w:eastAsia="Georgia" w:hAnsi="Georgia" w:cs="Georgia"/>
          <w:b/>
          <w:bCs/>
          <w:spacing w:val="20"/>
          <w:sz w:val="19"/>
          <w:szCs w:val="19"/>
        </w:rPr>
        <w:t xml:space="preserve"> </w:t>
      </w:r>
      <w:r>
        <w:rPr>
          <w:rFonts w:ascii="Georgia" w:eastAsia="Georgia" w:hAnsi="Georgia" w:cs="Georgia"/>
          <w:b/>
          <w:bCs/>
          <w:sz w:val="19"/>
          <w:szCs w:val="19"/>
        </w:rPr>
        <w:t>(</w:t>
      </w:r>
      <w:proofErr w:type="gramStart"/>
      <w:r>
        <w:rPr>
          <w:rFonts w:ascii="Georgia" w:eastAsia="Georgia" w:hAnsi="Georgia" w:cs="Georgia"/>
          <w:b/>
          <w:bCs/>
          <w:sz w:val="19"/>
          <w:szCs w:val="19"/>
        </w:rPr>
        <w:t>3)He</w:t>
      </w:r>
      <w:proofErr w:type="gramEnd"/>
      <w:r>
        <w:rPr>
          <w:rFonts w:ascii="Georgia" w:eastAsia="Georgia" w:hAnsi="Georgia" w:cs="Georgia"/>
          <w:b/>
          <w:bCs/>
          <w:sz w:val="19"/>
          <w:szCs w:val="19"/>
        </w:rPr>
        <w:t xml:space="preserve"> MR</w:t>
      </w:r>
      <w:r>
        <w:rPr>
          <w:rFonts w:ascii="Georgia" w:eastAsia="Georgia" w:hAnsi="Georgia" w:cs="Georgia"/>
          <w:b/>
          <w:bCs/>
          <w:spacing w:val="-1"/>
          <w:sz w:val="19"/>
          <w:szCs w:val="19"/>
        </w:rPr>
        <w:t>I</w:t>
      </w:r>
      <w:r>
        <w:rPr>
          <w:rFonts w:ascii="Georgia" w:eastAsia="Georgia" w:hAnsi="Georgia" w:cs="Georgia"/>
          <w:sz w:val="19"/>
          <w:szCs w:val="19"/>
        </w:rPr>
        <w:t xml:space="preserve">” </w:t>
      </w:r>
      <w:r>
        <w:rPr>
          <w:rFonts w:ascii="Georgia" w:eastAsia="Georgia" w:hAnsi="Georgia" w:cs="Georgia"/>
          <w:i/>
          <w:sz w:val="19"/>
          <w:szCs w:val="19"/>
        </w:rPr>
        <w:t>J</w:t>
      </w:r>
      <w:r>
        <w:rPr>
          <w:rFonts w:ascii="Georgia" w:eastAsia="Georgia" w:hAnsi="Georgia" w:cs="Georgia"/>
          <w:i/>
          <w:spacing w:val="-11"/>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11"/>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11"/>
          <w:sz w:val="19"/>
          <w:szCs w:val="19"/>
        </w:rPr>
        <w:t xml:space="preserve"> </w:t>
      </w:r>
      <w:r>
        <w:rPr>
          <w:rFonts w:ascii="Georgia" w:eastAsia="Georgia" w:hAnsi="Georgia" w:cs="Georgia"/>
          <w:i/>
          <w:sz w:val="19"/>
          <w:szCs w:val="19"/>
        </w:rPr>
        <w:t>Imaging</w:t>
      </w:r>
      <w:r>
        <w:rPr>
          <w:rFonts w:ascii="Georgia" w:eastAsia="Georgia" w:hAnsi="Georgia" w:cs="Georgia"/>
          <w:i/>
          <w:spacing w:val="-11"/>
          <w:sz w:val="19"/>
          <w:szCs w:val="19"/>
        </w:rPr>
        <w:t xml:space="preserve"> </w:t>
      </w:r>
      <w:r>
        <w:rPr>
          <w:rFonts w:ascii="Georgia" w:eastAsia="Georgia" w:hAnsi="Georgia" w:cs="Georgia"/>
          <w:sz w:val="19"/>
          <w:szCs w:val="19"/>
        </w:rPr>
        <w:t>34, no.</w:t>
      </w:r>
      <w:r>
        <w:rPr>
          <w:rFonts w:ascii="Georgia" w:eastAsia="Georgia" w:hAnsi="Georgia" w:cs="Georgia"/>
          <w:spacing w:val="18"/>
          <w:sz w:val="19"/>
          <w:szCs w:val="19"/>
        </w:rPr>
        <w:t xml:space="preserve"> </w:t>
      </w:r>
      <w:r>
        <w:rPr>
          <w:rFonts w:ascii="Georgia" w:eastAsia="Georgia" w:hAnsi="Georgia" w:cs="Georgia"/>
          <w:sz w:val="19"/>
          <w:szCs w:val="19"/>
        </w:rPr>
        <w:t>4</w:t>
      </w:r>
      <w:r>
        <w:rPr>
          <w:rFonts w:ascii="Georgia" w:eastAsia="Georgia" w:hAnsi="Georgia" w:cs="Georgia"/>
          <w:spacing w:val="-8"/>
          <w:sz w:val="19"/>
          <w:szCs w:val="19"/>
        </w:rPr>
        <w:t xml:space="preserve"> </w:t>
      </w:r>
      <w:r>
        <w:rPr>
          <w:rFonts w:ascii="Georgia" w:eastAsia="Georgia" w:hAnsi="Georgia" w:cs="Georgia"/>
          <w:sz w:val="19"/>
          <w:szCs w:val="19"/>
        </w:rPr>
        <w:t>(2011):</w:t>
      </w:r>
      <w:r>
        <w:rPr>
          <w:rFonts w:ascii="Georgia" w:eastAsia="Georgia" w:hAnsi="Georgia" w:cs="Georgia"/>
          <w:spacing w:val="23"/>
          <w:sz w:val="19"/>
          <w:szCs w:val="19"/>
        </w:rPr>
        <w:t xml:space="preserve"> </w:t>
      </w:r>
      <w:r>
        <w:rPr>
          <w:rFonts w:ascii="Georgia" w:eastAsia="Georgia" w:hAnsi="Georgia" w:cs="Georgia"/>
          <w:w w:val="102"/>
          <w:sz w:val="19"/>
          <w:szCs w:val="19"/>
        </w:rPr>
        <w:t xml:space="preserve">831–41.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6">
        <w:r>
          <w:rPr>
            <w:rFonts w:ascii="Georgia" w:eastAsia="Georgia" w:hAnsi="Georgia" w:cs="Georgia"/>
            <w:color w:val="0000FF"/>
            <w:w w:val="102"/>
            <w:sz w:val="19"/>
            <w:szCs w:val="19"/>
          </w:rPr>
          <w:t>10.1002/jmri.22738</w:t>
        </w:r>
      </w:hyperlink>
    </w:p>
    <w:p w14:paraId="558B0D3D" w14:textId="77777777" w:rsidR="00E61F9D" w:rsidRDefault="005C64D6">
      <w:pPr>
        <w:spacing w:before="28" w:after="0" w:line="265" w:lineRule="auto"/>
        <w:ind w:left="140" w:right="630"/>
        <w:jc w:val="both"/>
        <w:rPr>
          <w:rFonts w:ascii="Georgia" w:eastAsia="Georgia" w:hAnsi="Georgia" w:cs="Georgia"/>
          <w:sz w:val="19"/>
          <w:szCs w:val="19"/>
        </w:rPr>
      </w:pPr>
      <w:r>
        <w:rPr>
          <w:rFonts w:ascii="Georgia" w:eastAsia="Georgia" w:hAnsi="Georgia" w:cs="Georgia"/>
          <w:sz w:val="19"/>
          <w:szCs w:val="19"/>
        </w:rPr>
        <w:t>39.</w:t>
      </w:r>
      <w:r>
        <w:rPr>
          <w:rFonts w:ascii="Georgia" w:eastAsia="Georgia" w:hAnsi="Georgia" w:cs="Georgia"/>
          <w:spacing w:val="46"/>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17"/>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N.</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16"/>
          <w:sz w:val="19"/>
          <w:szCs w:val="19"/>
        </w:rPr>
        <w:t xml:space="preserve"> </w:t>
      </w:r>
      <w:r>
        <w:rPr>
          <w:rFonts w:ascii="Georgia" w:eastAsia="Georgia" w:hAnsi="Georgia" w:cs="Georgia"/>
          <w:sz w:val="19"/>
          <w:szCs w:val="19"/>
        </w:rPr>
        <w:t>Wu,</w:t>
      </w:r>
      <w:r>
        <w:rPr>
          <w:rFonts w:ascii="Georgia" w:eastAsia="Georgia" w:hAnsi="Georgia" w:cs="Georgia"/>
          <w:spacing w:val="17"/>
          <w:sz w:val="19"/>
          <w:szCs w:val="19"/>
        </w:rPr>
        <w:t xml:space="preserve"> </w:t>
      </w:r>
      <w:r>
        <w:rPr>
          <w:rFonts w:ascii="Georgia" w:eastAsia="Georgia" w:hAnsi="Georgia" w:cs="Georgia"/>
          <w:sz w:val="19"/>
          <w:szCs w:val="19"/>
        </w:rPr>
        <w:t>J.,</w:t>
      </w:r>
      <w:r>
        <w:rPr>
          <w:rFonts w:ascii="Georgia" w:eastAsia="Georgia" w:hAnsi="Georgia" w:cs="Georgia"/>
          <w:spacing w:val="16"/>
          <w:sz w:val="19"/>
          <w:szCs w:val="19"/>
        </w:rPr>
        <w:t xml:space="preserve"> </w:t>
      </w:r>
      <w:r>
        <w:rPr>
          <w:rFonts w:ascii="Georgia" w:eastAsia="Georgia" w:hAnsi="Georgia" w:cs="Georgia"/>
          <w:sz w:val="19"/>
          <w:szCs w:val="19"/>
        </w:rPr>
        <w:t>Cook,</w:t>
      </w:r>
      <w:r>
        <w:rPr>
          <w:rFonts w:ascii="Georgia" w:eastAsia="Georgia" w:hAnsi="Georgia" w:cs="Georgia"/>
          <w:spacing w:val="20"/>
          <w:sz w:val="19"/>
          <w:szCs w:val="19"/>
        </w:rPr>
        <w:t xml:space="preserve"> </w:t>
      </w:r>
      <w:r>
        <w:rPr>
          <w:rFonts w:ascii="Georgia" w:eastAsia="Georgia" w:hAnsi="Georgia" w:cs="Georgia"/>
          <w:sz w:val="19"/>
          <w:szCs w:val="19"/>
        </w:rPr>
        <w:t>P.</w:t>
      </w:r>
      <w:r>
        <w:rPr>
          <w:rFonts w:ascii="Georgia" w:eastAsia="Georgia" w:hAnsi="Georgia" w:cs="Georgia"/>
          <w:spacing w:val="13"/>
          <w:sz w:val="19"/>
          <w:szCs w:val="19"/>
        </w:rPr>
        <w:t xml:space="preserve"> </w:t>
      </w:r>
      <w:r>
        <w:rPr>
          <w:rFonts w:ascii="Georgia" w:eastAsia="Georgia" w:hAnsi="Georgia" w:cs="Georgia"/>
          <w:sz w:val="19"/>
          <w:szCs w:val="19"/>
        </w:rPr>
        <w:t>A.,</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Gee,</w:t>
      </w:r>
      <w:r>
        <w:rPr>
          <w:rFonts w:ascii="Georgia" w:eastAsia="Georgia" w:hAnsi="Georgia" w:cs="Georgia"/>
          <w:spacing w:val="17"/>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An</w:t>
      </w:r>
      <w:r>
        <w:rPr>
          <w:rFonts w:ascii="Georgia" w:eastAsia="Georgia" w:hAnsi="Georgia" w:cs="Georgia"/>
          <w:b/>
          <w:bCs/>
          <w:spacing w:val="15"/>
          <w:sz w:val="19"/>
          <w:szCs w:val="19"/>
        </w:rPr>
        <w:t xml:space="preserve"> </w:t>
      </w:r>
      <w:r>
        <w:rPr>
          <w:rFonts w:ascii="Georgia" w:eastAsia="Georgia" w:hAnsi="Georgia" w:cs="Georgia"/>
          <w:b/>
          <w:bCs/>
          <w:sz w:val="19"/>
          <w:szCs w:val="19"/>
        </w:rPr>
        <w:t>Open</w:t>
      </w:r>
      <w:r>
        <w:rPr>
          <w:rFonts w:ascii="Georgia" w:eastAsia="Georgia" w:hAnsi="Georgia" w:cs="Georgia"/>
          <w:b/>
          <w:bCs/>
          <w:spacing w:val="18"/>
          <w:sz w:val="19"/>
          <w:szCs w:val="19"/>
        </w:rPr>
        <w:t xml:space="preserve"> </w:t>
      </w:r>
      <w:r>
        <w:rPr>
          <w:rFonts w:ascii="Georgia" w:eastAsia="Georgia" w:hAnsi="Georgia" w:cs="Georgia"/>
          <w:b/>
          <w:bCs/>
          <w:sz w:val="19"/>
          <w:szCs w:val="19"/>
        </w:rPr>
        <w:t>Source</w:t>
      </w:r>
      <w:r>
        <w:rPr>
          <w:rFonts w:ascii="Georgia" w:eastAsia="Georgia" w:hAnsi="Georgia" w:cs="Georgia"/>
          <w:b/>
          <w:bCs/>
          <w:spacing w:val="23"/>
          <w:sz w:val="19"/>
          <w:szCs w:val="19"/>
        </w:rPr>
        <w:t xml:space="preserve"> </w:t>
      </w:r>
      <w:r>
        <w:rPr>
          <w:rFonts w:ascii="Georgia" w:eastAsia="Georgia" w:hAnsi="Georgia" w:cs="Georgia"/>
          <w:b/>
          <w:bCs/>
          <w:sz w:val="19"/>
          <w:szCs w:val="19"/>
        </w:rPr>
        <w:t>Multivariate</w:t>
      </w:r>
      <w:r>
        <w:rPr>
          <w:rFonts w:ascii="Georgia" w:eastAsia="Georgia" w:hAnsi="Georgia" w:cs="Georgia"/>
          <w:b/>
          <w:bCs/>
          <w:spacing w:val="33"/>
          <w:sz w:val="19"/>
          <w:szCs w:val="19"/>
        </w:rPr>
        <w:t xml:space="preserve"> </w:t>
      </w:r>
      <w:r>
        <w:rPr>
          <w:rFonts w:ascii="Georgia" w:eastAsia="Georgia" w:hAnsi="Georgia" w:cs="Georgia"/>
          <w:b/>
          <w:bCs/>
          <w:sz w:val="19"/>
          <w:szCs w:val="19"/>
        </w:rPr>
        <w:t>Framework</w:t>
      </w:r>
      <w:r>
        <w:rPr>
          <w:rFonts w:ascii="Georgia" w:eastAsia="Georgia" w:hAnsi="Georgia" w:cs="Georgia"/>
          <w:b/>
          <w:bCs/>
          <w:spacing w:val="31"/>
          <w:sz w:val="19"/>
          <w:szCs w:val="19"/>
        </w:rPr>
        <w:t xml:space="preserve"> </w:t>
      </w:r>
      <w:r>
        <w:rPr>
          <w:rFonts w:ascii="Georgia" w:eastAsia="Georgia" w:hAnsi="Georgia" w:cs="Georgia"/>
          <w:b/>
          <w:bCs/>
          <w:sz w:val="19"/>
          <w:szCs w:val="19"/>
        </w:rPr>
        <w:t>for</w:t>
      </w:r>
      <w:r>
        <w:rPr>
          <w:rFonts w:ascii="Georgia" w:eastAsia="Georgia" w:hAnsi="Georgia" w:cs="Georgia"/>
          <w:b/>
          <w:bCs/>
          <w:spacing w:val="14"/>
          <w:sz w:val="19"/>
          <w:szCs w:val="19"/>
        </w:rPr>
        <w:t xml:space="preserve"> </w:t>
      </w:r>
      <w:r>
        <w:rPr>
          <w:rFonts w:ascii="Times New Roman" w:eastAsia="Times New Roman" w:hAnsi="Times New Roman" w:cs="Times New Roman"/>
          <w:i/>
          <w:w w:val="119"/>
        </w:rPr>
        <w:t>n</w:t>
      </w:r>
      <w:r>
        <w:rPr>
          <w:rFonts w:ascii="Georgia" w:eastAsia="Georgia" w:hAnsi="Georgia" w:cs="Georgia"/>
          <w:b/>
          <w:bCs/>
          <w:w w:val="102"/>
          <w:sz w:val="19"/>
          <w:szCs w:val="19"/>
        </w:rPr>
        <w:t xml:space="preserve">- </w:t>
      </w:r>
      <w:r>
        <w:rPr>
          <w:rFonts w:ascii="Georgia" w:eastAsia="Georgia" w:hAnsi="Georgia" w:cs="Georgia"/>
          <w:b/>
          <w:bCs/>
          <w:sz w:val="19"/>
          <w:szCs w:val="19"/>
        </w:rPr>
        <w:t>Tissue</w:t>
      </w:r>
      <w:r>
        <w:rPr>
          <w:rFonts w:ascii="Georgia" w:eastAsia="Georgia" w:hAnsi="Georgia" w:cs="Georgia"/>
          <w:b/>
          <w:bCs/>
          <w:spacing w:val="3"/>
          <w:sz w:val="19"/>
          <w:szCs w:val="19"/>
        </w:rPr>
        <w:t xml:space="preserve"> </w:t>
      </w:r>
      <w:r>
        <w:rPr>
          <w:rFonts w:ascii="Georgia" w:eastAsia="Georgia" w:hAnsi="Georgia" w:cs="Georgia"/>
          <w:b/>
          <w:bCs/>
          <w:sz w:val="19"/>
          <w:szCs w:val="19"/>
        </w:rPr>
        <w:t>Segmentation</w:t>
      </w:r>
      <w:r>
        <w:rPr>
          <w:rFonts w:ascii="Georgia" w:eastAsia="Georgia" w:hAnsi="Georgia" w:cs="Georgia"/>
          <w:b/>
          <w:bCs/>
          <w:spacing w:val="17"/>
          <w:sz w:val="19"/>
          <w:szCs w:val="19"/>
        </w:rPr>
        <w:t xml:space="preserve"> </w:t>
      </w:r>
      <w:r>
        <w:rPr>
          <w:rFonts w:ascii="Georgia" w:eastAsia="Georgia" w:hAnsi="Georgia" w:cs="Georgia"/>
          <w:b/>
          <w:bCs/>
          <w:sz w:val="19"/>
          <w:szCs w:val="19"/>
        </w:rPr>
        <w:t>with</w:t>
      </w:r>
      <w:r>
        <w:rPr>
          <w:rFonts w:ascii="Georgia" w:eastAsia="Georgia" w:hAnsi="Georgia" w:cs="Georgia"/>
          <w:b/>
          <w:bCs/>
          <w:spacing w:val="-1"/>
          <w:sz w:val="19"/>
          <w:szCs w:val="19"/>
        </w:rPr>
        <w:t xml:space="preserve"> </w:t>
      </w:r>
      <w:r>
        <w:rPr>
          <w:rFonts w:ascii="Georgia" w:eastAsia="Georgia" w:hAnsi="Georgia" w:cs="Georgia"/>
          <w:b/>
          <w:bCs/>
          <w:sz w:val="19"/>
          <w:szCs w:val="19"/>
        </w:rPr>
        <w:t>Evaluation</w:t>
      </w:r>
      <w:r>
        <w:rPr>
          <w:rFonts w:ascii="Georgia" w:eastAsia="Georgia" w:hAnsi="Georgia" w:cs="Georgia"/>
          <w:b/>
          <w:bCs/>
          <w:spacing w:val="11"/>
          <w:sz w:val="19"/>
          <w:szCs w:val="19"/>
        </w:rPr>
        <w:t xml:space="preserve"> </w:t>
      </w:r>
      <w:r>
        <w:rPr>
          <w:rFonts w:ascii="Georgia" w:eastAsia="Georgia" w:hAnsi="Georgia" w:cs="Georgia"/>
          <w:b/>
          <w:bCs/>
          <w:sz w:val="19"/>
          <w:szCs w:val="19"/>
        </w:rPr>
        <w:t>on</w:t>
      </w:r>
      <w:r>
        <w:rPr>
          <w:rFonts w:ascii="Georgia" w:eastAsia="Georgia" w:hAnsi="Georgia" w:cs="Georgia"/>
          <w:b/>
          <w:bCs/>
          <w:spacing w:val="-5"/>
          <w:sz w:val="19"/>
          <w:szCs w:val="19"/>
        </w:rPr>
        <w:t xml:space="preserve"> </w:t>
      </w:r>
      <w:r>
        <w:rPr>
          <w:rFonts w:ascii="Georgia" w:eastAsia="Georgia" w:hAnsi="Georgia" w:cs="Georgia"/>
          <w:b/>
          <w:bCs/>
          <w:sz w:val="19"/>
          <w:szCs w:val="19"/>
        </w:rPr>
        <w:t>Public</w:t>
      </w:r>
      <w:r>
        <w:rPr>
          <w:rFonts w:ascii="Georgia" w:eastAsia="Georgia" w:hAnsi="Georgia" w:cs="Georgia"/>
          <w:b/>
          <w:bCs/>
          <w:spacing w:val="2"/>
          <w:sz w:val="19"/>
          <w:szCs w:val="19"/>
        </w:rPr>
        <w:t xml:space="preserve"> </w:t>
      </w:r>
      <w:r>
        <w:rPr>
          <w:rFonts w:ascii="Georgia" w:eastAsia="Georgia" w:hAnsi="Georgia" w:cs="Georgia"/>
          <w:b/>
          <w:bCs/>
          <w:sz w:val="19"/>
          <w:szCs w:val="19"/>
        </w:rPr>
        <w:t>Dat</w:t>
      </w:r>
      <w:r>
        <w:rPr>
          <w:rFonts w:ascii="Georgia" w:eastAsia="Georgia" w:hAnsi="Georgia" w:cs="Georgia"/>
          <w:b/>
          <w:bCs/>
          <w:spacing w:val="-1"/>
          <w:sz w:val="19"/>
          <w:szCs w:val="19"/>
        </w:rPr>
        <w:t>a</w:t>
      </w:r>
      <w:r>
        <w:rPr>
          <w:rFonts w:ascii="Georgia" w:eastAsia="Georgia" w:hAnsi="Georgia" w:cs="Georgia"/>
          <w:sz w:val="19"/>
          <w:szCs w:val="19"/>
        </w:rPr>
        <w:t>”</w:t>
      </w:r>
      <w:r>
        <w:rPr>
          <w:rFonts w:ascii="Georgia" w:eastAsia="Georgia" w:hAnsi="Georgia" w:cs="Georgia"/>
          <w:spacing w:val="2"/>
          <w:sz w:val="19"/>
          <w:szCs w:val="19"/>
        </w:rPr>
        <w:t xml:space="preserve"> </w:t>
      </w:r>
      <w:proofErr w:type="spellStart"/>
      <w:r>
        <w:rPr>
          <w:rFonts w:ascii="Georgia" w:eastAsia="Georgia" w:hAnsi="Georgia" w:cs="Georgia"/>
          <w:i/>
          <w:sz w:val="19"/>
          <w:szCs w:val="19"/>
        </w:rPr>
        <w:t>Neuroinformatics</w:t>
      </w:r>
      <w:proofErr w:type="spellEnd"/>
      <w:r>
        <w:rPr>
          <w:rFonts w:ascii="Georgia" w:eastAsia="Georgia" w:hAnsi="Georgia" w:cs="Georgia"/>
          <w:i/>
          <w:spacing w:val="-9"/>
          <w:sz w:val="19"/>
          <w:szCs w:val="19"/>
        </w:rPr>
        <w:t xml:space="preserve"> </w:t>
      </w:r>
      <w:r>
        <w:rPr>
          <w:rFonts w:ascii="Georgia" w:eastAsia="Georgia" w:hAnsi="Georgia" w:cs="Georgia"/>
          <w:sz w:val="19"/>
          <w:szCs w:val="19"/>
        </w:rPr>
        <w:t>9,</w:t>
      </w:r>
      <w:r>
        <w:rPr>
          <w:rFonts w:ascii="Georgia" w:eastAsia="Georgia" w:hAnsi="Georgia" w:cs="Georgia"/>
          <w:spacing w:val="-2"/>
          <w:sz w:val="19"/>
          <w:szCs w:val="19"/>
        </w:rPr>
        <w:t xml:space="preserve"> </w:t>
      </w:r>
      <w:r>
        <w:rPr>
          <w:rFonts w:ascii="Georgia" w:eastAsia="Georgia" w:hAnsi="Georgia" w:cs="Georgia"/>
          <w:sz w:val="19"/>
          <w:szCs w:val="19"/>
        </w:rPr>
        <w:t>no.</w:t>
      </w:r>
      <w:r>
        <w:rPr>
          <w:rFonts w:ascii="Georgia" w:eastAsia="Georgia" w:hAnsi="Georgia" w:cs="Georgia"/>
          <w:spacing w:val="18"/>
          <w:sz w:val="19"/>
          <w:szCs w:val="19"/>
        </w:rPr>
        <w:t xml:space="preserve"> </w:t>
      </w:r>
      <w:r>
        <w:rPr>
          <w:rFonts w:ascii="Georgia" w:eastAsia="Georgia" w:hAnsi="Georgia" w:cs="Georgia"/>
          <w:sz w:val="19"/>
          <w:szCs w:val="19"/>
        </w:rPr>
        <w:t>4</w:t>
      </w:r>
      <w:r>
        <w:rPr>
          <w:rFonts w:ascii="Georgia" w:eastAsia="Georgia" w:hAnsi="Georgia" w:cs="Georgia"/>
          <w:spacing w:val="-7"/>
          <w:sz w:val="19"/>
          <w:szCs w:val="19"/>
        </w:rPr>
        <w:t xml:space="preserve"> </w:t>
      </w:r>
      <w:r>
        <w:rPr>
          <w:rFonts w:ascii="Georgia" w:eastAsia="Georgia" w:hAnsi="Georgia" w:cs="Georgia"/>
          <w:sz w:val="19"/>
          <w:szCs w:val="19"/>
        </w:rPr>
        <w:t>(2011):</w:t>
      </w:r>
      <w:r>
        <w:rPr>
          <w:rFonts w:ascii="Georgia" w:eastAsia="Georgia" w:hAnsi="Georgia" w:cs="Georgia"/>
          <w:spacing w:val="24"/>
          <w:sz w:val="19"/>
          <w:szCs w:val="19"/>
        </w:rPr>
        <w:t xml:space="preserve"> </w:t>
      </w:r>
      <w:r>
        <w:rPr>
          <w:rFonts w:ascii="Georgia" w:eastAsia="Georgia" w:hAnsi="Georgia" w:cs="Georgia"/>
          <w:sz w:val="19"/>
          <w:szCs w:val="19"/>
        </w:rPr>
        <w:t>381–400.</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47">
        <w:r>
          <w:rPr>
            <w:rFonts w:ascii="Georgia" w:eastAsia="Georgia" w:hAnsi="Georgia" w:cs="Georgia"/>
            <w:color w:val="0000FF"/>
            <w:w w:val="102"/>
            <w:sz w:val="19"/>
            <w:szCs w:val="19"/>
          </w:rPr>
          <w:t>10.1007/s12021-</w:t>
        </w:r>
      </w:hyperlink>
    </w:p>
    <w:p w14:paraId="5287C2FD" w14:textId="77777777" w:rsidR="00E61F9D" w:rsidRDefault="003F1692">
      <w:pPr>
        <w:spacing w:before="10" w:after="0" w:line="240" w:lineRule="auto"/>
        <w:ind w:left="140" w:right="10516"/>
        <w:jc w:val="both"/>
        <w:rPr>
          <w:rFonts w:ascii="Georgia" w:eastAsia="Georgia" w:hAnsi="Georgia" w:cs="Georgia"/>
          <w:sz w:val="19"/>
          <w:szCs w:val="19"/>
        </w:rPr>
      </w:pPr>
      <w:hyperlink r:id="rId48">
        <w:r w:rsidR="005C64D6">
          <w:rPr>
            <w:rFonts w:ascii="Georgia" w:eastAsia="Georgia" w:hAnsi="Georgia" w:cs="Georgia"/>
            <w:color w:val="0000FF"/>
            <w:w w:val="102"/>
            <w:sz w:val="19"/>
            <w:szCs w:val="19"/>
          </w:rPr>
          <w:t>011-9109-y</w:t>
        </w:r>
      </w:hyperlink>
    </w:p>
    <w:p w14:paraId="3D5037FB" w14:textId="77777777" w:rsidR="00E61F9D" w:rsidRDefault="005C64D6">
      <w:pPr>
        <w:spacing w:before="93" w:after="0" w:line="277" w:lineRule="auto"/>
        <w:ind w:left="140" w:right="638" w:hanging="5"/>
        <w:jc w:val="both"/>
        <w:rPr>
          <w:rFonts w:ascii="Georgia" w:eastAsia="Georgia" w:hAnsi="Georgia" w:cs="Georgia"/>
          <w:sz w:val="19"/>
          <w:szCs w:val="19"/>
        </w:rPr>
      </w:pPr>
      <w:r>
        <w:rPr>
          <w:rFonts w:ascii="Georgia" w:eastAsia="Georgia" w:hAnsi="Georgia" w:cs="Georgia"/>
          <w:sz w:val="19"/>
          <w:szCs w:val="19"/>
        </w:rPr>
        <w:t xml:space="preserve">40. </w:t>
      </w:r>
      <w:r>
        <w:rPr>
          <w:rFonts w:ascii="Georgia" w:eastAsia="Georgia" w:hAnsi="Georgia" w:cs="Georgia"/>
          <w:spacing w:val="29"/>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31"/>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r>
        <w:rPr>
          <w:rFonts w:ascii="Georgia" w:eastAsia="Georgia" w:hAnsi="Georgia" w:cs="Georgia"/>
          <w:sz w:val="19"/>
          <w:szCs w:val="19"/>
        </w:rPr>
        <w:t>Johnson,</w:t>
      </w:r>
      <w:r>
        <w:rPr>
          <w:rFonts w:ascii="Georgia" w:eastAsia="Georgia" w:hAnsi="Georgia" w:cs="Georgia"/>
          <w:spacing w:val="37"/>
          <w:sz w:val="19"/>
          <w:szCs w:val="19"/>
        </w:rPr>
        <w:t xml:space="preserve"> </w:t>
      </w:r>
      <w:r>
        <w:rPr>
          <w:rFonts w:ascii="Georgia" w:eastAsia="Georgia" w:hAnsi="Georgia" w:cs="Georgia"/>
          <w:sz w:val="19"/>
          <w:szCs w:val="19"/>
        </w:rPr>
        <w:t>M.,</w:t>
      </w:r>
      <w:r>
        <w:rPr>
          <w:rFonts w:ascii="Georgia" w:eastAsia="Georgia" w:hAnsi="Georgia" w:cs="Georgia"/>
          <w:spacing w:val="28"/>
          <w:sz w:val="19"/>
          <w:szCs w:val="19"/>
        </w:rPr>
        <w:t xml:space="preserve"> </w:t>
      </w:r>
      <w:r>
        <w:rPr>
          <w:rFonts w:ascii="Georgia" w:eastAsia="Georgia" w:hAnsi="Georgia" w:cs="Georgia"/>
          <w:sz w:val="19"/>
          <w:szCs w:val="19"/>
        </w:rPr>
        <w:t>III,</w:t>
      </w:r>
      <w:r>
        <w:rPr>
          <w:rFonts w:ascii="Georgia" w:eastAsia="Georgia" w:hAnsi="Georgia" w:cs="Georgia"/>
          <w:spacing w:val="26"/>
          <w:sz w:val="19"/>
          <w:szCs w:val="19"/>
        </w:rPr>
        <w:t xml:space="preserve"> </w:t>
      </w:r>
      <w:r>
        <w:rPr>
          <w:rFonts w:ascii="Georgia" w:eastAsia="Georgia" w:hAnsi="Georgia" w:cs="Georgia"/>
          <w:sz w:val="19"/>
          <w:szCs w:val="19"/>
        </w:rPr>
        <w:t>J.</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28"/>
          <w:sz w:val="19"/>
          <w:szCs w:val="19"/>
        </w:rPr>
        <w:t xml:space="preserve"> </w:t>
      </w:r>
      <w:r>
        <w:rPr>
          <w:rFonts w:ascii="Georgia" w:eastAsia="Georgia" w:hAnsi="Georgia" w:cs="Georgia"/>
          <w:sz w:val="19"/>
          <w:szCs w:val="19"/>
        </w:rPr>
        <w:t>Miller,</w:t>
      </w:r>
      <w:r>
        <w:rPr>
          <w:rFonts w:ascii="Georgia" w:eastAsia="Georgia" w:hAnsi="Georgia" w:cs="Georgia"/>
          <w:spacing w:val="33"/>
          <w:sz w:val="19"/>
          <w:szCs w:val="19"/>
        </w:rPr>
        <w:t xml:space="preserve"> </w:t>
      </w:r>
      <w:r>
        <w:rPr>
          <w:rFonts w:ascii="Georgia" w:eastAsia="Georgia" w:hAnsi="Georgia" w:cs="Georgia"/>
          <w:sz w:val="19"/>
          <w:szCs w:val="19"/>
        </w:rPr>
        <w:t>G.</w:t>
      </w:r>
      <w:r>
        <w:rPr>
          <w:rFonts w:ascii="Georgia" w:eastAsia="Georgia" w:hAnsi="Georgia" w:cs="Georgia"/>
          <w:spacing w:val="22"/>
          <w:sz w:val="19"/>
          <w:szCs w:val="19"/>
        </w:rPr>
        <w:t xml:space="preserve"> </w:t>
      </w:r>
      <w:r>
        <w:rPr>
          <w:rFonts w:ascii="Georgia" w:eastAsia="Georgia" w:hAnsi="Georgia" w:cs="Georgia"/>
          <w:sz w:val="19"/>
          <w:szCs w:val="19"/>
        </w:rPr>
        <w:t>W.,</w:t>
      </w:r>
      <w:r>
        <w:rPr>
          <w:rFonts w:ascii="Georgia" w:eastAsia="Georgia" w:hAnsi="Georgia" w:cs="Georgia"/>
          <w:spacing w:val="31"/>
          <w:sz w:val="19"/>
          <w:szCs w:val="19"/>
        </w:rPr>
        <w:t xml:space="preserve"> </w:t>
      </w:r>
      <w:proofErr w:type="spellStart"/>
      <w:r>
        <w:rPr>
          <w:rFonts w:ascii="Georgia" w:eastAsia="Georgia" w:hAnsi="Georgia" w:cs="Georgia"/>
          <w:sz w:val="19"/>
          <w:szCs w:val="19"/>
        </w:rPr>
        <w:t>Flors</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L.,</w:t>
      </w:r>
      <w:r>
        <w:rPr>
          <w:rFonts w:ascii="Georgia" w:eastAsia="Georgia" w:hAnsi="Georgia" w:cs="Georgia"/>
          <w:spacing w:val="28"/>
          <w:sz w:val="19"/>
          <w:szCs w:val="19"/>
        </w:rPr>
        <w:t xml:space="preserve"> </w:t>
      </w:r>
      <w:r>
        <w:rPr>
          <w:rFonts w:ascii="Georgia" w:eastAsia="Georgia" w:hAnsi="Georgia" w:cs="Georgia"/>
          <w:sz w:val="19"/>
          <w:szCs w:val="19"/>
        </w:rPr>
        <w:t>Mata,</w:t>
      </w:r>
      <w:r>
        <w:rPr>
          <w:rFonts w:ascii="Georgia" w:eastAsia="Georgia" w:hAnsi="Georgia" w:cs="Georgia"/>
          <w:spacing w:val="32"/>
          <w:sz w:val="19"/>
          <w:szCs w:val="19"/>
        </w:rPr>
        <w:t xml:space="preserve"> </w:t>
      </w:r>
      <w:r>
        <w:rPr>
          <w:rFonts w:ascii="Georgia" w:eastAsia="Georgia" w:hAnsi="Georgia" w:cs="Georgia"/>
          <w:sz w:val="19"/>
          <w:szCs w:val="19"/>
        </w:rPr>
        <w:t>J.,</w:t>
      </w:r>
      <w:r>
        <w:rPr>
          <w:rFonts w:ascii="Georgia" w:eastAsia="Georgia" w:hAnsi="Georgia" w:cs="Georgia"/>
          <w:spacing w:val="28"/>
          <w:sz w:val="19"/>
          <w:szCs w:val="19"/>
        </w:rPr>
        <w:t xml:space="preserve"> </w:t>
      </w:r>
      <w:r>
        <w:rPr>
          <w:rFonts w:ascii="Georgia" w:eastAsia="Georgia" w:hAnsi="Georgia" w:cs="Georgia"/>
          <w:sz w:val="19"/>
          <w:szCs w:val="19"/>
        </w:rPr>
        <w:t>Salinas,</w:t>
      </w:r>
      <w:r>
        <w:rPr>
          <w:rFonts w:ascii="Georgia" w:eastAsia="Georgia" w:hAnsi="Georgia" w:cs="Georgia"/>
          <w:spacing w:val="35"/>
          <w:sz w:val="19"/>
          <w:szCs w:val="19"/>
        </w:rPr>
        <w:t xml:space="preserve"> </w:t>
      </w:r>
      <w:r>
        <w:rPr>
          <w:rFonts w:ascii="Georgia" w:eastAsia="Georgia" w:hAnsi="Georgia" w:cs="Georgia"/>
          <w:sz w:val="19"/>
          <w:szCs w:val="19"/>
        </w:rPr>
        <w:t>C.,</w:t>
      </w:r>
      <w:r>
        <w:rPr>
          <w:rFonts w:ascii="Georgia" w:eastAsia="Georgia" w:hAnsi="Georgia" w:cs="Georgia"/>
          <w:spacing w:val="26"/>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N.,</w:t>
      </w:r>
      <w:r>
        <w:rPr>
          <w:rFonts w:ascii="Georgia" w:eastAsia="Georgia" w:hAnsi="Georgia" w:cs="Georgia"/>
          <w:spacing w:val="27"/>
          <w:sz w:val="19"/>
          <w:szCs w:val="19"/>
        </w:rPr>
        <w:t xml:space="preserve"> </w:t>
      </w:r>
      <w:r>
        <w:rPr>
          <w:rFonts w:ascii="Georgia" w:eastAsia="Georgia" w:hAnsi="Georgia" w:cs="Georgia"/>
          <w:sz w:val="19"/>
          <w:szCs w:val="19"/>
        </w:rPr>
        <w:t>Lee,</w:t>
      </w:r>
      <w:r>
        <w:rPr>
          <w:rFonts w:ascii="Georgia" w:eastAsia="Georgia" w:hAnsi="Georgia" w:cs="Georgia"/>
          <w:spacing w:val="29"/>
          <w:sz w:val="19"/>
          <w:szCs w:val="19"/>
        </w:rPr>
        <w:t xml:space="preserve"> </w:t>
      </w:r>
      <w:r>
        <w:rPr>
          <w:rFonts w:ascii="Georgia" w:eastAsia="Georgia" w:hAnsi="Georgia" w:cs="Georgia"/>
          <w:sz w:val="19"/>
          <w:szCs w:val="19"/>
        </w:rPr>
        <w:t>P</w:t>
      </w:r>
      <w:proofErr w:type="gramStart"/>
      <w:r>
        <w:rPr>
          <w:rFonts w:ascii="Georgia" w:eastAsia="Georgia" w:hAnsi="Georgia" w:cs="Georgia"/>
          <w:sz w:val="19"/>
          <w:szCs w:val="19"/>
        </w:rPr>
        <w:t>.-</w:t>
      </w:r>
      <w:proofErr w:type="gramEnd"/>
      <w:r>
        <w:rPr>
          <w:rFonts w:ascii="Georgia" w:eastAsia="Georgia" w:hAnsi="Georgia" w:cs="Georgia"/>
          <w:sz w:val="19"/>
          <w:szCs w:val="19"/>
        </w:rPr>
        <w:t>S.,</w:t>
      </w:r>
      <w:r>
        <w:rPr>
          <w:rFonts w:ascii="Georgia" w:eastAsia="Georgia" w:hAnsi="Georgia" w:cs="Georgia"/>
          <w:spacing w:val="31"/>
          <w:sz w:val="19"/>
          <w:szCs w:val="19"/>
        </w:rPr>
        <w:t xml:space="preserve"> </w:t>
      </w:r>
      <w:r>
        <w:rPr>
          <w:rFonts w:ascii="Georgia" w:eastAsia="Georgia" w:hAnsi="Georgia" w:cs="Georgia"/>
          <w:sz w:val="19"/>
          <w:szCs w:val="19"/>
        </w:rPr>
        <w:t>Song,</w:t>
      </w:r>
      <w:r>
        <w:rPr>
          <w:rFonts w:ascii="Georgia" w:eastAsia="Georgia" w:hAnsi="Georgia" w:cs="Georgia"/>
          <w:spacing w:val="31"/>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proofErr w:type="spellStart"/>
      <w:r>
        <w:rPr>
          <w:rFonts w:ascii="Georgia" w:eastAsia="Georgia" w:hAnsi="Georgia" w:cs="Georgia"/>
          <w:w w:val="102"/>
          <w:sz w:val="19"/>
          <w:szCs w:val="19"/>
        </w:rPr>
        <w:t>Froh</w:t>
      </w:r>
      <w:proofErr w:type="spellEnd"/>
      <w:r>
        <w:rPr>
          <w:rFonts w:ascii="Georgia" w:eastAsia="Georgia" w:hAnsi="Georgia" w:cs="Georgia"/>
          <w:w w:val="102"/>
          <w:sz w:val="19"/>
          <w:szCs w:val="19"/>
        </w:rPr>
        <w:t xml:space="preserve">, </w:t>
      </w:r>
      <w:r>
        <w:rPr>
          <w:rFonts w:ascii="Georgia" w:eastAsia="Georgia" w:hAnsi="Georgia" w:cs="Georgia"/>
          <w:sz w:val="19"/>
          <w:szCs w:val="19"/>
        </w:rPr>
        <w:t>K.</w:t>
      </w:r>
      <w:r>
        <w:rPr>
          <w:rFonts w:ascii="Georgia" w:eastAsia="Georgia" w:hAnsi="Georgia" w:cs="Georgia"/>
          <w:spacing w:val="17"/>
          <w:sz w:val="19"/>
          <w:szCs w:val="19"/>
        </w:rPr>
        <w:t xml:space="preserve"> </w:t>
      </w:r>
      <w:r>
        <w:rPr>
          <w:rFonts w:ascii="Georgia" w:eastAsia="Georgia" w:hAnsi="Georgia" w:cs="Georgia"/>
          <w:sz w:val="19"/>
          <w:szCs w:val="19"/>
        </w:rPr>
        <w:t>Y.</w:t>
      </w:r>
      <w:r>
        <w:rPr>
          <w:rFonts w:ascii="Georgia" w:eastAsia="Georgia" w:hAnsi="Georgia" w:cs="Georgia"/>
          <w:spacing w:val="16"/>
          <w:sz w:val="19"/>
          <w:szCs w:val="19"/>
        </w:rPr>
        <w:t xml:space="preserve"> </w:t>
      </w:r>
      <w:r>
        <w:rPr>
          <w:rFonts w:ascii="Georgia" w:eastAsia="Georgia" w:hAnsi="Georgia" w:cs="Georgia"/>
          <w:sz w:val="19"/>
          <w:szCs w:val="19"/>
        </w:rPr>
        <w:t>D.,</w:t>
      </w:r>
      <w:r>
        <w:rPr>
          <w:rFonts w:ascii="Georgia" w:eastAsia="Georgia" w:hAnsi="Georgia" w:cs="Georgia"/>
          <w:spacing w:val="21"/>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proofErr w:type="spellStart"/>
      <w:r>
        <w:rPr>
          <w:rFonts w:ascii="Georgia" w:eastAsia="Georgia" w:hAnsi="Georgia" w:cs="Georgia"/>
          <w:sz w:val="19"/>
          <w:szCs w:val="19"/>
        </w:rPr>
        <w:t>Botfield</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M.</w:t>
      </w:r>
      <w:r>
        <w:rPr>
          <w:rFonts w:ascii="Georgia" w:eastAsia="Georgia" w:hAnsi="Georgia" w:cs="Georgia"/>
          <w:spacing w:val="18"/>
          <w:sz w:val="19"/>
          <w:szCs w:val="19"/>
        </w:rPr>
        <w:t xml:space="preserve"> </w:t>
      </w:r>
      <w:r>
        <w:rPr>
          <w:rFonts w:ascii="Georgia" w:eastAsia="Georgia" w:hAnsi="Georgia" w:cs="Georgia"/>
          <w:sz w:val="19"/>
          <w:szCs w:val="19"/>
        </w:rPr>
        <w:t>“</w:t>
      </w:r>
      <w:r>
        <w:rPr>
          <w:rFonts w:ascii="Georgia" w:eastAsia="Georgia" w:hAnsi="Georgia" w:cs="Georgia"/>
          <w:b/>
          <w:bCs/>
          <w:sz w:val="19"/>
          <w:szCs w:val="19"/>
        </w:rPr>
        <w:t>The</w:t>
      </w:r>
      <w:r>
        <w:rPr>
          <w:rFonts w:ascii="Georgia" w:eastAsia="Georgia" w:hAnsi="Georgia" w:cs="Georgia"/>
          <w:b/>
          <w:bCs/>
          <w:spacing w:val="22"/>
          <w:sz w:val="19"/>
          <w:szCs w:val="19"/>
        </w:rPr>
        <w:t xml:space="preserve"> </w:t>
      </w:r>
      <w:r>
        <w:rPr>
          <w:rFonts w:ascii="Georgia" w:eastAsia="Georgia" w:hAnsi="Georgia" w:cs="Georgia"/>
          <w:b/>
          <w:bCs/>
          <w:sz w:val="19"/>
          <w:szCs w:val="19"/>
        </w:rPr>
        <w:t>Effect</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17"/>
          <w:sz w:val="19"/>
          <w:szCs w:val="19"/>
        </w:rPr>
        <w:t xml:space="preserve"> </w:t>
      </w:r>
      <w:proofErr w:type="spellStart"/>
      <w:r>
        <w:rPr>
          <w:rFonts w:ascii="Georgia" w:eastAsia="Georgia" w:hAnsi="Georgia" w:cs="Georgia"/>
          <w:b/>
          <w:bCs/>
          <w:sz w:val="19"/>
          <w:szCs w:val="19"/>
        </w:rPr>
        <w:t>Ivacaftor</w:t>
      </w:r>
      <w:proofErr w:type="spellEnd"/>
      <w:r>
        <w:rPr>
          <w:rFonts w:ascii="Georgia" w:eastAsia="Georgia" w:hAnsi="Georgia" w:cs="Georgia"/>
          <w:b/>
          <w:bCs/>
          <w:sz w:val="19"/>
          <w:szCs w:val="19"/>
        </w:rPr>
        <w:t>,</w:t>
      </w:r>
      <w:r>
        <w:rPr>
          <w:rFonts w:ascii="Georgia" w:eastAsia="Georgia" w:hAnsi="Georgia" w:cs="Georgia"/>
          <w:b/>
          <w:bCs/>
          <w:spacing w:val="35"/>
          <w:sz w:val="19"/>
          <w:szCs w:val="19"/>
        </w:rPr>
        <w:t xml:space="preserve"> </w:t>
      </w:r>
      <w:r>
        <w:rPr>
          <w:rFonts w:ascii="Georgia" w:eastAsia="Georgia" w:hAnsi="Georgia" w:cs="Georgia"/>
          <w:b/>
          <w:bCs/>
          <w:sz w:val="19"/>
          <w:szCs w:val="19"/>
        </w:rPr>
        <w:t>an</w:t>
      </w:r>
      <w:r>
        <w:rPr>
          <w:rFonts w:ascii="Georgia" w:eastAsia="Georgia" w:hAnsi="Georgia" w:cs="Georgia"/>
          <w:b/>
          <w:bCs/>
          <w:spacing w:val="18"/>
          <w:sz w:val="19"/>
          <w:szCs w:val="19"/>
        </w:rPr>
        <w:t xml:space="preserve"> </w:t>
      </w:r>
      <w:r>
        <w:rPr>
          <w:rFonts w:ascii="Georgia" w:eastAsia="Georgia" w:hAnsi="Georgia" w:cs="Georgia"/>
          <w:b/>
          <w:bCs/>
          <w:sz w:val="19"/>
          <w:szCs w:val="19"/>
        </w:rPr>
        <w:t>Investigational</w:t>
      </w:r>
      <w:r>
        <w:rPr>
          <w:rFonts w:ascii="Georgia" w:eastAsia="Georgia" w:hAnsi="Georgia" w:cs="Georgia"/>
          <w:b/>
          <w:bCs/>
          <w:spacing w:val="42"/>
          <w:sz w:val="19"/>
          <w:szCs w:val="19"/>
        </w:rPr>
        <w:t xml:space="preserve"> </w:t>
      </w:r>
      <w:r>
        <w:rPr>
          <w:rFonts w:ascii="Georgia" w:eastAsia="Georgia" w:hAnsi="Georgia" w:cs="Georgia"/>
          <w:b/>
          <w:bCs/>
          <w:sz w:val="19"/>
          <w:szCs w:val="19"/>
        </w:rPr>
        <w:t>CFTR</w:t>
      </w:r>
      <w:r>
        <w:rPr>
          <w:rFonts w:ascii="Georgia" w:eastAsia="Georgia" w:hAnsi="Georgia" w:cs="Georgia"/>
          <w:b/>
          <w:bCs/>
          <w:spacing w:val="24"/>
          <w:sz w:val="19"/>
          <w:szCs w:val="19"/>
        </w:rPr>
        <w:t xml:space="preserve"> </w:t>
      </w:r>
      <w:proofErr w:type="spellStart"/>
      <w:r>
        <w:rPr>
          <w:rFonts w:ascii="Georgia" w:eastAsia="Georgia" w:hAnsi="Georgia" w:cs="Georgia"/>
          <w:b/>
          <w:bCs/>
          <w:sz w:val="19"/>
          <w:szCs w:val="19"/>
        </w:rPr>
        <w:t>Potentiator</w:t>
      </w:r>
      <w:proofErr w:type="spellEnd"/>
      <w:r>
        <w:rPr>
          <w:rFonts w:ascii="Georgia" w:eastAsia="Georgia" w:hAnsi="Georgia" w:cs="Georgia"/>
          <w:b/>
          <w:bCs/>
          <w:sz w:val="19"/>
          <w:szCs w:val="19"/>
        </w:rPr>
        <w:t>,</w:t>
      </w:r>
      <w:r>
        <w:rPr>
          <w:rFonts w:ascii="Georgia" w:eastAsia="Georgia" w:hAnsi="Georgia" w:cs="Georgia"/>
          <w:b/>
          <w:bCs/>
          <w:spacing w:val="40"/>
          <w:sz w:val="19"/>
          <w:szCs w:val="19"/>
        </w:rPr>
        <w:t xml:space="preserve"> </w:t>
      </w:r>
      <w:r>
        <w:rPr>
          <w:rFonts w:ascii="Georgia" w:eastAsia="Georgia" w:hAnsi="Georgia" w:cs="Georgia"/>
          <w:b/>
          <w:bCs/>
          <w:sz w:val="19"/>
          <w:szCs w:val="19"/>
        </w:rPr>
        <w:t>on</w:t>
      </w:r>
      <w:r>
        <w:rPr>
          <w:rFonts w:ascii="Georgia" w:eastAsia="Georgia" w:hAnsi="Georgia" w:cs="Georgia"/>
          <w:b/>
          <w:bCs/>
          <w:spacing w:val="18"/>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4"/>
          <w:sz w:val="19"/>
          <w:szCs w:val="19"/>
        </w:rPr>
        <w:t xml:space="preserve"> </w:t>
      </w:r>
      <w:r>
        <w:rPr>
          <w:rFonts w:ascii="Georgia" w:eastAsia="Georgia" w:hAnsi="Georgia" w:cs="Georgia"/>
          <w:b/>
          <w:bCs/>
          <w:w w:val="102"/>
          <w:sz w:val="19"/>
          <w:szCs w:val="19"/>
        </w:rPr>
        <w:t xml:space="preserve">No- </w:t>
      </w:r>
      <w:proofErr w:type="spellStart"/>
      <w:r>
        <w:rPr>
          <w:rFonts w:ascii="Georgia" w:eastAsia="Georgia" w:hAnsi="Georgia" w:cs="Georgia"/>
          <w:b/>
          <w:bCs/>
          <w:sz w:val="19"/>
          <w:szCs w:val="19"/>
        </w:rPr>
        <w:t>ble</w:t>
      </w:r>
      <w:proofErr w:type="spellEnd"/>
      <w:r>
        <w:rPr>
          <w:rFonts w:ascii="Georgia" w:eastAsia="Georgia" w:hAnsi="Georgia" w:cs="Georgia"/>
          <w:b/>
          <w:bCs/>
          <w:spacing w:val="17"/>
          <w:sz w:val="19"/>
          <w:szCs w:val="19"/>
        </w:rPr>
        <w:t xml:space="preserve"> </w:t>
      </w:r>
      <w:r>
        <w:rPr>
          <w:rFonts w:ascii="Georgia" w:eastAsia="Georgia" w:hAnsi="Georgia" w:cs="Georgia"/>
          <w:b/>
          <w:bCs/>
          <w:sz w:val="19"/>
          <w:szCs w:val="19"/>
        </w:rPr>
        <w:t>Gas</w:t>
      </w:r>
      <w:r>
        <w:rPr>
          <w:rFonts w:ascii="Georgia" w:eastAsia="Georgia" w:hAnsi="Georgia" w:cs="Georgia"/>
          <w:b/>
          <w:bCs/>
          <w:spacing w:val="18"/>
          <w:sz w:val="19"/>
          <w:szCs w:val="19"/>
        </w:rPr>
        <w:t xml:space="preserve"> </w:t>
      </w:r>
      <w:r>
        <w:rPr>
          <w:rFonts w:ascii="Georgia" w:eastAsia="Georgia" w:hAnsi="Georgia" w:cs="Georgia"/>
          <w:b/>
          <w:bCs/>
          <w:sz w:val="19"/>
          <w:szCs w:val="19"/>
        </w:rPr>
        <w:t>Magnetic</w:t>
      </w:r>
      <w:r>
        <w:rPr>
          <w:rFonts w:ascii="Georgia" w:eastAsia="Georgia" w:hAnsi="Georgia" w:cs="Georgia"/>
          <w:b/>
          <w:bCs/>
          <w:spacing w:val="29"/>
          <w:sz w:val="19"/>
          <w:szCs w:val="19"/>
        </w:rPr>
        <w:t xml:space="preserve"> </w:t>
      </w:r>
      <w:r>
        <w:rPr>
          <w:rFonts w:ascii="Georgia" w:eastAsia="Georgia" w:hAnsi="Georgia" w:cs="Georgia"/>
          <w:b/>
          <w:bCs/>
          <w:sz w:val="19"/>
          <w:szCs w:val="19"/>
        </w:rPr>
        <w:t>Resonance</w:t>
      </w:r>
      <w:r>
        <w:rPr>
          <w:rFonts w:ascii="Georgia" w:eastAsia="Georgia" w:hAnsi="Georgia" w:cs="Georgia"/>
          <w:b/>
          <w:bCs/>
          <w:spacing w:val="32"/>
          <w:sz w:val="19"/>
          <w:szCs w:val="19"/>
        </w:rPr>
        <w:t xml:space="preserve"> </w:t>
      </w:r>
      <w:r>
        <w:rPr>
          <w:rFonts w:ascii="Georgia" w:eastAsia="Georgia" w:hAnsi="Georgia" w:cs="Georgia"/>
          <w:b/>
          <w:bCs/>
          <w:sz w:val="19"/>
          <w:szCs w:val="19"/>
        </w:rPr>
        <w:t>Imaging</w:t>
      </w:r>
      <w:r>
        <w:rPr>
          <w:rFonts w:ascii="Georgia" w:eastAsia="Georgia" w:hAnsi="Georgia" w:cs="Georgia"/>
          <w:b/>
          <w:bCs/>
          <w:spacing w:val="27"/>
          <w:sz w:val="19"/>
          <w:szCs w:val="19"/>
        </w:rPr>
        <w:t xml:space="preserve"> </w:t>
      </w:r>
      <w:r>
        <w:rPr>
          <w:rFonts w:ascii="Georgia" w:eastAsia="Georgia" w:hAnsi="Georgia" w:cs="Georgia"/>
          <w:b/>
          <w:bCs/>
          <w:sz w:val="19"/>
          <w:szCs w:val="19"/>
        </w:rPr>
        <w:t>in</w:t>
      </w:r>
      <w:r>
        <w:rPr>
          <w:rFonts w:ascii="Georgia" w:eastAsia="Georgia" w:hAnsi="Georgia" w:cs="Georgia"/>
          <w:b/>
          <w:bCs/>
          <w:spacing w:val="15"/>
          <w:sz w:val="19"/>
          <w:szCs w:val="19"/>
        </w:rPr>
        <w:t xml:space="preserve"> </w:t>
      </w:r>
      <w:r>
        <w:rPr>
          <w:rFonts w:ascii="Georgia" w:eastAsia="Georgia" w:hAnsi="Georgia" w:cs="Georgia"/>
          <w:b/>
          <w:bCs/>
          <w:sz w:val="19"/>
          <w:szCs w:val="19"/>
        </w:rPr>
        <w:t>Subjects</w:t>
      </w:r>
      <w:r>
        <w:rPr>
          <w:rFonts w:ascii="Georgia" w:eastAsia="Georgia" w:hAnsi="Georgia" w:cs="Georgia"/>
          <w:b/>
          <w:bCs/>
          <w:spacing w:val="27"/>
          <w:sz w:val="19"/>
          <w:szCs w:val="19"/>
        </w:rPr>
        <w:t xml:space="preserve"> </w:t>
      </w:r>
      <w:r>
        <w:rPr>
          <w:rFonts w:ascii="Georgia" w:eastAsia="Georgia" w:hAnsi="Georgia" w:cs="Georgia"/>
          <w:b/>
          <w:bCs/>
          <w:sz w:val="19"/>
          <w:szCs w:val="19"/>
        </w:rPr>
        <w:t>with</w:t>
      </w:r>
      <w:r>
        <w:rPr>
          <w:rFonts w:ascii="Georgia" w:eastAsia="Georgia" w:hAnsi="Georgia" w:cs="Georgia"/>
          <w:b/>
          <w:bCs/>
          <w:spacing w:val="20"/>
          <w:sz w:val="19"/>
          <w:szCs w:val="19"/>
        </w:rPr>
        <w:t xml:space="preserve"> </w:t>
      </w:r>
      <w:r>
        <w:rPr>
          <w:rFonts w:ascii="Georgia" w:eastAsia="Georgia" w:hAnsi="Georgia" w:cs="Georgia"/>
          <w:b/>
          <w:bCs/>
          <w:sz w:val="19"/>
          <w:szCs w:val="19"/>
        </w:rPr>
        <w:t>Cystic</w:t>
      </w:r>
      <w:r>
        <w:rPr>
          <w:rFonts w:ascii="Georgia" w:eastAsia="Georgia" w:hAnsi="Georgia" w:cs="Georgia"/>
          <w:b/>
          <w:bCs/>
          <w:spacing w:val="23"/>
          <w:sz w:val="19"/>
          <w:szCs w:val="19"/>
        </w:rPr>
        <w:t xml:space="preserve"> </w:t>
      </w:r>
      <w:r>
        <w:rPr>
          <w:rFonts w:ascii="Georgia" w:eastAsia="Georgia" w:hAnsi="Georgia" w:cs="Georgia"/>
          <w:b/>
          <w:bCs/>
          <w:sz w:val="19"/>
          <w:szCs w:val="19"/>
        </w:rPr>
        <w:t>Fibrosis</w:t>
      </w:r>
      <w:r>
        <w:rPr>
          <w:rFonts w:ascii="Georgia" w:eastAsia="Georgia" w:hAnsi="Georgia" w:cs="Georgia"/>
          <w:b/>
          <w:bCs/>
          <w:spacing w:val="27"/>
          <w:sz w:val="19"/>
          <w:szCs w:val="19"/>
        </w:rPr>
        <w:t xml:space="preserve"> </w:t>
      </w:r>
      <w:r>
        <w:rPr>
          <w:rFonts w:ascii="Georgia" w:eastAsia="Georgia" w:hAnsi="Georgia" w:cs="Georgia"/>
          <w:b/>
          <w:bCs/>
          <w:sz w:val="19"/>
          <w:szCs w:val="19"/>
        </w:rPr>
        <w:t>Who</w:t>
      </w:r>
      <w:r>
        <w:rPr>
          <w:rFonts w:ascii="Georgia" w:eastAsia="Georgia" w:hAnsi="Georgia" w:cs="Georgia"/>
          <w:b/>
          <w:bCs/>
          <w:spacing w:val="20"/>
          <w:sz w:val="19"/>
          <w:szCs w:val="19"/>
        </w:rPr>
        <w:t xml:space="preserve"> </w:t>
      </w:r>
      <w:r>
        <w:rPr>
          <w:rFonts w:ascii="Georgia" w:eastAsia="Georgia" w:hAnsi="Georgia" w:cs="Georgia"/>
          <w:b/>
          <w:bCs/>
          <w:sz w:val="19"/>
          <w:szCs w:val="19"/>
        </w:rPr>
        <w:t>Have</w:t>
      </w:r>
      <w:r>
        <w:rPr>
          <w:rFonts w:ascii="Georgia" w:eastAsia="Georgia" w:hAnsi="Georgia" w:cs="Georgia"/>
          <w:b/>
          <w:bCs/>
          <w:spacing w:val="21"/>
          <w:sz w:val="19"/>
          <w:szCs w:val="19"/>
        </w:rPr>
        <w:t xml:space="preserve"> </w:t>
      </w:r>
      <w:r>
        <w:rPr>
          <w:rFonts w:ascii="Georgia" w:eastAsia="Georgia" w:hAnsi="Georgia" w:cs="Georgia"/>
          <w:b/>
          <w:bCs/>
          <w:sz w:val="19"/>
          <w:szCs w:val="19"/>
        </w:rPr>
        <w:t>the</w:t>
      </w:r>
      <w:r>
        <w:rPr>
          <w:rFonts w:ascii="Georgia" w:eastAsia="Georgia" w:hAnsi="Georgia" w:cs="Georgia"/>
          <w:b/>
          <w:bCs/>
          <w:spacing w:val="17"/>
          <w:sz w:val="19"/>
          <w:szCs w:val="19"/>
        </w:rPr>
        <w:t xml:space="preserve"> </w:t>
      </w:r>
      <w:r>
        <w:rPr>
          <w:rFonts w:ascii="Georgia" w:eastAsia="Georgia" w:hAnsi="Georgia" w:cs="Georgia"/>
          <w:b/>
          <w:bCs/>
          <w:sz w:val="19"/>
          <w:szCs w:val="19"/>
        </w:rPr>
        <w:t>G551D-CFTR</w:t>
      </w:r>
      <w:r>
        <w:rPr>
          <w:rFonts w:ascii="Georgia" w:eastAsia="Georgia" w:hAnsi="Georgia" w:cs="Georgia"/>
          <w:b/>
          <w:bCs/>
          <w:spacing w:val="36"/>
          <w:sz w:val="19"/>
          <w:szCs w:val="19"/>
        </w:rPr>
        <w:t xml:space="preserve"> </w:t>
      </w:r>
      <w:r>
        <w:rPr>
          <w:rFonts w:ascii="Georgia" w:eastAsia="Georgia" w:hAnsi="Georgia" w:cs="Georgia"/>
          <w:b/>
          <w:bCs/>
          <w:w w:val="102"/>
          <w:sz w:val="19"/>
          <w:szCs w:val="19"/>
        </w:rPr>
        <w:t>Mutatio</w:t>
      </w:r>
      <w:r>
        <w:rPr>
          <w:rFonts w:ascii="Georgia" w:eastAsia="Georgia" w:hAnsi="Georgia" w:cs="Georgia"/>
          <w:b/>
          <w:bCs/>
          <w:spacing w:val="-1"/>
          <w:w w:val="102"/>
          <w:sz w:val="19"/>
          <w:szCs w:val="19"/>
        </w:rPr>
        <w:t>n</w:t>
      </w:r>
      <w:r>
        <w:rPr>
          <w:rFonts w:ascii="Georgia" w:eastAsia="Georgia" w:hAnsi="Georgia" w:cs="Georgia"/>
          <w:w w:val="102"/>
          <w:sz w:val="19"/>
          <w:szCs w:val="19"/>
        </w:rPr>
        <w:t xml:space="preserve">” </w:t>
      </w:r>
      <w:r>
        <w:rPr>
          <w:rFonts w:ascii="Georgia" w:eastAsia="Georgia" w:hAnsi="Georgia" w:cs="Georgia"/>
          <w:i/>
          <w:sz w:val="19"/>
          <w:szCs w:val="19"/>
        </w:rPr>
        <w:t>PATHOGENESIS AND CLINICAL ISSUES IN CYSTIC FIBROSIS</w:t>
      </w:r>
      <w:r>
        <w:rPr>
          <w:rFonts w:ascii="Georgia" w:eastAsia="Georgia" w:hAnsi="Georgia" w:cs="Georgia"/>
          <w:i/>
          <w:spacing w:val="6"/>
          <w:sz w:val="19"/>
          <w:szCs w:val="19"/>
        </w:rPr>
        <w:t xml:space="preserve"> </w:t>
      </w:r>
      <w:r>
        <w:rPr>
          <w:rFonts w:ascii="Georgia" w:eastAsia="Georgia" w:hAnsi="Georgia" w:cs="Georgia"/>
          <w:sz w:val="19"/>
          <w:szCs w:val="19"/>
        </w:rPr>
        <w:t>B35,</w:t>
      </w:r>
      <w:r>
        <w:rPr>
          <w:rFonts w:ascii="Georgia" w:eastAsia="Georgia" w:hAnsi="Georgia" w:cs="Georgia"/>
          <w:spacing w:val="9"/>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w w:val="102"/>
          <w:sz w:val="19"/>
          <w:szCs w:val="19"/>
        </w:rPr>
        <w:t>A2814–A2814.</w:t>
      </w:r>
    </w:p>
    <w:p w14:paraId="49806A61" w14:textId="77777777" w:rsidR="00E61F9D" w:rsidRDefault="005C64D6">
      <w:pPr>
        <w:spacing w:before="59" w:after="0" w:line="240" w:lineRule="auto"/>
        <w:ind w:left="135" w:right="640"/>
        <w:jc w:val="both"/>
        <w:rPr>
          <w:rFonts w:ascii="Georgia" w:eastAsia="Georgia" w:hAnsi="Georgia" w:cs="Georgia"/>
          <w:sz w:val="19"/>
          <w:szCs w:val="19"/>
        </w:rPr>
      </w:pPr>
      <w:r>
        <w:rPr>
          <w:rFonts w:ascii="Georgia" w:eastAsia="Georgia" w:hAnsi="Georgia" w:cs="Georgia"/>
          <w:sz w:val="19"/>
          <w:szCs w:val="19"/>
        </w:rPr>
        <w:t xml:space="preserve">41. </w:t>
      </w:r>
      <w:r>
        <w:rPr>
          <w:rFonts w:ascii="Georgia" w:eastAsia="Georgia" w:hAnsi="Georgia" w:cs="Georgia"/>
          <w:spacing w:val="23"/>
          <w:sz w:val="19"/>
          <w:szCs w:val="19"/>
        </w:rPr>
        <w:t xml:space="preserve"> </w:t>
      </w:r>
      <w:r>
        <w:rPr>
          <w:rFonts w:ascii="Georgia" w:eastAsia="Georgia" w:hAnsi="Georgia" w:cs="Georgia"/>
          <w:sz w:val="19"/>
          <w:szCs w:val="19"/>
        </w:rPr>
        <w:t>Teague,</w:t>
      </w:r>
      <w:r>
        <w:rPr>
          <w:rFonts w:ascii="Georgia" w:eastAsia="Georgia" w:hAnsi="Georgia" w:cs="Georgia"/>
          <w:spacing w:val="33"/>
          <w:sz w:val="19"/>
          <w:szCs w:val="19"/>
        </w:rPr>
        <w:t xml:space="preserve"> </w:t>
      </w:r>
      <w:r>
        <w:rPr>
          <w:rFonts w:ascii="Georgia" w:eastAsia="Georgia" w:hAnsi="Georgia" w:cs="Georgia"/>
          <w:sz w:val="19"/>
          <w:szCs w:val="19"/>
        </w:rPr>
        <w:t>W.</w:t>
      </w:r>
      <w:r>
        <w:rPr>
          <w:rFonts w:ascii="Georgia" w:eastAsia="Georgia" w:hAnsi="Georgia" w:cs="Georgia"/>
          <w:spacing w:val="21"/>
          <w:sz w:val="19"/>
          <w:szCs w:val="19"/>
        </w:rPr>
        <w:t xml:space="preserve"> </w:t>
      </w:r>
      <w:r>
        <w:rPr>
          <w:rFonts w:ascii="Georgia" w:eastAsia="Georgia" w:hAnsi="Georgia" w:cs="Georgia"/>
          <w:sz w:val="19"/>
          <w:szCs w:val="19"/>
        </w:rPr>
        <w:t>G.,</w:t>
      </w:r>
      <w:r>
        <w:rPr>
          <w:rFonts w:ascii="Georgia" w:eastAsia="Georgia" w:hAnsi="Georgia" w:cs="Georgia"/>
          <w:spacing w:val="25"/>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N.</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T.</w:t>
      </w:r>
      <w:r>
        <w:rPr>
          <w:rFonts w:ascii="Georgia" w:eastAsia="Georgia" w:hAnsi="Georgia" w:cs="Georgia"/>
          <w:spacing w:val="21"/>
          <w:sz w:val="19"/>
          <w:szCs w:val="19"/>
        </w:rPr>
        <w:t xml:space="preserve"> </w:t>
      </w:r>
      <w:r>
        <w:rPr>
          <w:rFonts w:ascii="Georgia" w:eastAsia="Georgia" w:hAnsi="Georgia" w:cs="Georgia"/>
          <w:sz w:val="19"/>
          <w:szCs w:val="19"/>
        </w:rPr>
        <w:t>A.</w:t>
      </w:r>
      <w:r>
        <w:rPr>
          <w:rFonts w:ascii="Georgia" w:eastAsia="Georgia" w:hAnsi="Georgia" w:cs="Georgia"/>
          <w:spacing w:val="2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Ventilation</w:t>
      </w:r>
      <w:r>
        <w:rPr>
          <w:rFonts w:ascii="Georgia" w:eastAsia="Georgia" w:hAnsi="Georgia" w:cs="Georgia"/>
          <w:b/>
          <w:bCs/>
          <w:spacing w:val="41"/>
          <w:sz w:val="19"/>
          <w:szCs w:val="19"/>
        </w:rPr>
        <w:t xml:space="preserve"> </w:t>
      </w:r>
      <w:r>
        <w:rPr>
          <w:rFonts w:ascii="Georgia" w:eastAsia="Georgia" w:hAnsi="Georgia" w:cs="Georgia"/>
          <w:b/>
          <w:bCs/>
          <w:sz w:val="19"/>
          <w:szCs w:val="19"/>
        </w:rPr>
        <w:t>Heterogeneity</w:t>
      </w:r>
      <w:r>
        <w:rPr>
          <w:rFonts w:ascii="Georgia" w:eastAsia="Georgia" w:hAnsi="Georgia" w:cs="Georgia"/>
          <w:b/>
          <w:bCs/>
          <w:spacing w:val="45"/>
          <w:sz w:val="19"/>
          <w:szCs w:val="19"/>
        </w:rPr>
        <w:t xml:space="preserve"> </w:t>
      </w:r>
      <w:r>
        <w:rPr>
          <w:rFonts w:ascii="Georgia" w:eastAsia="Georgia" w:hAnsi="Georgia" w:cs="Georgia"/>
          <w:b/>
          <w:bCs/>
          <w:sz w:val="19"/>
          <w:szCs w:val="19"/>
        </w:rPr>
        <w:t>in</w:t>
      </w:r>
      <w:r>
        <w:rPr>
          <w:rFonts w:ascii="Georgia" w:eastAsia="Georgia" w:hAnsi="Georgia" w:cs="Georgia"/>
          <w:b/>
          <w:bCs/>
          <w:spacing w:val="21"/>
          <w:sz w:val="19"/>
          <w:szCs w:val="19"/>
        </w:rPr>
        <w:t xml:space="preserve"> </w:t>
      </w:r>
      <w:r>
        <w:rPr>
          <w:rFonts w:ascii="Georgia" w:eastAsia="Georgia" w:hAnsi="Georgia" w:cs="Georgia"/>
          <w:b/>
          <w:bCs/>
          <w:sz w:val="19"/>
          <w:szCs w:val="19"/>
        </w:rPr>
        <w:t>Asthma</w:t>
      </w:r>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i/>
          <w:sz w:val="19"/>
          <w:szCs w:val="19"/>
        </w:rPr>
        <w:t>J</w:t>
      </w:r>
      <w:r>
        <w:rPr>
          <w:rFonts w:ascii="Georgia" w:eastAsia="Georgia" w:hAnsi="Georgia" w:cs="Georgia"/>
          <w:i/>
          <w:spacing w:val="15"/>
          <w:sz w:val="19"/>
          <w:szCs w:val="19"/>
        </w:rPr>
        <w:t xml:space="preserve"> </w:t>
      </w:r>
      <w:r>
        <w:rPr>
          <w:rFonts w:ascii="Georgia" w:eastAsia="Georgia" w:hAnsi="Georgia" w:cs="Georgia"/>
          <w:i/>
          <w:sz w:val="19"/>
          <w:szCs w:val="19"/>
        </w:rPr>
        <w:t>Asthma</w:t>
      </w:r>
      <w:r>
        <w:rPr>
          <w:rFonts w:ascii="Georgia" w:eastAsia="Georgia" w:hAnsi="Georgia" w:cs="Georgia"/>
          <w:i/>
          <w:spacing w:val="17"/>
          <w:sz w:val="19"/>
          <w:szCs w:val="19"/>
        </w:rPr>
        <w:t xml:space="preserve"> </w:t>
      </w:r>
      <w:r>
        <w:rPr>
          <w:rFonts w:ascii="Georgia" w:eastAsia="Georgia" w:hAnsi="Georgia" w:cs="Georgia"/>
          <w:sz w:val="19"/>
          <w:szCs w:val="19"/>
        </w:rPr>
        <w:t>51,</w:t>
      </w:r>
      <w:r>
        <w:rPr>
          <w:rFonts w:ascii="Georgia" w:eastAsia="Georgia" w:hAnsi="Georgia" w:cs="Georgia"/>
          <w:spacing w:val="25"/>
          <w:sz w:val="19"/>
          <w:szCs w:val="19"/>
        </w:rPr>
        <w:t xml:space="preserve"> </w:t>
      </w:r>
      <w:r>
        <w:rPr>
          <w:rFonts w:ascii="Georgia" w:eastAsia="Georgia" w:hAnsi="Georgia" w:cs="Georgia"/>
          <w:sz w:val="19"/>
          <w:szCs w:val="19"/>
        </w:rPr>
        <w:t xml:space="preserve">no. </w:t>
      </w:r>
      <w:r>
        <w:rPr>
          <w:rFonts w:ascii="Georgia" w:eastAsia="Georgia" w:hAnsi="Georgia" w:cs="Georgia"/>
          <w:spacing w:val="22"/>
          <w:sz w:val="19"/>
          <w:szCs w:val="19"/>
        </w:rPr>
        <w:t xml:space="preserve"> </w:t>
      </w:r>
      <w:r>
        <w:rPr>
          <w:rFonts w:ascii="Georgia" w:eastAsia="Georgia" w:hAnsi="Georgia" w:cs="Georgia"/>
          <w:sz w:val="19"/>
          <w:szCs w:val="19"/>
        </w:rPr>
        <w:t>7</w:t>
      </w:r>
      <w:r>
        <w:rPr>
          <w:rFonts w:ascii="Georgia" w:eastAsia="Georgia" w:hAnsi="Georgia" w:cs="Georgia"/>
          <w:spacing w:val="19"/>
          <w:sz w:val="19"/>
          <w:szCs w:val="19"/>
        </w:rPr>
        <w:t xml:space="preserve"> </w:t>
      </w:r>
      <w:r>
        <w:rPr>
          <w:rFonts w:ascii="Georgia" w:eastAsia="Georgia" w:hAnsi="Georgia" w:cs="Georgia"/>
          <w:w w:val="102"/>
          <w:sz w:val="19"/>
          <w:szCs w:val="19"/>
        </w:rPr>
        <w:t>(2014):</w:t>
      </w:r>
    </w:p>
    <w:p w14:paraId="5E7DEF0B" w14:textId="77777777" w:rsidR="00E61F9D" w:rsidRDefault="005C64D6">
      <w:pPr>
        <w:spacing w:before="33" w:after="0" w:line="240" w:lineRule="auto"/>
        <w:ind w:left="140" w:right="7558"/>
        <w:jc w:val="both"/>
        <w:rPr>
          <w:rFonts w:ascii="Georgia" w:eastAsia="Georgia" w:hAnsi="Georgia" w:cs="Georgia"/>
          <w:sz w:val="19"/>
          <w:szCs w:val="19"/>
        </w:rPr>
      </w:pPr>
      <w:r>
        <w:rPr>
          <w:rFonts w:ascii="Georgia" w:eastAsia="Georgia" w:hAnsi="Georgia" w:cs="Georgia"/>
          <w:sz w:val="19"/>
          <w:szCs w:val="19"/>
        </w:rPr>
        <w:t>677–84.</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49">
        <w:r>
          <w:rPr>
            <w:rFonts w:ascii="Georgia" w:eastAsia="Georgia" w:hAnsi="Georgia" w:cs="Georgia"/>
            <w:color w:val="0000FF"/>
            <w:w w:val="102"/>
            <w:sz w:val="19"/>
            <w:szCs w:val="19"/>
          </w:rPr>
          <w:t>10.3109/02770903.2014.914535</w:t>
        </w:r>
      </w:hyperlink>
    </w:p>
    <w:p w14:paraId="204850BD" w14:textId="77777777" w:rsidR="00E61F9D" w:rsidRDefault="005C64D6">
      <w:pPr>
        <w:spacing w:before="93" w:after="0" w:line="240" w:lineRule="auto"/>
        <w:ind w:left="135" w:right="670"/>
        <w:jc w:val="both"/>
        <w:rPr>
          <w:rFonts w:ascii="Georgia" w:eastAsia="Georgia" w:hAnsi="Georgia" w:cs="Georgia"/>
          <w:sz w:val="19"/>
          <w:szCs w:val="19"/>
        </w:rPr>
      </w:pPr>
      <w:r>
        <w:rPr>
          <w:rFonts w:ascii="Georgia" w:eastAsia="Georgia" w:hAnsi="Georgia" w:cs="Georgia"/>
          <w:sz w:val="19"/>
          <w:szCs w:val="19"/>
        </w:rPr>
        <w:t xml:space="preserve">42. </w:t>
      </w:r>
      <w:r>
        <w:rPr>
          <w:rFonts w:ascii="Georgia" w:eastAsia="Georgia" w:hAnsi="Georgia" w:cs="Georgia"/>
          <w:spacing w:val="4"/>
          <w:sz w:val="19"/>
          <w:szCs w:val="19"/>
        </w:rPr>
        <w:t xml:space="preserve"> </w:t>
      </w:r>
      <w:r>
        <w:rPr>
          <w:rFonts w:ascii="Georgia" w:eastAsia="Georgia" w:hAnsi="Georgia" w:cs="Georgia"/>
          <w:sz w:val="19"/>
          <w:szCs w:val="19"/>
        </w:rPr>
        <w:t>Kirby,</w:t>
      </w:r>
      <w:r>
        <w:rPr>
          <w:rFonts w:ascii="Georgia" w:eastAsia="Georgia" w:hAnsi="Georgia" w:cs="Georgia"/>
          <w:spacing w:val="22"/>
          <w:sz w:val="19"/>
          <w:szCs w:val="19"/>
        </w:rPr>
        <w:t xml:space="preserve"> </w:t>
      </w:r>
      <w:r>
        <w:rPr>
          <w:rFonts w:ascii="Georgia" w:eastAsia="Georgia" w:hAnsi="Georgia" w:cs="Georgia"/>
          <w:sz w:val="19"/>
          <w:szCs w:val="19"/>
        </w:rPr>
        <w:t>M.,</w:t>
      </w:r>
      <w:r>
        <w:rPr>
          <w:rFonts w:ascii="Georgia" w:eastAsia="Georgia" w:hAnsi="Georgia" w:cs="Georgia"/>
          <w:spacing w:val="17"/>
          <w:sz w:val="19"/>
          <w:szCs w:val="19"/>
        </w:rPr>
        <w:t xml:space="preserve"> </w:t>
      </w:r>
      <w:r>
        <w:rPr>
          <w:rFonts w:ascii="Georgia" w:eastAsia="Georgia" w:hAnsi="Georgia" w:cs="Georgia"/>
          <w:sz w:val="19"/>
          <w:szCs w:val="19"/>
        </w:rPr>
        <w:t>Pike,</w:t>
      </w:r>
      <w:r>
        <w:rPr>
          <w:rFonts w:ascii="Georgia" w:eastAsia="Georgia" w:hAnsi="Georgia" w:cs="Georgia"/>
          <w:spacing w:val="20"/>
          <w:sz w:val="19"/>
          <w:szCs w:val="19"/>
        </w:rPr>
        <w:t xml:space="preserve"> </w:t>
      </w:r>
      <w:r>
        <w:rPr>
          <w:rFonts w:ascii="Georgia" w:eastAsia="Georgia" w:hAnsi="Georgia" w:cs="Georgia"/>
          <w:sz w:val="19"/>
          <w:szCs w:val="19"/>
        </w:rPr>
        <w:t>D.,</w:t>
      </w:r>
      <w:r>
        <w:rPr>
          <w:rFonts w:ascii="Georgia" w:eastAsia="Georgia" w:hAnsi="Georgia" w:cs="Georgia"/>
          <w:spacing w:val="17"/>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H.</w:t>
      </w:r>
      <w:r>
        <w:rPr>
          <w:rFonts w:ascii="Georgia" w:eastAsia="Georgia" w:hAnsi="Georgia" w:cs="Georgia"/>
          <w:spacing w:val="13"/>
          <w:sz w:val="19"/>
          <w:szCs w:val="19"/>
        </w:rPr>
        <w:t xml:space="preserve"> </w:t>
      </w:r>
      <w:r>
        <w:rPr>
          <w:rFonts w:ascii="Georgia" w:eastAsia="Georgia" w:hAnsi="Georgia" w:cs="Georgia"/>
          <w:sz w:val="19"/>
          <w:szCs w:val="19"/>
        </w:rPr>
        <w:t>O.,</w:t>
      </w:r>
      <w:r>
        <w:rPr>
          <w:rFonts w:ascii="Georgia" w:eastAsia="Georgia" w:hAnsi="Georgia" w:cs="Georgia"/>
          <w:spacing w:val="17"/>
          <w:sz w:val="19"/>
          <w:szCs w:val="19"/>
        </w:rPr>
        <w:t xml:space="preserve"> </w:t>
      </w:r>
      <w:r>
        <w:rPr>
          <w:rFonts w:ascii="Georgia" w:eastAsia="Georgia" w:hAnsi="Georgia" w:cs="Georgia"/>
          <w:sz w:val="19"/>
          <w:szCs w:val="19"/>
        </w:rPr>
        <w:t>McCormack,</w:t>
      </w:r>
      <w:r>
        <w:rPr>
          <w:rFonts w:ascii="Georgia" w:eastAsia="Georgia" w:hAnsi="Georgia" w:cs="Georgia"/>
          <w:spacing w:val="32"/>
          <w:sz w:val="19"/>
          <w:szCs w:val="19"/>
        </w:rPr>
        <w:t xml:space="preserve"> </w:t>
      </w:r>
      <w:r>
        <w:rPr>
          <w:rFonts w:ascii="Georgia" w:eastAsia="Georgia" w:hAnsi="Georgia" w:cs="Georgia"/>
          <w:sz w:val="19"/>
          <w:szCs w:val="19"/>
        </w:rPr>
        <w:t>D.</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6"/>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proofErr w:type="spellStart"/>
      <w:r>
        <w:rPr>
          <w:rFonts w:ascii="Georgia" w:eastAsia="Georgia" w:hAnsi="Georgia" w:cs="Georgia"/>
          <w:sz w:val="19"/>
          <w:szCs w:val="19"/>
        </w:rPr>
        <w:t>Parraga</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Hyperpolarized</w:t>
      </w:r>
      <w:r>
        <w:rPr>
          <w:rFonts w:ascii="Georgia" w:eastAsia="Georgia" w:hAnsi="Georgia" w:cs="Georgia"/>
          <w:b/>
          <w:bCs/>
          <w:spacing w:val="42"/>
          <w:sz w:val="19"/>
          <w:szCs w:val="19"/>
        </w:rPr>
        <w:t xml:space="preserve"> </w:t>
      </w:r>
      <w:r>
        <w:rPr>
          <w:rFonts w:ascii="Georgia" w:eastAsia="Georgia" w:hAnsi="Georgia" w:cs="Georgia"/>
          <w:b/>
          <w:bCs/>
          <w:sz w:val="19"/>
          <w:szCs w:val="19"/>
        </w:rPr>
        <w:t>(</w:t>
      </w:r>
      <w:proofErr w:type="gramStart"/>
      <w:r>
        <w:rPr>
          <w:rFonts w:ascii="Georgia" w:eastAsia="Georgia" w:hAnsi="Georgia" w:cs="Georgia"/>
          <w:b/>
          <w:bCs/>
          <w:sz w:val="19"/>
          <w:szCs w:val="19"/>
        </w:rPr>
        <w:t>3)He</w:t>
      </w:r>
      <w:proofErr w:type="gramEnd"/>
      <w:r>
        <w:rPr>
          <w:rFonts w:ascii="Georgia" w:eastAsia="Georgia" w:hAnsi="Georgia" w:cs="Georgia"/>
          <w:b/>
          <w:bCs/>
          <w:spacing w:val="21"/>
          <w:sz w:val="19"/>
          <w:szCs w:val="19"/>
        </w:rPr>
        <w:t xml:space="preserve"> </w:t>
      </w:r>
      <w:r>
        <w:rPr>
          <w:rFonts w:ascii="Georgia" w:eastAsia="Georgia" w:hAnsi="Georgia" w:cs="Georgia"/>
          <w:b/>
          <w:bCs/>
          <w:sz w:val="19"/>
          <w:szCs w:val="19"/>
        </w:rPr>
        <w:t>Ventilation</w:t>
      </w:r>
      <w:r>
        <w:rPr>
          <w:rFonts w:ascii="Georgia" w:eastAsia="Georgia" w:hAnsi="Georgia" w:cs="Georgia"/>
          <w:b/>
          <w:bCs/>
          <w:spacing w:val="32"/>
          <w:sz w:val="19"/>
          <w:szCs w:val="19"/>
        </w:rPr>
        <w:t xml:space="preserve"> </w:t>
      </w:r>
      <w:r>
        <w:rPr>
          <w:rFonts w:ascii="Georgia" w:eastAsia="Georgia" w:hAnsi="Georgia" w:cs="Georgia"/>
          <w:b/>
          <w:bCs/>
          <w:w w:val="102"/>
          <w:sz w:val="19"/>
          <w:szCs w:val="19"/>
        </w:rPr>
        <w:t>Defects</w:t>
      </w:r>
    </w:p>
    <w:p w14:paraId="114E310A" w14:textId="77777777" w:rsidR="00E61F9D" w:rsidRDefault="00E61F9D">
      <w:pPr>
        <w:spacing w:after="0"/>
        <w:jc w:val="both"/>
        <w:sectPr w:rsidR="00E61F9D">
          <w:pgSz w:w="12240" w:h="15840"/>
          <w:pgMar w:top="680" w:right="0" w:bottom="280" w:left="580" w:header="720" w:footer="720" w:gutter="0"/>
          <w:cols w:space="720"/>
        </w:sectPr>
      </w:pPr>
    </w:p>
    <w:p w14:paraId="7FBBFFF5" w14:textId="77777777" w:rsidR="00E61F9D" w:rsidRDefault="005C64D6">
      <w:pPr>
        <w:spacing w:before="85" w:after="0"/>
        <w:ind w:left="140" w:right="52"/>
        <w:jc w:val="both"/>
        <w:rPr>
          <w:rFonts w:ascii="Georgia" w:eastAsia="Georgia" w:hAnsi="Georgia" w:cs="Georgia"/>
          <w:sz w:val="19"/>
          <w:szCs w:val="19"/>
        </w:rPr>
      </w:pPr>
      <w:proofErr w:type="gramStart"/>
      <w:r>
        <w:rPr>
          <w:rFonts w:ascii="Georgia" w:eastAsia="Georgia" w:hAnsi="Georgia" w:cs="Georgia"/>
          <w:b/>
          <w:bCs/>
          <w:sz w:val="19"/>
          <w:szCs w:val="19"/>
        </w:rPr>
        <w:lastRenderedPageBreak/>
        <w:t>Used</w:t>
      </w:r>
      <w:r>
        <w:rPr>
          <w:rFonts w:ascii="Georgia" w:eastAsia="Georgia" w:hAnsi="Georgia" w:cs="Georgia"/>
          <w:b/>
          <w:bCs/>
          <w:spacing w:val="10"/>
          <w:sz w:val="19"/>
          <w:szCs w:val="19"/>
        </w:rPr>
        <w:t xml:space="preserve"> </w:t>
      </w:r>
      <w:r>
        <w:rPr>
          <w:rFonts w:ascii="Georgia" w:eastAsia="Georgia" w:hAnsi="Georgia" w:cs="Georgia"/>
          <w:b/>
          <w:bCs/>
          <w:sz w:val="19"/>
          <w:szCs w:val="19"/>
        </w:rPr>
        <w:t>to</w:t>
      </w:r>
      <w:r>
        <w:rPr>
          <w:rFonts w:ascii="Georgia" w:eastAsia="Georgia" w:hAnsi="Georgia" w:cs="Georgia"/>
          <w:b/>
          <w:bCs/>
          <w:spacing w:val="4"/>
          <w:sz w:val="19"/>
          <w:szCs w:val="19"/>
        </w:rPr>
        <w:t xml:space="preserve"> </w:t>
      </w:r>
      <w:r>
        <w:rPr>
          <w:rFonts w:ascii="Georgia" w:eastAsia="Georgia" w:hAnsi="Georgia" w:cs="Georgia"/>
          <w:b/>
          <w:bCs/>
          <w:sz w:val="19"/>
          <w:szCs w:val="19"/>
        </w:rPr>
        <w:t>Predict</w:t>
      </w:r>
      <w:r>
        <w:rPr>
          <w:rFonts w:ascii="Georgia" w:eastAsia="Georgia" w:hAnsi="Georgia" w:cs="Georgia"/>
          <w:b/>
          <w:bCs/>
          <w:spacing w:val="14"/>
          <w:sz w:val="19"/>
          <w:szCs w:val="19"/>
        </w:rPr>
        <w:t xml:space="preserve"> </w:t>
      </w:r>
      <w:r>
        <w:rPr>
          <w:rFonts w:ascii="Georgia" w:eastAsia="Georgia" w:hAnsi="Georgia" w:cs="Georgia"/>
          <w:b/>
          <w:bCs/>
          <w:sz w:val="19"/>
          <w:szCs w:val="19"/>
        </w:rPr>
        <w:t>Pulmonary</w:t>
      </w:r>
      <w:r>
        <w:rPr>
          <w:rFonts w:ascii="Georgia" w:eastAsia="Georgia" w:hAnsi="Georgia" w:cs="Georgia"/>
          <w:b/>
          <w:bCs/>
          <w:spacing w:val="22"/>
          <w:sz w:val="19"/>
          <w:szCs w:val="19"/>
        </w:rPr>
        <w:t xml:space="preserve"> </w:t>
      </w:r>
      <w:r>
        <w:rPr>
          <w:rFonts w:ascii="Georgia" w:eastAsia="Georgia" w:hAnsi="Georgia" w:cs="Georgia"/>
          <w:b/>
          <w:bCs/>
          <w:sz w:val="19"/>
          <w:szCs w:val="19"/>
        </w:rPr>
        <w:t>Exacerbations</w:t>
      </w:r>
      <w:r>
        <w:rPr>
          <w:rFonts w:ascii="Georgia" w:eastAsia="Georgia" w:hAnsi="Georgia" w:cs="Georgia"/>
          <w:b/>
          <w:bCs/>
          <w:spacing w:val="28"/>
          <w:sz w:val="19"/>
          <w:szCs w:val="19"/>
        </w:rPr>
        <w:t xml:space="preserve"> </w:t>
      </w:r>
      <w:r>
        <w:rPr>
          <w:rFonts w:ascii="Georgia" w:eastAsia="Georgia" w:hAnsi="Georgia" w:cs="Georgia"/>
          <w:b/>
          <w:bCs/>
          <w:sz w:val="19"/>
          <w:szCs w:val="19"/>
        </w:rPr>
        <w:t>in</w:t>
      </w:r>
      <w:r>
        <w:rPr>
          <w:rFonts w:ascii="Georgia" w:eastAsia="Georgia" w:hAnsi="Georgia" w:cs="Georgia"/>
          <w:b/>
          <w:bCs/>
          <w:spacing w:val="4"/>
          <w:sz w:val="19"/>
          <w:szCs w:val="19"/>
        </w:rPr>
        <w:t xml:space="preserve"> </w:t>
      </w:r>
      <w:r>
        <w:rPr>
          <w:rFonts w:ascii="Georgia" w:eastAsia="Georgia" w:hAnsi="Georgia" w:cs="Georgia"/>
          <w:b/>
          <w:bCs/>
          <w:sz w:val="19"/>
          <w:szCs w:val="19"/>
        </w:rPr>
        <w:t>Mild</w:t>
      </w:r>
      <w:r>
        <w:rPr>
          <w:rFonts w:ascii="Georgia" w:eastAsia="Georgia" w:hAnsi="Georgia" w:cs="Georgia"/>
          <w:b/>
          <w:bCs/>
          <w:spacing w:val="9"/>
          <w:sz w:val="19"/>
          <w:szCs w:val="19"/>
        </w:rPr>
        <w:t xml:space="preserve"> </w:t>
      </w:r>
      <w:r>
        <w:rPr>
          <w:rFonts w:ascii="Georgia" w:eastAsia="Georgia" w:hAnsi="Georgia" w:cs="Georgia"/>
          <w:b/>
          <w:bCs/>
          <w:sz w:val="19"/>
          <w:szCs w:val="19"/>
        </w:rPr>
        <w:t>to</w:t>
      </w:r>
      <w:r>
        <w:rPr>
          <w:rFonts w:ascii="Georgia" w:eastAsia="Georgia" w:hAnsi="Georgia" w:cs="Georgia"/>
          <w:b/>
          <w:bCs/>
          <w:spacing w:val="4"/>
          <w:sz w:val="19"/>
          <w:szCs w:val="19"/>
        </w:rPr>
        <w:t xml:space="preserve"> </w:t>
      </w:r>
      <w:r>
        <w:rPr>
          <w:rFonts w:ascii="Georgia" w:eastAsia="Georgia" w:hAnsi="Georgia" w:cs="Georgia"/>
          <w:b/>
          <w:bCs/>
          <w:sz w:val="19"/>
          <w:szCs w:val="19"/>
        </w:rPr>
        <w:t>Moderate</w:t>
      </w:r>
      <w:r>
        <w:rPr>
          <w:rFonts w:ascii="Georgia" w:eastAsia="Georgia" w:hAnsi="Georgia" w:cs="Georgia"/>
          <w:b/>
          <w:bCs/>
          <w:spacing w:val="19"/>
          <w:sz w:val="19"/>
          <w:szCs w:val="19"/>
        </w:rPr>
        <w:t xml:space="preserve"> </w:t>
      </w:r>
      <w:r>
        <w:rPr>
          <w:rFonts w:ascii="Georgia" w:eastAsia="Georgia" w:hAnsi="Georgia" w:cs="Georgia"/>
          <w:b/>
          <w:bCs/>
          <w:sz w:val="19"/>
          <w:szCs w:val="19"/>
        </w:rPr>
        <w:t>Chronic</w:t>
      </w:r>
      <w:r>
        <w:rPr>
          <w:rFonts w:ascii="Georgia" w:eastAsia="Georgia" w:hAnsi="Georgia" w:cs="Georgia"/>
          <w:b/>
          <w:bCs/>
          <w:spacing w:val="16"/>
          <w:sz w:val="19"/>
          <w:szCs w:val="19"/>
        </w:rPr>
        <w:t xml:space="preserve"> </w:t>
      </w:r>
      <w:r>
        <w:rPr>
          <w:rFonts w:ascii="Georgia" w:eastAsia="Georgia" w:hAnsi="Georgia" w:cs="Georgia"/>
          <w:b/>
          <w:bCs/>
          <w:sz w:val="19"/>
          <w:szCs w:val="19"/>
        </w:rPr>
        <w:t>Obstructive</w:t>
      </w:r>
      <w:r>
        <w:rPr>
          <w:rFonts w:ascii="Georgia" w:eastAsia="Georgia" w:hAnsi="Georgia" w:cs="Georgia"/>
          <w:b/>
          <w:bCs/>
          <w:spacing w:val="23"/>
          <w:sz w:val="19"/>
          <w:szCs w:val="19"/>
        </w:rPr>
        <w:t xml:space="preserve"> </w:t>
      </w:r>
      <w:r>
        <w:rPr>
          <w:rFonts w:ascii="Georgia" w:eastAsia="Georgia" w:hAnsi="Georgia" w:cs="Georgia"/>
          <w:b/>
          <w:bCs/>
          <w:sz w:val="19"/>
          <w:szCs w:val="19"/>
        </w:rPr>
        <w:t>Pulmonary</w:t>
      </w:r>
      <w:r>
        <w:rPr>
          <w:rFonts w:ascii="Georgia" w:eastAsia="Georgia" w:hAnsi="Georgia" w:cs="Georgia"/>
          <w:b/>
          <w:bCs/>
          <w:spacing w:val="22"/>
          <w:sz w:val="19"/>
          <w:szCs w:val="19"/>
        </w:rPr>
        <w:t xml:space="preserve"> </w:t>
      </w:r>
      <w:r>
        <w:rPr>
          <w:rFonts w:ascii="Georgia" w:eastAsia="Georgia" w:hAnsi="Georgia" w:cs="Georgia"/>
          <w:b/>
          <w:bCs/>
          <w:sz w:val="19"/>
          <w:szCs w:val="19"/>
        </w:rPr>
        <w:t>Diseas</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18"/>
          <w:sz w:val="19"/>
          <w:szCs w:val="19"/>
        </w:rPr>
        <w:t xml:space="preserve"> </w:t>
      </w:r>
      <w:proofErr w:type="spellStart"/>
      <w:r>
        <w:rPr>
          <w:rFonts w:ascii="Georgia" w:eastAsia="Georgia" w:hAnsi="Georgia" w:cs="Georgia"/>
          <w:i/>
          <w:sz w:val="19"/>
          <w:szCs w:val="19"/>
        </w:rPr>
        <w:t>Radi</w:t>
      </w:r>
      <w:proofErr w:type="spellEnd"/>
      <w:r>
        <w:rPr>
          <w:rFonts w:ascii="Georgia" w:eastAsia="Georgia" w:hAnsi="Georgia" w:cs="Georgia"/>
          <w:i/>
          <w:sz w:val="19"/>
          <w:szCs w:val="19"/>
        </w:rPr>
        <w:t>- ology</w:t>
      </w:r>
      <w:r>
        <w:rPr>
          <w:rFonts w:ascii="Georgia" w:eastAsia="Georgia" w:hAnsi="Georgia" w:cs="Georgia"/>
          <w:i/>
          <w:spacing w:val="1"/>
          <w:sz w:val="19"/>
          <w:szCs w:val="19"/>
        </w:rPr>
        <w:t xml:space="preserve"> </w:t>
      </w:r>
      <w:r>
        <w:rPr>
          <w:rFonts w:ascii="Georgia" w:eastAsia="Georgia" w:hAnsi="Georgia" w:cs="Georgia"/>
          <w:sz w:val="19"/>
          <w:szCs w:val="19"/>
        </w:rPr>
        <w:t>273,</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887–96.</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0">
        <w:r>
          <w:rPr>
            <w:rFonts w:ascii="Georgia" w:eastAsia="Georgia" w:hAnsi="Georgia" w:cs="Georgia"/>
            <w:color w:val="0000FF"/>
            <w:w w:val="102"/>
            <w:sz w:val="19"/>
            <w:szCs w:val="19"/>
          </w:rPr>
          <w:t>10.1148/radiol.14140161</w:t>
        </w:r>
      </w:hyperlink>
    </w:p>
    <w:p w14:paraId="6A57441A" w14:textId="77777777" w:rsidR="00E61F9D" w:rsidRDefault="005C64D6">
      <w:pPr>
        <w:spacing w:before="60" w:after="0" w:line="240" w:lineRule="auto"/>
        <w:ind w:left="135" w:right="87"/>
        <w:jc w:val="both"/>
        <w:rPr>
          <w:rFonts w:ascii="Georgia" w:eastAsia="Georgia" w:hAnsi="Georgia" w:cs="Georgia"/>
          <w:sz w:val="19"/>
          <w:szCs w:val="19"/>
        </w:rPr>
      </w:pPr>
      <w:r>
        <w:rPr>
          <w:rFonts w:ascii="Georgia" w:eastAsia="Georgia" w:hAnsi="Georgia" w:cs="Georgia"/>
          <w:sz w:val="19"/>
          <w:szCs w:val="19"/>
        </w:rPr>
        <w:t xml:space="preserve">43. </w:t>
      </w:r>
      <w:r>
        <w:rPr>
          <w:rFonts w:ascii="Georgia" w:eastAsia="Georgia" w:hAnsi="Georgia" w:cs="Georgia"/>
          <w:spacing w:val="6"/>
          <w:sz w:val="19"/>
          <w:szCs w:val="19"/>
        </w:rPr>
        <w:t xml:space="preserve"> </w:t>
      </w:r>
      <w:r>
        <w:rPr>
          <w:rFonts w:ascii="Georgia" w:eastAsia="Georgia" w:hAnsi="Georgia" w:cs="Georgia"/>
          <w:sz w:val="19"/>
          <w:szCs w:val="19"/>
        </w:rPr>
        <w:t>Sled,</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8"/>
          <w:sz w:val="19"/>
          <w:szCs w:val="19"/>
        </w:rPr>
        <w:t xml:space="preserve"> </w:t>
      </w:r>
      <w:proofErr w:type="spellStart"/>
      <w:r>
        <w:rPr>
          <w:rFonts w:ascii="Georgia" w:eastAsia="Georgia" w:hAnsi="Georgia" w:cs="Georgia"/>
          <w:sz w:val="19"/>
          <w:szCs w:val="19"/>
        </w:rPr>
        <w:t>Zijdenbos</w:t>
      </w:r>
      <w:proofErr w:type="spellEnd"/>
      <w:r>
        <w:rPr>
          <w:rFonts w:ascii="Georgia" w:eastAsia="Georgia" w:hAnsi="Georgia" w:cs="Georgia"/>
          <w:sz w:val="19"/>
          <w:szCs w:val="19"/>
        </w:rPr>
        <w:t>,</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P.,</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Evans,</w:t>
      </w:r>
      <w:r>
        <w:rPr>
          <w:rFonts w:ascii="Georgia" w:eastAsia="Georgia" w:hAnsi="Georgia" w:cs="Georgia"/>
          <w:spacing w:val="24"/>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13"/>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w:t>
      </w:r>
      <w:r>
        <w:rPr>
          <w:rFonts w:ascii="Georgia" w:eastAsia="Georgia" w:hAnsi="Georgia" w:cs="Georgia"/>
          <w:b/>
          <w:bCs/>
          <w:spacing w:val="15"/>
          <w:sz w:val="19"/>
          <w:szCs w:val="19"/>
        </w:rPr>
        <w:t xml:space="preserve"> </w:t>
      </w:r>
      <w:r>
        <w:rPr>
          <w:rFonts w:ascii="Georgia" w:eastAsia="Georgia" w:hAnsi="Georgia" w:cs="Georgia"/>
          <w:b/>
          <w:bCs/>
          <w:sz w:val="19"/>
          <w:szCs w:val="19"/>
        </w:rPr>
        <w:t>Nonparametric</w:t>
      </w:r>
      <w:r>
        <w:rPr>
          <w:rFonts w:ascii="Georgia" w:eastAsia="Georgia" w:hAnsi="Georgia" w:cs="Georgia"/>
          <w:b/>
          <w:bCs/>
          <w:spacing w:val="41"/>
          <w:sz w:val="19"/>
          <w:szCs w:val="19"/>
        </w:rPr>
        <w:t xml:space="preserve"> </w:t>
      </w:r>
      <w:r>
        <w:rPr>
          <w:rFonts w:ascii="Georgia" w:eastAsia="Georgia" w:hAnsi="Georgia" w:cs="Georgia"/>
          <w:b/>
          <w:bCs/>
          <w:sz w:val="19"/>
          <w:szCs w:val="19"/>
        </w:rPr>
        <w:t>Method</w:t>
      </w:r>
      <w:r>
        <w:rPr>
          <w:rFonts w:ascii="Georgia" w:eastAsia="Georgia" w:hAnsi="Georgia" w:cs="Georgia"/>
          <w:b/>
          <w:bCs/>
          <w:spacing w:val="26"/>
          <w:sz w:val="19"/>
          <w:szCs w:val="19"/>
        </w:rPr>
        <w:t xml:space="preserve"> </w:t>
      </w:r>
      <w:r>
        <w:rPr>
          <w:rFonts w:ascii="Georgia" w:eastAsia="Georgia" w:hAnsi="Georgia" w:cs="Georgia"/>
          <w:b/>
          <w:bCs/>
          <w:sz w:val="19"/>
          <w:szCs w:val="19"/>
        </w:rPr>
        <w:t>for</w:t>
      </w:r>
      <w:r>
        <w:rPr>
          <w:rFonts w:ascii="Georgia" w:eastAsia="Georgia" w:hAnsi="Georgia" w:cs="Georgia"/>
          <w:b/>
          <w:bCs/>
          <w:spacing w:val="17"/>
          <w:sz w:val="19"/>
          <w:szCs w:val="19"/>
        </w:rPr>
        <w:t xml:space="preserve"> </w:t>
      </w:r>
      <w:r>
        <w:rPr>
          <w:rFonts w:ascii="Georgia" w:eastAsia="Georgia" w:hAnsi="Georgia" w:cs="Georgia"/>
          <w:b/>
          <w:bCs/>
          <w:sz w:val="19"/>
          <w:szCs w:val="19"/>
        </w:rPr>
        <w:t>Automatic</w:t>
      </w:r>
      <w:r>
        <w:rPr>
          <w:rFonts w:ascii="Georgia" w:eastAsia="Georgia" w:hAnsi="Georgia" w:cs="Georgia"/>
          <w:b/>
          <w:bCs/>
          <w:spacing w:val="31"/>
          <w:sz w:val="19"/>
          <w:szCs w:val="19"/>
        </w:rPr>
        <w:t xml:space="preserve"> </w:t>
      </w:r>
      <w:r>
        <w:rPr>
          <w:rFonts w:ascii="Georgia" w:eastAsia="Georgia" w:hAnsi="Georgia" w:cs="Georgia"/>
          <w:b/>
          <w:bCs/>
          <w:sz w:val="19"/>
          <w:szCs w:val="19"/>
        </w:rPr>
        <w:t>Correction</w:t>
      </w:r>
      <w:r>
        <w:rPr>
          <w:rFonts w:ascii="Georgia" w:eastAsia="Georgia" w:hAnsi="Georgia" w:cs="Georgia"/>
          <w:b/>
          <w:bCs/>
          <w:spacing w:val="32"/>
          <w:sz w:val="19"/>
          <w:szCs w:val="19"/>
        </w:rPr>
        <w:t xml:space="preserve"> </w:t>
      </w:r>
      <w:r>
        <w:rPr>
          <w:rFonts w:ascii="Georgia" w:eastAsia="Georgia" w:hAnsi="Georgia" w:cs="Georgia"/>
          <w:b/>
          <w:bCs/>
          <w:sz w:val="19"/>
          <w:szCs w:val="19"/>
        </w:rPr>
        <w:t>of</w:t>
      </w:r>
      <w:r>
        <w:rPr>
          <w:rFonts w:ascii="Georgia" w:eastAsia="Georgia" w:hAnsi="Georgia" w:cs="Georgia"/>
          <w:b/>
          <w:bCs/>
          <w:spacing w:val="15"/>
          <w:sz w:val="19"/>
          <w:szCs w:val="19"/>
        </w:rPr>
        <w:t xml:space="preserve"> </w:t>
      </w:r>
      <w:r>
        <w:rPr>
          <w:rFonts w:ascii="Georgia" w:eastAsia="Georgia" w:hAnsi="Georgia" w:cs="Georgia"/>
          <w:b/>
          <w:bCs/>
          <w:w w:val="102"/>
          <w:sz w:val="19"/>
          <w:szCs w:val="19"/>
        </w:rPr>
        <w:t>Intensity</w:t>
      </w:r>
    </w:p>
    <w:p w14:paraId="30DC7B14" w14:textId="77777777" w:rsidR="00E61F9D" w:rsidRDefault="005C64D6">
      <w:pPr>
        <w:spacing w:before="33" w:after="0" w:line="240" w:lineRule="auto"/>
        <w:ind w:left="140" w:right="1600"/>
        <w:jc w:val="both"/>
        <w:rPr>
          <w:rFonts w:ascii="Georgia" w:eastAsia="Georgia" w:hAnsi="Georgia" w:cs="Georgia"/>
          <w:sz w:val="19"/>
          <w:szCs w:val="19"/>
        </w:rPr>
      </w:pPr>
      <w:proofErr w:type="spellStart"/>
      <w:proofErr w:type="gramStart"/>
      <w:r>
        <w:rPr>
          <w:rFonts w:ascii="Georgia" w:eastAsia="Georgia" w:hAnsi="Georgia" w:cs="Georgia"/>
          <w:b/>
          <w:bCs/>
          <w:sz w:val="19"/>
          <w:szCs w:val="19"/>
        </w:rPr>
        <w:t>Nonuniformity</w:t>
      </w:r>
      <w:proofErr w:type="spellEnd"/>
      <w:r>
        <w:rPr>
          <w:rFonts w:ascii="Georgia" w:eastAsia="Georgia" w:hAnsi="Georgia" w:cs="Georgia"/>
          <w:b/>
          <w:bCs/>
          <w:spacing w:val="30"/>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MRI</w:t>
      </w:r>
      <w:r>
        <w:rPr>
          <w:rFonts w:ascii="Georgia" w:eastAsia="Georgia" w:hAnsi="Georgia" w:cs="Georgia"/>
          <w:b/>
          <w:bCs/>
          <w:spacing w:val="10"/>
          <w:sz w:val="19"/>
          <w:szCs w:val="19"/>
        </w:rPr>
        <w:t xml:space="preserve"> </w:t>
      </w:r>
      <w:r>
        <w:rPr>
          <w:rFonts w:ascii="Georgia" w:eastAsia="Georgia" w:hAnsi="Georgia" w:cs="Georgia"/>
          <w:b/>
          <w:bCs/>
          <w:sz w:val="19"/>
          <w:szCs w:val="19"/>
        </w:rPr>
        <w:t>Data</w:t>
      </w:r>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i/>
          <w:sz w:val="19"/>
          <w:szCs w:val="19"/>
        </w:rPr>
        <w:t>IEEE Trans Med Imaging</w:t>
      </w:r>
      <w:r>
        <w:rPr>
          <w:rFonts w:ascii="Georgia" w:eastAsia="Georgia" w:hAnsi="Georgia" w:cs="Georgia"/>
          <w:i/>
          <w:spacing w:val="1"/>
          <w:sz w:val="19"/>
          <w:szCs w:val="19"/>
        </w:rPr>
        <w:t xml:space="preserve"> </w:t>
      </w:r>
      <w:r>
        <w:rPr>
          <w:rFonts w:ascii="Georgia" w:eastAsia="Georgia" w:hAnsi="Georgia" w:cs="Georgia"/>
          <w:sz w:val="19"/>
          <w:szCs w:val="19"/>
        </w:rPr>
        <w:t>17,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w:t>
      </w:r>
      <w:r>
        <w:rPr>
          <w:rFonts w:ascii="Georgia" w:eastAsia="Georgia" w:hAnsi="Georgia" w:cs="Georgia"/>
          <w:spacing w:val="3"/>
          <w:sz w:val="19"/>
          <w:szCs w:val="19"/>
        </w:rPr>
        <w:t xml:space="preserve"> </w:t>
      </w:r>
      <w:r>
        <w:rPr>
          <w:rFonts w:ascii="Georgia" w:eastAsia="Georgia" w:hAnsi="Georgia" w:cs="Georgia"/>
          <w:sz w:val="19"/>
          <w:szCs w:val="19"/>
        </w:rPr>
        <w:t>(1998):</w:t>
      </w:r>
      <w:r>
        <w:rPr>
          <w:rFonts w:ascii="Georgia" w:eastAsia="Georgia" w:hAnsi="Georgia" w:cs="Georgia"/>
          <w:spacing w:val="29"/>
          <w:sz w:val="19"/>
          <w:szCs w:val="19"/>
        </w:rPr>
        <w:t xml:space="preserve"> </w:t>
      </w:r>
      <w:r>
        <w:rPr>
          <w:rFonts w:ascii="Georgia" w:eastAsia="Georgia" w:hAnsi="Georgia" w:cs="Georgia"/>
          <w:sz w:val="19"/>
          <w:szCs w:val="19"/>
        </w:rPr>
        <w:t>87–97.</w:t>
      </w:r>
      <w:proofErr w:type="gramEnd"/>
      <w:r>
        <w:rPr>
          <w:rFonts w:ascii="Georgia" w:eastAsia="Georgia" w:hAnsi="Georgia" w:cs="Georgia"/>
          <w:spacing w:val="29"/>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1">
        <w:r>
          <w:rPr>
            <w:rFonts w:ascii="Georgia" w:eastAsia="Georgia" w:hAnsi="Georgia" w:cs="Georgia"/>
            <w:color w:val="0000FF"/>
            <w:w w:val="102"/>
            <w:sz w:val="19"/>
            <w:szCs w:val="19"/>
          </w:rPr>
          <w:t>10.1109/42.668698</w:t>
        </w:r>
      </w:hyperlink>
    </w:p>
    <w:p w14:paraId="156A7BBF" w14:textId="77777777" w:rsidR="00E61F9D" w:rsidRDefault="005C64D6">
      <w:pPr>
        <w:spacing w:before="93" w:after="0" w:line="277" w:lineRule="auto"/>
        <w:ind w:left="133" w:right="58" w:firstLine="2"/>
        <w:jc w:val="both"/>
        <w:rPr>
          <w:rFonts w:ascii="Georgia" w:eastAsia="Georgia" w:hAnsi="Georgia" w:cs="Georgia"/>
          <w:sz w:val="19"/>
          <w:szCs w:val="19"/>
        </w:rPr>
      </w:pPr>
      <w:r>
        <w:rPr>
          <w:rFonts w:ascii="Georgia" w:eastAsia="Georgia" w:hAnsi="Georgia" w:cs="Georgia"/>
          <w:sz w:val="19"/>
          <w:szCs w:val="19"/>
        </w:rPr>
        <w:t>44.</w:t>
      </w:r>
      <w:r>
        <w:rPr>
          <w:rFonts w:ascii="Georgia" w:eastAsia="Georgia" w:hAnsi="Georgia" w:cs="Georgia"/>
          <w:spacing w:val="39"/>
          <w:sz w:val="19"/>
          <w:szCs w:val="19"/>
        </w:rPr>
        <w:t xml:space="preserve"> </w:t>
      </w:r>
      <w:proofErr w:type="spellStart"/>
      <w:r>
        <w:rPr>
          <w:rFonts w:ascii="Georgia" w:eastAsia="Georgia" w:hAnsi="Georgia" w:cs="Georgia"/>
          <w:sz w:val="19"/>
          <w:szCs w:val="19"/>
        </w:rPr>
        <w:t>Boyes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Gunter,</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10"/>
          <w:sz w:val="19"/>
          <w:szCs w:val="19"/>
        </w:rPr>
        <w:t xml:space="preserve"> </w:t>
      </w:r>
      <w:r>
        <w:rPr>
          <w:rFonts w:ascii="Georgia" w:eastAsia="Georgia" w:hAnsi="Georgia" w:cs="Georgia"/>
          <w:sz w:val="19"/>
          <w:szCs w:val="19"/>
        </w:rPr>
        <w:t>L.,</w:t>
      </w:r>
      <w:r>
        <w:rPr>
          <w:rFonts w:ascii="Georgia" w:eastAsia="Georgia" w:hAnsi="Georgia" w:cs="Georgia"/>
          <w:spacing w:val="13"/>
          <w:sz w:val="19"/>
          <w:szCs w:val="19"/>
        </w:rPr>
        <w:t xml:space="preserve"> </w:t>
      </w:r>
      <w:r>
        <w:rPr>
          <w:rFonts w:ascii="Georgia" w:eastAsia="Georgia" w:hAnsi="Georgia" w:cs="Georgia"/>
          <w:sz w:val="19"/>
          <w:szCs w:val="19"/>
        </w:rPr>
        <w:t>Frost,</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proofErr w:type="spellStart"/>
      <w:r>
        <w:rPr>
          <w:rFonts w:ascii="Georgia" w:eastAsia="Georgia" w:hAnsi="Georgia" w:cs="Georgia"/>
          <w:sz w:val="19"/>
          <w:szCs w:val="19"/>
        </w:rPr>
        <w:t>Janke</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L.,</w:t>
      </w:r>
      <w:r>
        <w:rPr>
          <w:rFonts w:ascii="Georgia" w:eastAsia="Georgia" w:hAnsi="Georgia" w:cs="Georgia"/>
          <w:spacing w:val="13"/>
          <w:sz w:val="19"/>
          <w:szCs w:val="19"/>
        </w:rPr>
        <w:t xml:space="preserve"> </w:t>
      </w:r>
      <w:proofErr w:type="spellStart"/>
      <w:r>
        <w:rPr>
          <w:rFonts w:ascii="Georgia" w:eastAsia="Georgia" w:hAnsi="Georgia" w:cs="Georgia"/>
          <w:sz w:val="19"/>
          <w:szCs w:val="19"/>
        </w:rPr>
        <w:t>Yeatman</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T.,</w:t>
      </w:r>
      <w:r>
        <w:rPr>
          <w:rFonts w:ascii="Georgia" w:eastAsia="Georgia" w:hAnsi="Georgia" w:cs="Georgia"/>
          <w:spacing w:val="14"/>
          <w:sz w:val="19"/>
          <w:szCs w:val="19"/>
        </w:rPr>
        <w:t xml:space="preserve"> </w:t>
      </w:r>
      <w:r>
        <w:rPr>
          <w:rFonts w:ascii="Georgia" w:eastAsia="Georgia" w:hAnsi="Georgia" w:cs="Georgia"/>
          <w:sz w:val="19"/>
          <w:szCs w:val="19"/>
        </w:rPr>
        <w:t>Hill,</w:t>
      </w:r>
      <w:r>
        <w:rPr>
          <w:rFonts w:ascii="Georgia" w:eastAsia="Georgia" w:hAnsi="Georgia" w:cs="Georgia"/>
          <w:spacing w:val="14"/>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L.</w:t>
      </w:r>
      <w:r>
        <w:rPr>
          <w:rFonts w:ascii="Georgia" w:eastAsia="Georgia" w:hAnsi="Georgia" w:cs="Georgia"/>
          <w:spacing w:val="11"/>
          <w:sz w:val="19"/>
          <w:szCs w:val="19"/>
        </w:rPr>
        <w:t xml:space="preserve"> </w:t>
      </w:r>
      <w:r>
        <w:rPr>
          <w:rFonts w:ascii="Georgia" w:eastAsia="Georgia" w:hAnsi="Georgia" w:cs="Georgia"/>
          <w:sz w:val="19"/>
          <w:szCs w:val="19"/>
        </w:rPr>
        <w:t>G.,</w:t>
      </w:r>
      <w:r>
        <w:rPr>
          <w:rFonts w:ascii="Georgia" w:eastAsia="Georgia" w:hAnsi="Georgia" w:cs="Georgia"/>
          <w:spacing w:val="12"/>
          <w:sz w:val="19"/>
          <w:szCs w:val="19"/>
        </w:rPr>
        <w:t xml:space="preserve"> </w:t>
      </w:r>
      <w:r>
        <w:rPr>
          <w:rFonts w:ascii="Georgia" w:eastAsia="Georgia" w:hAnsi="Georgia" w:cs="Georgia"/>
          <w:sz w:val="19"/>
          <w:szCs w:val="19"/>
        </w:rPr>
        <w:t>Bernstein,</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14"/>
          <w:sz w:val="19"/>
          <w:szCs w:val="19"/>
        </w:rPr>
        <w:t xml:space="preserve"> </w:t>
      </w:r>
      <w:r>
        <w:rPr>
          <w:rFonts w:ascii="Georgia" w:eastAsia="Georgia" w:hAnsi="Georgia" w:cs="Georgia"/>
          <w:sz w:val="19"/>
          <w:szCs w:val="19"/>
        </w:rPr>
        <w:t>Thompson,</w:t>
      </w:r>
      <w:r>
        <w:rPr>
          <w:rFonts w:ascii="Georgia" w:eastAsia="Georgia" w:hAnsi="Georgia" w:cs="Georgia"/>
          <w:spacing w:val="26"/>
          <w:sz w:val="19"/>
          <w:szCs w:val="19"/>
        </w:rPr>
        <w:t xml:space="preserve"> </w:t>
      </w:r>
      <w:r>
        <w:rPr>
          <w:rFonts w:ascii="Georgia" w:eastAsia="Georgia" w:hAnsi="Georgia" w:cs="Georgia"/>
          <w:sz w:val="19"/>
          <w:szCs w:val="19"/>
        </w:rPr>
        <w:t>P.</w:t>
      </w:r>
      <w:r>
        <w:rPr>
          <w:rFonts w:ascii="Georgia" w:eastAsia="Georgia" w:hAnsi="Georgia" w:cs="Georgia"/>
          <w:spacing w:val="11"/>
          <w:sz w:val="19"/>
          <w:szCs w:val="19"/>
        </w:rPr>
        <w:t xml:space="preserve"> </w:t>
      </w:r>
      <w:r>
        <w:rPr>
          <w:rFonts w:ascii="Georgia" w:eastAsia="Georgia" w:hAnsi="Georgia" w:cs="Georgia"/>
          <w:sz w:val="19"/>
          <w:szCs w:val="19"/>
        </w:rPr>
        <w:t>M.,</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Weiner, </w:t>
      </w:r>
      <w:r>
        <w:rPr>
          <w:rFonts w:ascii="Georgia" w:eastAsia="Georgia" w:hAnsi="Georgia" w:cs="Georgia"/>
          <w:sz w:val="19"/>
          <w:szCs w:val="19"/>
        </w:rPr>
        <w:t>M.</w:t>
      </w:r>
      <w:r>
        <w:rPr>
          <w:rFonts w:ascii="Georgia" w:eastAsia="Georgia" w:hAnsi="Georgia" w:cs="Georgia"/>
          <w:spacing w:val="21"/>
          <w:sz w:val="19"/>
          <w:szCs w:val="19"/>
        </w:rPr>
        <w:t xml:space="preserve"> </w:t>
      </w:r>
      <w:r>
        <w:rPr>
          <w:rFonts w:ascii="Georgia" w:eastAsia="Georgia" w:hAnsi="Georgia" w:cs="Georgia"/>
          <w:sz w:val="19"/>
          <w:szCs w:val="19"/>
        </w:rPr>
        <w:t>W.,</w:t>
      </w:r>
      <w:r>
        <w:rPr>
          <w:rFonts w:ascii="Georgia" w:eastAsia="Georgia" w:hAnsi="Georgia" w:cs="Georgia"/>
          <w:spacing w:val="29"/>
          <w:sz w:val="19"/>
          <w:szCs w:val="19"/>
        </w:rPr>
        <w:t xml:space="preserve"> </w:t>
      </w:r>
      <w:proofErr w:type="spellStart"/>
      <w:r>
        <w:rPr>
          <w:rFonts w:ascii="Georgia" w:eastAsia="Georgia" w:hAnsi="Georgia" w:cs="Georgia"/>
          <w:sz w:val="19"/>
          <w:szCs w:val="19"/>
        </w:rPr>
        <w:t>Schuff</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N.,</w:t>
      </w:r>
      <w:r>
        <w:rPr>
          <w:rFonts w:ascii="Georgia" w:eastAsia="Georgia" w:hAnsi="Georgia" w:cs="Georgia"/>
          <w:spacing w:val="25"/>
          <w:sz w:val="19"/>
          <w:szCs w:val="19"/>
        </w:rPr>
        <w:t xml:space="preserve"> </w:t>
      </w:r>
      <w:r>
        <w:rPr>
          <w:rFonts w:ascii="Georgia" w:eastAsia="Georgia" w:hAnsi="Georgia" w:cs="Georgia"/>
          <w:sz w:val="19"/>
          <w:szCs w:val="19"/>
        </w:rPr>
        <w:t>Alexander,</w:t>
      </w:r>
      <w:r>
        <w:rPr>
          <w:rFonts w:ascii="Georgia" w:eastAsia="Georgia" w:hAnsi="Georgia" w:cs="Georgia"/>
          <w:spacing w:val="38"/>
          <w:sz w:val="19"/>
          <w:szCs w:val="19"/>
        </w:rPr>
        <w:t xml:space="preserve"> </w:t>
      </w:r>
      <w:r>
        <w:rPr>
          <w:rFonts w:ascii="Georgia" w:eastAsia="Georgia" w:hAnsi="Georgia" w:cs="Georgia"/>
          <w:sz w:val="19"/>
          <w:szCs w:val="19"/>
        </w:rPr>
        <w:t>G.</w:t>
      </w:r>
      <w:r>
        <w:rPr>
          <w:rFonts w:ascii="Georgia" w:eastAsia="Georgia" w:hAnsi="Georgia" w:cs="Georgia"/>
          <w:spacing w:val="21"/>
          <w:sz w:val="19"/>
          <w:szCs w:val="19"/>
        </w:rPr>
        <w:t xml:space="preserve"> </w:t>
      </w:r>
      <w:r>
        <w:rPr>
          <w:rFonts w:ascii="Georgia" w:eastAsia="Georgia" w:hAnsi="Georgia" w:cs="Georgia"/>
          <w:sz w:val="19"/>
          <w:szCs w:val="19"/>
        </w:rPr>
        <w:t>E.,</w:t>
      </w:r>
      <w:r>
        <w:rPr>
          <w:rFonts w:ascii="Georgia" w:eastAsia="Georgia" w:hAnsi="Georgia" w:cs="Georgia"/>
          <w:spacing w:val="25"/>
          <w:sz w:val="19"/>
          <w:szCs w:val="19"/>
        </w:rPr>
        <w:t xml:space="preserve"> </w:t>
      </w:r>
      <w:proofErr w:type="spellStart"/>
      <w:r>
        <w:rPr>
          <w:rFonts w:ascii="Georgia" w:eastAsia="Georgia" w:hAnsi="Georgia" w:cs="Georgia"/>
          <w:sz w:val="19"/>
          <w:szCs w:val="19"/>
        </w:rPr>
        <w:t>Killiany</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R.</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proofErr w:type="spellStart"/>
      <w:r>
        <w:rPr>
          <w:rFonts w:ascii="Georgia" w:eastAsia="Georgia" w:hAnsi="Georgia" w:cs="Georgia"/>
          <w:sz w:val="19"/>
          <w:szCs w:val="19"/>
        </w:rPr>
        <w:t>DeCarli</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C.,</w:t>
      </w:r>
      <w:r>
        <w:rPr>
          <w:rFonts w:ascii="Georgia" w:eastAsia="Georgia" w:hAnsi="Georgia" w:cs="Georgia"/>
          <w:spacing w:val="24"/>
          <w:sz w:val="19"/>
          <w:szCs w:val="19"/>
        </w:rPr>
        <w:t xml:space="preserve"> </w:t>
      </w:r>
      <w:r>
        <w:rPr>
          <w:rFonts w:ascii="Georgia" w:eastAsia="Georgia" w:hAnsi="Georgia" w:cs="Georgia"/>
          <w:sz w:val="19"/>
          <w:szCs w:val="19"/>
        </w:rPr>
        <w:t>Jack,</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20"/>
          <w:sz w:val="19"/>
          <w:szCs w:val="19"/>
        </w:rPr>
        <w:t xml:space="preserve"> </w:t>
      </w:r>
      <w:r>
        <w:rPr>
          <w:rFonts w:ascii="Georgia" w:eastAsia="Georgia" w:hAnsi="Georgia" w:cs="Georgia"/>
          <w:sz w:val="19"/>
          <w:szCs w:val="19"/>
        </w:rPr>
        <w:t>R.,</w:t>
      </w:r>
      <w:r>
        <w:rPr>
          <w:rFonts w:ascii="Georgia" w:eastAsia="Georgia" w:hAnsi="Georgia" w:cs="Georgia"/>
          <w:spacing w:val="27"/>
          <w:sz w:val="19"/>
          <w:szCs w:val="19"/>
        </w:rPr>
        <w:t xml:space="preserve"> </w:t>
      </w:r>
      <w:r>
        <w:rPr>
          <w:rFonts w:ascii="Georgia" w:eastAsia="Georgia" w:hAnsi="Georgia" w:cs="Georgia"/>
          <w:sz w:val="19"/>
          <w:szCs w:val="19"/>
        </w:rPr>
        <w:t>Fox,</w:t>
      </w:r>
      <w:r>
        <w:rPr>
          <w:rFonts w:ascii="Georgia" w:eastAsia="Georgia" w:hAnsi="Georgia" w:cs="Georgia"/>
          <w:spacing w:val="27"/>
          <w:sz w:val="19"/>
          <w:szCs w:val="19"/>
        </w:rPr>
        <w:t xml:space="preserve"> </w:t>
      </w:r>
      <w:r>
        <w:rPr>
          <w:rFonts w:ascii="Georgia" w:eastAsia="Georgia" w:hAnsi="Georgia" w:cs="Georgia"/>
          <w:sz w:val="19"/>
          <w:szCs w:val="19"/>
        </w:rPr>
        <w:t>N.</w:t>
      </w:r>
      <w:r>
        <w:rPr>
          <w:rFonts w:ascii="Georgia" w:eastAsia="Georgia" w:hAnsi="Georgia" w:cs="Georgia"/>
          <w:spacing w:val="21"/>
          <w:sz w:val="19"/>
          <w:szCs w:val="19"/>
        </w:rPr>
        <w:t xml:space="preserve"> </w:t>
      </w:r>
      <w:r>
        <w:rPr>
          <w:rFonts w:ascii="Georgia" w:eastAsia="Georgia" w:hAnsi="Georgia" w:cs="Georgia"/>
          <w:sz w:val="19"/>
          <w:szCs w:val="19"/>
        </w:rPr>
        <w:t>C.,</w:t>
      </w:r>
      <w:r>
        <w:rPr>
          <w:rFonts w:ascii="Georgia" w:eastAsia="Georgia" w:hAnsi="Georgia" w:cs="Georgia"/>
          <w:spacing w:val="24"/>
          <w:sz w:val="19"/>
          <w:szCs w:val="19"/>
        </w:rPr>
        <w:t xml:space="preserve"> </w:t>
      </w:r>
      <w:r>
        <w:rPr>
          <w:rFonts w:ascii="Georgia" w:eastAsia="Georgia" w:hAnsi="Georgia" w:cs="Georgia"/>
          <w:sz w:val="19"/>
          <w:szCs w:val="19"/>
        </w:rPr>
        <w:t>and</w:t>
      </w:r>
      <w:r>
        <w:rPr>
          <w:rFonts w:ascii="Georgia" w:eastAsia="Georgia" w:hAnsi="Georgia" w:cs="Georgia"/>
          <w:spacing w:val="22"/>
          <w:sz w:val="19"/>
          <w:szCs w:val="19"/>
        </w:rPr>
        <w:t xml:space="preserve"> </w:t>
      </w:r>
      <w:r>
        <w:rPr>
          <w:rFonts w:ascii="Georgia" w:eastAsia="Georgia" w:hAnsi="Georgia" w:cs="Georgia"/>
          <w:sz w:val="19"/>
          <w:szCs w:val="19"/>
        </w:rPr>
        <w:t>ADNI</w:t>
      </w:r>
      <w:r>
        <w:rPr>
          <w:rFonts w:ascii="Georgia" w:eastAsia="Georgia" w:hAnsi="Georgia" w:cs="Georgia"/>
          <w:spacing w:val="27"/>
          <w:sz w:val="19"/>
          <w:szCs w:val="19"/>
        </w:rPr>
        <w:t xml:space="preserve"> </w:t>
      </w:r>
      <w:r>
        <w:rPr>
          <w:rFonts w:ascii="Georgia" w:eastAsia="Georgia" w:hAnsi="Georgia" w:cs="Georgia"/>
          <w:sz w:val="19"/>
          <w:szCs w:val="19"/>
        </w:rPr>
        <w:t xml:space="preserve">Study. </w:t>
      </w:r>
      <w:r>
        <w:rPr>
          <w:rFonts w:ascii="Georgia" w:eastAsia="Georgia" w:hAnsi="Georgia" w:cs="Georgia"/>
          <w:spacing w:val="27"/>
          <w:sz w:val="19"/>
          <w:szCs w:val="19"/>
        </w:rPr>
        <w:t xml:space="preserve"> </w:t>
      </w:r>
      <w:proofErr w:type="gramStart"/>
      <w:r>
        <w:rPr>
          <w:rFonts w:ascii="Georgia" w:eastAsia="Georgia" w:hAnsi="Georgia" w:cs="Georgia"/>
          <w:spacing w:val="-2"/>
          <w:sz w:val="19"/>
          <w:szCs w:val="19"/>
        </w:rPr>
        <w:t>“</w:t>
      </w:r>
      <w:r>
        <w:rPr>
          <w:rFonts w:ascii="Georgia" w:eastAsia="Georgia" w:hAnsi="Georgia" w:cs="Georgia"/>
          <w:b/>
          <w:bCs/>
          <w:sz w:val="19"/>
          <w:szCs w:val="19"/>
        </w:rPr>
        <w:t>Intensity</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Non- </w:t>
      </w:r>
      <w:r>
        <w:rPr>
          <w:rFonts w:ascii="Georgia" w:eastAsia="Georgia" w:hAnsi="Georgia" w:cs="Georgia"/>
          <w:b/>
          <w:bCs/>
          <w:sz w:val="19"/>
          <w:szCs w:val="19"/>
        </w:rPr>
        <w:t>Uniformity</w:t>
      </w:r>
      <w:r>
        <w:rPr>
          <w:rFonts w:ascii="Georgia" w:eastAsia="Georgia" w:hAnsi="Georgia" w:cs="Georgia"/>
          <w:b/>
          <w:bCs/>
          <w:spacing w:val="29"/>
          <w:sz w:val="19"/>
          <w:szCs w:val="19"/>
        </w:rPr>
        <w:t xml:space="preserve"> </w:t>
      </w:r>
      <w:r>
        <w:rPr>
          <w:rFonts w:ascii="Georgia" w:eastAsia="Georgia" w:hAnsi="Georgia" w:cs="Georgia"/>
          <w:b/>
          <w:bCs/>
          <w:sz w:val="19"/>
          <w:szCs w:val="19"/>
        </w:rPr>
        <w:t>Correction</w:t>
      </w:r>
      <w:r>
        <w:rPr>
          <w:rFonts w:ascii="Georgia" w:eastAsia="Georgia" w:hAnsi="Georgia" w:cs="Georgia"/>
          <w:b/>
          <w:bCs/>
          <w:spacing w:val="29"/>
          <w:sz w:val="19"/>
          <w:szCs w:val="19"/>
        </w:rPr>
        <w:t xml:space="preserve"> </w:t>
      </w:r>
      <w:r>
        <w:rPr>
          <w:rFonts w:ascii="Georgia" w:eastAsia="Georgia" w:hAnsi="Georgia" w:cs="Georgia"/>
          <w:b/>
          <w:bCs/>
          <w:sz w:val="19"/>
          <w:szCs w:val="19"/>
        </w:rPr>
        <w:t>Using</w:t>
      </w:r>
      <w:r>
        <w:rPr>
          <w:rFonts w:ascii="Georgia" w:eastAsia="Georgia" w:hAnsi="Georgia" w:cs="Georgia"/>
          <w:b/>
          <w:bCs/>
          <w:spacing w:val="18"/>
          <w:sz w:val="19"/>
          <w:szCs w:val="19"/>
        </w:rPr>
        <w:t xml:space="preserve"> </w:t>
      </w:r>
      <w:r>
        <w:rPr>
          <w:rFonts w:ascii="Georgia" w:eastAsia="Georgia" w:hAnsi="Georgia" w:cs="Georgia"/>
          <w:b/>
          <w:bCs/>
          <w:sz w:val="19"/>
          <w:szCs w:val="19"/>
        </w:rPr>
        <w:t>N3</w:t>
      </w:r>
      <w:r>
        <w:rPr>
          <w:rFonts w:ascii="Georgia" w:eastAsia="Georgia" w:hAnsi="Georgia" w:cs="Georgia"/>
          <w:b/>
          <w:bCs/>
          <w:spacing w:val="14"/>
          <w:sz w:val="19"/>
          <w:szCs w:val="19"/>
        </w:rPr>
        <w:t xml:space="preserve"> </w:t>
      </w:r>
      <w:r>
        <w:rPr>
          <w:rFonts w:ascii="Georgia" w:eastAsia="Georgia" w:hAnsi="Georgia" w:cs="Georgia"/>
          <w:b/>
          <w:bCs/>
          <w:sz w:val="19"/>
          <w:szCs w:val="19"/>
        </w:rPr>
        <w:t>on</w:t>
      </w:r>
      <w:r>
        <w:rPr>
          <w:rFonts w:ascii="Georgia" w:eastAsia="Georgia" w:hAnsi="Georgia" w:cs="Georgia"/>
          <w:b/>
          <w:bCs/>
          <w:spacing w:val="13"/>
          <w:sz w:val="19"/>
          <w:szCs w:val="19"/>
        </w:rPr>
        <w:t xml:space="preserve"> </w:t>
      </w:r>
      <w:r>
        <w:rPr>
          <w:rFonts w:ascii="Georgia" w:eastAsia="Georgia" w:hAnsi="Georgia" w:cs="Georgia"/>
          <w:b/>
          <w:bCs/>
          <w:sz w:val="19"/>
          <w:szCs w:val="19"/>
        </w:rPr>
        <w:t>3-T</w:t>
      </w:r>
      <w:r>
        <w:rPr>
          <w:rFonts w:ascii="Georgia" w:eastAsia="Georgia" w:hAnsi="Georgia" w:cs="Georgia"/>
          <w:b/>
          <w:bCs/>
          <w:spacing w:val="13"/>
          <w:sz w:val="19"/>
          <w:szCs w:val="19"/>
        </w:rPr>
        <w:t xml:space="preserve"> </w:t>
      </w:r>
      <w:r>
        <w:rPr>
          <w:rFonts w:ascii="Georgia" w:eastAsia="Georgia" w:hAnsi="Georgia" w:cs="Georgia"/>
          <w:b/>
          <w:bCs/>
          <w:sz w:val="19"/>
          <w:szCs w:val="19"/>
        </w:rPr>
        <w:t>Scanners</w:t>
      </w:r>
      <w:r>
        <w:rPr>
          <w:rFonts w:ascii="Georgia" w:eastAsia="Georgia" w:hAnsi="Georgia" w:cs="Georgia"/>
          <w:b/>
          <w:bCs/>
          <w:spacing w:val="26"/>
          <w:sz w:val="19"/>
          <w:szCs w:val="19"/>
        </w:rPr>
        <w:t xml:space="preserve"> </w:t>
      </w:r>
      <w:r>
        <w:rPr>
          <w:rFonts w:ascii="Georgia" w:eastAsia="Georgia" w:hAnsi="Georgia" w:cs="Georgia"/>
          <w:b/>
          <w:bCs/>
          <w:sz w:val="19"/>
          <w:szCs w:val="19"/>
        </w:rPr>
        <w:t>with</w:t>
      </w:r>
      <w:r>
        <w:rPr>
          <w:rFonts w:ascii="Georgia" w:eastAsia="Georgia" w:hAnsi="Georgia" w:cs="Georgia"/>
          <w:b/>
          <w:bCs/>
          <w:spacing w:val="16"/>
          <w:sz w:val="19"/>
          <w:szCs w:val="19"/>
        </w:rPr>
        <w:t xml:space="preserve"> </w:t>
      </w:r>
      <w:r>
        <w:rPr>
          <w:rFonts w:ascii="Georgia" w:eastAsia="Georgia" w:hAnsi="Georgia" w:cs="Georgia"/>
          <w:b/>
          <w:bCs/>
          <w:sz w:val="19"/>
          <w:szCs w:val="19"/>
        </w:rPr>
        <w:t>Multichannel</w:t>
      </w:r>
      <w:r>
        <w:rPr>
          <w:rFonts w:ascii="Georgia" w:eastAsia="Georgia" w:hAnsi="Georgia" w:cs="Georgia"/>
          <w:b/>
          <w:bCs/>
          <w:spacing w:val="34"/>
          <w:sz w:val="19"/>
          <w:szCs w:val="19"/>
        </w:rPr>
        <w:t xml:space="preserve"> </w:t>
      </w:r>
      <w:r>
        <w:rPr>
          <w:rFonts w:ascii="Georgia" w:eastAsia="Georgia" w:hAnsi="Georgia" w:cs="Georgia"/>
          <w:b/>
          <w:bCs/>
          <w:sz w:val="19"/>
          <w:szCs w:val="19"/>
        </w:rPr>
        <w:t>Phased</w:t>
      </w:r>
      <w:r>
        <w:rPr>
          <w:rFonts w:ascii="Georgia" w:eastAsia="Georgia" w:hAnsi="Georgia" w:cs="Georgia"/>
          <w:b/>
          <w:bCs/>
          <w:spacing w:val="22"/>
          <w:sz w:val="19"/>
          <w:szCs w:val="19"/>
        </w:rPr>
        <w:t xml:space="preserve"> </w:t>
      </w:r>
      <w:r>
        <w:rPr>
          <w:rFonts w:ascii="Georgia" w:eastAsia="Georgia" w:hAnsi="Georgia" w:cs="Georgia"/>
          <w:b/>
          <w:bCs/>
          <w:sz w:val="19"/>
          <w:szCs w:val="19"/>
        </w:rPr>
        <w:t>Array</w:t>
      </w:r>
      <w:r>
        <w:rPr>
          <w:rFonts w:ascii="Georgia" w:eastAsia="Georgia" w:hAnsi="Georgia" w:cs="Georgia"/>
          <w:b/>
          <w:bCs/>
          <w:spacing w:val="18"/>
          <w:sz w:val="19"/>
          <w:szCs w:val="19"/>
        </w:rPr>
        <w:t xml:space="preserve"> </w:t>
      </w:r>
      <w:r>
        <w:rPr>
          <w:rFonts w:ascii="Georgia" w:eastAsia="Georgia" w:hAnsi="Georgia" w:cs="Georgia"/>
          <w:b/>
          <w:bCs/>
          <w:sz w:val="19"/>
          <w:szCs w:val="19"/>
        </w:rPr>
        <w:t>Coil</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8"/>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8"/>
          <w:sz w:val="19"/>
          <w:szCs w:val="19"/>
        </w:rPr>
        <w:t xml:space="preserve"> </w:t>
      </w:r>
      <w:r>
        <w:rPr>
          <w:rFonts w:ascii="Georgia" w:eastAsia="Georgia" w:hAnsi="Georgia" w:cs="Georgia"/>
          <w:sz w:val="19"/>
          <w:szCs w:val="19"/>
        </w:rPr>
        <w:t>39,</w:t>
      </w:r>
      <w:r>
        <w:rPr>
          <w:rFonts w:ascii="Georgia" w:eastAsia="Georgia" w:hAnsi="Georgia" w:cs="Georgia"/>
          <w:spacing w:val="17"/>
          <w:sz w:val="19"/>
          <w:szCs w:val="19"/>
        </w:rPr>
        <w:t xml:space="preserve"> </w:t>
      </w:r>
      <w:r>
        <w:rPr>
          <w:rFonts w:ascii="Georgia" w:eastAsia="Georgia" w:hAnsi="Georgia" w:cs="Georgia"/>
          <w:sz w:val="19"/>
          <w:szCs w:val="19"/>
        </w:rPr>
        <w:t>no.</w:t>
      </w:r>
      <w:r>
        <w:rPr>
          <w:rFonts w:ascii="Georgia" w:eastAsia="Georgia" w:hAnsi="Georgia" w:cs="Georgia"/>
          <w:spacing w:val="40"/>
          <w:sz w:val="19"/>
          <w:szCs w:val="19"/>
        </w:rPr>
        <w:t xml:space="preserve"> </w:t>
      </w:r>
      <w:r>
        <w:rPr>
          <w:rFonts w:ascii="Georgia" w:eastAsia="Georgia" w:hAnsi="Georgia" w:cs="Georgia"/>
          <w:w w:val="102"/>
          <w:sz w:val="19"/>
          <w:szCs w:val="19"/>
        </w:rPr>
        <w:t xml:space="preserve">4 </w:t>
      </w:r>
      <w:r>
        <w:rPr>
          <w:rFonts w:ascii="Georgia" w:eastAsia="Georgia" w:hAnsi="Georgia" w:cs="Georgia"/>
          <w:sz w:val="19"/>
          <w:szCs w:val="19"/>
        </w:rPr>
        <w:t>(2008):</w:t>
      </w:r>
      <w:r>
        <w:rPr>
          <w:rFonts w:ascii="Georgia" w:eastAsia="Georgia" w:hAnsi="Georgia" w:cs="Georgia"/>
          <w:spacing w:val="30"/>
          <w:sz w:val="19"/>
          <w:szCs w:val="19"/>
        </w:rPr>
        <w:t xml:space="preserve"> </w:t>
      </w:r>
      <w:r>
        <w:rPr>
          <w:rFonts w:ascii="Georgia" w:eastAsia="Georgia" w:hAnsi="Georgia" w:cs="Georgia"/>
          <w:sz w:val="19"/>
          <w:szCs w:val="19"/>
        </w:rPr>
        <w:t>1752–62.</w:t>
      </w:r>
      <w:proofErr w:type="gramEnd"/>
      <w:r>
        <w:rPr>
          <w:rFonts w:ascii="Georgia" w:eastAsia="Georgia" w:hAnsi="Georgia" w:cs="Georgia"/>
          <w:spacing w:val="3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2">
        <w:r>
          <w:rPr>
            <w:rFonts w:ascii="Georgia" w:eastAsia="Georgia" w:hAnsi="Georgia" w:cs="Georgia"/>
            <w:color w:val="0000FF"/>
            <w:w w:val="102"/>
            <w:sz w:val="19"/>
            <w:szCs w:val="19"/>
          </w:rPr>
          <w:t>10.1016/j.neuroimage.2007.10.026</w:t>
        </w:r>
      </w:hyperlink>
    </w:p>
    <w:p w14:paraId="3119FAD2" w14:textId="77777777" w:rsidR="00E61F9D" w:rsidRDefault="005C64D6">
      <w:pPr>
        <w:spacing w:before="60" w:after="0"/>
        <w:ind w:left="116" w:right="48" w:firstLine="19"/>
        <w:jc w:val="both"/>
        <w:rPr>
          <w:rFonts w:ascii="Georgia" w:eastAsia="Georgia" w:hAnsi="Georgia" w:cs="Georgia"/>
          <w:sz w:val="19"/>
          <w:szCs w:val="19"/>
        </w:rPr>
      </w:pPr>
      <w:r>
        <w:rPr>
          <w:rFonts w:ascii="Georgia" w:eastAsia="Georgia" w:hAnsi="Georgia" w:cs="Georgia"/>
          <w:sz w:val="19"/>
          <w:szCs w:val="19"/>
        </w:rPr>
        <w:t xml:space="preserve">45.  </w:t>
      </w:r>
      <w:r>
        <w:rPr>
          <w:rFonts w:ascii="Georgia" w:eastAsia="Georgia" w:hAnsi="Georgia" w:cs="Georgia"/>
          <w:spacing w:val="24"/>
          <w:sz w:val="19"/>
          <w:szCs w:val="19"/>
        </w:rPr>
        <w:t xml:space="preserve"> </w:t>
      </w:r>
      <w:proofErr w:type="spellStart"/>
      <w:r>
        <w:rPr>
          <w:rFonts w:ascii="Georgia" w:eastAsia="Georgia" w:hAnsi="Georgia" w:cs="Georgia"/>
          <w:sz w:val="19"/>
          <w:szCs w:val="19"/>
        </w:rPr>
        <w:t>Tustison</w:t>
      </w:r>
      <w:proofErr w:type="spellEnd"/>
      <w:proofErr w:type="gramStart"/>
      <w:r>
        <w:rPr>
          <w:rFonts w:ascii="Georgia" w:eastAsia="Georgia" w:hAnsi="Georgia" w:cs="Georgia"/>
          <w:sz w:val="19"/>
          <w:szCs w:val="19"/>
        </w:rPr>
        <w:t xml:space="preserve">, </w:t>
      </w:r>
      <w:r>
        <w:rPr>
          <w:rFonts w:ascii="Georgia" w:eastAsia="Georgia" w:hAnsi="Georgia" w:cs="Georgia"/>
          <w:spacing w:val="11"/>
          <w:sz w:val="19"/>
          <w:szCs w:val="19"/>
        </w:rPr>
        <w:t xml:space="preserve"> </w:t>
      </w:r>
      <w:r>
        <w:rPr>
          <w:rFonts w:ascii="Georgia" w:eastAsia="Georgia" w:hAnsi="Georgia" w:cs="Georgia"/>
          <w:sz w:val="19"/>
          <w:szCs w:val="19"/>
        </w:rPr>
        <w:t>N</w:t>
      </w:r>
      <w:proofErr w:type="gram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 xml:space="preserve">J., </w:t>
      </w:r>
      <w:r>
        <w:rPr>
          <w:rFonts w:ascii="Georgia" w:eastAsia="Georgia" w:hAnsi="Georgia" w:cs="Georgia"/>
          <w:spacing w:val="1"/>
          <w:sz w:val="19"/>
          <w:szCs w:val="19"/>
        </w:rPr>
        <w:t xml:space="preserve"> </w:t>
      </w:r>
      <w:proofErr w:type="spellStart"/>
      <w:r>
        <w:rPr>
          <w:rFonts w:ascii="Georgia" w:eastAsia="Georgia" w:hAnsi="Georgia" w:cs="Georgia"/>
          <w:sz w:val="19"/>
          <w:szCs w:val="19"/>
        </w:rPr>
        <w:t>Awate</w:t>
      </w:r>
      <w:proofErr w:type="spellEnd"/>
      <w:r>
        <w:rPr>
          <w:rFonts w:ascii="Georgia" w:eastAsia="Georgia" w:hAnsi="Georgia" w:cs="Georgia"/>
          <w:sz w:val="19"/>
          <w:szCs w:val="19"/>
        </w:rPr>
        <w:t xml:space="preserve">, </w:t>
      </w:r>
      <w:r>
        <w:rPr>
          <w:rFonts w:ascii="Georgia" w:eastAsia="Georgia" w:hAnsi="Georgia" w:cs="Georgia"/>
          <w:spacing w:val="6"/>
          <w:sz w:val="19"/>
          <w:szCs w:val="19"/>
        </w:rPr>
        <w:t xml:space="preserve"> </w:t>
      </w:r>
      <w:r>
        <w:rPr>
          <w:rFonts w:ascii="Georgia" w:eastAsia="Georgia" w:hAnsi="Georgia" w:cs="Georgia"/>
          <w:sz w:val="19"/>
          <w:szCs w:val="19"/>
        </w:rPr>
        <w:t>S.</w:t>
      </w:r>
      <w:r>
        <w:rPr>
          <w:rFonts w:ascii="Georgia" w:eastAsia="Georgia" w:hAnsi="Georgia" w:cs="Georgia"/>
          <w:spacing w:val="36"/>
          <w:sz w:val="19"/>
          <w:szCs w:val="19"/>
        </w:rPr>
        <w:t xml:space="preserve"> </w:t>
      </w:r>
      <w:r>
        <w:rPr>
          <w:rFonts w:ascii="Georgia" w:eastAsia="Georgia" w:hAnsi="Georgia" w:cs="Georgia"/>
          <w:sz w:val="19"/>
          <w:szCs w:val="19"/>
        </w:rPr>
        <w:t xml:space="preserve">P., </w:t>
      </w:r>
      <w:r>
        <w:rPr>
          <w:rFonts w:ascii="Georgia" w:eastAsia="Georgia" w:hAnsi="Georgia" w:cs="Georgia"/>
          <w:spacing w:val="2"/>
          <w:sz w:val="19"/>
          <w:szCs w:val="19"/>
        </w:rPr>
        <w:t xml:space="preserve"> </w:t>
      </w:r>
      <w:proofErr w:type="spellStart"/>
      <w:r>
        <w:rPr>
          <w:rFonts w:ascii="Georgia" w:eastAsia="Georgia" w:hAnsi="Georgia" w:cs="Georgia"/>
          <w:sz w:val="19"/>
          <w:szCs w:val="19"/>
        </w:rPr>
        <w:t>Cai</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 xml:space="preserve">J., </w:t>
      </w:r>
      <w:r>
        <w:rPr>
          <w:rFonts w:ascii="Georgia" w:eastAsia="Georgia" w:hAnsi="Georgia" w:cs="Georgia"/>
          <w:spacing w:val="1"/>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T.</w:t>
      </w:r>
      <w:r>
        <w:rPr>
          <w:rFonts w:ascii="Georgia" w:eastAsia="Georgia" w:hAnsi="Georgia" w:cs="Georgia"/>
          <w:spacing w:val="38"/>
          <w:sz w:val="19"/>
          <w:szCs w:val="19"/>
        </w:rPr>
        <w:t xml:space="preserve"> </w:t>
      </w:r>
      <w:r>
        <w:rPr>
          <w:rFonts w:ascii="Georgia" w:eastAsia="Georgia" w:hAnsi="Georgia" w:cs="Georgia"/>
          <w:sz w:val="19"/>
          <w:szCs w:val="19"/>
        </w:rPr>
        <w:t xml:space="preserve">A., </w:t>
      </w:r>
      <w:r>
        <w:rPr>
          <w:rFonts w:ascii="Georgia" w:eastAsia="Georgia" w:hAnsi="Georgia" w:cs="Georgia"/>
          <w:spacing w:val="2"/>
          <w:sz w:val="19"/>
          <w:szCs w:val="19"/>
        </w:rPr>
        <w:t xml:space="preserve"> </w:t>
      </w:r>
      <w:r>
        <w:rPr>
          <w:rFonts w:ascii="Georgia" w:eastAsia="Georgia" w:hAnsi="Georgia" w:cs="Georgia"/>
          <w:sz w:val="19"/>
          <w:szCs w:val="19"/>
        </w:rPr>
        <w:t xml:space="preserve">Miller, </w:t>
      </w:r>
      <w:r>
        <w:rPr>
          <w:rFonts w:ascii="Georgia" w:eastAsia="Georgia" w:hAnsi="Georgia" w:cs="Georgia"/>
          <w:spacing w:val="6"/>
          <w:sz w:val="19"/>
          <w:szCs w:val="19"/>
        </w:rPr>
        <w:t xml:space="preserve"> </w:t>
      </w:r>
      <w:r>
        <w:rPr>
          <w:rFonts w:ascii="Georgia" w:eastAsia="Georgia" w:hAnsi="Georgia" w:cs="Georgia"/>
          <w:sz w:val="19"/>
          <w:szCs w:val="19"/>
        </w:rPr>
        <w:t>G.</w:t>
      </w:r>
      <w:r>
        <w:rPr>
          <w:rFonts w:ascii="Georgia" w:eastAsia="Georgia" w:hAnsi="Georgia" w:cs="Georgia"/>
          <w:spacing w:val="37"/>
          <w:sz w:val="19"/>
          <w:szCs w:val="19"/>
        </w:rPr>
        <w:t xml:space="preserve"> </w:t>
      </w:r>
      <w:r>
        <w:rPr>
          <w:rFonts w:ascii="Georgia" w:eastAsia="Georgia" w:hAnsi="Georgia" w:cs="Georgia"/>
          <w:sz w:val="19"/>
          <w:szCs w:val="19"/>
        </w:rPr>
        <w:t xml:space="preserve">W., </w:t>
      </w:r>
      <w:r>
        <w:rPr>
          <w:rFonts w:ascii="Georgia" w:eastAsia="Georgia" w:hAnsi="Georgia" w:cs="Georgia"/>
          <w:spacing w:val="4"/>
          <w:sz w:val="19"/>
          <w:szCs w:val="19"/>
        </w:rPr>
        <w:t xml:space="preserve"> </w:t>
      </w:r>
      <w:r>
        <w:rPr>
          <w:rFonts w:ascii="Georgia" w:eastAsia="Georgia" w:hAnsi="Georgia" w:cs="Georgia"/>
          <w:sz w:val="19"/>
          <w:szCs w:val="19"/>
        </w:rPr>
        <w:t xml:space="preserve">Lange, </w:t>
      </w:r>
      <w:r>
        <w:rPr>
          <w:rFonts w:ascii="Georgia" w:eastAsia="Georgia" w:hAnsi="Georgia" w:cs="Georgia"/>
          <w:spacing w:val="6"/>
          <w:sz w:val="19"/>
          <w:szCs w:val="19"/>
        </w:rPr>
        <w:t xml:space="preserve"> </w:t>
      </w:r>
      <w:r>
        <w:rPr>
          <w:rFonts w:ascii="Georgia" w:eastAsia="Georgia" w:hAnsi="Georgia" w:cs="Georgia"/>
          <w:sz w:val="19"/>
          <w:szCs w:val="19"/>
        </w:rPr>
        <w:t>E.</w:t>
      </w:r>
      <w:r>
        <w:rPr>
          <w:rFonts w:ascii="Georgia" w:eastAsia="Georgia" w:hAnsi="Georgia" w:cs="Georgia"/>
          <w:spacing w:val="36"/>
          <w:sz w:val="19"/>
          <w:szCs w:val="19"/>
        </w:rPr>
        <w:t xml:space="preserve"> </w:t>
      </w:r>
      <w:r>
        <w:rPr>
          <w:rFonts w:ascii="Georgia" w:eastAsia="Georgia" w:hAnsi="Georgia" w:cs="Georgia"/>
          <w:sz w:val="19"/>
          <w:szCs w:val="19"/>
        </w:rPr>
        <w:t>E.</w:t>
      </w:r>
      <w:r>
        <w:rPr>
          <w:rFonts w:ascii="Georgia" w:eastAsia="Georgia" w:hAnsi="Georgia" w:cs="Georgia"/>
          <w:spacing w:val="36"/>
          <w:sz w:val="19"/>
          <w:szCs w:val="19"/>
        </w:rPr>
        <w:t xml:space="preserve"> </w:t>
      </w:r>
      <w:r>
        <w:rPr>
          <w:rFonts w:ascii="Georgia" w:eastAsia="Georgia" w:hAnsi="Georgia" w:cs="Georgia"/>
          <w:sz w:val="19"/>
          <w:szCs w:val="19"/>
        </w:rPr>
        <w:t xml:space="preserve">de,  </w:t>
      </w:r>
      <w:proofErr w:type="spellStart"/>
      <w:r>
        <w:rPr>
          <w:rFonts w:ascii="Georgia" w:eastAsia="Georgia" w:hAnsi="Georgia" w:cs="Georgia"/>
          <w:sz w:val="19"/>
          <w:szCs w:val="19"/>
        </w:rPr>
        <w:t>Mugler</w:t>
      </w:r>
      <w:proofErr w:type="spellEnd"/>
      <w:r>
        <w:rPr>
          <w:rFonts w:ascii="Georgia" w:eastAsia="Georgia" w:hAnsi="Georgia" w:cs="Georgia"/>
          <w:sz w:val="19"/>
          <w:szCs w:val="19"/>
        </w:rPr>
        <w:t xml:space="preserve">, </w:t>
      </w:r>
      <w:r>
        <w:rPr>
          <w:rFonts w:ascii="Georgia" w:eastAsia="Georgia" w:hAnsi="Georgia" w:cs="Georgia"/>
          <w:spacing w:val="8"/>
          <w:sz w:val="19"/>
          <w:szCs w:val="19"/>
        </w:rPr>
        <w:t xml:space="preserve"> </w:t>
      </w:r>
      <w:r>
        <w:rPr>
          <w:rFonts w:ascii="Georgia" w:eastAsia="Georgia" w:hAnsi="Georgia" w:cs="Georgia"/>
          <w:sz w:val="19"/>
          <w:szCs w:val="19"/>
        </w:rPr>
        <w:t>J.</w:t>
      </w:r>
      <w:r>
        <w:rPr>
          <w:rFonts w:ascii="Georgia" w:eastAsia="Georgia" w:hAnsi="Georgia" w:cs="Georgia"/>
          <w:spacing w:val="37"/>
          <w:sz w:val="19"/>
          <w:szCs w:val="19"/>
        </w:rPr>
        <w:t xml:space="preserve"> </w:t>
      </w:r>
      <w:r>
        <w:rPr>
          <w:rFonts w:ascii="Georgia" w:eastAsia="Georgia" w:hAnsi="Georgia" w:cs="Georgia"/>
          <w:sz w:val="19"/>
          <w:szCs w:val="19"/>
        </w:rPr>
        <w:t xml:space="preserve">P., </w:t>
      </w:r>
      <w:r>
        <w:rPr>
          <w:rFonts w:ascii="Georgia" w:eastAsia="Georgia" w:hAnsi="Georgia" w:cs="Georgia"/>
          <w:spacing w:val="2"/>
          <w:sz w:val="19"/>
          <w:szCs w:val="19"/>
        </w:rPr>
        <w:t xml:space="preserve"> </w:t>
      </w:r>
      <w:r>
        <w:rPr>
          <w:rFonts w:ascii="Georgia" w:eastAsia="Georgia" w:hAnsi="Georgia" w:cs="Georgia"/>
          <w:sz w:val="19"/>
          <w:szCs w:val="19"/>
        </w:rPr>
        <w:t xml:space="preserve">3rd, </w:t>
      </w:r>
      <w:r>
        <w:rPr>
          <w:rFonts w:ascii="Georgia" w:eastAsia="Georgia" w:hAnsi="Georgia" w:cs="Georgia"/>
          <w:spacing w:val="2"/>
          <w:sz w:val="19"/>
          <w:szCs w:val="19"/>
        </w:rPr>
        <w:t xml:space="preserve"> </w:t>
      </w:r>
      <w:r>
        <w:rPr>
          <w:rFonts w:ascii="Georgia" w:eastAsia="Georgia" w:hAnsi="Georgia" w:cs="Georgia"/>
          <w:sz w:val="19"/>
          <w:szCs w:val="19"/>
        </w:rPr>
        <w:t>and</w:t>
      </w:r>
      <w:r>
        <w:rPr>
          <w:rFonts w:ascii="Georgia" w:eastAsia="Georgia" w:hAnsi="Georgia" w:cs="Georgia"/>
          <w:spacing w:val="39"/>
          <w:sz w:val="19"/>
          <w:szCs w:val="19"/>
        </w:rPr>
        <w:t xml:space="preserve"> </w:t>
      </w:r>
      <w:r>
        <w:rPr>
          <w:rFonts w:ascii="Georgia" w:eastAsia="Georgia" w:hAnsi="Georgia" w:cs="Georgia"/>
          <w:sz w:val="19"/>
          <w:szCs w:val="19"/>
        </w:rPr>
        <w:t xml:space="preserve">Gee, </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37"/>
          <w:sz w:val="19"/>
          <w:szCs w:val="19"/>
        </w:rPr>
        <w:t xml:space="preserve"> </w:t>
      </w:r>
      <w:r>
        <w:rPr>
          <w:rFonts w:ascii="Georgia" w:eastAsia="Georgia" w:hAnsi="Georgia" w:cs="Georgia"/>
          <w:w w:val="102"/>
          <w:sz w:val="19"/>
          <w:szCs w:val="19"/>
        </w:rPr>
        <w:t xml:space="preserve">C. </w:t>
      </w:r>
      <w:r>
        <w:rPr>
          <w:rFonts w:ascii="Georgia" w:eastAsia="Georgia" w:hAnsi="Georgia" w:cs="Georgia"/>
          <w:sz w:val="19"/>
          <w:szCs w:val="19"/>
        </w:rPr>
        <w:t>“</w:t>
      </w:r>
      <w:r>
        <w:rPr>
          <w:rFonts w:ascii="Georgia" w:eastAsia="Georgia" w:hAnsi="Georgia" w:cs="Georgia"/>
          <w:b/>
          <w:bCs/>
          <w:sz w:val="19"/>
          <w:szCs w:val="19"/>
        </w:rPr>
        <w:t xml:space="preserve">Pulmonary </w:t>
      </w:r>
      <w:r>
        <w:rPr>
          <w:rFonts w:ascii="Georgia" w:eastAsia="Georgia" w:hAnsi="Georgia" w:cs="Georgia"/>
          <w:b/>
          <w:bCs/>
          <w:spacing w:val="6"/>
          <w:sz w:val="19"/>
          <w:szCs w:val="19"/>
        </w:rPr>
        <w:t xml:space="preserve"> </w:t>
      </w:r>
      <w:r>
        <w:rPr>
          <w:rFonts w:ascii="Georgia" w:eastAsia="Georgia" w:hAnsi="Georgia" w:cs="Georgia"/>
          <w:b/>
          <w:bCs/>
          <w:sz w:val="19"/>
          <w:szCs w:val="19"/>
        </w:rPr>
        <w:t xml:space="preserve">Kinematics </w:t>
      </w:r>
      <w:r>
        <w:rPr>
          <w:rFonts w:ascii="Georgia" w:eastAsia="Georgia" w:hAnsi="Georgia" w:cs="Georgia"/>
          <w:b/>
          <w:bCs/>
          <w:spacing w:val="5"/>
          <w:sz w:val="19"/>
          <w:szCs w:val="19"/>
        </w:rPr>
        <w:t xml:space="preserve"> </w:t>
      </w:r>
      <w:r>
        <w:rPr>
          <w:rFonts w:ascii="Georgia" w:eastAsia="Georgia" w:hAnsi="Georgia" w:cs="Georgia"/>
          <w:b/>
          <w:bCs/>
          <w:sz w:val="19"/>
          <w:szCs w:val="19"/>
        </w:rPr>
        <w:t>from</w:t>
      </w:r>
      <w:r>
        <w:rPr>
          <w:rFonts w:ascii="Georgia" w:eastAsia="Georgia" w:hAnsi="Georgia" w:cs="Georgia"/>
          <w:b/>
          <w:bCs/>
          <w:spacing w:val="41"/>
          <w:sz w:val="19"/>
          <w:szCs w:val="19"/>
        </w:rPr>
        <w:t xml:space="preserve"> </w:t>
      </w:r>
      <w:r>
        <w:rPr>
          <w:rFonts w:ascii="Georgia" w:eastAsia="Georgia" w:hAnsi="Georgia" w:cs="Georgia"/>
          <w:b/>
          <w:bCs/>
          <w:sz w:val="19"/>
          <w:szCs w:val="19"/>
        </w:rPr>
        <w:t>Tagged</w:t>
      </w:r>
      <w:r>
        <w:rPr>
          <w:rFonts w:ascii="Georgia" w:eastAsia="Georgia" w:hAnsi="Georgia" w:cs="Georgia"/>
          <w:b/>
          <w:bCs/>
          <w:spacing w:val="44"/>
          <w:sz w:val="19"/>
          <w:szCs w:val="19"/>
        </w:rPr>
        <w:t xml:space="preserve"> </w:t>
      </w:r>
      <w:r>
        <w:rPr>
          <w:rFonts w:ascii="Georgia" w:eastAsia="Georgia" w:hAnsi="Georgia" w:cs="Georgia"/>
          <w:b/>
          <w:bCs/>
          <w:sz w:val="19"/>
          <w:szCs w:val="19"/>
        </w:rPr>
        <w:t xml:space="preserve">Hyperpolarized </w:t>
      </w:r>
      <w:r>
        <w:rPr>
          <w:rFonts w:ascii="Georgia" w:eastAsia="Georgia" w:hAnsi="Georgia" w:cs="Georgia"/>
          <w:b/>
          <w:bCs/>
          <w:spacing w:val="14"/>
          <w:sz w:val="19"/>
          <w:szCs w:val="19"/>
        </w:rPr>
        <w:t xml:space="preserve"> </w:t>
      </w:r>
      <w:r>
        <w:rPr>
          <w:rFonts w:ascii="Georgia" w:eastAsia="Georgia" w:hAnsi="Georgia" w:cs="Georgia"/>
          <w:b/>
          <w:bCs/>
          <w:sz w:val="19"/>
          <w:szCs w:val="19"/>
        </w:rPr>
        <w:t xml:space="preserve">Helium-3 </w:t>
      </w:r>
      <w:r>
        <w:rPr>
          <w:rFonts w:ascii="Georgia" w:eastAsia="Georgia" w:hAnsi="Georgia" w:cs="Georgia"/>
          <w:b/>
          <w:bCs/>
          <w:spacing w:val="2"/>
          <w:sz w:val="19"/>
          <w:szCs w:val="19"/>
        </w:rPr>
        <w:t xml:space="preserve"> </w:t>
      </w:r>
      <w:r>
        <w:rPr>
          <w:rFonts w:ascii="Georgia" w:eastAsia="Georgia" w:hAnsi="Georgia" w:cs="Georgia"/>
          <w:b/>
          <w:bCs/>
          <w:sz w:val="19"/>
          <w:szCs w:val="19"/>
        </w:rPr>
        <w:t>MR</w:t>
      </w:r>
      <w:r>
        <w:rPr>
          <w:rFonts w:ascii="Georgia" w:eastAsia="Georgia" w:hAnsi="Georgia" w:cs="Georgia"/>
          <w:b/>
          <w:bCs/>
          <w:spacing w:val="-1"/>
          <w:sz w:val="19"/>
          <w:szCs w:val="19"/>
        </w:rPr>
        <w:t>I</w:t>
      </w:r>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i/>
          <w:sz w:val="19"/>
          <w:szCs w:val="19"/>
        </w:rPr>
        <w:t>J</w:t>
      </w:r>
      <w:r>
        <w:rPr>
          <w:rFonts w:ascii="Georgia" w:eastAsia="Georgia" w:hAnsi="Georgia" w:cs="Georgia"/>
          <w:i/>
          <w:spacing w:val="28"/>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28"/>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28"/>
          <w:sz w:val="19"/>
          <w:szCs w:val="19"/>
        </w:rPr>
        <w:t xml:space="preserve"> </w:t>
      </w:r>
      <w:r>
        <w:rPr>
          <w:rFonts w:ascii="Georgia" w:eastAsia="Georgia" w:hAnsi="Georgia" w:cs="Georgia"/>
          <w:i/>
          <w:sz w:val="19"/>
          <w:szCs w:val="19"/>
        </w:rPr>
        <w:t>Imaging</w:t>
      </w:r>
      <w:r>
        <w:rPr>
          <w:rFonts w:ascii="Georgia" w:eastAsia="Georgia" w:hAnsi="Georgia" w:cs="Georgia"/>
          <w:i/>
          <w:spacing w:val="30"/>
          <w:sz w:val="19"/>
          <w:szCs w:val="19"/>
        </w:rPr>
        <w:t xml:space="preserve"> </w:t>
      </w:r>
      <w:r>
        <w:rPr>
          <w:rFonts w:ascii="Georgia" w:eastAsia="Georgia" w:hAnsi="Georgia" w:cs="Georgia"/>
          <w:sz w:val="19"/>
          <w:szCs w:val="19"/>
        </w:rPr>
        <w:t>31,</w:t>
      </w:r>
      <w:r>
        <w:rPr>
          <w:rFonts w:ascii="Georgia" w:eastAsia="Georgia" w:hAnsi="Georgia" w:cs="Georgia"/>
          <w:spacing w:val="44"/>
          <w:sz w:val="19"/>
          <w:szCs w:val="19"/>
        </w:rPr>
        <w:t xml:space="preserve"> </w:t>
      </w:r>
      <w:r>
        <w:rPr>
          <w:rFonts w:ascii="Georgia" w:eastAsia="Georgia" w:hAnsi="Georgia" w:cs="Georgia"/>
          <w:sz w:val="19"/>
          <w:szCs w:val="19"/>
        </w:rPr>
        <w:t xml:space="preserve">no.  </w:t>
      </w:r>
      <w:r>
        <w:rPr>
          <w:rFonts w:ascii="Georgia" w:eastAsia="Georgia" w:hAnsi="Georgia" w:cs="Georgia"/>
          <w:spacing w:val="15"/>
          <w:sz w:val="19"/>
          <w:szCs w:val="19"/>
        </w:rPr>
        <w:t xml:space="preserve"> </w:t>
      </w:r>
      <w:r>
        <w:rPr>
          <w:rFonts w:ascii="Georgia" w:eastAsia="Georgia" w:hAnsi="Georgia" w:cs="Georgia"/>
          <w:sz w:val="19"/>
          <w:szCs w:val="19"/>
        </w:rPr>
        <w:t>5</w:t>
      </w:r>
      <w:r>
        <w:rPr>
          <w:rFonts w:ascii="Georgia" w:eastAsia="Georgia" w:hAnsi="Georgia" w:cs="Georgia"/>
          <w:spacing w:val="32"/>
          <w:sz w:val="19"/>
          <w:szCs w:val="19"/>
        </w:rPr>
        <w:t xml:space="preserve"> </w:t>
      </w:r>
      <w:r>
        <w:rPr>
          <w:rFonts w:ascii="Georgia" w:eastAsia="Georgia" w:hAnsi="Georgia" w:cs="Georgia"/>
          <w:w w:val="102"/>
          <w:sz w:val="19"/>
          <w:szCs w:val="19"/>
        </w:rPr>
        <w:t>(2010):</w:t>
      </w:r>
    </w:p>
    <w:p w14:paraId="4CB8191D" w14:textId="77777777" w:rsidR="00E61F9D" w:rsidRDefault="005C64D6">
      <w:pPr>
        <w:spacing w:after="0" w:line="240" w:lineRule="auto"/>
        <w:ind w:left="136" w:right="8004"/>
        <w:jc w:val="both"/>
        <w:rPr>
          <w:rFonts w:ascii="Georgia" w:eastAsia="Georgia" w:hAnsi="Georgia" w:cs="Georgia"/>
          <w:sz w:val="19"/>
          <w:szCs w:val="19"/>
        </w:rPr>
      </w:pPr>
      <w:r>
        <w:rPr>
          <w:rFonts w:ascii="Georgia" w:eastAsia="Georgia" w:hAnsi="Georgia" w:cs="Georgia"/>
          <w:sz w:val="19"/>
          <w:szCs w:val="19"/>
        </w:rPr>
        <w:t>1236–41.</w:t>
      </w:r>
      <w:r>
        <w:rPr>
          <w:rFonts w:ascii="Georgia" w:eastAsia="Georgia" w:hAnsi="Georgia" w:cs="Georgia"/>
          <w:spacing w:val="3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3">
        <w:r>
          <w:rPr>
            <w:rFonts w:ascii="Georgia" w:eastAsia="Georgia" w:hAnsi="Georgia" w:cs="Georgia"/>
            <w:color w:val="0000FF"/>
            <w:w w:val="103"/>
            <w:sz w:val="19"/>
            <w:szCs w:val="19"/>
          </w:rPr>
          <w:t>10.1002/jmri.22137</w:t>
        </w:r>
      </w:hyperlink>
    </w:p>
    <w:p w14:paraId="4DA84AAC" w14:textId="77777777" w:rsidR="00E61F9D" w:rsidRDefault="005C64D6">
      <w:pPr>
        <w:spacing w:before="93" w:after="0" w:line="240" w:lineRule="auto"/>
        <w:ind w:left="135" w:right="86"/>
        <w:jc w:val="both"/>
        <w:rPr>
          <w:rFonts w:ascii="Georgia" w:eastAsia="Georgia" w:hAnsi="Georgia" w:cs="Georgia"/>
          <w:sz w:val="19"/>
          <w:szCs w:val="19"/>
        </w:rPr>
      </w:pPr>
      <w:r>
        <w:rPr>
          <w:rFonts w:ascii="Georgia" w:eastAsia="Georgia" w:hAnsi="Georgia" w:cs="Georgia"/>
          <w:sz w:val="19"/>
          <w:szCs w:val="19"/>
        </w:rPr>
        <w:t>46.</w:t>
      </w:r>
      <w:r>
        <w:rPr>
          <w:rFonts w:ascii="Georgia" w:eastAsia="Georgia" w:hAnsi="Georgia" w:cs="Georgia"/>
          <w:spacing w:val="21"/>
          <w:sz w:val="19"/>
          <w:szCs w:val="19"/>
        </w:rPr>
        <w:t xml:space="preserve"> </w:t>
      </w:r>
      <w:r>
        <w:rPr>
          <w:rFonts w:ascii="Georgia" w:eastAsia="Georgia" w:hAnsi="Georgia" w:cs="Georgia"/>
          <w:sz w:val="19"/>
          <w:szCs w:val="19"/>
        </w:rPr>
        <w:t>Wang,</w:t>
      </w:r>
      <w:r>
        <w:rPr>
          <w:rFonts w:ascii="Georgia" w:eastAsia="Georgia" w:hAnsi="Georgia" w:cs="Georgia"/>
          <w:spacing w:val="4"/>
          <w:sz w:val="19"/>
          <w:szCs w:val="19"/>
        </w:rPr>
        <w:t xml:space="preserve"> </w:t>
      </w:r>
      <w:r>
        <w:rPr>
          <w:rFonts w:ascii="Georgia" w:eastAsia="Georgia" w:hAnsi="Georgia" w:cs="Georgia"/>
          <w:sz w:val="19"/>
          <w:szCs w:val="19"/>
        </w:rPr>
        <w:t>H.</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4"/>
          <w:sz w:val="19"/>
          <w:szCs w:val="19"/>
        </w:rPr>
        <w:t xml:space="preserve"> </w:t>
      </w:r>
      <w:r>
        <w:rPr>
          <w:rFonts w:ascii="Georgia" w:eastAsia="Georgia" w:hAnsi="Georgia" w:cs="Georgia"/>
          <w:sz w:val="19"/>
          <w:szCs w:val="19"/>
        </w:rPr>
        <w:t>“</w:t>
      </w:r>
      <w:r>
        <w:rPr>
          <w:rFonts w:ascii="Georgia" w:eastAsia="Georgia" w:hAnsi="Georgia" w:cs="Georgia"/>
          <w:b/>
          <w:bCs/>
          <w:sz w:val="19"/>
          <w:szCs w:val="19"/>
        </w:rPr>
        <w:t>Multi-Atlas</w:t>
      </w:r>
      <w:r>
        <w:rPr>
          <w:rFonts w:ascii="Georgia" w:eastAsia="Georgia" w:hAnsi="Georgia" w:cs="Georgia"/>
          <w:b/>
          <w:bCs/>
          <w:spacing w:val="15"/>
          <w:sz w:val="19"/>
          <w:szCs w:val="19"/>
        </w:rPr>
        <w:t xml:space="preserve"> </w:t>
      </w:r>
      <w:r>
        <w:rPr>
          <w:rFonts w:ascii="Georgia" w:eastAsia="Georgia" w:hAnsi="Georgia" w:cs="Georgia"/>
          <w:b/>
          <w:bCs/>
          <w:sz w:val="19"/>
          <w:szCs w:val="19"/>
        </w:rPr>
        <w:t>Segmentation</w:t>
      </w:r>
      <w:r>
        <w:rPr>
          <w:rFonts w:ascii="Georgia" w:eastAsia="Georgia" w:hAnsi="Georgia" w:cs="Georgia"/>
          <w:b/>
          <w:bCs/>
          <w:spacing w:val="18"/>
          <w:sz w:val="19"/>
          <w:szCs w:val="19"/>
        </w:rPr>
        <w:t xml:space="preserve"> </w:t>
      </w:r>
      <w:r>
        <w:rPr>
          <w:rFonts w:ascii="Georgia" w:eastAsia="Georgia" w:hAnsi="Georgia" w:cs="Georgia"/>
          <w:b/>
          <w:bCs/>
          <w:sz w:val="19"/>
          <w:szCs w:val="19"/>
        </w:rPr>
        <w:t>with Joint</w:t>
      </w:r>
      <w:r>
        <w:rPr>
          <w:rFonts w:ascii="Georgia" w:eastAsia="Georgia" w:hAnsi="Georgia" w:cs="Georgia"/>
          <w:b/>
          <w:bCs/>
          <w:spacing w:val="1"/>
          <w:sz w:val="19"/>
          <w:szCs w:val="19"/>
        </w:rPr>
        <w:t xml:space="preserve"> </w:t>
      </w:r>
      <w:r>
        <w:rPr>
          <w:rFonts w:ascii="Georgia" w:eastAsia="Georgia" w:hAnsi="Georgia" w:cs="Georgia"/>
          <w:b/>
          <w:bCs/>
          <w:sz w:val="19"/>
          <w:szCs w:val="19"/>
        </w:rPr>
        <w:t>Label</w:t>
      </w:r>
      <w:r>
        <w:rPr>
          <w:rFonts w:ascii="Georgia" w:eastAsia="Georgia" w:hAnsi="Georgia" w:cs="Georgia"/>
          <w:b/>
          <w:bCs/>
          <w:spacing w:val="2"/>
          <w:sz w:val="19"/>
          <w:szCs w:val="19"/>
        </w:rPr>
        <w:t xml:space="preserve"> </w:t>
      </w:r>
      <w:r>
        <w:rPr>
          <w:rFonts w:ascii="Georgia" w:eastAsia="Georgia" w:hAnsi="Georgia" w:cs="Georgia"/>
          <w:b/>
          <w:bCs/>
          <w:sz w:val="19"/>
          <w:szCs w:val="19"/>
        </w:rPr>
        <w:t>Fusion</w:t>
      </w:r>
      <w:r>
        <w:rPr>
          <w:rFonts w:ascii="Georgia" w:eastAsia="Georgia" w:hAnsi="Georgia" w:cs="Georgia"/>
          <w:b/>
          <w:bCs/>
          <w:spacing w:val="4"/>
          <w:sz w:val="19"/>
          <w:szCs w:val="19"/>
        </w:rPr>
        <w:t xml:space="preserve"> </w:t>
      </w:r>
      <w:r>
        <w:rPr>
          <w:rFonts w:ascii="Georgia" w:eastAsia="Georgia" w:hAnsi="Georgia" w:cs="Georgia"/>
          <w:b/>
          <w:bCs/>
          <w:sz w:val="19"/>
          <w:szCs w:val="19"/>
        </w:rPr>
        <w:t>and</w:t>
      </w:r>
      <w:r>
        <w:rPr>
          <w:rFonts w:ascii="Georgia" w:eastAsia="Georgia" w:hAnsi="Georgia" w:cs="Georgia"/>
          <w:b/>
          <w:bCs/>
          <w:spacing w:val="-2"/>
          <w:sz w:val="19"/>
          <w:szCs w:val="19"/>
        </w:rPr>
        <w:t xml:space="preserve"> </w:t>
      </w:r>
      <w:r>
        <w:rPr>
          <w:rFonts w:ascii="Georgia" w:eastAsia="Georgia" w:hAnsi="Georgia" w:cs="Georgia"/>
          <w:b/>
          <w:bCs/>
          <w:sz w:val="19"/>
          <w:szCs w:val="19"/>
        </w:rPr>
        <w:t>Corrective</w:t>
      </w:r>
      <w:r>
        <w:rPr>
          <w:rFonts w:ascii="Georgia" w:eastAsia="Georgia" w:hAnsi="Georgia" w:cs="Georgia"/>
          <w:b/>
          <w:bCs/>
          <w:spacing w:val="11"/>
          <w:sz w:val="19"/>
          <w:szCs w:val="19"/>
        </w:rPr>
        <w:t xml:space="preserve"> </w:t>
      </w:r>
      <w:r>
        <w:rPr>
          <w:rFonts w:ascii="Georgia" w:eastAsia="Georgia" w:hAnsi="Georgia" w:cs="Georgia"/>
          <w:b/>
          <w:bCs/>
          <w:w w:val="102"/>
          <w:sz w:val="19"/>
          <w:szCs w:val="19"/>
        </w:rPr>
        <w:t>Learning-an</w:t>
      </w:r>
    </w:p>
    <w:p w14:paraId="4C4579DB" w14:textId="77777777" w:rsidR="00E61F9D" w:rsidRDefault="005C64D6">
      <w:pPr>
        <w:spacing w:before="33" w:after="0" w:line="240" w:lineRule="auto"/>
        <w:ind w:left="140" w:right="2259"/>
        <w:jc w:val="both"/>
        <w:rPr>
          <w:rFonts w:ascii="Georgia" w:eastAsia="Georgia" w:hAnsi="Georgia" w:cs="Georgia"/>
          <w:sz w:val="19"/>
          <w:szCs w:val="19"/>
        </w:rPr>
      </w:pPr>
      <w:r>
        <w:rPr>
          <w:rFonts w:ascii="Georgia" w:eastAsia="Georgia" w:hAnsi="Georgia" w:cs="Georgia"/>
          <w:b/>
          <w:bCs/>
          <w:sz w:val="19"/>
          <w:szCs w:val="19"/>
        </w:rPr>
        <w:t>Open</w:t>
      </w:r>
      <w:r>
        <w:rPr>
          <w:rFonts w:ascii="Georgia" w:eastAsia="Georgia" w:hAnsi="Georgia" w:cs="Georgia"/>
          <w:b/>
          <w:bCs/>
          <w:spacing w:val="11"/>
          <w:sz w:val="19"/>
          <w:szCs w:val="19"/>
        </w:rPr>
        <w:t xml:space="preserve"> </w:t>
      </w:r>
      <w:r>
        <w:rPr>
          <w:rFonts w:ascii="Georgia" w:eastAsia="Georgia" w:hAnsi="Georgia" w:cs="Georgia"/>
          <w:b/>
          <w:bCs/>
          <w:sz w:val="19"/>
          <w:szCs w:val="19"/>
        </w:rPr>
        <w:t>Source</w:t>
      </w:r>
      <w:r>
        <w:rPr>
          <w:rFonts w:ascii="Georgia" w:eastAsia="Georgia" w:hAnsi="Georgia" w:cs="Georgia"/>
          <w:b/>
          <w:bCs/>
          <w:spacing w:val="15"/>
          <w:sz w:val="19"/>
          <w:szCs w:val="19"/>
        </w:rPr>
        <w:t xml:space="preserve"> </w:t>
      </w:r>
      <w:r>
        <w:rPr>
          <w:rFonts w:ascii="Georgia" w:eastAsia="Georgia" w:hAnsi="Georgia" w:cs="Georgia"/>
          <w:b/>
          <w:bCs/>
          <w:sz w:val="19"/>
          <w:szCs w:val="19"/>
        </w:rPr>
        <w:t>Implementation</w:t>
      </w:r>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i/>
          <w:sz w:val="19"/>
          <w:szCs w:val="19"/>
        </w:rPr>
        <w:t xml:space="preserve">Front </w:t>
      </w:r>
      <w:proofErr w:type="spellStart"/>
      <w:r>
        <w:rPr>
          <w:rFonts w:ascii="Georgia" w:eastAsia="Georgia" w:hAnsi="Georgia" w:cs="Georgia"/>
          <w:i/>
          <w:sz w:val="19"/>
          <w:szCs w:val="19"/>
        </w:rPr>
        <w:t>Neuroinform</w:t>
      </w:r>
      <w:proofErr w:type="spellEnd"/>
      <w:r>
        <w:rPr>
          <w:rFonts w:ascii="Georgia" w:eastAsia="Georgia" w:hAnsi="Georgia" w:cs="Georgia"/>
          <w:i/>
          <w:spacing w:val="2"/>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27.</w:t>
      </w:r>
      <w:r>
        <w:rPr>
          <w:rFonts w:ascii="Georgia" w:eastAsia="Georgia" w:hAnsi="Georgia" w:cs="Georgia"/>
          <w:spacing w:val="2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4">
        <w:r>
          <w:rPr>
            <w:rFonts w:ascii="Georgia" w:eastAsia="Georgia" w:hAnsi="Georgia" w:cs="Georgia"/>
            <w:color w:val="0000FF"/>
            <w:w w:val="102"/>
            <w:sz w:val="19"/>
            <w:szCs w:val="19"/>
          </w:rPr>
          <w:t>10.3389/fninf.2013.00027</w:t>
        </w:r>
      </w:hyperlink>
    </w:p>
    <w:p w14:paraId="2060AA71" w14:textId="77777777" w:rsidR="00E61F9D" w:rsidRDefault="005C64D6">
      <w:pPr>
        <w:spacing w:before="93" w:after="0" w:line="240" w:lineRule="auto"/>
        <w:ind w:left="135" w:right="87"/>
        <w:jc w:val="both"/>
        <w:rPr>
          <w:rFonts w:ascii="Georgia" w:eastAsia="Georgia" w:hAnsi="Georgia" w:cs="Georgia"/>
          <w:sz w:val="19"/>
          <w:szCs w:val="19"/>
        </w:rPr>
      </w:pPr>
      <w:r>
        <w:rPr>
          <w:rFonts w:ascii="Georgia" w:eastAsia="Georgia" w:hAnsi="Georgia" w:cs="Georgia"/>
          <w:sz w:val="19"/>
          <w:szCs w:val="19"/>
        </w:rPr>
        <w:t>47.</w:t>
      </w:r>
      <w:r>
        <w:rPr>
          <w:rFonts w:ascii="Georgia" w:eastAsia="Georgia" w:hAnsi="Georgia" w:cs="Georgia"/>
          <w:spacing w:val="32"/>
          <w:sz w:val="19"/>
          <w:szCs w:val="19"/>
        </w:rPr>
        <w:t xml:space="preserve"> </w:t>
      </w:r>
      <w:r>
        <w:rPr>
          <w:rFonts w:ascii="Georgia" w:eastAsia="Georgia" w:hAnsi="Georgia" w:cs="Georgia"/>
          <w:sz w:val="19"/>
          <w:szCs w:val="19"/>
        </w:rPr>
        <w:t>Wang,</w:t>
      </w:r>
      <w:r>
        <w:rPr>
          <w:rFonts w:ascii="Georgia" w:eastAsia="Georgia" w:hAnsi="Georgia" w:cs="Georgia"/>
          <w:spacing w:val="16"/>
          <w:sz w:val="19"/>
          <w:szCs w:val="19"/>
        </w:rPr>
        <w:t xml:space="preserve"> </w:t>
      </w:r>
      <w:r>
        <w:rPr>
          <w:rFonts w:ascii="Georgia" w:eastAsia="Georgia" w:hAnsi="Georgia" w:cs="Georgia"/>
          <w:sz w:val="19"/>
          <w:szCs w:val="19"/>
        </w:rPr>
        <w:t>H.,</w:t>
      </w:r>
      <w:r>
        <w:rPr>
          <w:rFonts w:ascii="Georgia" w:eastAsia="Georgia" w:hAnsi="Georgia" w:cs="Georgia"/>
          <w:spacing w:val="13"/>
          <w:sz w:val="19"/>
          <w:szCs w:val="19"/>
        </w:rPr>
        <w:t xml:space="preserve"> </w:t>
      </w:r>
      <w:proofErr w:type="spellStart"/>
      <w:r>
        <w:rPr>
          <w:rFonts w:ascii="Georgia" w:eastAsia="Georgia" w:hAnsi="Georgia" w:cs="Georgia"/>
          <w:sz w:val="19"/>
          <w:szCs w:val="19"/>
        </w:rPr>
        <w:t>Suh</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W.,</w:t>
      </w:r>
      <w:r>
        <w:rPr>
          <w:rFonts w:ascii="Georgia" w:eastAsia="Georgia" w:hAnsi="Georgia" w:cs="Georgia"/>
          <w:spacing w:val="14"/>
          <w:sz w:val="19"/>
          <w:szCs w:val="19"/>
        </w:rPr>
        <w:t xml:space="preserve"> </w:t>
      </w:r>
      <w:r>
        <w:rPr>
          <w:rFonts w:ascii="Georgia" w:eastAsia="Georgia" w:hAnsi="Georgia" w:cs="Georgia"/>
          <w:sz w:val="19"/>
          <w:szCs w:val="19"/>
        </w:rPr>
        <w:t>Das,</w:t>
      </w:r>
      <w:r>
        <w:rPr>
          <w:rFonts w:ascii="Georgia" w:eastAsia="Georgia" w:hAnsi="Georgia" w:cs="Georgia"/>
          <w:spacing w:val="12"/>
          <w:sz w:val="19"/>
          <w:szCs w:val="19"/>
        </w:rPr>
        <w:t xml:space="preserve"> </w:t>
      </w:r>
      <w:r>
        <w:rPr>
          <w:rFonts w:ascii="Georgia" w:eastAsia="Georgia" w:hAnsi="Georgia" w:cs="Georgia"/>
          <w:sz w:val="19"/>
          <w:szCs w:val="19"/>
        </w:rPr>
        <w:t>S.</w:t>
      </w:r>
      <w:r>
        <w:rPr>
          <w:rFonts w:ascii="Georgia" w:eastAsia="Georgia" w:hAnsi="Georgia" w:cs="Georgia"/>
          <w:spacing w:val="8"/>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proofErr w:type="spellStart"/>
      <w:r>
        <w:rPr>
          <w:rFonts w:ascii="Georgia" w:eastAsia="Georgia" w:hAnsi="Georgia" w:cs="Georgia"/>
          <w:sz w:val="19"/>
          <w:szCs w:val="19"/>
        </w:rPr>
        <w:t>Craige</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10"/>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P.</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Multi-Atlas</w:t>
      </w:r>
      <w:r>
        <w:rPr>
          <w:rFonts w:ascii="Georgia" w:eastAsia="Georgia" w:hAnsi="Georgia" w:cs="Georgia"/>
          <w:b/>
          <w:bCs/>
          <w:spacing w:val="28"/>
          <w:sz w:val="19"/>
          <w:szCs w:val="19"/>
        </w:rPr>
        <w:t xml:space="preserve"> </w:t>
      </w:r>
      <w:r>
        <w:rPr>
          <w:rFonts w:ascii="Georgia" w:eastAsia="Georgia" w:hAnsi="Georgia" w:cs="Georgia"/>
          <w:b/>
          <w:bCs/>
          <w:sz w:val="19"/>
          <w:szCs w:val="19"/>
        </w:rPr>
        <w:t>Segmentation</w:t>
      </w:r>
      <w:r>
        <w:rPr>
          <w:rFonts w:ascii="Georgia" w:eastAsia="Georgia" w:hAnsi="Georgia" w:cs="Georgia"/>
          <w:b/>
          <w:bCs/>
          <w:spacing w:val="32"/>
          <w:sz w:val="19"/>
          <w:szCs w:val="19"/>
        </w:rPr>
        <w:t xml:space="preserve"> </w:t>
      </w:r>
      <w:r>
        <w:rPr>
          <w:rFonts w:ascii="Georgia" w:eastAsia="Georgia" w:hAnsi="Georgia" w:cs="Georgia"/>
          <w:b/>
          <w:bCs/>
          <w:sz w:val="19"/>
          <w:szCs w:val="19"/>
        </w:rPr>
        <w:t>with</w:t>
      </w:r>
      <w:r>
        <w:rPr>
          <w:rFonts w:ascii="Georgia" w:eastAsia="Georgia" w:hAnsi="Georgia" w:cs="Georgia"/>
          <w:b/>
          <w:bCs/>
          <w:spacing w:val="14"/>
          <w:sz w:val="19"/>
          <w:szCs w:val="19"/>
        </w:rPr>
        <w:t xml:space="preserve"> </w:t>
      </w:r>
      <w:r>
        <w:rPr>
          <w:rFonts w:ascii="Georgia" w:eastAsia="Georgia" w:hAnsi="Georgia" w:cs="Georgia"/>
          <w:b/>
          <w:bCs/>
          <w:w w:val="102"/>
          <w:sz w:val="19"/>
          <w:szCs w:val="19"/>
        </w:rPr>
        <w:t>Joint</w:t>
      </w:r>
    </w:p>
    <w:p w14:paraId="37776966" w14:textId="77777777" w:rsidR="00E61F9D" w:rsidRDefault="005C64D6">
      <w:pPr>
        <w:spacing w:before="33" w:after="0" w:line="240" w:lineRule="auto"/>
        <w:ind w:left="140" w:right="1482"/>
        <w:jc w:val="both"/>
        <w:rPr>
          <w:rFonts w:ascii="Georgia" w:eastAsia="Georgia" w:hAnsi="Georgia" w:cs="Georgia"/>
          <w:sz w:val="19"/>
          <w:szCs w:val="19"/>
        </w:rPr>
      </w:pPr>
      <w:proofErr w:type="gramStart"/>
      <w:r>
        <w:rPr>
          <w:rFonts w:ascii="Georgia" w:eastAsia="Georgia" w:hAnsi="Georgia" w:cs="Georgia"/>
          <w:b/>
          <w:bCs/>
          <w:sz w:val="19"/>
          <w:szCs w:val="19"/>
        </w:rPr>
        <w:t>Label</w:t>
      </w:r>
      <w:r>
        <w:rPr>
          <w:rFonts w:ascii="Georgia" w:eastAsia="Georgia" w:hAnsi="Georgia" w:cs="Georgia"/>
          <w:b/>
          <w:bCs/>
          <w:spacing w:val="12"/>
          <w:sz w:val="19"/>
          <w:szCs w:val="19"/>
        </w:rPr>
        <w:t xml:space="preserve"> </w:t>
      </w:r>
      <w:r>
        <w:rPr>
          <w:rFonts w:ascii="Georgia" w:eastAsia="Georgia" w:hAnsi="Georgia" w:cs="Georgia"/>
          <w:b/>
          <w:bCs/>
          <w:sz w:val="19"/>
          <w:szCs w:val="19"/>
        </w:rPr>
        <w:t>Fusion</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35,</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611–23.</w:t>
      </w:r>
      <w:proofErr w:type="gramEnd"/>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55">
        <w:r>
          <w:rPr>
            <w:rFonts w:ascii="Georgia" w:eastAsia="Georgia" w:hAnsi="Georgia" w:cs="Georgia"/>
            <w:color w:val="0000FF"/>
            <w:w w:val="102"/>
            <w:sz w:val="19"/>
            <w:szCs w:val="19"/>
          </w:rPr>
          <w:t>10.1109/TPAMI.2012.143</w:t>
        </w:r>
      </w:hyperlink>
    </w:p>
    <w:p w14:paraId="7B13384E" w14:textId="77777777" w:rsidR="00E61F9D" w:rsidRDefault="005C64D6">
      <w:pPr>
        <w:spacing w:before="93" w:after="0" w:line="277" w:lineRule="auto"/>
        <w:ind w:left="133" w:right="82" w:firstLine="2"/>
        <w:jc w:val="both"/>
        <w:rPr>
          <w:rFonts w:ascii="Georgia" w:eastAsia="Georgia" w:hAnsi="Georgia" w:cs="Georgia"/>
          <w:sz w:val="19"/>
          <w:szCs w:val="19"/>
        </w:rPr>
      </w:pPr>
      <w:r>
        <w:rPr>
          <w:rFonts w:ascii="Georgia" w:eastAsia="Georgia" w:hAnsi="Georgia" w:cs="Georgia"/>
          <w:sz w:val="19"/>
          <w:szCs w:val="19"/>
        </w:rPr>
        <w:t xml:space="preserve">48. </w:t>
      </w:r>
      <w:r>
        <w:rPr>
          <w:rFonts w:ascii="Georgia" w:eastAsia="Georgia" w:hAnsi="Georgia" w:cs="Georgia"/>
          <w:spacing w:val="18"/>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r>
        <w:rPr>
          <w:rFonts w:ascii="Georgia" w:eastAsia="Georgia" w:hAnsi="Georgia" w:cs="Georgia"/>
          <w:sz w:val="19"/>
          <w:szCs w:val="19"/>
        </w:rPr>
        <w:t>Wang,</w:t>
      </w:r>
      <w:r>
        <w:rPr>
          <w:rFonts w:ascii="Georgia" w:eastAsia="Georgia" w:hAnsi="Georgia" w:cs="Georgia"/>
          <w:spacing w:val="14"/>
          <w:sz w:val="19"/>
          <w:szCs w:val="19"/>
        </w:rPr>
        <w:t xml:space="preserve"> </w:t>
      </w:r>
      <w:r>
        <w:rPr>
          <w:rFonts w:ascii="Georgia" w:eastAsia="Georgia" w:hAnsi="Georgia" w:cs="Georgia"/>
          <w:sz w:val="19"/>
          <w:szCs w:val="19"/>
        </w:rPr>
        <w:t>H.,</w:t>
      </w:r>
      <w:r>
        <w:rPr>
          <w:rFonts w:ascii="Georgia" w:eastAsia="Georgia" w:hAnsi="Georgia" w:cs="Georgia"/>
          <w:spacing w:val="11"/>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Das,</w:t>
      </w:r>
      <w:r>
        <w:rPr>
          <w:rFonts w:ascii="Georgia" w:eastAsia="Georgia" w:hAnsi="Georgia" w:cs="Georgia"/>
          <w:spacing w:val="10"/>
          <w:sz w:val="19"/>
          <w:szCs w:val="19"/>
        </w:rPr>
        <w:t xml:space="preserve"> </w:t>
      </w:r>
      <w:r>
        <w:rPr>
          <w:rFonts w:ascii="Georgia" w:eastAsia="Georgia" w:hAnsi="Georgia" w:cs="Georgia"/>
          <w:sz w:val="19"/>
          <w:szCs w:val="19"/>
        </w:rPr>
        <w:t>S. R.,</w:t>
      </w:r>
      <w:r>
        <w:rPr>
          <w:rFonts w:ascii="Georgia" w:eastAsia="Georgia" w:hAnsi="Georgia" w:cs="Georgia"/>
          <w:spacing w:val="10"/>
          <w:sz w:val="19"/>
          <w:szCs w:val="19"/>
        </w:rPr>
        <w:t xml:space="preserve"> </w:t>
      </w:r>
      <w:proofErr w:type="spellStart"/>
      <w:r>
        <w:rPr>
          <w:rFonts w:ascii="Georgia" w:eastAsia="Georgia" w:hAnsi="Georgia" w:cs="Georgia"/>
          <w:sz w:val="19"/>
          <w:szCs w:val="19"/>
        </w:rPr>
        <w:t>Craige</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B.</w:t>
      </w:r>
      <w:r>
        <w:rPr>
          <w:rFonts w:ascii="Georgia" w:eastAsia="Georgia" w:hAnsi="Georgia" w:cs="Georgia"/>
          <w:spacing w:val="2"/>
          <w:sz w:val="19"/>
          <w:szCs w:val="19"/>
        </w:rPr>
        <w:t xml:space="preserve"> </w:t>
      </w:r>
      <w:r>
        <w:rPr>
          <w:rFonts w:ascii="Georgia" w:eastAsia="Georgia" w:hAnsi="Georgia" w:cs="Georgia"/>
          <w:sz w:val="19"/>
          <w:szCs w:val="19"/>
        </w:rPr>
        <w:t>B.,</w:t>
      </w:r>
      <w:r>
        <w:rPr>
          <w:rFonts w:ascii="Georgia" w:eastAsia="Georgia" w:hAnsi="Georgia" w:cs="Georgia"/>
          <w:spacing w:val="10"/>
          <w:sz w:val="19"/>
          <w:szCs w:val="19"/>
        </w:rPr>
        <w:t xml:space="preserve"> </w:t>
      </w:r>
      <w:r>
        <w:rPr>
          <w:rFonts w:ascii="Georgia" w:eastAsia="Georgia" w:hAnsi="Georgia" w:cs="Georgia"/>
          <w:sz w:val="19"/>
          <w:szCs w:val="19"/>
        </w:rPr>
        <w:t>Weiner,</w:t>
      </w:r>
      <w:r>
        <w:rPr>
          <w:rFonts w:ascii="Georgia" w:eastAsia="Georgia" w:hAnsi="Georgia" w:cs="Georgia"/>
          <w:spacing w:val="16"/>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z w:val="19"/>
          <w:szCs w:val="19"/>
        </w:rPr>
        <w:t>W.,</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4"/>
          <w:sz w:val="19"/>
          <w:szCs w:val="19"/>
        </w:rPr>
        <w:t xml:space="preserve"> </w:t>
      </w:r>
      <w:r>
        <w:rPr>
          <w:rFonts w:ascii="Georgia" w:eastAsia="Georgia" w:hAnsi="Georgia" w:cs="Georgia"/>
          <w:sz w:val="19"/>
          <w:szCs w:val="19"/>
        </w:rPr>
        <w:t>Mueller,</w:t>
      </w:r>
      <w:r>
        <w:rPr>
          <w:rFonts w:ascii="Georgia" w:eastAsia="Georgia" w:hAnsi="Georgia" w:cs="Georgia"/>
          <w:spacing w:val="17"/>
          <w:sz w:val="19"/>
          <w:szCs w:val="19"/>
        </w:rPr>
        <w:t xml:space="preserve"> </w:t>
      </w:r>
      <w:r>
        <w:rPr>
          <w:rFonts w:ascii="Georgia" w:eastAsia="Georgia" w:hAnsi="Georgia" w:cs="Georgia"/>
          <w:sz w:val="19"/>
          <w:szCs w:val="19"/>
        </w:rPr>
        <w:t xml:space="preserve">S. </w:t>
      </w:r>
      <w:r>
        <w:rPr>
          <w:rFonts w:ascii="Georgia" w:eastAsia="Georgia" w:hAnsi="Georgia" w:cs="Georgia"/>
          <w:spacing w:val="-2"/>
          <w:w w:val="102"/>
          <w:sz w:val="19"/>
          <w:szCs w:val="19"/>
        </w:rPr>
        <w:t>“</w:t>
      </w:r>
      <w:r>
        <w:rPr>
          <w:rFonts w:ascii="Georgia" w:eastAsia="Georgia" w:hAnsi="Georgia" w:cs="Georgia"/>
          <w:b/>
          <w:bCs/>
          <w:w w:val="102"/>
          <w:sz w:val="19"/>
          <w:szCs w:val="19"/>
        </w:rPr>
        <w:t xml:space="preserve">Nearly </w:t>
      </w:r>
      <w:r>
        <w:rPr>
          <w:rFonts w:ascii="Georgia" w:eastAsia="Georgia" w:hAnsi="Georgia" w:cs="Georgia"/>
          <w:b/>
          <w:bCs/>
          <w:sz w:val="19"/>
          <w:szCs w:val="19"/>
        </w:rPr>
        <w:t>Automatic</w:t>
      </w:r>
      <w:r>
        <w:rPr>
          <w:rFonts w:ascii="Georgia" w:eastAsia="Georgia" w:hAnsi="Georgia" w:cs="Georgia"/>
          <w:b/>
          <w:bCs/>
          <w:spacing w:val="39"/>
          <w:sz w:val="19"/>
          <w:szCs w:val="19"/>
        </w:rPr>
        <w:t xml:space="preserve"> </w:t>
      </w:r>
      <w:r>
        <w:rPr>
          <w:rFonts w:ascii="Georgia" w:eastAsia="Georgia" w:hAnsi="Georgia" w:cs="Georgia"/>
          <w:b/>
          <w:bCs/>
          <w:sz w:val="19"/>
          <w:szCs w:val="19"/>
        </w:rPr>
        <w:t>Segmentation</w:t>
      </w:r>
      <w:r>
        <w:rPr>
          <w:rFonts w:ascii="Georgia" w:eastAsia="Georgia" w:hAnsi="Georgia" w:cs="Georgia"/>
          <w:b/>
          <w:bCs/>
          <w:spacing w:val="46"/>
          <w:sz w:val="19"/>
          <w:szCs w:val="19"/>
        </w:rPr>
        <w:t xml:space="preserve"> </w:t>
      </w:r>
      <w:r>
        <w:rPr>
          <w:rFonts w:ascii="Georgia" w:eastAsia="Georgia" w:hAnsi="Georgia" w:cs="Georgia"/>
          <w:b/>
          <w:bCs/>
          <w:sz w:val="19"/>
          <w:szCs w:val="19"/>
        </w:rPr>
        <w:t>of</w:t>
      </w:r>
      <w:r>
        <w:rPr>
          <w:rFonts w:ascii="Georgia" w:eastAsia="Georgia" w:hAnsi="Georgia" w:cs="Georgia"/>
          <w:b/>
          <w:bCs/>
          <w:spacing w:val="23"/>
          <w:sz w:val="19"/>
          <w:szCs w:val="19"/>
        </w:rPr>
        <w:t xml:space="preserve"> </w:t>
      </w:r>
      <w:r>
        <w:rPr>
          <w:rFonts w:ascii="Georgia" w:eastAsia="Georgia" w:hAnsi="Georgia" w:cs="Georgia"/>
          <w:b/>
          <w:bCs/>
          <w:sz w:val="19"/>
          <w:szCs w:val="19"/>
        </w:rPr>
        <w:t>Hippocampal</w:t>
      </w:r>
      <w:r>
        <w:rPr>
          <w:rFonts w:ascii="Georgia" w:eastAsia="Georgia" w:hAnsi="Georgia" w:cs="Georgia"/>
          <w:b/>
          <w:bCs/>
          <w:spacing w:val="45"/>
          <w:sz w:val="19"/>
          <w:szCs w:val="19"/>
        </w:rPr>
        <w:t xml:space="preserve"> </w:t>
      </w:r>
      <w:r>
        <w:rPr>
          <w:rFonts w:ascii="Georgia" w:eastAsia="Georgia" w:hAnsi="Georgia" w:cs="Georgia"/>
          <w:b/>
          <w:bCs/>
          <w:sz w:val="19"/>
          <w:szCs w:val="19"/>
        </w:rPr>
        <w:t>Subfields</w:t>
      </w:r>
      <w:r>
        <w:rPr>
          <w:rFonts w:ascii="Georgia" w:eastAsia="Georgia" w:hAnsi="Georgia" w:cs="Georgia"/>
          <w:b/>
          <w:bCs/>
          <w:spacing w:val="37"/>
          <w:sz w:val="19"/>
          <w:szCs w:val="19"/>
        </w:rPr>
        <w:t xml:space="preserve"> </w:t>
      </w:r>
      <w:r>
        <w:rPr>
          <w:rFonts w:ascii="Georgia" w:eastAsia="Georgia" w:hAnsi="Georgia" w:cs="Georgia"/>
          <w:b/>
          <w:bCs/>
          <w:sz w:val="19"/>
          <w:szCs w:val="19"/>
        </w:rPr>
        <w:t>in</w:t>
      </w:r>
      <w:r>
        <w:rPr>
          <w:rFonts w:ascii="Georgia" w:eastAsia="Georgia" w:hAnsi="Georgia" w:cs="Georgia"/>
          <w:b/>
          <w:bCs/>
          <w:spacing w:val="23"/>
          <w:sz w:val="19"/>
          <w:szCs w:val="19"/>
        </w:rPr>
        <w:t xml:space="preserve"> </w:t>
      </w:r>
      <w:r>
        <w:rPr>
          <w:rFonts w:ascii="Georgia" w:eastAsia="Georgia" w:hAnsi="Georgia" w:cs="Georgia"/>
          <w:b/>
          <w:bCs/>
          <w:sz w:val="19"/>
          <w:szCs w:val="19"/>
        </w:rPr>
        <w:t>in</w:t>
      </w:r>
      <w:r>
        <w:rPr>
          <w:rFonts w:ascii="Georgia" w:eastAsia="Georgia" w:hAnsi="Georgia" w:cs="Georgia"/>
          <w:b/>
          <w:bCs/>
          <w:spacing w:val="23"/>
          <w:sz w:val="19"/>
          <w:szCs w:val="19"/>
        </w:rPr>
        <w:t xml:space="preserve"> </w:t>
      </w:r>
      <w:r>
        <w:rPr>
          <w:rFonts w:ascii="Georgia" w:eastAsia="Georgia" w:hAnsi="Georgia" w:cs="Georgia"/>
          <w:b/>
          <w:bCs/>
          <w:sz w:val="19"/>
          <w:szCs w:val="19"/>
        </w:rPr>
        <w:t>Vivo</w:t>
      </w:r>
      <w:r>
        <w:rPr>
          <w:rFonts w:ascii="Georgia" w:eastAsia="Georgia" w:hAnsi="Georgia" w:cs="Georgia"/>
          <w:b/>
          <w:bCs/>
          <w:spacing w:val="28"/>
          <w:sz w:val="19"/>
          <w:szCs w:val="19"/>
        </w:rPr>
        <w:t xml:space="preserve"> </w:t>
      </w:r>
      <w:r>
        <w:rPr>
          <w:rFonts w:ascii="Georgia" w:eastAsia="Georgia" w:hAnsi="Georgia" w:cs="Georgia"/>
          <w:b/>
          <w:bCs/>
          <w:sz w:val="19"/>
          <w:szCs w:val="19"/>
        </w:rPr>
        <w:t>Focal</w:t>
      </w:r>
      <w:r>
        <w:rPr>
          <w:rFonts w:ascii="Georgia" w:eastAsia="Georgia" w:hAnsi="Georgia" w:cs="Georgia"/>
          <w:b/>
          <w:bCs/>
          <w:spacing w:val="30"/>
          <w:sz w:val="19"/>
          <w:szCs w:val="19"/>
        </w:rPr>
        <w:t xml:space="preserve"> </w:t>
      </w:r>
      <w:r>
        <w:rPr>
          <w:rFonts w:ascii="Georgia" w:eastAsia="Georgia" w:hAnsi="Georgia" w:cs="Georgia"/>
          <w:b/>
          <w:bCs/>
          <w:sz w:val="19"/>
          <w:szCs w:val="19"/>
        </w:rPr>
        <w:t>T2-Weighted</w:t>
      </w:r>
      <w:r>
        <w:rPr>
          <w:rFonts w:ascii="Georgia" w:eastAsia="Georgia" w:hAnsi="Georgia" w:cs="Georgia"/>
          <w:b/>
          <w:bCs/>
          <w:spacing w:val="44"/>
          <w:sz w:val="19"/>
          <w:szCs w:val="19"/>
        </w:rPr>
        <w:t xml:space="preserve"> </w:t>
      </w:r>
      <w:r>
        <w:rPr>
          <w:rFonts w:ascii="Georgia" w:eastAsia="Georgia" w:hAnsi="Georgia" w:cs="Georgia"/>
          <w:b/>
          <w:bCs/>
          <w:sz w:val="19"/>
          <w:szCs w:val="19"/>
        </w:rPr>
        <w:t>MR</w:t>
      </w:r>
      <w:r>
        <w:rPr>
          <w:rFonts w:ascii="Georgia" w:eastAsia="Georgia" w:hAnsi="Georgia" w:cs="Georgia"/>
          <w:b/>
          <w:bCs/>
          <w:spacing w:val="-1"/>
          <w:sz w:val="19"/>
          <w:szCs w:val="19"/>
        </w:rPr>
        <w:t>I</w:t>
      </w:r>
      <w:r>
        <w:rPr>
          <w:rFonts w:ascii="Georgia" w:eastAsia="Georgia" w:hAnsi="Georgia" w:cs="Georgia"/>
          <w:sz w:val="19"/>
          <w:szCs w:val="19"/>
        </w:rPr>
        <w:t>”</w:t>
      </w:r>
      <w:r>
        <w:rPr>
          <w:rFonts w:ascii="Georgia" w:eastAsia="Georgia" w:hAnsi="Georgia" w:cs="Georgia"/>
          <w:spacing w:val="28"/>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18"/>
          <w:sz w:val="19"/>
          <w:szCs w:val="19"/>
        </w:rPr>
        <w:t xml:space="preserve"> </w:t>
      </w:r>
      <w:r>
        <w:rPr>
          <w:rFonts w:ascii="Georgia" w:eastAsia="Georgia" w:hAnsi="Georgia" w:cs="Georgia"/>
          <w:sz w:val="19"/>
          <w:szCs w:val="19"/>
        </w:rPr>
        <w:t>53,</w:t>
      </w:r>
      <w:r>
        <w:rPr>
          <w:rFonts w:ascii="Georgia" w:eastAsia="Georgia" w:hAnsi="Georgia" w:cs="Georgia"/>
          <w:spacing w:val="27"/>
          <w:sz w:val="19"/>
          <w:szCs w:val="19"/>
        </w:rPr>
        <w:t xml:space="preserve"> </w:t>
      </w:r>
      <w:r>
        <w:rPr>
          <w:rFonts w:ascii="Georgia" w:eastAsia="Georgia" w:hAnsi="Georgia" w:cs="Georgia"/>
          <w:sz w:val="19"/>
          <w:szCs w:val="19"/>
        </w:rPr>
        <w:t xml:space="preserve">no. </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 xml:space="preserve">4 </w:t>
      </w:r>
      <w:r>
        <w:rPr>
          <w:rFonts w:ascii="Georgia" w:eastAsia="Georgia" w:hAnsi="Georgia" w:cs="Georgia"/>
          <w:sz w:val="19"/>
          <w:szCs w:val="19"/>
        </w:rPr>
        <w:t>(2010):</w:t>
      </w:r>
      <w:r>
        <w:rPr>
          <w:rFonts w:ascii="Georgia" w:eastAsia="Georgia" w:hAnsi="Georgia" w:cs="Georgia"/>
          <w:spacing w:val="29"/>
          <w:sz w:val="19"/>
          <w:szCs w:val="19"/>
        </w:rPr>
        <w:t xml:space="preserve"> </w:t>
      </w:r>
      <w:r>
        <w:rPr>
          <w:rFonts w:ascii="Georgia" w:eastAsia="Georgia" w:hAnsi="Georgia" w:cs="Georgia"/>
          <w:sz w:val="19"/>
          <w:szCs w:val="19"/>
        </w:rPr>
        <w:t>1208–24.</w:t>
      </w:r>
      <w:proofErr w:type="gramEnd"/>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56">
        <w:r>
          <w:rPr>
            <w:rFonts w:ascii="Georgia" w:eastAsia="Georgia" w:hAnsi="Georgia" w:cs="Georgia"/>
            <w:color w:val="0000FF"/>
            <w:w w:val="102"/>
            <w:sz w:val="19"/>
            <w:szCs w:val="19"/>
          </w:rPr>
          <w:t>10.1016/j.neuroimage.2010.06.040</w:t>
        </w:r>
      </w:hyperlink>
    </w:p>
    <w:p w14:paraId="2B6408C4" w14:textId="77777777" w:rsidR="00E61F9D" w:rsidRDefault="005C64D6">
      <w:pPr>
        <w:spacing w:before="59" w:after="0" w:line="240" w:lineRule="auto"/>
        <w:ind w:left="135" w:right="3248"/>
        <w:jc w:val="both"/>
        <w:rPr>
          <w:rFonts w:ascii="Georgia" w:eastAsia="Georgia" w:hAnsi="Georgia" w:cs="Georgia"/>
          <w:sz w:val="19"/>
          <w:szCs w:val="19"/>
        </w:rPr>
      </w:pPr>
      <w:r>
        <w:rPr>
          <w:rFonts w:ascii="Georgia" w:eastAsia="Georgia" w:hAnsi="Georgia" w:cs="Georgia"/>
          <w:sz w:val="19"/>
          <w:szCs w:val="19"/>
        </w:rPr>
        <w:t>49.</w:t>
      </w:r>
      <w:r>
        <w:rPr>
          <w:rFonts w:ascii="Georgia" w:eastAsia="Georgia" w:hAnsi="Georgia" w:cs="Georgia"/>
          <w:spacing w:val="25"/>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4"/>
          <w:sz w:val="19"/>
          <w:szCs w:val="19"/>
        </w:rPr>
        <w:t xml:space="preserve"> </w:t>
      </w:r>
      <w:hyperlink r:id="rId57">
        <w:r>
          <w:rPr>
            <w:rFonts w:ascii="Georgia" w:eastAsia="Georgia" w:hAnsi="Georgia" w:cs="Georgia"/>
            <w:color w:val="0000FF"/>
            <w:w w:val="102"/>
            <w:sz w:val="19"/>
            <w:szCs w:val="19"/>
          </w:rPr>
          <w:t>https://masi.vuse.vanderbilt.edu/workshop2013/index.php/Main_Page</w:t>
        </w:r>
      </w:hyperlink>
    </w:p>
    <w:p w14:paraId="37B10791" w14:textId="77777777" w:rsidR="00E61F9D" w:rsidRDefault="005C64D6">
      <w:pPr>
        <w:spacing w:before="93" w:after="0" w:line="240" w:lineRule="auto"/>
        <w:ind w:left="140" w:right="87"/>
        <w:jc w:val="both"/>
        <w:rPr>
          <w:rFonts w:ascii="Georgia" w:eastAsia="Georgia" w:hAnsi="Georgia" w:cs="Georgia"/>
          <w:sz w:val="19"/>
          <w:szCs w:val="19"/>
        </w:rPr>
      </w:pPr>
      <w:r>
        <w:rPr>
          <w:rFonts w:ascii="Georgia" w:eastAsia="Georgia" w:hAnsi="Georgia" w:cs="Georgia"/>
          <w:sz w:val="19"/>
          <w:szCs w:val="19"/>
        </w:rPr>
        <w:t>50.</w:t>
      </w:r>
      <w:r>
        <w:rPr>
          <w:rFonts w:ascii="Georgia" w:eastAsia="Georgia" w:hAnsi="Georgia" w:cs="Georgia"/>
          <w:spacing w:val="34"/>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N.</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r>
        <w:rPr>
          <w:rFonts w:ascii="Georgia" w:eastAsia="Georgia" w:hAnsi="Georgia" w:cs="Georgia"/>
          <w:sz w:val="19"/>
          <w:szCs w:val="19"/>
        </w:rPr>
        <w:t>Qing,</w:t>
      </w:r>
      <w:r>
        <w:rPr>
          <w:rFonts w:ascii="Georgia" w:eastAsia="Georgia" w:hAnsi="Georgia" w:cs="Georgia"/>
          <w:spacing w:val="15"/>
          <w:sz w:val="19"/>
          <w:szCs w:val="19"/>
        </w:rPr>
        <w:t xml:space="preserve"> </w:t>
      </w:r>
      <w:r>
        <w:rPr>
          <w:rFonts w:ascii="Georgia" w:eastAsia="Georgia" w:hAnsi="Georgia" w:cs="Georgia"/>
          <w:sz w:val="19"/>
          <w:szCs w:val="19"/>
        </w:rPr>
        <w:t>K.,</w:t>
      </w:r>
      <w:r>
        <w:rPr>
          <w:rFonts w:ascii="Georgia" w:eastAsia="Georgia" w:hAnsi="Georgia" w:cs="Georgia"/>
          <w:spacing w:val="11"/>
          <w:sz w:val="19"/>
          <w:szCs w:val="19"/>
        </w:rPr>
        <w:t xml:space="preserve"> </w:t>
      </w:r>
      <w:r>
        <w:rPr>
          <w:rFonts w:ascii="Georgia" w:eastAsia="Georgia" w:hAnsi="Georgia" w:cs="Georgia"/>
          <w:sz w:val="19"/>
          <w:szCs w:val="19"/>
        </w:rPr>
        <w:t>Wang,</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10"/>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T.</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3"/>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P.,</w:t>
      </w:r>
      <w:r>
        <w:rPr>
          <w:rFonts w:ascii="Georgia" w:eastAsia="Georgia" w:hAnsi="Georgia" w:cs="Georgia"/>
          <w:spacing w:val="13"/>
          <w:sz w:val="19"/>
          <w:szCs w:val="19"/>
        </w:rPr>
        <w:t xml:space="preserve"> </w:t>
      </w:r>
      <w:r>
        <w:rPr>
          <w:rFonts w:ascii="Georgia" w:eastAsia="Georgia" w:hAnsi="Georgia" w:cs="Georgia"/>
          <w:sz w:val="19"/>
          <w:szCs w:val="19"/>
        </w:rPr>
        <w:t>3rd.</w:t>
      </w:r>
      <w:r>
        <w:rPr>
          <w:rFonts w:ascii="Georgia" w:eastAsia="Georgia" w:hAnsi="Georgia" w:cs="Georgia"/>
          <w:spacing w:val="3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Atlas-Based</w:t>
      </w:r>
      <w:r>
        <w:rPr>
          <w:rFonts w:ascii="Georgia" w:eastAsia="Georgia" w:hAnsi="Georgia" w:cs="Georgia"/>
          <w:b/>
          <w:bCs/>
          <w:spacing w:val="30"/>
          <w:sz w:val="19"/>
          <w:szCs w:val="19"/>
        </w:rPr>
        <w:t xml:space="preserve"> </w:t>
      </w:r>
      <w:r>
        <w:rPr>
          <w:rFonts w:ascii="Georgia" w:eastAsia="Georgia" w:hAnsi="Georgia" w:cs="Georgia"/>
          <w:b/>
          <w:bCs/>
          <w:sz w:val="19"/>
          <w:szCs w:val="19"/>
        </w:rPr>
        <w:t>Estimation</w:t>
      </w:r>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9"/>
          <w:sz w:val="19"/>
          <w:szCs w:val="19"/>
        </w:rPr>
        <w:t xml:space="preserve"> </w:t>
      </w:r>
      <w:r>
        <w:rPr>
          <w:rFonts w:ascii="Georgia" w:eastAsia="Georgia" w:hAnsi="Georgia" w:cs="Georgia"/>
          <w:b/>
          <w:bCs/>
          <w:sz w:val="19"/>
          <w:szCs w:val="19"/>
        </w:rPr>
        <w:t>Lung</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12"/>
          <w:sz w:val="19"/>
          <w:szCs w:val="19"/>
        </w:rPr>
        <w:t xml:space="preserve"> </w:t>
      </w:r>
      <w:r>
        <w:rPr>
          <w:rFonts w:ascii="Georgia" w:eastAsia="Georgia" w:hAnsi="Georgia" w:cs="Georgia"/>
          <w:b/>
          <w:bCs/>
          <w:w w:val="102"/>
          <w:sz w:val="19"/>
          <w:szCs w:val="19"/>
        </w:rPr>
        <w:t>Lobar</w:t>
      </w:r>
    </w:p>
    <w:p w14:paraId="1D7C20A4" w14:textId="77777777" w:rsidR="00E61F9D" w:rsidRDefault="005C64D6">
      <w:pPr>
        <w:spacing w:before="33" w:after="0" w:line="240" w:lineRule="auto"/>
        <w:ind w:left="140" w:right="5830"/>
        <w:jc w:val="both"/>
        <w:rPr>
          <w:rFonts w:ascii="Georgia" w:eastAsia="Georgia" w:hAnsi="Georgia" w:cs="Georgia"/>
          <w:sz w:val="19"/>
          <w:szCs w:val="19"/>
        </w:rPr>
      </w:pPr>
      <w:r>
        <w:rPr>
          <w:rFonts w:ascii="Georgia" w:eastAsia="Georgia" w:hAnsi="Georgia" w:cs="Georgia"/>
          <w:b/>
          <w:bCs/>
          <w:sz w:val="19"/>
          <w:szCs w:val="19"/>
        </w:rPr>
        <w:t>Anatomy</w:t>
      </w:r>
      <w:r>
        <w:rPr>
          <w:rFonts w:ascii="Georgia" w:eastAsia="Georgia" w:hAnsi="Georgia" w:cs="Georgia"/>
          <w:b/>
          <w:bCs/>
          <w:spacing w:val="19"/>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Proton</w:t>
      </w:r>
      <w:r>
        <w:rPr>
          <w:rFonts w:ascii="Georgia" w:eastAsia="Georgia" w:hAnsi="Georgia" w:cs="Georgia"/>
          <w:b/>
          <w:bCs/>
          <w:spacing w:val="15"/>
          <w:sz w:val="19"/>
          <w:szCs w:val="19"/>
        </w:rPr>
        <w:t xml:space="preserve"> </w:t>
      </w:r>
      <w:r>
        <w:rPr>
          <w:rFonts w:ascii="Georgia" w:eastAsia="Georgia" w:hAnsi="Georgia" w:cs="Georgia"/>
          <w:b/>
          <w:bCs/>
          <w:sz w:val="19"/>
          <w:szCs w:val="19"/>
        </w:rPr>
        <w:t>MRI</w:t>
      </w:r>
      <w:r>
        <w:rPr>
          <w:rFonts w:ascii="Georgia" w:eastAsia="Georgia" w:hAnsi="Georgia" w:cs="Georgia"/>
          <w:sz w:val="19"/>
          <w:szCs w:val="19"/>
        </w:rPr>
        <w:t>”</w:t>
      </w:r>
      <w:r>
        <w:rPr>
          <w:rFonts w:ascii="Georgia" w:eastAsia="Georgia" w:hAnsi="Georgia" w:cs="Georgia"/>
          <w:spacing w:val="11"/>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Med</w:t>
      </w:r>
      <w:r>
        <w:rPr>
          <w:rFonts w:ascii="Georgia" w:eastAsia="Georgia" w:hAnsi="Georgia" w:cs="Georgia"/>
          <w:i/>
          <w:spacing w:val="4"/>
          <w:sz w:val="19"/>
          <w:szCs w:val="19"/>
        </w:rPr>
        <w:t xml:space="preserve"> </w:t>
      </w:r>
      <w:r>
        <w:rPr>
          <w:rFonts w:ascii="Georgia" w:eastAsia="Georgia" w:hAnsi="Georgia" w:cs="Georgia"/>
          <w:w w:val="102"/>
          <w:sz w:val="19"/>
          <w:szCs w:val="19"/>
        </w:rPr>
        <w:t>(Accepted):</w:t>
      </w:r>
    </w:p>
    <w:p w14:paraId="3DFCFAAF" w14:textId="77777777" w:rsidR="00E61F9D" w:rsidRDefault="005C64D6">
      <w:pPr>
        <w:spacing w:before="93"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51.   </w:t>
      </w:r>
      <w:r>
        <w:rPr>
          <w:rFonts w:ascii="Georgia" w:eastAsia="Georgia" w:hAnsi="Georgia" w:cs="Georgia"/>
          <w:spacing w:val="16"/>
          <w:sz w:val="19"/>
          <w:szCs w:val="19"/>
        </w:rPr>
        <w:t xml:space="preserve"> </w:t>
      </w:r>
      <w:proofErr w:type="spellStart"/>
      <w:r>
        <w:rPr>
          <w:rFonts w:ascii="Georgia" w:eastAsia="Georgia" w:hAnsi="Georgia" w:cs="Georgia"/>
          <w:sz w:val="19"/>
          <w:szCs w:val="19"/>
        </w:rPr>
        <w:t>Manjón</w:t>
      </w:r>
      <w:proofErr w:type="spellEnd"/>
      <w:proofErr w:type="gramStart"/>
      <w:r>
        <w:rPr>
          <w:rFonts w:ascii="Georgia" w:eastAsia="Georgia" w:hAnsi="Georgia" w:cs="Georgia"/>
          <w:sz w:val="19"/>
          <w:szCs w:val="19"/>
        </w:rPr>
        <w:t xml:space="preserve">, </w:t>
      </w:r>
      <w:r>
        <w:rPr>
          <w:rFonts w:ascii="Georgia" w:eastAsia="Georgia" w:hAnsi="Georgia" w:cs="Georgia"/>
          <w:spacing w:val="24"/>
          <w:sz w:val="19"/>
          <w:szCs w:val="19"/>
        </w:rPr>
        <w:t xml:space="preserve"> </w:t>
      </w:r>
      <w:r>
        <w:rPr>
          <w:rFonts w:ascii="Georgia" w:eastAsia="Georgia" w:hAnsi="Georgia" w:cs="Georgia"/>
          <w:sz w:val="19"/>
          <w:szCs w:val="19"/>
        </w:rPr>
        <w:t>J</w:t>
      </w:r>
      <w:proofErr w:type="gramEnd"/>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V.</w:t>
      </w:r>
      <w:proofErr w:type="gramStart"/>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Coupé</w:t>
      </w:r>
      <w:proofErr w:type="gramEnd"/>
      <w:r>
        <w:rPr>
          <w:rFonts w:ascii="Georgia" w:eastAsia="Georgia" w:hAnsi="Georgia" w:cs="Georgia"/>
          <w:sz w:val="19"/>
          <w:szCs w:val="19"/>
        </w:rPr>
        <w:t xml:space="preserve">, </w:t>
      </w:r>
      <w:r>
        <w:rPr>
          <w:rFonts w:ascii="Georgia" w:eastAsia="Georgia" w:hAnsi="Georgia" w:cs="Georgia"/>
          <w:spacing w:val="22"/>
          <w:sz w:val="19"/>
          <w:szCs w:val="19"/>
        </w:rPr>
        <w:t xml:space="preserve"> </w:t>
      </w:r>
      <w:r>
        <w:rPr>
          <w:rFonts w:ascii="Georgia" w:eastAsia="Georgia" w:hAnsi="Georgia" w:cs="Georgia"/>
          <w:sz w:val="19"/>
          <w:szCs w:val="19"/>
        </w:rPr>
        <w:t xml:space="preserve">P., </w:t>
      </w:r>
      <w:r>
        <w:rPr>
          <w:rFonts w:ascii="Georgia" w:eastAsia="Georgia" w:hAnsi="Georgia" w:cs="Georgia"/>
          <w:spacing w:val="18"/>
          <w:sz w:val="19"/>
          <w:szCs w:val="19"/>
        </w:rPr>
        <w:t xml:space="preserve"> </w:t>
      </w:r>
      <w:proofErr w:type="spellStart"/>
      <w:r>
        <w:rPr>
          <w:rFonts w:ascii="Georgia" w:eastAsia="Georgia" w:hAnsi="Georgia" w:cs="Georgia"/>
          <w:sz w:val="19"/>
          <w:szCs w:val="19"/>
        </w:rPr>
        <w:t>Martí-Bonmatí</w:t>
      </w:r>
      <w:proofErr w:type="spellEnd"/>
      <w:r>
        <w:rPr>
          <w:rFonts w:ascii="Georgia" w:eastAsia="Georgia" w:hAnsi="Georgia" w:cs="Georgia"/>
          <w:sz w:val="19"/>
          <w:szCs w:val="19"/>
        </w:rPr>
        <w:t xml:space="preserve">, </w:t>
      </w:r>
      <w:r>
        <w:rPr>
          <w:rFonts w:ascii="Georgia" w:eastAsia="Georgia" w:hAnsi="Georgia" w:cs="Georgia"/>
          <w:spacing w:val="36"/>
          <w:sz w:val="19"/>
          <w:szCs w:val="19"/>
        </w:rPr>
        <w:t xml:space="preserve"> </w:t>
      </w:r>
      <w:r>
        <w:rPr>
          <w:rFonts w:ascii="Georgia" w:eastAsia="Georgia" w:hAnsi="Georgia" w:cs="Georgia"/>
          <w:sz w:val="19"/>
          <w:szCs w:val="19"/>
        </w:rPr>
        <w:t xml:space="preserve">L., </w:t>
      </w:r>
      <w:r>
        <w:rPr>
          <w:rFonts w:ascii="Georgia" w:eastAsia="Georgia" w:hAnsi="Georgia" w:cs="Georgia"/>
          <w:spacing w:val="16"/>
          <w:sz w:val="19"/>
          <w:szCs w:val="19"/>
        </w:rPr>
        <w:t xml:space="preserve"> </w:t>
      </w:r>
      <w:r>
        <w:rPr>
          <w:rFonts w:ascii="Georgia" w:eastAsia="Georgia" w:hAnsi="Georgia" w:cs="Georgia"/>
          <w:sz w:val="19"/>
          <w:szCs w:val="19"/>
        </w:rPr>
        <w:t xml:space="preserve">Collins, </w:t>
      </w:r>
      <w:r>
        <w:rPr>
          <w:rFonts w:ascii="Georgia" w:eastAsia="Georgia" w:hAnsi="Georgia" w:cs="Georgia"/>
          <w:spacing w:val="23"/>
          <w:sz w:val="19"/>
          <w:szCs w:val="19"/>
        </w:rPr>
        <w:t xml:space="preserve"> </w:t>
      </w:r>
      <w:r>
        <w:rPr>
          <w:rFonts w:ascii="Georgia" w:eastAsia="Georgia" w:hAnsi="Georgia" w:cs="Georgia"/>
          <w:sz w:val="19"/>
          <w:szCs w:val="19"/>
        </w:rPr>
        <w:t xml:space="preserve">D. </w:t>
      </w:r>
      <w:r>
        <w:rPr>
          <w:rFonts w:ascii="Georgia" w:eastAsia="Georgia" w:hAnsi="Georgia" w:cs="Georgia"/>
          <w:spacing w:val="3"/>
          <w:sz w:val="19"/>
          <w:szCs w:val="19"/>
        </w:rPr>
        <w:t xml:space="preserve"> </w:t>
      </w:r>
      <w:r>
        <w:rPr>
          <w:rFonts w:ascii="Georgia" w:eastAsia="Georgia" w:hAnsi="Georgia" w:cs="Georgia"/>
          <w:sz w:val="19"/>
          <w:szCs w:val="19"/>
        </w:rPr>
        <w:t>L.</w:t>
      </w:r>
      <w:proofErr w:type="gramStart"/>
      <w:r>
        <w:rPr>
          <w:rFonts w:ascii="Georgia" w:eastAsia="Georgia" w:hAnsi="Georgia" w:cs="Georgia"/>
          <w:sz w:val="19"/>
          <w:szCs w:val="19"/>
        </w:rPr>
        <w:t xml:space="preserve">, </w:t>
      </w:r>
      <w:r>
        <w:rPr>
          <w:rFonts w:ascii="Georgia" w:eastAsia="Georgia" w:hAnsi="Georgia" w:cs="Georgia"/>
          <w:spacing w:val="17"/>
          <w:sz w:val="19"/>
          <w:szCs w:val="19"/>
        </w:rPr>
        <w:t xml:space="preserve"> </w:t>
      </w:r>
      <w:r>
        <w:rPr>
          <w:rFonts w:ascii="Georgia" w:eastAsia="Georgia" w:hAnsi="Georgia" w:cs="Georgia"/>
          <w:sz w:val="19"/>
          <w:szCs w:val="19"/>
        </w:rPr>
        <w:t>and</w:t>
      </w:r>
      <w:proofErr w:type="gramEnd"/>
      <w:r>
        <w:rPr>
          <w:rFonts w:ascii="Georgia" w:eastAsia="Georgia" w:hAnsi="Georgia" w:cs="Georgia"/>
          <w:sz w:val="19"/>
          <w:szCs w:val="19"/>
        </w:rPr>
        <w:t xml:space="preserve"> </w:t>
      </w:r>
      <w:r>
        <w:rPr>
          <w:rFonts w:ascii="Georgia" w:eastAsia="Georgia" w:hAnsi="Georgia" w:cs="Georgia"/>
          <w:spacing w:val="5"/>
          <w:sz w:val="19"/>
          <w:szCs w:val="19"/>
        </w:rPr>
        <w:t xml:space="preserve"> </w:t>
      </w:r>
      <w:r>
        <w:rPr>
          <w:rFonts w:ascii="Georgia" w:eastAsia="Georgia" w:hAnsi="Georgia" w:cs="Georgia"/>
          <w:sz w:val="19"/>
          <w:szCs w:val="19"/>
        </w:rPr>
        <w:t xml:space="preserve">Robles, </w:t>
      </w:r>
      <w:r>
        <w:rPr>
          <w:rFonts w:ascii="Georgia" w:eastAsia="Georgia" w:hAnsi="Georgia" w:cs="Georgia"/>
          <w:spacing w:val="22"/>
          <w:sz w:val="19"/>
          <w:szCs w:val="19"/>
        </w:rPr>
        <w:t xml:space="preserve"> </w:t>
      </w:r>
      <w:r>
        <w:rPr>
          <w:rFonts w:ascii="Georgia" w:eastAsia="Georgia" w:hAnsi="Georgia" w:cs="Georgia"/>
          <w:sz w:val="19"/>
          <w:szCs w:val="19"/>
        </w:rPr>
        <w:t xml:space="preserve">M. </w:t>
      </w:r>
      <w:r>
        <w:rPr>
          <w:rFonts w:ascii="Georgia" w:eastAsia="Georgia" w:hAnsi="Georgia" w:cs="Georgia"/>
          <w:spacing w:val="4"/>
          <w:sz w:val="19"/>
          <w:szCs w:val="19"/>
        </w:rPr>
        <w:t xml:space="preserve"> </w:t>
      </w:r>
      <w:r>
        <w:rPr>
          <w:rFonts w:ascii="Georgia" w:eastAsia="Georgia" w:hAnsi="Georgia" w:cs="Georgia"/>
          <w:spacing w:val="-2"/>
          <w:sz w:val="19"/>
          <w:szCs w:val="19"/>
        </w:rPr>
        <w:t>“</w:t>
      </w:r>
      <w:proofErr w:type="gramStart"/>
      <w:r>
        <w:rPr>
          <w:rFonts w:ascii="Georgia" w:eastAsia="Georgia" w:hAnsi="Georgia" w:cs="Georgia"/>
          <w:b/>
          <w:bCs/>
          <w:sz w:val="19"/>
          <w:szCs w:val="19"/>
        </w:rPr>
        <w:t xml:space="preserve">Adaptive </w:t>
      </w:r>
      <w:r>
        <w:rPr>
          <w:rFonts w:ascii="Georgia" w:eastAsia="Georgia" w:hAnsi="Georgia" w:cs="Georgia"/>
          <w:b/>
          <w:bCs/>
          <w:spacing w:val="18"/>
          <w:sz w:val="19"/>
          <w:szCs w:val="19"/>
        </w:rPr>
        <w:t xml:space="preserve"> </w:t>
      </w:r>
      <w:r>
        <w:rPr>
          <w:rFonts w:ascii="Georgia" w:eastAsia="Georgia" w:hAnsi="Georgia" w:cs="Georgia"/>
          <w:b/>
          <w:bCs/>
          <w:sz w:val="19"/>
          <w:szCs w:val="19"/>
        </w:rPr>
        <w:t>Non</w:t>
      </w:r>
      <w:proofErr w:type="gramEnd"/>
      <w:r>
        <w:rPr>
          <w:rFonts w:ascii="Georgia" w:eastAsia="Georgia" w:hAnsi="Georgia" w:cs="Georgia"/>
          <w:b/>
          <w:bCs/>
          <w:sz w:val="19"/>
          <w:szCs w:val="19"/>
        </w:rPr>
        <w:t xml:space="preserve">-Local </w:t>
      </w:r>
      <w:r>
        <w:rPr>
          <w:rFonts w:ascii="Georgia" w:eastAsia="Georgia" w:hAnsi="Georgia" w:cs="Georgia"/>
          <w:b/>
          <w:bCs/>
          <w:spacing w:val="19"/>
          <w:sz w:val="19"/>
          <w:szCs w:val="19"/>
        </w:rPr>
        <w:t xml:space="preserve"> </w:t>
      </w:r>
      <w:r>
        <w:rPr>
          <w:rFonts w:ascii="Georgia" w:eastAsia="Georgia" w:hAnsi="Georgia" w:cs="Georgia"/>
          <w:b/>
          <w:bCs/>
          <w:sz w:val="19"/>
          <w:szCs w:val="19"/>
        </w:rPr>
        <w:t xml:space="preserve">Means </w:t>
      </w:r>
      <w:r>
        <w:rPr>
          <w:rFonts w:ascii="Georgia" w:eastAsia="Georgia" w:hAnsi="Georgia" w:cs="Georgia"/>
          <w:b/>
          <w:bCs/>
          <w:spacing w:val="12"/>
          <w:sz w:val="19"/>
          <w:szCs w:val="19"/>
        </w:rPr>
        <w:t xml:space="preserve"> </w:t>
      </w:r>
      <w:r>
        <w:rPr>
          <w:rFonts w:ascii="Georgia" w:eastAsia="Georgia" w:hAnsi="Georgia" w:cs="Georgia"/>
          <w:b/>
          <w:bCs/>
          <w:w w:val="102"/>
          <w:sz w:val="19"/>
          <w:szCs w:val="19"/>
        </w:rPr>
        <w:t xml:space="preserve">De- </w:t>
      </w:r>
      <w:r>
        <w:rPr>
          <w:rFonts w:ascii="Georgia" w:eastAsia="Georgia" w:hAnsi="Georgia" w:cs="Georgia"/>
          <w:b/>
          <w:bCs/>
          <w:sz w:val="19"/>
          <w:szCs w:val="19"/>
        </w:rPr>
        <w:t>noising</w:t>
      </w:r>
      <w:r>
        <w:rPr>
          <w:rFonts w:ascii="Georgia" w:eastAsia="Georgia" w:hAnsi="Georgia" w:cs="Georgia"/>
          <w:b/>
          <w:bCs/>
          <w:spacing w:val="18"/>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MR</w:t>
      </w:r>
      <w:r>
        <w:rPr>
          <w:rFonts w:ascii="Georgia" w:eastAsia="Georgia" w:hAnsi="Georgia" w:cs="Georgia"/>
          <w:b/>
          <w:bCs/>
          <w:spacing w:val="10"/>
          <w:sz w:val="19"/>
          <w:szCs w:val="19"/>
        </w:rPr>
        <w:t xml:space="preserve"> </w:t>
      </w:r>
      <w:r>
        <w:rPr>
          <w:rFonts w:ascii="Georgia" w:eastAsia="Georgia" w:hAnsi="Georgia" w:cs="Georgia"/>
          <w:b/>
          <w:bCs/>
          <w:sz w:val="19"/>
          <w:szCs w:val="19"/>
        </w:rPr>
        <w:t>Images</w:t>
      </w:r>
      <w:r>
        <w:rPr>
          <w:rFonts w:ascii="Georgia" w:eastAsia="Georgia" w:hAnsi="Georgia" w:cs="Georgia"/>
          <w:b/>
          <w:bCs/>
          <w:spacing w:val="17"/>
          <w:sz w:val="19"/>
          <w:szCs w:val="19"/>
        </w:rPr>
        <w:t xml:space="preserve"> </w:t>
      </w:r>
      <w:r>
        <w:rPr>
          <w:rFonts w:ascii="Georgia" w:eastAsia="Georgia" w:hAnsi="Georgia" w:cs="Georgia"/>
          <w:b/>
          <w:bCs/>
          <w:sz w:val="19"/>
          <w:szCs w:val="19"/>
        </w:rPr>
        <w:t>with</w:t>
      </w:r>
      <w:r>
        <w:rPr>
          <w:rFonts w:ascii="Georgia" w:eastAsia="Georgia" w:hAnsi="Georgia" w:cs="Georgia"/>
          <w:b/>
          <w:bCs/>
          <w:spacing w:val="12"/>
          <w:sz w:val="19"/>
          <w:szCs w:val="19"/>
        </w:rPr>
        <w:t xml:space="preserve"> </w:t>
      </w:r>
      <w:r>
        <w:rPr>
          <w:rFonts w:ascii="Georgia" w:eastAsia="Georgia" w:hAnsi="Georgia" w:cs="Georgia"/>
          <w:b/>
          <w:bCs/>
          <w:sz w:val="19"/>
          <w:szCs w:val="19"/>
        </w:rPr>
        <w:t>Spatially</w:t>
      </w:r>
      <w:r>
        <w:rPr>
          <w:rFonts w:ascii="Georgia" w:eastAsia="Georgia" w:hAnsi="Georgia" w:cs="Georgia"/>
          <w:b/>
          <w:bCs/>
          <w:spacing w:val="20"/>
          <w:sz w:val="19"/>
          <w:szCs w:val="19"/>
        </w:rPr>
        <w:t xml:space="preserve"> </w:t>
      </w:r>
      <w:r>
        <w:rPr>
          <w:rFonts w:ascii="Georgia" w:eastAsia="Georgia" w:hAnsi="Georgia" w:cs="Georgia"/>
          <w:b/>
          <w:bCs/>
          <w:sz w:val="19"/>
          <w:szCs w:val="19"/>
        </w:rPr>
        <w:t>Varying</w:t>
      </w:r>
      <w:r>
        <w:rPr>
          <w:rFonts w:ascii="Georgia" w:eastAsia="Georgia" w:hAnsi="Georgia" w:cs="Georgia"/>
          <w:b/>
          <w:bCs/>
          <w:spacing w:val="19"/>
          <w:sz w:val="19"/>
          <w:szCs w:val="19"/>
        </w:rPr>
        <w:t xml:space="preserve"> </w:t>
      </w:r>
      <w:r>
        <w:rPr>
          <w:rFonts w:ascii="Georgia" w:eastAsia="Georgia" w:hAnsi="Georgia" w:cs="Georgia"/>
          <w:b/>
          <w:bCs/>
          <w:sz w:val="19"/>
          <w:szCs w:val="19"/>
        </w:rPr>
        <w:t>Noise</w:t>
      </w:r>
      <w:r>
        <w:rPr>
          <w:rFonts w:ascii="Georgia" w:eastAsia="Georgia" w:hAnsi="Georgia" w:cs="Georgia"/>
          <w:b/>
          <w:bCs/>
          <w:spacing w:val="14"/>
          <w:sz w:val="19"/>
          <w:szCs w:val="19"/>
        </w:rPr>
        <w:t xml:space="preserve"> </w:t>
      </w:r>
      <w:r>
        <w:rPr>
          <w:rFonts w:ascii="Georgia" w:eastAsia="Georgia" w:hAnsi="Georgia" w:cs="Georgia"/>
          <w:b/>
          <w:bCs/>
          <w:sz w:val="19"/>
          <w:szCs w:val="19"/>
        </w:rPr>
        <w:t>Level</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2"/>
          <w:sz w:val="19"/>
          <w:szCs w:val="19"/>
        </w:rPr>
        <w:t xml:space="preserve"> </w:t>
      </w:r>
      <w:r>
        <w:rPr>
          <w:rFonts w:ascii="Georgia" w:eastAsia="Georgia" w:hAnsi="Georgia" w:cs="Georgia"/>
          <w:sz w:val="19"/>
          <w:szCs w:val="19"/>
        </w:rPr>
        <w:t>31,</w:t>
      </w:r>
      <w:r>
        <w:rPr>
          <w:rFonts w:ascii="Georgia" w:eastAsia="Georgia" w:hAnsi="Georgia" w:cs="Georgia"/>
          <w:spacing w:val="17"/>
          <w:sz w:val="19"/>
          <w:szCs w:val="19"/>
        </w:rPr>
        <w:t xml:space="preserve"> </w:t>
      </w:r>
      <w:r>
        <w:rPr>
          <w:rFonts w:ascii="Georgia" w:eastAsia="Georgia" w:hAnsi="Georgia" w:cs="Georgia"/>
          <w:sz w:val="19"/>
          <w:szCs w:val="19"/>
        </w:rPr>
        <w:t xml:space="preserve">no. </w:t>
      </w:r>
      <w:r>
        <w:rPr>
          <w:rFonts w:ascii="Georgia" w:eastAsia="Georgia" w:hAnsi="Georgia" w:cs="Georgia"/>
          <w:spacing w:val="41"/>
          <w:sz w:val="19"/>
          <w:szCs w:val="19"/>
        </w:rPr>
        <w:t xml:space="preserve"> </w:t>
      </w:r>
      <w:proofErr w:type="gramStart"/>
      <w:r>
        <w:rPr>
          <w:rFonts w:ascii="Georgia" w:eastAsia="Georgia" w:hAnsi="Georgia" w:cs="Georgia"/>
          <w:sz w:val="19"/>
          <w:szCs w:val="19"/>
        </w:rPr>
        <w:t>1</w:t>
      </w:r>
      <w:r>
        <w:rPr>
          <w:rFonts w:ascii="Georgia" w:eastAsia="Georgia" w:hAnsi="Georgia" w:cs="Georgia"/>
          <w:spacing w:val="4"/>
          <w:sz w:val="19"/>
          <w:szCs w:val="19"/>
        </w:rPr>
        <w:t xml:space="preserve"> </w:t>
      </w:r>
      <w:r>
        <w:rPr>
          <w:rFonts w:ascii="Georgia" w:eastAsia="Georgia" w:hAnsi="Georgia" w:cs="Georgia"/>
          <w:sz w:val="19"/>
          <w:szCs w:val="19"/>
        </w:rPr>
        <w:t xml:space="preserve">(2010): </w:t>
      </w:r>
      <w:r>
        <w:rPr>
          <w:rFonts w:ascii="Georgia" w:eastAsia="Georgia" w:hAnsi="Georgia" w:cs="Georgia"/>
          <w:spacing w:val="16"/>
          <w:sz w:val="19"/>
          <w:szCs w:val="19"/>
        </w:rPr>
        <w:t xml:space="preserve"> </w:t>
      </w:r>
      <w:r>
        <w:rPr>
          <w:rFonts w:ascii="Georgia" w:eastAsia="Georgia" w:hAnsi="Georgia" w:cs="Georgia"/>
          <w:w w:val="102"/>
          <w:sz w:val="19"/>
          <w:szCs w:val="19"/>
        </w:rPr>
        <w:t>192–203.</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58">
        <w:r>
          <w:rPr>
            <w:rFonts w:ascii="Georgia" w:eastAsia="Georgia" w:hAnsi="Georgia" w:cs="Georgia"/>
            <w:color w:val="0000FF"/>
            <w:w w:val="103"/>
            <w:sz w:val="19"/>
            <w:szCs w:val="19"/>
          </w:rPr>
          <w:t>10.1002/jmri.22003</w:t>
        </w:r>
      </w:hyperlink>
    </w:p>
    <w:p w14:paraId="2D29F3E0" w14:textId="77777777" w:rsidR="00E61F9D" w:rsidRDefault="005C64D6">
      <w:pPr>
        <w:spacing w:before="59" w:after="0" w:line="240" w:lineRule="auto"/>
        <w:ind w:left="140" w:right="87"/>
        <w:jc w:val="both"/>
        <w:rPr>
          <w:rFonts w:ascii="Georgia" w:eastAsia="Georgia" w:hAnsi="Georgia" w:cs="Georgia"/>
          <w:sz w:val="19"/>
          <w:szCs w:val="19"/>
        </w:rPr>
      </w:pPr>
      <w:r>
        <w:rPr>
          <w:rFonts w:ascii="Georgia" w:eastAsia="Georgia" w:hAnsi="Georgia" w:cs="Georgia"/>
          <w:sz w:val="19"/>
          <w:szCs w:val="19"/>
        </w:rPr>
        <w:t xml:space="preserve">52. </w:t>
      </w:r>
      <w:r>
        <w:rPr>
          <w:rFonts w:ascii="Georgia" w:eastAsia="Georgia" w:hAnsi="Georgia" w:cs="Georgia"/>
          <w:spacing w:val="12"/>
          <w:sz w:val="19"/>
          <w:szCs w:val="19"/>
        </w:rPr>
        <w:t xml:space="preserve"> </w:t>
      </w:r>
      <w:r>
        <w:rPr>
          <w:rFonts w:ascii="Georgia" w:eastAsia="Georgia" w:hAnsi="Georgia" w:cs="Georgia"/>
          <w:sz w:val="19"/>
          <w:szCs w:val="19"/>
        </w:rPr>
        <w:t>Wang,</w:t>
      </w:r>
      <w:r>
        <w:rPr>
          <w:rFonts w:ascii="Georgia" w:eastAsia="Georgia" w:hAnsi="Georgia" w:cs="Georgia"/>
          <w:spacing w:val="27"/>
          <w:sz w:val="19"/>
          <w:szCs w:val="19"/>
        </w:rPr>
        <w:t xml:space="preserve"> </w:t>
      </w:r>
      <w:r>
        <w:rPr>
          <w:rFonts w:ascii="Georgia" w:eastAsia="Georgia" w:hAnsi="Georgia" w:cs="Georgia"/>
          <w:sz w:val="19"/>
          <w:szCs w:val="19"/>
        </w:rPr>
        <w:t>H.,</w:t>
      </w:r>
      <w:r>
        <w:rPr>
          <w:rFonts w:ascii="Georgia" w:eastAsia="Georgia" w:hAnsi="Georgia" w:cs="Georgia"/>
          <w:spacing w:val="25"/>
          <w:sz w:val="19"/>
          <w:szCs w:val="19"/>
        </w:rPr>
        <w:t xml:space="preserve"> </w:t>
      </w:r>
      <w:proofErr w:type="spellStart"/>
      <w:r>
        <w:rPr>
          <w:rFonts w:ascii="Georgia" w:eastAsia="Georgia" w:hAnsi="Georgia" w:cs="Georgia"/>
          <w:sz w:val="19"/>
          <w:szCs w:val="19"/>
        </w:rPr>
        <w:t>Suh</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J.</w:t>
      </w:r>
      <w:r>
        <w:rPr>
          <w:rFonts w:ascii="Georgia" w:eastAsia="Georgia" w:hAnsi="Georgia" w:cs="Georgia"/>
          <w:spacing w:val="17"/>
          <w:sz w:val="19"/>
          <w:szCs w:val="19"/>
        </w:rPr>
        <w:t xml:space="preserve"> </w:t>
      </w:r>
      <w:r>
        <w:rPr>
          <w:rFonts w:ascii="Georgia" w:eastAsia="Georgia" w:hAnsi="Georgia" w:cs="Georgia"/>
          <w:sz w:val="19"/>
          <w:szCs w:val="19"/>
        </w:rPr>
        <w:t>W.,</w:t>
      </w:r>
      <w:r>
        <w:rPr>
          <w:rFonts w:ascii="Georgia" w:eastAsia="Georgia" w:hAnsi="Georgia" w:cs="Georgia"/>
          <w:spacing w:val="26"/>
          <w:sz w:val="19"/>
          <w:szCs w:val="19"/>
        </w:rPr>
        <w:t xml:space="preserve"> </w:t>
      </w:r>
      <w:r>
        <w:rPr>
          <w:rFonts w:ascii="Georgia" w:eastAsia="Georgia" w:hAnsi="Georgia" w:cs="Georgia"/>
          <w:sz w:val="19"/>
          <w:szCs w:val="19"/>
        </w:rPr>
        <w:t>Das,</w:t>
      </w:r>
      <w:r>
        <w:rPr>
          <w:rFonts w:ascii="Georgia" w:eastAsia="Georgia" w:hAnsi="Georgia" w:cs="Georgia"/>
          <w:spacing w:val="24"/>
          <w:sz w:val="19"/>
          <w:szCs w:val="19"/>
        </w:rPr>
        <w:t xml:space="preserve"> </w:t>
      </w:r>
      <w:r>
        <w:rPr>
          <w:rFonts w:ascii="Georgia" w:eastAsia="Georgia" w:hAnsi="Georgia" w:cs="Georgia"/>
          <w:sz w:val="19"/>
          <w:szCs w:val="19"/>
        </w:rPr>
        <w:t>S.</w:t>
      </w:r>
      <w:r>
        <w:rPr>
          <w:rFonts w:ascii="Georgia" w:eastAsia="Georgia" w:hAnsi="Georgia" w:cs="Georgia"/>
          <w:spacing w:val="16"/>
          <w:sz w:val="19"/>
          <w:szCs w:val="19"/>
        </w:rPr>
        <w:t xml:space="preserve"> </w:t>
      </w:r>
      <w:r>
        <w:rPr>
          <w:rFonts w:ascii="Georgia" w:eastAsia="Georgia" w:hAnsi="Georgia" w:cs="Georgia"/>
          <w:sz w:val="19"/>
          <w:szCs w:val="19"/>
        </w:rPr>
        <w:t>R.,</w:t>
      </w:r>
      <w:r>
        <w:rPr>
          <w:rFonts w:ascii="Georgia" w:eastAsia="Georgia" w:hAnsi="Georgia" w:cs="Georgia"/>
          <w:spacing w:val="23"/>
          <w:sz w:val="19"/>
          <w:szCs w:val="19"/>
        </w:rPr>
        <w:t xml:space="preserve"> </w:t>
      </w:r>
      <w:proofErr w:type="spellStart"/>
      <w:r>
        <w:rPr>
          <w:rFonts w:ascii="Georgia" w:eastAsia="Georgia" w:hAnsi="Georgia" w:cs="Georgia"/>
          <w:sz w:val="19"/>
          <w:szCs w:val="19"/>
        </w:rPr>
        <w:t>Pluta</w:t>
      </w:r>
      <w:proofErr w:type="spellEnd"/>
      <w:r>
        <w:rPr>
          <w:rFonts w:ascii="Georgia" w:eastAsia="Georgia" w:hAnsi="Georgia" w:cs="Georgia"/>
          <w:sz w:val="19"/>
          <w:szCs w:val="19"/>
        </w:rPr>
        <w:t>,</w:t>
      </w:r>
      <w:r>
        <w:rPr>
          <w:rFonts w:ascii="Georgia" w:eastAsia="Georgia" w:hAnsi="Georgia" w:cs="Georgia"/>
          <w:spacing w:val="27"/>
          <w:sz w:val="19"/>
          <w:szCs w:val="19"/>
        </w:rPr>
        <w:t xml:space="preserve"> </w:t>
      </w:r>
      <w:r>
        <w:rPr>
          <w:rFonts w:ascii="Georgia" w:eastAsia="Georgia" w:hAnsi="Georgia" w:cs="Georgia"/>
          <w:sz w:val="19"/>
          <w:szCs w:val="19"/>
        </w:rPr>
        <w:t>J.,</w:t>
      </w:r>
      <w:r>
        <w:rPr>
          <w:rFonts w:ascii="Georgia" w:eastAsia="Georgia" w:hAnsi="Georgia" w:cs="Georgia"/>
          <w:spacing w:val="22"/>
          <w:sz w:val="19"/>
          <w:szCs w:val="19"/>
        </w:rPr>
        <w:t xml:space="preserve"> </w:t>
      </w:r>
      <w:proofErr w:type="spellStart"/>
      <w:r>
        <w:rPr>
          <w:rFonts w:ascii="Georgia" w:eastAsia="Georgia" w:hAnsi="Georgia" w:cs="Georgia"/>
          <w:sz w:val="19"/>
          <w:szCs w:val="19"/>
        </w:rPr>
        <w:t>Craige</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C.,</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37"/>
          <w:sz w:val="19"/>
          <w:szCs w:val="19"/>
        </w:rPr>
        <w:t xml:space="preserve"> </w:t>
      </w:r>
      <w:r>
        <w:rPr>
          <w:rFonts w:ascii="Georgia" w:eastAsia="Georgia" w:hAnsi="Georgia" w:cs="Georgia"/>
          <w:sz w:val="19"/>
          <w:szCs w:val="19"/>
        </w:rPr>
        <w:t>P.</w:t>
      </w:r>
      <w:r>
        <w:rPr>
          <w:rFonts w:ascii="Georgia" w:eastAsia="Georgia" w:hAnsi="Georgia" w:cs="Georgia"/>
          <w:spacing w:val="18"/>
          <w:sz w:val="19"/>
          <w:szCs w:val="19"/>
        </w:rPr>
        <w:t xml:space="preserve"> </w:t>
      </w:r>
      <w:r>
        <w:rPr>
          <w:rFonts w:ascii="Georgia" w:eastAsia="Georgia" w:hAnsi="Georgia" w:cs="Georgia"/>
          <w:sz w:val="19"/>
          <w:szCs w:val="19"/>
        </w:rPr>
        <w:t>A.</w:t>
      </w:r>
      <w:r>
        <w:rPr>
          <w:rFonts w:ascii="Georgia" w:eastAsia="Georgia" w:hAnsi="Georgia" w:cs="Georgia"/>
          <w:spacing w:val="18"/>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Multi-Atlas</w:t>
      </w:r>
      <w:r>
        <w:rPr>
          <w:rFonts w:ascii="Georgia" w:eastAsia="Georgia" w:hAnsi="Georgia" w:cs="Georgia"/>
          <w:b/>
          <w:bCs/>
          <w:spacing w:val="37"/>
          <w:sz w:val="19"/>
          <w:szCs w:val="19"/>
        </w:rPr>
        <w:t xml:space="preserve"> </w:t>
      </w:r>
      <w:r>
        <w:rPr>
          <w:rFonts w:ascii="Georgia" w:eastAsia="Georgia" w:hAnsi="Georgia" w:cs="Georgia"/>
          <w:b/>
          <w:bCs/>
          <w:sz w:val="19"/>
          <w:szCs w:val="19"/>
        </w:rPr>
        <w:t>Segmentation</w:t>
      </w:r>
      <w:r>
        <w:rPr>
          <w:rFonts w:ascii="Georgia" w:eastAsia="Georgia" w:hAnsi="Georgia" w:cs="Georgia"/>
          <w:b/>
          <w:bCs/>
          <w:spacing w:val="41"/>
          <w:sz w:val="19"/>
          <w:szCs w:val="19"/>
        </w:rPr>
        <w:t xml:space="preserve"> </w:t>
      </w:r>
      <w:r>
        <w:rPr>
          <w:rFonts w:ascii="Georgia" w:eastAsia="Georgia" w:hAnsi="Georgia" w:cs="Georgia"/>
          <w:b/>
          <w:bCs/>
          <w:sz w:val="19"/>
          <w:szCs w:val="19"/>
        </w:rPr>
        <w:t>with</w:t>
      </w:r>
      <w:r>
        <w:rPr>
          <w:rFonts w:ascii="Georgia" w:eastAsia="Georgia" w:hAnsi="Georgia" w:cs="Georgia"/>
          <w:b/>
          <w:bCs/>
          <w:spacing w:val="23"/>
          <w:sz w:val="19"/>
          <w:szCs w:val="19"/>
        </w:rPr>
        <w:t xml:space="preserve"> </w:t>
      </w:r>
      <w:r>
        <w:rPr>
          <w:rFonts w:ascii="Georgia" w:eastAsia="Georgia" w:hAnsi="Georgia" w:cs="Georgia"/>
          <w:b/>
          <w:bCs/>
          <w:w w:val="102"/>
          <w:sz w:val="19"/>
          <w:szCs w:val="19"/>
        </w:rPr>
        <w:t>Joint</w:t>
      </w:r>
    </w:p>
    <w:p w14:paraId="3D7DAC38" w14:textId="77777777" w:rsidR="00E61F9D" w:rsidRDefault="005C64D6">
      <w:pPr>
        <w:spacing w:before="33" w:after="0" w:line="240" w:lineRule="auto"/>
        <w:ind w:left="140" w:right="3019"/>
        <w:jc w:val="both"/>
        <w:rPr>
          <w:rFonts w:ascii="Georgia" w:eastAsia="Georgia" w:hAnsi="Georgia" w:cs="Georgia"/>
          <w:sz w:val="19"/>
          <w:szCs w:val="19"/>
        </w:rPr>
      </w:pPr>
      <w:r>
        <w:rPr>
          <w:rFonts w:ascii="Georgia" w:eastAsia="Georgia" w:hAnsi="Georgia" w:cs="Georgia"/>
          <w:b/>
          <w:bCs/>
          <w:sz w:val="19"/>
          <w:szCs w:val="19"/>
        </w:rPr>
        <w:t>Label</w:t>
      </w:r>
      <w:r>
        <w:rPr>
          <w:rFonts w:ascii="Georgia" w:eastAsia="Georgia" w:hAnsi="Georgia" w:cs="Georgia"/>
          <w:b/>
          <w:bCs/>
          <w:spacing w:val="12"/>
          <w:sz w:val="19"/>
          <w:szCs w:val="19"/>
        </w:rPr>
        <w:t xml:space="preserve"> </w:t>
      </w:r>
      <w:r>
        <w:rPr>
          <w:rFonts w:ascii="Georgia" w:eastAsia="Georgia" w:hAnsi="Georgia" w:cs="Georgia"/>
          <w:b/>
          <w:bCs/>
          <w:sz w:val="19"/>
          <w:szCs w:val="19"/>
        </w:rPr>
        <w:t>Fusion</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w w:val="102"/>
          <w:sz w:val="19"/>
          <w:szCs w:val="19"/>
        </w:rPr>
        <w:t>doi:</w:t>
      </w:r>
      <w:hyperlink r:id="rId59">
        <w:r>
          <w:rPr>
            <w:rFonts w:ascii="Georgia" w:eastAsia="Georgia" w:hAnsi="Georgia" w:cs="Georgia"/>
            <w:color w:val="0000FF"/>
            <w:w w:val="102"/>
            <w:sz w:val="19"/>
            <w:szCs w:val="19"/>
          </w:rPr>
          <w:t>10.1109/TPAMI.2012.143</w:t>
        </w:r>
      </w:hyperlink>
    </w:p>
    <w:p w14:paraId="1944C400" w14:textId="77777777" w:rsidR="00E61F9D" w:rsidRDefault="005C64D6">
      <w:pPr>
        <w:spacing w:before="93" w:after="0" w:line="240" w:lineRule="auto"/>
        <w:ind w:left="140" w:right="4865"/>
        <w:jc w:val="both"/>
        <w:rPr>
          <w:rFonts w:ascii="Georgia" w:eastAsia="Georgia" w:hAnsi="Georgia" w:cs="Georgia"/>
          <w:sz w:val="19"/>
          <w:szCs w:val="19"/>
        </w:rPr>
      </w:pPr>
      <w:r>
        <w:rPr>
          <w:rFonts w:ascii="Georgia" w:eastAsia="Georgia" w:hAnsi="Georgia" w:cs="Georgia"/>
          <w:sz w:val="19"/>
          <w:szCs w:val="19"/>
        </w:rPr>
        <w:t>53.</w:t>
      </w:r>
      <w:r>
        <w:rPr>
          <w:rFonts w:ascii="Georgia" w:eastAsia="Georgia" w:hAnsi="Georgia" w:cs="Georgia"/>
          <w:spacing w:val="22"/>
          <w:sz w:val="19"/>
          <w:szCs w:val="19"/>
        </w:rPr>
        <w:t xml:space="preserve"> </w:t>
      </w:r>
      <w:r>
        <w:rPr>
          <w:rFonts w:ascii="Georgia" w:eastAsia="Georgia" w:hAnsi="Georgia" w:cs="Georgia"/>
          <w:sz w:val="19"/>
          <w:szCs w:val="19"/>
        </w:rPr>
        <w:t>“</w:t>
      </w:r>
      <w:r>
        <w:rPr>
          <w:rFonts w:ascii="Georgia" w:eastAsia="Georgia" w:hAnsi="Georgia" w:cs="Georgia"/>
          <w:b/>
          <w:bCs/>
          <w:sz w:val="19"/>
          <w:szCs w:val="19"/>
        </w:rPr>
        <w:t>MICCAI</w:t>
      </w:r>
      <w:r>
        <w:rPr>
          <w:rFonts w:ascii="Georgia" w:eastAsia="Georgia" w:hAnsi="Georgia" w:cs="Georgia"/>
          <w:b/>
          <w:bCs/>
          <w:spacing w:val="18"/>
          <w:sz w:val="19"/>
          <w:szCs w:val="19"/>
        </w:rPr>
        <w:t xml:space="preserve"> </w:t>
      </w:r>
      <w:r>
        <w:rPr>
          <w:rFonts w:ascii="Georgia" w:eastAsia="Georgia" w:hAnsi="Georgia" w:cs="Georgia"/>
          <w:b/>
          <w:bCs/>
          <w:sz w:val="19"/>
          <w:szCs w:val="19"/>
        </w:rPr>
        <w:t>2012</w:t>
      </w:r>
      <w:r>
        <w:rPr>
          <w:rFonts w:ascii="Georgia" w:eastAsia="Georgia" w:hAnsi="Georgia" w:cs="Georgia"/>
          <w:b/>
          <w:bCs/>
          <w:spacing w:val="10"/>
          <w:sz w:val="19"/>
          <w:szCs w:val="19"/>
        </w:rPr>
        <w:t xml:space="preserve"> </w:t>
      </w:r>
      <w:r>
        <w:rPr>
          <w:rFonts w:ascii="Georgia" w:eastAsia="Georgia" w:hAnsi="Georgia" w:cs="Georgia"/>
          <w:b/>
          <w:bCs/>
          <w:sz w:val="19"/>
          <w:szCs w:val="19"/>
        </w:rPr>
        <w:t>Workshop</w:t>
      </w:r>
      <w:r>
        <w:rPr>
          <w:rFonts w:ascii="Georgia" w:eastAsia="Georgia" w:hAnsi="Georgia" w:cs="Georgia"/>
          <w:b/>
          <w:bCs/>
          <w:spacing w:val="21"/>
          <w:sz w:val="19"/>
          <w:szCs w:val="19"/>
        </w:rPr>
        <w:t xml:space="preserve"> </w:t>
      </w:r>
      <w:r>
        <w:rPr>
          <w:rFonts w:ascii="Georgia" w:eastAsia="Georgia" w:hAnsi="Georgia" w:cs="Georgia"/>
          <w:b/>
          <w:bCs/>
          <w:sz w:val="19"/>
          <w:szCs w:val="19"/>
        </w:rPr>
        <w:t>on</w:t>
      </w:r>
      <w:r>
        <w:rPr>
          <w:rFonts w:ascii="Georgia" w:eastAsia="Georgia" w:hAnsi="Georgia" w:cs="Georgia"/>
          <w:b/>
          <w:bCs/>
          <w:spacing w:val="6"/>
          <w:sz w:val="19"/>
          <w:szCs w:val="19"/>
        </w:rPr>
        <w:t xml:space="preserve"> </w:t>
      </w:r>
      <w:r>
        <w:rPr>
          <w:rFonts w:ascii="Georgia" w:eastAsia="Georgia" w:hAnsi="Georgia" w:cs="Georgia"/>
          <w:b/>
          <w:bCs/>
          <w:sz w:val="19"/>
          <w:szCs w:val="19"/>
        </w:rPr>
        <w:t>Multi-</w:t>
      </w:r>
      <w:r>
        <w:rPr>
          <w:rFonts w:ascii="Georgia" w:eastAsia="Georgia" w:hAnsi="Georgia" w:cs="Georgia"/>
          <w:b/>
          <w:bCs/>
          <w:spacing w:val="13"/>
          <w:sz w:val="19"/>
          <w:szCs w:val="19"/>
        </w:rPr>
        <w:t xml:space="preserve"> </w:t>
      </w:r>
      <w:r>
        <w:rPr>
          <w:rFonts w:ascii="Georgia" w:eastAsia="Georgia" w:hAnsi="Georgia" w:cs="Georgia"/>
          <w:b/>
          <w:bCs/>
          <w:sz w:val="19"/>
          <w:szCs w:val="19"/>
        </w:rPr>
        <w:t>Atlas</w:t>
      </w:r>
      <w:r>
        <w:rPr>
          <w:rFonts w:ascii="Georgia" w:eastAsia="Georgia" w:hAnsi="Georgia" w:cs="Georgia"/>
          <w:b/>
          <w:bCs/>
          <w:spacing w:val="11"/>
          <w:sz w:val="19"/>
          <w:szCs w:val="19"/>
        </w:rPr>
        <w:t xml:space="preserve"> </w:t>
      </w:r>
      <w:r>
        <w:rPr>
          <w:rFonts w:ascii="Georgia" w:eastAsia="Georgia" w:hAnsi="Georgia" w:cs="Georgia"/>
          <w:b/>
          <w:bCs/>
          <w:sz w:val="19"/>
          <w:szCs w:val="19"/>
        </w:rPr>
        <w:t>Labeling</w:t>
      </w:r>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w w:val="102"/>
          <w:sz w:val="19"/>
          <w:szCs w:val="19"/>
        </w:rPr>
        <w:t>(2012):</w:t>
      </w:r>
    </w:p>
    <w:p w14:paraId="7E1FFDCD" w14:textId="77777777" w:rsidR="00E61F9D" w:rsidRDefault="005C64D6">
      <w:pPr>
        <w:spacing w:before="93" w:after="0" w:line="277" w:lineRule="auto"/>
        <w:ind w:left="132" w:right="87" w:firstLine="8"/>
        <w:jc w:val="both"/>
        <w:rPr>
          <w:rFonts w:ascii="Georgia" w:eastAsia="Georgia" w:hAnsi="Georgia" w:cs="Georgia"/>
          <w:sz w:val="19"/>
          <w:szCs w:val="19"/>
        </w:rPr>
      </w:pPr>
      <w:r>
        <w:rPr>
          <w:rFonts w:ascii="Georgia" w:eastAsia="Georgia" w:hAnsi="Georgia" w:cs="Georgia"/>
          <w:sz w:val="19"/>
          <w:szCs w:val="19"/>
        </w:rPr>
        <w:t xml:space="preserve">54. </w:t>
      </w:r>
      <w:r>
        <w:rPr>
          <w:rFonts w:ascii="Georgia" w:eastAsia="Georgia" w:hAnsi="Georgia" w:cs="Georgia"/>
          <w:spacing w:val="4"/>
          <w:sz w:val="19"/>
          <w:szCs w:val="19"/>
        </w:rPr>
        <w:t xml:space="preserve"> </w:t>
      </w:r>
      <w:proofErr w:type="spellStart"/>
      <w:r>
        <w:rPr>
          <w:rFonts w:ascii="Georgia" w:eastAsia="Georgia" w:hAnsi="Georgia" w:cs="Georgia"/>
          <w:sz w:val="19"/>
          <w:szCs w:val="19"/>
        </w:rPr>
        <w:t>Asman</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proofErr w:type="spellStart"/>
      <w:r>
        <w:rPr>
          <w:rFonts w:ascii="Georgia" w:eastAsia="Georgia" w:hAnsi="Georgia" w:cs="Georgia"/>
          <w:sz w:val="19"/>
          <w:szCs w:val="19"/>
        </w:rPr>
        <w:t>Akhondi-Asl</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A.,</w:t>
      </w:r>
      <w:r>
        <w:rPr>
          <w:rFonts w:ascii="Georgia" w:eastAsia="Georgia" w:hAnsi="Georgia" w:cs="Georgia"/>
          <w:spacing w:val="20"/>
          <w:sz w:val="19"/>
          <w:szCs w:val="19"/>
        </w:rPr>
        <w:t xml:space="preserve"> </w:t>
      </w:r>
      <w:r>
        <w:rPr>
          <w:rFonts w:ascii="Georgia" w:eastAsia="Georgia" w:hAnsi="Georgia" w:cs="Georgia"/>
          <w:sz w:val="19"/>
          <w:szCs w:val="19"/>
        </w:rPr>
        <w:t>Wang,</w:t>
      </w:r>
      <w:r>
        <w:rPr>
          <w:rFonts w:ascii="Georgia" w:eastAsia="Georgia" w:hAnsi="Georgia" w:cs="Georgia"/>
          <w:spacing w:val="24"/>
          <w:sz w:val="19"/>
          <w:szCs w:val="19"/>
        </w:rPr>
        <w:t xml:space="preserve"> </w:t>
      </w:r>
      <w:r>
        <w:rPr>
          <w:rFonts w:ascii="Georgia" w:eastAsia="Georgia" w:hAnsi="Georgia" w:cs="Georgia"/>
          <w:sz w:val="19"/>
          <w:szCs w:val="19"/>
        </w:rPr>
        <w:t>H.,</w:t>
      </w:r>
      <w:r>
        <w:rPr>
          <w:rFonts w:ascii="Georgia" w:eastAsia="Georgia" w:hAnsi="Georgia" w:cs="Georgia"/>
          <w:spacing w:val="21"/>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N.,</w:t>
      </w:r>
      <w:r>
        <w:rPr>
          <w:rFonts w:ascii="Georgia" w:eastAsia="Georgia" w:hAnsi="Georgia" w:cs="Georgia"/>
          <w:spacing w:val="18"/>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B.,</w:t>
      </w:r>
      <w:r>
        <w:rPr>
          <w:rFonts w:ascii="Georgia" w:eastAsia="Georgia" w:hAnsi="Georgia" w:cs="Georgia"/>
          <w:spacing w:val="20"/>
          <w:sz w:val="19"/>
          <w:szCs w:val="19"/>
        </w:rPr>
        <w:t xml:space="preserve"> </w:t>
      </w:r>
      <w:r>
        <w:rPr>
          <w:rFonts w:ascii="Georgia" w:eastAsia="Georgia" w:hAnsi="Georgia" w:cs="Georgia"/>
          <w:sz w:val="19"/>
          <w:szCs w:val="19"/>
        </w:rPr>
        <w:t>Warfield,</w:t>
      </w:r>
      <w:r>
        <w:rPr>
          <w:rFonts w:ascii="Georgia" w:eastAsia="Georgia" w:hAnsi="Georgia" w:cs="Georgia"/>
          <w:spacing w:val="29"/>
          <w:sz w:val="19"/>
          <w:szCs w:val="19"/>
        </w:rPr>
        <w:t xml:space="preserve"> </w:t>
      </w:r>
      <w:r>
        <w:rPr>
          <w:rFonts w:ascii="Georgia" w:eastAsia="Georgia" w:hAnsi="Georgia" w:cs="Georgia"/>
          <w:sz w:val="19"/>
          <w:szCs w:val="19"/>
        </w:rPr>
        <w:t>S.</w:t>
      </w:r>
      <w:r>
        <w:rPr>
          <w:rFonts w:ascii="Georgia" w:eastAsia="Georgia" w:hAnsi="Georgia" w:cs="Georgia"/>
          <w:spacing w:val="14"/>
          <w:sz w:val="19"/>
          <w:szCs w:val="19"/>
        </w:rPr>
        <w:t xml:space="preserve"> </w:t>
      </w:r>
      <w:r>
        <w:rPr>
          <w:rFonts w:ascii="Georgia" w:eastAsia="Georgia" w:hAnsi="Georgia" w:cs="Georgia"/>
          <w:sz w:val="19"/>
          <w:szCs w:val="19"/>
        </w:rPr>
        <w:t>K.,</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7"/>
          <w:sz w:val="19"/>
          <w:szCs w:val="19"/>
        </w:rPr>
        <w:t xml:space="preserve"> </w:t>
      </w:r>
      <w:proofErr w:type="spellStart"/>
      <w:r>
        <w:rPr>
          <w:rFonts w:ascii="Georgia" w:eastAsia="Georgia" w:hAnsi="Georgia" w:cs="Georgia"/>
          <w:sz w:val="19"/>
          <w:szCs w:val="19"/>
        </w:rPr>
        <w:t>Landman</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B.</w:t>
      </w:r>
      <w:r>
        <w:rPr>
          <w:rFonts w:ascii="Georgia" w:eastAsia="Georgia" w:hAnsi="Georgia" w:cs="Georgia"/>
          <w:spacing w:val="1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MICCAI</w:t>
      </w:r>
      <w:r>
        <w:rPr>
          <w:rFonts w:ascii="Georgia" w:eastAsia="Georgia" w:hAnsi="Georgia" w:cs="Georgia"/>
          <w:b/>
          <w:bCs/>
          <w:spacing w:val="28"/>
          <w:sz w:val="19"/>
          <w:szCs w:val="19"/>
        </w:rPr>
        <w:t xml:space="preserve"> </w:t>
      </w:r>
      <w:r>
        <w:rPr>
          <w:rFonts w:ascii="Georgia" w:eastAsia="Georgia" w:hAnsi="Georgia" w:cs="Georgia"/>
          <w:b/>
          <w:bCs/>
          <w:sz w:val="19"/>
          <w:szCs w:val="19"/>
        </w:rPr>
        <w:t>2013</w:t>
      </w:r>
      <w:r>
        <w:rPr>
          <w:rFonts w:ascii="Georgia" w:eastAsia="Georgia" w:hAnsi="Georgia" w:cs="Georgia"/>
          <w:b/>
          <w:bCs/>
          <w:spacing w:val="20"/>
          <w:sz w:val="19"/>
          <w:szCs w:val="19"/>
        </w:rPr>
        <w:t xml:space="preserve"> </w:t>
      </w:r>
      <w:proofErr w:type="spellStart"/>
      <w:r>
        <w:rPr>
          <w:rFonts w:ascii="Georgia" w:eastAsia="Georgia" w:hAnsi="Georgia" w:cs="Georgia"/>
          <w:b/>
          <w:bCs/>
          <w:w w:val="102"/>
          <w:sz w:val="19"/>
          <w:szCs w:val="19"/>
        </w:rPr>
        <w:t>Seg</w:t>
      </w:r>
      <w:proofErr w:type="spellEnd"/>
      <w:r>
        <w:rPr>
          <w:rFonts w:ascii="Georgia" w:eastAsia="Georgia" w:hAnsi="Georgia" w:cs="Georgia"/>
          <w:b/>
          <w:bCs/>
          <w:w w:val="102"/>
          <w:sz w:val="19"/>
          <w:szCs w:val="19"/>
        </w:rPr>
        <w:t xml:space="preserve">- </w:t>
      </w:r>
      <w:r>
        <w:rPr>
          <w:rFonts w:ascii="Georgia" w:eastAsia="Georgia" w:hAnsi="Georgia" w:cs="Georgia"/>
          <w:b/>
          <w:bCs/>
          <w:sz w:val="19"/>
          <w:szCs w:val="19"/>
        </w:rPr>
        <w:t>mentation</w:t>
      </w:r>
      <w:r>
        <w:rPr>
          <w:rFonts w:ascii="Georgia" w:eastAsia="Georgia" w:hAnsi="Georgia" w:cs="Georgia"/>
          <w:b/>
          <w:bCs/>
          <w:spacing w:val="38"/>
          <w:sz w:val="19"/>
          <w:szCs w:val="19"/>
        </w:rPr>
        <w:t xml:space="preserve"> </w:t>
      </w:r>
      <w:r>
        <w:rPr>
          <w:rFonts w:ascii="Georgia" w:eastAsia="Georgia" w:hAnsi="Georgia" w:cs="Georgia"/>
          <w:b/>
          <w:bCs/>
          <w:sz w:val="19"/>
          <w:szCs w:val="19"/>
        </w:rPr>
        <w:t>Algorithms,</w:t>
      </w:r>
      <w:r>
        <w:rPr>
          <w:rFonts w:ascii="Georgia" w:eastAsia="Georgia" w:hAnsi="Georgia" w:cs="Georgia"/>
          <w:b/>
          <w:bCs/>
          <w:spacing w:val="46"/>
          <w:sz w:val="19"/>
          <w:szCs w:val="19"/>
        </w:rPr>
        <w:t xml:space="preserve"> </w:t>
      </w:r>
      <w:r>
        <w:rPr>
          <w:rFonts w:ascii="Georgia" w:eastAsia="Georgia" w:hAnsi="Georgia" w:cs="Georgia"/>
          <w:b/>
          <w:bCs/>
          <w:sz w:val="19"/>
          <w:szCs w:val="19"/>
        </w:rPr>
        <w:t>Theory</w:t>
      </w:r>
      <w:r>
        <w:rPr>
          <w:rFonts w:ascii="Georgia" w:eastAsia="Georgia" w:hAnsi="Georgia" w:cs="Georgia"/>
          <w:b/>
          <w:bCs/>
          <w:spacing w:val="32"/>
          <w:sz w:val="19"/>
          <w:szCs w:val="19"/>
        </w:rPr>
        <w:t xml:space="preserve"> </w:t>
      </w:r>
      <w:r>
        <w:rPr>
          <w:rFonts w:ascii="Georgia" w:eastAsia="Georgia" w:hAnsi="Georgia" w:cs="Georgia"/>
          <w:b/>
          <w:bCs/>
          <w:sz w:val="19"/>
          <w:szCs w:val="19"/>
        </w:rPr>
        <w:t>and</w:t>
      </w:r>
      <w:r>
        <w:rPr>
          <w:rFonts w:ascii="Georgia" w:eastAsia="Georgia" w:hAnsi="Georgia" w:cs="Georgia"/>
          <w:b/>
          <w:bCs/>
          <w:spacing w:val="25"/>
          <w:sz w:val="19"/>
          <w:szCs w:val="19"/>
        </w:rPr>
        <w:t xml:space="preserve"> </w:t>
      </w:r>
      <w:r>
        <w:rPr>
          <w:rFonts w:ascii="Georgia" w:eastAsia="Georgia" w:hAnsi="Georgia" w:cs="Georgia"/>
          <w:b/>
          <w:bCs/>
          <w:sz w:val="19"/>
          <w:szCs w:val="19"/>
        </w:rPr>
        <w:t>Applications</w:t>
      </w:r>
      <w:r>
        <w:rPr>
          <w:rFonts w:ascii="Georgia" w:eastAsia="Georgia" w:hAnsi="Georgia" w:cs="Georgia"/>
          <w:b/>
          <w:bCs/>
          <w:spacing w:val="43"/>
          <w:sz w:val="19"/>
          <w:szCs w:val="19"/>
        </w:rPr>
        <w:t xml:space="preserve"> </w:t>
      </w:r>
      <w:r>
        <w:rPr>
          <w:rFonts w:ascii="Georgia" w:eastAsia="Georgia" w:hAnsi="Georgia" w:cs="Georgia"/>
          <w:b/>
          <w:bCs/>
          <w:sz w:val="19"/>
          <w:szCs w:val="19"/>
        </w:rPr>
        <w:t>(SATA)</w:t>
      </w:r>
      <w:r>
        <w:rPr>
          <w:rFonts w:ascii="Georgia" w:eastAsia="Georgia" w:hAnsi="Georgia" w:cs="Georgia"/>
          <w:b/>
          <w:bCs/>
          <w:spacing w:val="32"/>
          <w:sz w:val="19"/>
          <w:szCs w:val="19"/>
        </w:rPr>
        <w:t xml:space="preserve"> </w:t>
      </w:r>
      <w:r>
        <w:rPr>
          <w:rFonts w:ascii="Georgia" w:eastAsia="Georgia" w:hAnsi="Georgia" w:cs="Georgia"/>
          <w:b/>
          <w:bCs/>
          <w:sz w:val="19"/>
          <w:szCs w:val="19"/>
        </w:rPr>
        <w:t>Challenge</w:t>
      </w:r>
      <w:r>
        <w:rPr>
          <w:rFonts w:ascii="Georgia" w:eastAsia="Georgia" w:hAnsi="Georgia" w:cs="Georgia"/>
          <w:b/>
          <w:bCs/>
          <w:spacing w:val="37"/>
          <w:sz w:val="19"/>
          <w:szCs w:val="19"/>
        </w:rPr>
        <w:t xml:space="preserve"> </w:t>
      </w:r>
      <w:r>
        <w:rPr>
          <w:rFonts w:ascii="Georgia" w:eastAsia="Georgia" w:hAnsi="Georgia" w:cs="Georgia"/>
          <w:b/>
          <w:bCs/>
          <w:sz w:val="19"/>
          <w:szCs w:val="19"/>
        </w:rPr>
        <w:t>Results</w:t>
      </w:r>
      <w:r>
        <w:rPr>
          <w:rFonts w:ascii="Georgia" w:eastAsia="Georgia" w:hAnsi="Georgia" w:cs="Georgia"/>
          <w:b/>
          <w:bCs/>
          <w:spacing w:val="32"/>
          <w:sz w:val="19"/>
          <w:szCs w:val="19"/>
        </w:rPr>
        <w:t xml:space="preserve"> </w:t>
      </w:r>
      <w:r>
        <w:rPr>
          <w:rFonts w:ascii="Georgia" w:eastAsia="Georgia" w:hAnsi="Georgia" w:cs="Georgia"/>
          <w:b/>
          <w:bCs/>
          <w:sz w:val="19"/>
          <w:szCs w:val="19"/>
        </w:rPr>
        <w:t>Summary</w:t>
      </w:r>
      <w:r>
        <w:rPr>
          <w:rFonts w:ascii="Georgia" w:eastAsia="Georgia" w:hAnsi="Georgia" w:cs="Georgia"/>
          <w:b/>
          <w:bCs/>
          <w:spacing w:val="-1"/>
          <w:sz w:val="19"/>
          <w:szCs w:val="19"/>
        </w:rPr>
        <w:t>,</w:t>
      </w:r>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i/>
          <w:sz w:val="19"/>
          <w:szCs w:val="19"/>
        </w:rPr>
        <w:t>MICCAI</w:t>
      </w:r>
      <w:r>
        <w:rPr>
          <w:rFonts w:ascii="Georgia" w:eastAsia="Georgia" w:hAnsi="Georgia" w:cs="Georgia"/>
          <w:i/>
          <w:spacing w:val="16"/>
          <w:sz w:val="19"/>
          <w:szCs w:val="19"/>
        </w:rPr>
        <w:t xml:space="preserve"> </w:t>
      </w:r>
      <w:r>
        <w:rPr>
          <w:rFonts w:ascii="Georgia" w:eastAsia="Georgia" w:hAnsi="Georgia" w:cs="Georgia"/>
          <w:i/>
          <w:sz w:val="19"/>
          <w:szCs w:val="19"/>
        </w:rPr>
        <w:t>2013</w:t>
      </w:r>
      <w:r>
        <w:rPr>
          <w:rFonts w:ascii="Georgia" w:eastAsia="Georgia" w:hAnsi="Georgia" w:cs="Georgia"/>
          <w:i/>
          <w:spacing w:val="16"/>
          <w:sz w:val="19"/>
          <w:szCs w:val="19"/>
        </w:rPr>
        <w:t xml:space="preserve"> </w:t>
      </w:r>
      <w:r>
        <w:rPr>
          <w:rFonts w:ascii="Georgia" w:eastAsia="Georgia" w:hAnsi="Georgia" w:cs="Georgia"/>
          <w:i/>
          <w:sz w:val="19"/>
          <w:szCs w:val="19"/>
        </w:rPr>
        <w:t>challenge workshop on segmentation:</w:t>
      </w:r>
      <w:r>
        <w:rPr>
          <w:rFonts w:ascii="Georgia" w:eastAsia="Georgia" w:hAnsi="Georgia" w:cs="Georgia"/>
          <w:i/>
          <w:spacing w:val="15"/>
          <w:sz w:val="19"/>
          <w:szCs w:val="19"/>
        </w:rPr>
        <w:t xml:space="preserve"> </w:t>
      </w:r>
      <w:r>
        <w:rPr>
          <w:rFonts w:ascii="Georgia" w:eastAsia="Georgia" w:hAnsi="Georgia" w:cs="Georgia"/>
          <w:i/>
          <w:sz w:val="19"/>
          <w:szCs w:val="19"/>
        </w:rPr>
        <w:t>Algorithms, theory and applications.</w:t>
      </w:r>
      <w:r>
        <w:rPr>
          <w:rFonts w:ascii="Georgia" w:eastAsia="Georgia" w:hAnsi="Georgia" w:cs="Georgia"/>
          <w:i/>
          <w:spacing w:val="17"/>
          <w:sz w:val="19"/>
          <w:szCs w:val="19"/>
        </w:rPr>
        <w:t xml:space="preserve"> </w:t>
      </w:r>
      <w:r>
        <w:rPr>
          <w:rFonts w:ascii="Georgia" w:eastAsia="Georgia" w:hAnsi="Georgia" w:cs="Georgia"/>
          <w:w w:val="102"/>
          <w:sz w:val="19"/>
          <w:szCs w:val="19"/>
        </w:rPr>
        <w:t>(2013):</w:t>
      </w:r>
    </w:p>
    <w:p w14:paraId="2C589E74" w14:textId="77777777" w:rsidR="00E61F9D" w:rsidRDefault="005C64D6">
      <w:pPr>
        <w:spacing w:before="59"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55.  </w:t>
      </w:r>
      <w:r>
        <w:rPr>
          <w:rFonts w:ascii="Georgia" w:eastAsia="Georgia" w:hAnsi="Georgia" w:cs="Georgia"/>
          <w:spacing w:val="44"/>
          <w:sz w:val="19"/>
          <w:szCs w:val="19"/>
        </w:rPr>
        <w:t xml:space="preserve"> </w:t>
      </w:r>
      <w:proofErr w:type="spellStart"/>
      <w:r>
        <w:rPr>
          <w:rFonts w:ascii="Georgia" w:eastAsia="Georgia" w:hAnsi="Georgia" w:cs="Georgia"/>
          <w:sz w:val="19"/>
          <w:szCs w:val="19"/>
        </w:rPr>
        <w:t>Avants</w:t>
      </w:r>
      <w:proofErr w:type="spellEnd"/>
      <w:proofErr w:type="gramStart"/>
      <w:r>
        <w:rPr>
          <w:rFonts w:ascii="Georgia" w:eastAsia="Georgia" w:hAnsi="Georgia" w:cs="Georgia"/>
          <w:sz w:val="19"/>
          <w:szCs w:val="19"/>
        </w:rPr>
        <w:t xml:space="preserve">, </w:t>
      </w:r>
      <w:r>
        <w:rPr>
          <w:rFonts w:ascii="Georgia" w:eastAsia="Georgia" w:hAnsi="Georgia" w:cs="Georgia"/>
          <w:spacing w:val="16"/>
          <w:sz w:val="19"/>
          <w:szCs w:val="19"/>
        </w:rPr>
        <w:t xml:space="preserve"> </w:t>
      </w:r>
      <w:r>
        <w:rPr>
          <w:rFonts w:ascii="Georgia" w:eastAsia="Georgia" w:hAnsi="Georgia" w:cs="Georgia"/>
          <w:sz w:val="19"/>
          <w:szCs w:val="19"/>
        </w:rPr>
        <w:t>B</w:t>
      </w:r>
      <w:proofErr w:type="gramEnd"/>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sz w:val="19"/>
          <w:szCs w:val="19"/>
        </w:rPr>
        <w:t xml:space="preserve">B., </w:t>
      </w:r>
      <w:r>
        <w:rPr>
          <w:rFonts w:ascii="Georgia" w:eastAsia="Georgia" w:hAnsi="Georgia" w:cs="Georgia"/>
          <w:spacing w:val="10"/>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 xml:space="preserve">, </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43"/>
          <w:sz w:val="19"/>
          <w:szCs w:val="19"/>
        </w:rPr>
        <w:t xml:space="preserve"> </w:t>
      </w:r>
      <w:r>
        <w:rPr>
          <w:rFonts w:ascii="Georgia" w:eastAsia="Georgia" w:hAnsi="Georgia" w:cs="Georgia"/>
          <w:sz w:val="19"/>
          <w:szCs w:val="19"/>
        </w:rPr>
        <w:t xml:space="preserve">J., </w:t>
      </w:r>
      <w:r>
        <w:rPr>
          <w:rFonts w:ascii="Georgia" w:eastAsia="Georgia" w:hAnsi="Georgia" w:cs="Georgia"/>
          <w:spacing w:val="9"/>
          <w:sz w:val="19"/>
          <w:szCs w:val="19"/>
        </w:rPr>
        <w:t xml:space="preserve"> </w:t>
      </w:r>
      <w:r>
        <w:rPr>
          <w:rFonts w:ascii="Georgia" w:eastAsia="Georgia" w:hAnsi="Georgia" w:cs="Georgia"/>
          <w:sz w:val="19"/>
          <w:szCs w:val="19"/>
        </w:rPr>
        <w:t xml:space="preserve">Song, </w:t>
      </w:r>
      <w:r>
        <w:rPr>
          <w:rFonts w:ascii="Georgia" w:eastAsia="Georgia" w:hAnsi="Georgia" w:cs="Georgia"/>
          <w:spacing w:val="12"/>
          <w:sz w:val="19"/>
          <w:szCs w:val="19"/>
        </w:rPr>
        <w:t xml:space="preserve"> </w:t>
      </w:r>
      <w:r>
        <w:rPr>
          <w:rFonts w:ascii="Georgia" w:eastAsia="Georgia" w:hAnsi="Georgia" w:cs="Georgia"/>
          <w:sz w:val="19"/>
          <w:szCs w:val="19"/>
        </w:rPr>
        <w:t xml:space="preserve">G., </w:t>
      </w:r>
      <w:r>
        <w:rPr>
          <w:rFonts w:ascii="Georgia" w:eastAsia="Georgia" w:hAnsi="Georgia" w:cs="Georgia"/>
          <w:spacing w:val="8"/>
          <w:sz w:val="19"/>
          <w:szCs w:val="19"/>
        </w:rPr>
        <w:t xml:space="preserve"> </w:t>
      </w:r>
      <w:r>
        <w:rPr>
          <w:rFonts w:ascii="Georgia" w:eastAsia="Georgia" w:hAnsi="Georgia" w:cs="Georgia"/>
          <w:sz w:val="19"/>
          <w:szCs w:val="19"/>
        </w:rPr>
        <w:t xml:space="preserve">Cook, </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44"/>
          <w:sz w:val="19"/>
          <w:szCs w:val="19"/>
        </w:rPr>
        <w:t xml:space="preserve"> </w:t>
      </w:r>
      <w:r>
        <w:rPr>
          <w:rFonts w:ascii="Georgia" w:eastAsia="Georgia" w:hAnsi="Georgia" w:cs="Georgia"/>
          <w:sz w:val="19"/>
          <w:szCs w:val="19"/>
        </w:rPr>
        <w:t xml:space="preserve">A., </w:t>
      </w:r>
      <w:r>
        <w:rPr>
          <w:rFonts w:ascii="Georgia" w:eastAsia="Georgia" w:hAnsi="Georgia" w:cs="Georgia"/>
          <w:spacing w:val="10"/>
          <w:sz w:val="19"/>
          <w:szCs w:val="19"/>
        </w:rPr>
        <w:t xml:space="preserve"> </w:t>
      </w:r>
      <w:r>
        <w:rPr>
          <w:rFonts w:ascii="Georgia" w:eastAsia="Georgia" w:hAnsi="Georgia" w:cs="Georgia"/>
          <w:sz w:val="19"/>
          <w:szCs w:val="19"/>
        </w:rPr>
        <w:t xml:space="preserve">Klein, </w:t>
      </w:r>
      <w:r>
        <w:rPr>
          <w:rFonts w:ascii="Georgia" w:eastAsia="Georgia" w:hAnsi="Georgia" w:cs="Georgia"/>
          <w:spacing w:val="13"/>
          <w:sz w:val="19"/>
          <w:szCs w:val="19"/>
        </w:rPr>
        <w:t xml:space="preserve"> </w:t>
      </w:r>
      <w:r>
        <w:rPr>
          <w:rFonts w:ascii="Georgia" w:eastAsia="Georgia" w:hAnsi="Georgia" w:cs="Georgia"/>
          <w:sz w:val="19"/>
          <w:szCs w:val="19"/>
        </w:rPr>
        <w:t xml:space="preserve">A., </w:t>
      </w:r>
      <w:r>
        <w:rPr>
          <w:rFonts w:ascii="Georgia" w:eastAsia="Georgia" w:hAnsi="Georgia" w:cs="Georgia"/>
          <w:spacing w:val="10"/>
          <w:sz w:val="19"/>
          <w:szCs w:val="19"/>
        </w:rPr>
        <w:t xml:space="preserve"> </w:t>
      </w:r>
      <w:r>
        <w:rPr>
          <w:rFonts w:ascii="Georgia" w:eastAsia="Georgia" w:hAnsi="Georgia" w:cs="Georgia"/>
          <w:sz w:val="19"/>
          <w:szCs w:val="19"/>
        </w:rPr>
        <w:t>and</w:t>
      </w:r>
      <w:r>
        <w:rPr>
          <w:rFonts w:ascii="Georgia" w:eastAsia="Georgia" w:hAnsi="Georgia" w:cs="Georgia"/>
          <w:spacing w:val="45"/>
          <w:sz w:val="19"/>
          <w:szCs w:val="19"/>
        </w:rPr>
        <w:t xml:space="preserve"> </w:t>
      </w:r>
      <w:r>
        <w:rPr>
          <w:rFonts w:ascii="Georgia" w:eastAsia="Georgia" w:hAnsi="Georgia" w:cs="Georgia"/>
          <w:sz w:val="19"/>
          <w:szCs w:val="19"/>
        </w:rPr>
        <w:t xml:space="preserve">Gee, </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43"/>
          <w:sz w:val="19"/>
          <w:szCs w:val="19"/>
        </w:rPr>
        <w:t xml:space="preserve"> </w:t>
      </w:r>
      <w:r>
        <w:rPr>
          <w:rFonts w:ascii="Georgia" w:eastAsia="Georgia" w:hAnsi="Georgia" w:cs="Georgia"/>
          <w:sz w:val="19"/>
          <w:szCs w:val="19"/>
        </w:rPr>
        <w:t>C.</w:t>
      </w:r>
      <w:r>
        <w:rPr>
          <w:rFonts w:ascii="Georgia" w:eastAsia="Georgia" w:hAnsi="Georgia" w:cs="Georgia"/>
          <w:spacing w:val="42"/>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A</w:t>
      </w:r>
      <w:r>
        <w:rPr>
          <w:rFonts w:ascii="Georgia" w:eastAsia="Georgia" w:hAnsi="Georgia" w:cs="Georgia"/>
          <w:b/>
          <w:bCs/>
          <w:spacing w:val="46"/>
          <w:sz w:val="19"/>
          <w:szCs w:val="19"/>
        </w:rPr>
        <w:t xml:space="preserve"> </w:t>
      </w:r>
      <w:r>
        <w:rPr>
          <w:rFonts w:ascii="Georgia" w:eastAsia="Georgia" w:hAnsi="Georgia" w:cs="Georgia"/>
          <w:b/>
          <w:bCs/>
          <w:sz w:val="19"/>
          <w:szCs w:val="19"/>
        </w:rPr>
        <w:t xml:space="preserve">Reproducible </w:t>
      </w:r>
      <w:r>
        <w:rPr>
          <w:rFonts w:ascii="Georgia" w:eastAsia="Georgia" w:hAnsi="Georgia" w:cs="Georgia"/>
          <w:b/>
          <w:bCs/>
          <w:spacing w:val="19"/>
          <w:sz w:val="19"/>
          <w:szCs w:val="19"/>
        </w:rPr>
        <w:t xml:space="preserve"> </w:t>
      </w:r>
      <w:r>
        <w:rPr>
          <w:rFonts w:ascii="Georgia" w:eastAsia="Georgia" w:hAnsi="Georgia" w:cs="Georgia"/>
          <w:b/>
          <w:bCs/>
          <w:sz w:val="19"/>
          <w:szCs w:val="19"/>
        </w:rPr>
        <w:t xml:space="preserve">Evaluation </w:t>
      </w:r>
      <w:r>
        <w:rPr>
          <w:rFonts w:ascii="Georgia" w:eastAsia="Georgia" w:hAnsi="Georgia" w:cs="Georgia"/>
          <w:b/>
          <w:bCs/>
          <w:spacing w:val="14"/>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ANTs</w:t>
      </w:r>
      <w:r>
        <w:rPr>
          <w:rFonts w:ascii="Georgia" w:eastAsia="Georgia" w:hAnsi="Georgia" w:cs="Georgia"/>
          <w:b/>
          <w:bCs/>
          <w:spacing w:val="13"/>
          <w:sz w:val="19"/>
          <w:szCs w:val="19"/>
        </w:rPr>
        <w:t xml:space="preserve"> </w:t>
      </w:r>
      <w:r>
        <w:rPr>
          <w:rFonts w:ascii="Georgia" w:eastAsia="Georgia" w:hAnsi="Georgia" w:cs="Georgia"/>
          <w:b/>
          <w:bCs/>
          <w:sz w:val="19"/>
          <w:szCs w:val="19"/>
        </w:rPr>
        <w:t>Similarity</w:t>
      </w:r>
      <w:r>
        <w:rPr>
          <w:rFonts w:ascii="Georgia" w:eastAsia="Georgia" w:hAnsi="Georgia" w:cs="Georgia"/>
          <w:b/>
          <w:bCs/>
          <w:spacing w:val="22"/>
          <w:sz w:val="19"/>
          <w:szCs w:val="19"/>
        </w:rPr>
        <w:t xml:space="preserve"> </w:t>
      </w:r>
      <w:r>
        <w:rPr>
          <w:rFonts w:ascii="Georgia" w:eastAsia="Georgia" w:hAnsi="Georgia" w:cs="Georgia"/>
          <w:b/>
          <w:bCs/>
          <w:sz w:val="19"/>
          <w:szCs w:val="19"/>
        </w:rPr>
        <w:t>Metric</w:t>
      </w:r>
      <w:r>
        <w:rPr>
          <w:rFonts w:ascii="Georgia" w:eastAsia="Georgia" w:hAnsi="Georgia" w:cs="Georgia"/>
          <w:b/>
          <w:bCs/>
          <w:spacing w:val="15"/>
          <w:sz w:val="19"/>
          <w:szCs w:val="19"/>
        </w:rPr>
        <w:t xml:space="preserve"> </w:t>
      </w:r>
      <w:r>
        <w:rPr>
          <w:rFonts w:ascii="Georgia" w:eastAsia="Georgia" w:hAnsi="Georgia" w:cs="Georgia"/>
          <w:b/>
          <w:bCs/>
          <w:sz w:val="19"/>
          <w:szCs w:val="19"/>
        </w:rPr>
        <w:t>Performance</w:t>
      </w:r>
      <w:r>
        <w:rPr>
          <w:rFonts w:ascii="Georgia" w:eastAsia="Georgia" w:hAnsi="Georgia" w:cs="Georgia"/>
          <w:b/>
          <w:bCs/>
          <w:spacing w:val="28"/>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Brain</w:t>
      </w:r>
      <w:r>
        <w:rPr>
          <w:rFonts w:ascii="Georgia" w:eastAsia="Georgia" w:hAnsi="Georgia" w:cs="Georgia"/>
          <w:b/>
          <w:bCs/>
          <w:spacing w:val="13"/>
          <w:sz w:val="19"/>
          <w:szCs w:val="19"/>
        </w:rPr>
        <w:t xml:space="preserve"> </w:t>
      </w:r>
      <w:r>
        <w:rPr>
          <w:rFonts w:ascii="Georgia" w:eastAsia="Georgia" w:hAnsi="Georgia" w:cs="Georgia"/>
          <w:b/>
          <w:bCs/>
          <w:sz w:val="19"/>
          <w:szCs w:val="19"/>
        </w:rPr>
        <w:t>Image</w:t>
      </w:r>
      <w:r>
        <w:rPr>
          <w:rFonts w:ascii="Georgia" w:eastAsia="Georgia" w:hAnsi="Georgia" w:cs="Georgia"/>
          <w:b/>
          <w:bCs/>
          <w:spacing w:val="14"/>
          <w:sz w:val="19"/>
          <w:szCs w:val="19"/>
        </w:rPr>
        <w:t xml:space="preserve"> </w:t>
      </w:r>
      <w:r>
        <w:rPr>
          <w:rFonts w:ascii="Georgia" w:eastAsia="Georgia" w:hAnsi="Georgia" w:cs="Georgia"/>
          <w:b/>
          <w:bCs/>
          <w:sz w:val="19"/>
          <w:szCs w:val="19"/>
        </w:rPr>
        <w:t>Registratio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26"/>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z w:val="19"/>
          <w:szCs w:val="19"/>
        </w:rPr>
        <w:t xml:space="preserve"> </w:t>
      </w:r>
      <w:r>
        <w:rPr>
          <w:rFonts w:ascii="Georgia" w:eastAsia="Georgia" w:hAnsi="Georgia" w:cs="Georgia"/>
          <w:sz w:val="19"/>
          <w:szCs w:val="19"/>
        </w:rPr>
        <w:t>54,</w:t>
      </w:r>
      <w:r>
        <w:rPr>
          <w:rFonts w:ascii="Georgia" w:eastAsia="Georgia" w:hAnsi="Georgia" w:cs="Georgia"/>
          <w:spacing w:val="17"/>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proofErr w:type="gramStart"/>
      <w:r>
        <w:rPr>
          <w:rFonts w:ascii="Georgia" w:eastAsia="Georgia" w:hAnsi="Georgia" w:cs="Georgia"/>
          <w:sz w:val="19"/>
          <w:szCs w:val="19"/>
        </w:rPr>
        <w:t>3</w:t>
      </w:r>
      <w:r>
        <w:rPr>
          <w:rFonts w:ascii="Georgia" w:eastAsia="Georgia" w:hAnsi="Georgia" w:cs="Georgia"/>
          <w:spacing w:val="2"/>
          <w:sz w:val="19"/>
          <w:szCs w:val="19"/>
        </w:rPr>
        <w:t xml:space="preserve"> </w:t>
      </w:r>
      <w:r>
        <w:rPr>
          <w:rFonts w:ascii="Georgia" w:eastAsia="Georgia" w:hAnsi="Georgia" w:cs="Georgia"/>
          <w:sz w:val="19"/>
          <w:szCs w:val="19"/>
        </w:rPr>
        <w:t xml:space="preserve">(2011): </w:t>
      </w:r>
      <w:r>
        <w:rPr>
          <w:rFonts w:ascii="Georgia" w:eastAsia="Georgia" w:hAnsi="Georgia" w:cs="Georgia"/>
          <w:spacing w:val="29"/>
          <w:sz w:val="19"/>
          <w:szCs w:val="19"/>
        </w:rPr>
        <w:t xml:space="preserve"> </w:t>
      </w:r>
      <w:r>
        <w:rPr>
          <w:rFonts w:ascii="Georgia" w:eastAsia="Georgia" w:hAnsi="Georgia" w:cs="Georgia"/>
          <w:w w:val="102"/>
          <w:sz w:val="19"/>
          <w:szCs w:val="19"/>
        </w:rPr>
        <w:t>2033–44.</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0">
        <w:r>
          <w:rPr>
            <w:rFonts w:ascii="Georgia" w:eastAsia="Georgia" w:hAnsi="Georgia" w:cs="Georgia"/>
            <w:color w:val="0000FF"/>
            <w:w w:val="102"/>
            <w:sz w:val="19"/>
            <w:szCs w:val="19"/>
          </w:rPr>
          <w:t>10.1016/j.neuroimage.2010.09.025</w:t>
        </w:r>
      </w:hyperlink>
    </w:p>
    <w:p w14:paraId="5EC3A114" w14:textId="77777777" w:rsidR="00E61F9D" w:rsidRDefault="005C64D6">
      <w:pPr>
        <w:spacing w:before="59" w:after="0" w:line="240" w:lineRule="auto"/>
        <w:ind w:left="140" w:right="87"/>
        <w:jc w:val="both"/>
        <w:rPr>
          <w:rFonts w:ascii="Georgia" w:eastAsia="Georgia" w:hAnsi="Georgia" w:cs="Georgia"/>
          <w:sz w:val="19"/>
          <w:szCs w:val="19"/>
        </w:rPr>
      </w:pPr>
      <w:r>
        <w:rPr>
          <w:rFonts w:ascii="Georgia" w:eastAsia="Georgia" w:hAnsi="Georgia" w:cs="Georgia"/>
          <w:sz w:val="19"/>
          <w:szCs w:val="19"/>
        </w:rPr>
        <w:t>56.</w:t>
      </w:r>
      <w:r>
        <w:rPr>
          <w:rFonts w:ascii="Georgia" w:eastAsia="Georgia" w:hAnsi="Georgia" w:cs="Georgia"/>
          <w:spacing w:val="32"/>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B.</w:t>
      </w:r>
      <w:r>
        <w:rPr>
          <w:rFonts w:ascii="Georgia" w:eastAsia="Georgia" w:hAnsi="Georgia" w:cs="Georgia"/>
          <w:spacing w:val="9"/>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N.</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Stauffer,</w:t>
      </w:r>
      <w:r>
        <w:rPr>
          <w:rFonts w:ascii="Georgia" w:eastAsia="Georgia" w:hAnsi="Georgia" w:cs="Georgia"/>
          <w:spacing w:val="19"/>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Song,</w:t>
      </w:r>
      <w:r>
        <w:rPr>
          <w:rFonts w:ascii="Georgia" w:eastAsia="Georgia" w:hAnsi="Georgia" w:cs="Georgia"/>
          <w:spacing w:val="14"/>
          <w:sz w:val="19"/>
          <w:szCs w:val="19"/>
        </w:rPr>
        <w:t xml:space="preserve"> </w:t>
      </w:r>
      <w:r>
        <w:rPr>
          <w:rFonts w:ascii="Georgia" w:eastAsia="Georgia" w:hAnsi="Georgia" w:cs="Georgia"/>
          <w:sz w:val="19"/>
          <w:szCs w:val="19"/>
        </w:rPr>
        <w:t>G.,</w:t>
      </w:r>
      <w:r>
        <w:rPr>
          <w:rFonts w:ascii="Georgia" w:eastAsia="Georgia" w:hAnsi="Georgia" w:cs="Georgia"/>
          <w:spacing w:val="11"/>
          <w:sz w:val="19"/>
          <w:szCs w:val="19"/>
        </w:rPr>
        <w:t xml:space="preserve"> </w:t>
      </w:r>
      <w:r>
        <w:rPr>
          <w:rFonts w:ascii="Georgia" w:eastAsia="Georgia" w:hAnsi="Georgia" w:cs="Georgia"/>
          <w:sz w:val="19"/>
          <w:szCs w:val="19"/>
        </w:rPr>
        <w:t>Wu,</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11"/>
          <w:sz w:val="19"/>
          <w:szCs w:val="19"/>
        </w:rPr>
        <w:t xml:space="preserve"> </w:t>
      </w:r>
      <w:r>
        <w:rPr>
          <w:rFonts w:ascii="Georgia" w:eastAsia="Georgia" w:hAnsi="Georgia" w:cs="Georgia"/>
          <w:sz w:val="19"/>
          <w:szCs w:val="19"/>
        </w:rPr>
        <w:t>Gee,</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8"/>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The</w:t>
      </w:r>
      <w:r>
        <w:rPr>
          <w:rFonts w:ascii="Georgia" w:eastAsia="Georgia" w:hAnsi="Georgia" w:cs="Georgia"/>
          <w:b/>
          <w:bCs/>
          <w:spacing w:val="13"/>
          <w:sz w:val="19"/>
          <w:szCs w:val="19"/>
        </w:rPr>
        <w:t xml:space="preserve"> </w:t>
      </w:r>
      <w:r>
        <w:rPr>
          <w:rFonts w:ascii="Georgia" w:eastAsia="Georgia" w:hAnsi="Georgia" w:cs="Georgia"/>
          <w:b/>
          <w:bCs/>
          <w:sz w:val="19"/>
          <w:szCs w:val="19"/>
        </w:rPr>
        <w:t>Insight</w:t>
      </w:r>
      <w:r>
        <w:rPr>
          <w:rFonts w:ascii="Georgia" w:eastAsia="Georgia" w:hAnsi="Georgia" w:cs="Georgia"/>
          <w:b/>
          <w:bCs/>
          <w:spacing w:val="19"/>
          <w:sz w:val="19"/>
          <w:szCs w:val="19"/>
        </w:rPr>
        <w:t xml:space="preserve"> </w:t>
      </w:r>
      <w:proofErr w:type="spellStart"/>
      <w:r>
        <w:rPr>
          <w:rFonts w:ascii="Georgia" w:eastAsia="Georgia" w:hAnsi="Georgia" w:cs="Georgia"/>
          <w:b/>
          <w:bCs/>
          <w:sz w:val="19"/>
          <w:szCs w:val="19"/>
        </w:rPr>
        <w:t>ToolKit</w:t>
      </w:r>
      <w:proofErr w:type="spellEnd"/>
      <w:r>
        <w:rPr>
          <w:rFonts w:ascii="Georgia" w:eastAsia="Georgia" w:hAnsi="Georgia" w:cs="Georgia"/>
          <w:b/>
          <w:bCs/>
          <w:spacing w:val="20"/>
          <w:sz w:val="19"/>
          <w:szCs w:val="19"/>
        </w:rPr>
        <w:t xml:space="preserve"> </w:t>
      </w:r>
      <w:r>
        <w:rPr>
          <w:rFonts w:ascii="Georgia" w:eastAsia="Georgia" w:hAnsi="Georgia" w:cs="Georgia"/>
          <w:b/>
          <w:bCs/>
          <w:sz w:val="19"/>
          <w:szCs w:val="19"/>
        </w:rPr>
        <w:t>Image</w:t>
      </w:r>
      <w:r>
        <w:rPr>
          <w:rFonts w:ascii="Georgia" w:eastAsia="Georgia" w:hAnsi="Georgia" w:cs="Georgia"/>
          <w:b/>
          <w:bCs/>
          <w:spacing w:val="17"/>
          <w:sz w:val="19"/>
          <w:szCs w:val="19"/>
        </w:rPr>
        <w:t xml:space="preserve"> </w:t>
      </w:r>
      <w:r>
        <w:rPr>
          <w:rFonts w:ascii="Georgia" w:eastAsia="Georgia" w:hAnsi="Georgia" w:cs="Georgia"/>
          <w:b/>
          <w:bCs/>
          <w:w w:val="102"/>
          <w:sz w:val="19"/>
          <w:szCs w:val="19"/>
        </w:rPr>
        <w:t>Registration</w:t>
      </w:r>
    </w:p>
    <w:p w14:paraId="12076D69" w14:textId="77777777" w:rsidR="00E61F9D" w:rsidRDefault="005C64D6">
      <w:pPr>
        <w:spacing w:before="33" w:after="0" w:line="240" w:lineRule="auto"/>
        <w:ind w:left="140" w:right="3988"/>
        <w:jc w:val="both"/>
        <w:rPr>
          <w:rFonts w:ascii="Georgia" w:eastAsia="Georgia" w:hAnsi="Georgia" w:cs="Georgia"/>
          <w:sz w:val="19"/>
          <w:szCs w:val="19"/>
        </w:rPr>
      </w:pPr>
      <w:r>
        <w:rPr>
          <w:rFonts w:ascii="Georgia" w:eastAsia="Georgia" w:hAnsi="Georgia" w:cs="Georgia"/>
          <w:b/>
          <w:bCs/>
          <w:sz w:val="19"/>
          <w:szCs w:val="19"/>
        </w:rPr>
        <w:t>Framewor</w:t>
      </w:r>
      <w:r>
        <w:rPr>
          <w:rFonts w:ascii="Georgia" w:eastAsia="Georgia" w:hAnsi="Georgia" w:cs="Georgia"/>
          <w:b/>
          <w:bCs/>
          <w:spacing w:val="4"/>
          <w:sz w:val="19"/>
          <w:szCs w:val="19"/>
        </w:rPr>
        <w:t>k</w:t>
      </w:r>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 xml:space="preserve">Front </w:t>
      </w:r>
      <w:proofErr w:type="spellStart"/>
      <w:r>
        <w:rPr>
          <w:rFonts w:ascii="Georgia" w:eastAsia="Georgia" w:hAnsi="Georgia" w:cs="Georgia"/>
          <w:i/>
          <w:sz w:val="19"/>
          <w:szCs w:val="19"/>
        </w:rPr>
        <w:t>Neuroinform</w:t>
      </w:r>
      <w:proofErr w:type="spellEnd"/>
      <w:r>
        <w:rPr>
          <w:rFonts w:ascii="Georgia" w:eastAsia="Georgia" w:hAnsi="Georgia" w:cs="Georgia"/>
          <w:i/>
          <w:spacing w:val="2"/>
          <w:sz w:val="19"/>
          <w:szCs w:val="19"/>
        </w:rPr>
        <w:t xml:space="preserve"> </w:t>
      </w:r>
      <w:r>
        <w:rPr>
          <w:rFonts w:ascii="Georgia" w:eastAsia="Georgia" w:hAnsi="Georgia" w:cs="Georgia"/>
          <w:sz w:val="19"/>
          <w:szCs w:val="19"/>
        </w:rPr>
        <w:t>8,</w:t>
      </w:r>
      <w:r>
        <w:rPr>
          <w:rFonts w:ascii="Georgia" w:eastAsia="Georgia" w:hAnsi="Georgia" w:cs="Georgia"/>
          <w:spacing w:val="4"/>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44.</w:t>
      </w:r>
      <w:r>
        <w:rPr>
          <w:rFonts w:ascii="Georgia" w:eastAsia="Georgia" w:hAnsi="Georgia" w:cs="Georgia"/>
          <w:spacing w:val="2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1">
        <w:r>
          <w:rPr>
            <w:rFonts w:ascii="Georgia" w:eastAsia="Georgia" w:hAnsi="Georgia" w:cs="Georgia"/>
            <w:color w:val="0000FF"/>
            <w:w w:val="102"/>
            <w:sz w:val="19"/>
            <w:szCs w:val="19"/>
          </w:rPr>
          <w:t>10.3389/fninf.2014.00044</w:t>
        </w:r>
      </w:hyperlink>
    </w:p>
    <w:p w14:paraId="41FD1343" w14:textId="77777777" w:rsidR="00E61F9D" w:rsidRDefault="005C64D6">
      <w:pPr>
        <w:spacing w:before="93" w:after="0" w:line="277" w:lineRule="auto"/>
        <w:ind w:left="133" w:right="87" w:firstLine="7"/>
        <w:jc w:val="both"/>
        <w:rPr>
          <w:rFonts w:ascii="Georgia" w:eastAsia="Georgia" w:hAnsi="Georgia" w:cs="Georgia"/>
          <w:sz w:val="19"/>
          <w:szCs w:val="19"/>
        </w:rPr>
      </w:pPr>
      <w:r>
        <w:rPr>
          <w:rFonts w:ascii="Georgia" w:eastAsia="Georgia" w:hAnsi="Georgia" w:cs="Georgia"/>
          <w:sz w:val="19"/>
          <w:szCs w:val="19"/>
        </w:rPr>
        <w:t>57.</w:t>
      </w:r>
      <w:r>
        <w:rPr>
          <w:rFonts w:ascii="Georgia" w:eastAsia="Georgia" w:hAnsi="Georgia" w:cs="Georgia"/>
          <w:spacing w:val="42"/>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B.</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16"/>
          <w:sz w:val="19"/>
          <w:szCs w:val="19"/>
        </w:rPr>
        <w:t xml:space="preserve"> </w:t>
      </w:r>
      <w:r>
        <w:rPr>
          <w:rFonts w:ascii="Georgia" w:eastAsia="Georgia" w:hAnsi="Georgia" w:cs="Georgia"/>
          <w:sz w:val="19"/>
          <w:szCs w:val="19"/>
        </w:rPr>
        <w:t>Klein,</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N.</w:t>
      </w:r>
      <w:r>
        <w:rPr>
          <w:rFonts w:ascii="Georgia" w:eastAsia="Georgia" w:hAnsi="Georgia" w:cs="Georgia"/>
          <w:spacing w:val="12"/>
          <w:sz w:val="19"/>
          <w:szCs w:val="19"/>
        </w:rPr>
        <w:t xml:space="preserve"> </w:t>
      </w:r>
      <w:r>
        <w:rPr>
          <w:rFonts w:ascii="Georgia" w:eastAsia="Georgia" w:hAnsi="Georgia" w:cs="Georgia"/>
          <w:sz w:val="19"/>
          <w:szCs w:val="19"/>
        </w:rPr>
        <w:t>J.,</w:t>
      </w:r>
      <w:r>
        <w:rPr>
          <w:rFonts w:ascii="Georgia" w:eastAsia="Georgia" w:hAnsi="Georgia" w:cs="Georgia"/>
          <w:spacing w:val="15"/>
          <w:sz w:val="19"/>
          <w:szCs w:val="19"/>
        </w:rPr>
        <w:t xml:space="preserve"> </w:t>
      </w:r>
      <w:r>
        <w:rPr>
          <w:rFonts w:ascii="Georgia" w:eastAsia="Georgia" w:hAnsi="Georgia" w:cs="Georgia"/>
          <w:sz w:val="19"/>
          <w:szCs w:val="19"/>
        </w:rPr>
        <w:t>Woo,</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4"/>
          <w:sz w:val="19"/>
          <w:szCs w:val="19"/>
        </w:rPr>
        <w:t xml:space="preserve"> </w:t>
      </w:r>
      <w:r>
        <w:rPr>
          <w:rFonts w:ascii="Georgia" w:eastAsia="Georgia" w:hAnsi="Georgia" w:cs="Georgia"/>
          <w:sz w:val="19"/>
          <w:szCs w:val="19"/>
        </w:rPr>
        <w:t>Gee,</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12"/>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Evaluation</w:t>
      </w:r>
      <w:r>
        <w:rPr>
          <w:rFonts w:ascii="Georgia" w:eastAsia="Georgia" w:hAnsi="Georgia" w:cs="Georgia"/>
          <w:b/>
          <w:bCs/>
          <w:spacing w:val="31"/>
          <w:sz w:val="19"/>
          <w:szCs w:val="19"/>
        </w:rPr>
        <w:t xml:space="preserve"> </w:t>
      </w:r>
      <w:r>
        <w:rPr>
          <w:rFonts w:ascii="Georgia" w:eastAsia="Georgia" w:hAnsi="Georgia" w:cs="Georgia"/>
          <w:b/>
          <w:bCs/>
          <w:sz w:val="19"/>
          <w:szCs w:val="19"/>
        </w:rPr>
        <w:t>of</w:t>
      </w:r>
      <w:r>
        <w:rPr>
          <w:rFonts w:ascii="Georgia" w:eastAsia="Georgia" w:hAnsi="Georgia" w:cs="Georgia"/>
          <w:b/>
          <w:bCs/>
          <w:spacing w:val="12"/>
          <w:sz w:val="19"/>
          <w:szCs w:val="19"/>
        </w:rPr>
        <w:t xml:space="preserve"> </w:t>
      </w:r>
      <w:r>
        <w:rPr>
          <w:rFonts w:ascii="Georgia" w:eastAsia="Georgia" w:hAnsi="Georgia" w:cs="Georgia"/>
          <w:b/>
          <w:bCs/>
          <w:sz w:val="19"/>
          <w:szCs w:val="19"/>
        </w:rPr>
        <w:t>Open-Access,</w:t>
      </w:r>
      <w:r>
        <w:rPr>
          <w:rFonts w:ascii="Georgia" w:eastAsia="Georgia" w:hAnsi="Georgia" w:cs="Georgia"/>
          <w:b/>
          <w:bCs/>
          <w:spacing w:val="36"/>
          <w:sz w:val="19"/>
          <w:szCs w:val="19"/>
        </w:rPr>
        <w:t xml:space="preserve"> </w:t>
      </w:r>
      <w:r>
        <w:rPr>
          <w:rFonts w:ascii="Georgia" w:eastAsia="Georgia" w:hAnsi="Georgia" w:cs="Georgia"/>
          <w:b/>
          <w:bCs/>
          <w:sz w:val="19"/>
          <w:szCs w:val="19"/>
        </w:rPr>
        <w:t>Automated</w:t>
      </w:r>
      <w:r>
        <w:rPr>
          <w:rFonts w:ascii="Georgia" w:eastAsia="Georgia" w:hAnsi="Georgia" w:cs="Georgia"/>
          <w:b/>
          <w:bCs/>
          <w:spacing w:val="30"/>
          <w:sz w:val="19"/>
          <w:szCs w:val="19"/>
        </w:rPr>
        <w:t xml:space="preserve"> </w:t>
      </w:r>
      <w:r>
        <w:rPr>
          <w:rFonts w:ascii="Georgia" w:eastAsia="Georgia" w:hAnsi="Georgia" w:cs="Georgia"/>
          <w:b/>
          <w:bCs/>
          <w:sz w:val="19"/>
          <w:szCs w:val="19"/>
        </w:rPr>
        <w:t>Brain</w:t>
      </w:r>
      <w:r>
        <w:rPr>
          <w:rFonts w:ascii="Georgia" w:eastAsia="Georgia" w:hAnsi="Georgia" w:cs="Georgia"/>
          <w:b/>
          <w:bCs/>
          <w:spacing w:val="19"/>
          <w:sz w:val="19"/>
          <w:szCs w:val="19"/>
        </w:rPr>
        <w:t xml:space="preserve"> </w:t>
      </w:r>
      <w:r>
        <w:rPr>
          <w:rFonts w:ascii="Georgia" w:eastAsia="Georgia" w:hAnsi="Georgia" w:cs="Georgia"/>
          <w:b/>
          <w:bCs/>
          <w:w w:val="102"/>
          <w:sz w:val="19"/>
          <w:szCs w:val="19"/>
        </w:rPr>
        <w:t xml:space="preserve">Ex- </w:t>
      </w:r>
      <w:r>
        <w:rPr>
          <w:rFonts w:ascii="Georgia" w:eastAsia="Georgia" w:hAnsi="Georgia" w:cs="Georgia"/>
          <w:b/>
          <w:bCs/>
          <w:sz w:val="19"/>
          <w:szCs w:val="19"/>
        </w:rPr>
        <w:t>traction</w:t>
      </w:r>
      <w:r>
        <w:rPr>
          <w:rFonts w:ascii="Georgia" w:eastAsia="Georgia" w:hAnsi="Georgia" w:cs="Georgia"/>
          <w:b/>
          <w:bCs/>
          <w:spacing w:val="2"/>
          <w:sz w:val="19"/>
          <w:szCs w:val="19"/>
        </w:rPr>
        <w:t xml:space="preserve"> </w:t>
      </w:r>
      <w:r>
        <w:rPr>
          <w:rFonts w:ascii="Georgia" w:eastAsia="Georgia" w:hAnsi="Georgia" w:cs="Georgia"/>
          <w:b/>
          <w:bCs/>
          <w:sz w:val="19"/>
          <w:szCs w:val="19"/>
        </w:rPr>
        <w:t>Methods</w:t>
      </w:r>
      <w:r>
        <w:rPr>
          <w:rFonts w:ascii="Georgia" w:eastAsia="Georgia" w:hAnsi="Georgia" w:cs="Georgia"/>
          <w:b/>
          <w:bCs/>
          <w:spacing w:val="4"/>
          <w:sz w:val="19"/>
          <w:szCs w:val="19"/>
        </w:rPr>
        <w:t xml:space="preserve"> </w:t>
      </w:r>
      <w:r>
        <w:rPr>
          <w:rFonts w:ascii="Georgia" w:eastAsia="Georgia" w:hAnsi="Georgia" w:cs="Georgia"/>
          <w:b/>
          <w:bCs/>
          <w:sz w:val="19"/>
          <w:szCs w:val="19"/>
        </w:rPr>
        <w:t>on</w:t>
      </w:r>
      <w:r>
        <w:rPr>
          <w:rFonts w:ascii="Georgia" w:eastAsia="Georgia" w:hAnsi="Georgia" w:cs="Georgia"/>
          <w:b/>
          <w:bCs/>
          <w:spacing w:val="-9"/>
          <w:sz w:val="19"/>
          <w:szCs w:val="19"/>
        </w:rPr>
        <w:t xml:space="preserve"> </w:t>
      </w:r>
      <w:r>
        <w:rPr>
          <w:rFonts w:ascii="Georgia" w:eastAsia="Georgia" w:hAnsi="Georgia" w:cs="Georgia"/>
          <w:b/>
          <w:bCs/>
          <w:sz w:val="19"/>
          <w:szCs w:val="19"/>
        </w:rPr>
        <w:t>Multi-Site</w:t>
      </w:r>
      <w:r>
        <w:rPr>
          <w:rFonts w:ascii="Georgia" w:eastAsia="Georgia" w:hAnsi="Georgia" w:cs="Georgia"/>
          <w:b/>
          <w:bCs/>
          <w:spacing w:val="7"/>
          <w:sz w:val="19"/>
          <w:szCs w:val="19"/>
        </w:rPr>
        <w:t xml:space="preserve"> </w:t>
      </w:r>
      <w:r>
        <w:rPr>
          <w:rFonts w:ascii="Georgia" w:eastAsia="Georgia" w:hAnsi="Georgia" w:cs="Georgia"/>
          <w:b/>
          <w:bCs/>
          <w:sz w:val="19"/>
          <w:szCs w:val="19"/>
        </w:rPr>
        <w:t>Multi-Disorder</w:t>
      </w:r>
      <w:r>
        <w:rPr>
          <w:rFonts w:ascii="Georgia" w:eastAsia="Georgia" w:hAnsi="Georgia" w:cs="Georgia"/>
          <w:b/>
          <w:bCs/>
          <w:spacing w:val="16"/>
          <w:sz w:val="19"/>
          <w:szCs w:val="19"/>
        </w:rPr>
        <w:t xml:space="preserve"> </w:t>
      </w:r>
      <w:r>
        <w:rPr>
          <w:rFonts w:ascii="Georgia" w:eastAsia="Georgia" w:hAnsi="Georgia" w:cs="Georgia"/>
          <w:b/>
          <w:bCs/>
          <w:sz w:val="19"/>
          <w:szCs w:val="19"/>
        </w:rPr>
        <w:t>Data</w:t>
      </w:r>
      <w:r>
        <w:rPr>
          <w:rFonts w:ascii="Georgia" w:eastAsia="Georgia" w:hAnsi="Georgia" w:cs="Georgia"/>
          <w:sz w:val="19"/>
          <w:szCs w:val="19"/>
        </w:rPr>
        <w:t>”</w:t>
      </w:r>
      <w:r>
        <w:rPr>
          <w:rFonts w:ascii="Georgia" w:eastAsia="Georgia" w:hAnsi="Georgia" w:cs="Georgia"/>
          <w:spacing w:val="-2"/>
          <w:sz w:val="19"/>
          <w:szCs w:val="19"/>
        </w:rPr>
        <w:t xml:space="preserve"> </w:t>
      </w:r>
      <w:r>
        <w:rPr>
          <w:rFonts w:ascii="Georgia" w:eastAsia="Georgia" w:hAnsi="Georgia" w:cs="Georgia"/>
          <w:i/>
          <w:sz w:val="19"/>
          <w:szCs w:val="19"/>
        </w:rPr>
        <w:t>16th</w:t>
      </w:r>
      <w:r>
        <w:rPr>
          <w:rFonts w:ascii="Georgia" w:eastAsia="Georgia" w:hAnsi="Georgia" w:cs="Georgia"/>
          <w:i/>
          <w:spacing w:val="-13"/>
          <w:sz w:val="19"/>
          <w:szCs w:val="19"/>
        </w:rPr>
        <w:t xml:space="preserve"> </w:t>
      </w:r>
      <w:r>
        <w:rPr>
          <w:rFonts w:ascii="Georgia" w:eastAsia="Georgia" w:hAnsi="Georgia" w:cs="Georgia"/>
          <w:i/>
          <w:sz w:val="19"/>
          <w:szCs w:val="19"/>
        </w:rPr>
        <w:t>annual</w:t>
      </w:r>
      <w:r>
        <w:rPr>
          <w:rFonts w:ascii="Georgia" w:eastAsia="Georgia" w:hAnsi="Georgia" w:cs="Georgia"/>
          <w:i/>
          <w:spacing w:val="-14"/>
          <w:sz w:val="19"/>
          <w:szCs w:val="19"/>
        </w:rPr>
        <w:t xml:space="preserve"> </w:t>
      </w:r>
      <w:r>
        <w:rPr>
          <w:rFonts w:ascii="Georgia" w:eastAsia="Georgia" w:hAnsi="Georgia" w:cs="Georgia"/>
          <w:i/>
          <w:sz w:val="19"/>
          <w:szCs w:val="19"/>
        </w:rPr>
        <w:t>meeting</w:t>
      </w:r>
      <w:r>
        <w:rPr>
          <w:rFonts w:ascii="Georgia" w:eastAsia="Georgia" w:hAnsi="Georgia" w:cs="Georgia"/>
          <w:i/>
          <w:spacing w:val="-13"/>
          <w:sz w:val="19"/>
          <w:szCs w:val="19"/>
        </w:rPr>
        <w:t xml:space="preserve"> </w:t>
      </w:r>
      <w:r>
        <w:rPr>
          <w:rFonts w:ascii="Georgia" w:eastAsia="Georgia" w:hAnsi="Georgia" w:cs="Georgia"/>
          <w:i/>
          <w:sz w:val="19"/>
          <w:szCs w:val="19"/>
        </w:rPr>
        <w:t>for</w:t>
      </w:r>
      <w:r>
        <w:rPr>
          <w:rFonts w:ascii="Georgia" w:eastAsia="Georgia" w:hAnsi="Georgia" w:cs="Georgia"/>
          <w:i/>
          <w:spacing w:val="-13"/>
          <w:sz w:val="19"/>
          <w:szCs w:val="19"/>
        </w:rPr>
        <w:t xml:space="preserve"> </w:t>
      </w:r>
      <w:r>
        <w:rPr>
          <w:rFonts w:ascii="Georgia" w:eastAsia="Georgia" w:hAnsi="Georgia" w:cs="Georgia"/>
          <w:i/>
          <w:sz w:val="19"/>
          <w:szCs w:val="19"/>
        </w:rPr>
        <w:t>the</w:t>
      </w:r>
      <w:r>
        <w:rPr>
          <w:rFonts w:ascii="Georgia" w:eastAsia="Georgia" w:hAnsi="Georgia" w:cs="Georgia"/>
          <w:i/>
          <w:spacing w:val="-14"/>
          <w:sz w:val="19"/>
          <w:szCs w:val="19"/>
        </w:rPr>
        <w:t xml:space="preserve"> </w:t>
      </w:r>
      <w:r>
        <w:rPr>
          <w:rFonts w:ascii="Georgia" w:eastAsia="Georgia" w:hAnsi="Georgia" w:cs="Georgia"/>
          <w:i/>
          <w:sz w:val="19"/>
          <w:szCs w:val="19"/>
        </w:rPr>
        <w:t>organization</w:t>
      </w:r>
      <w:r>
        <w:rPr>
          <w:rFonts w:ascii="Georgia" w:eastAsia="Georgia" w:hAnsi="Georgia" w:cs="Georgia"/>
          <w:i/>
          <w:spacing w:val="-13"/>
          <w:sz w:val="19"/>
          <w:szCs w:val="19"/>
        </w:rPr>
        <w:t xml:space="preserve"> </w:t>
      </w:r>
      <w:r>
        <w:rPr>
          <w:rFonts w:ascii="Georgia" w:eastAsia="Georgia" w:hAnsi="Georgia" w:cs="Georgia"/>
          <w:i/>
          <w:sz w:val="19"/>
          <w:szCs w:val="19"/>
        </w:rPr>
        <w:t>of</w:t>
      </w:r>
      <w:r>
        <w:rPr>
          <w:rFonts w:ascii="Georgia" w:eastAsia="Georgia" w:hAnsi="Georgia" w:cs="Georgia"/>
          <w:i/>
          <w:spacing w:val="-14"/>
          <w:sz w:val="19"/>
          <w:szCs w:val="19"/>
        </w:rPr>
        <w:t xml:space="preserve"> </w:t>
      </w:r>
      <w:r>
        <w:rPr>
          <w:rFonts w:ascii="Georgia" w:eastAsia="Georgia" w:hAnsi="Georgia" w:cs="Georgia"/>
          <w:i/>
          <w:sz w:val="19"/>
          <w:szCs w:val="19"/>
        </w:rPr>
        <w:t>human</w:t>
      </w:r>
      <w:r>
        <w:rPr>
          <w:rFonts w:ascii="Georgia" w:eastAsia="Georgia" w:hAnsi="Georgia" w:cs="Georgia"/>
          <w:i/>
          <w:spacing w:val="-13"/>
          <w:sz w:val="19"/>
          <w:szCs w:val="19"/>
        </w:rPr>
        <w:t xml:space="preserve"> </w:t>
      </w:r>
      <w:r>
        <w:rPr>
          <w:rFonts w:ascii="Georgia" w:eastAsia="Georgia" w:hAnsi="Georgia" w:cs="Georgia"/>
          <w:i/>
          <w:sz w:val="19"/>
          <w:szCs w:val="19"/>
        </w:rPr>
        <w:t>brain</w:t>
      </w:r>
      <w:r>
        <w:rPr>
          <w:rFonts w:ascii="Georgia" w:eastAsia="Georgia" w:hAnsi="Georgia" w:cs="Georgia"/>
          <w:i/>
          <w:spacing w:val="-13"/>
          <w:sz w:val="19"/>
          <w:szCs w:val="19"/>
        </w:rPr>
        <w:t xml:space="preserve"> </w:t>
      </w:r>
      <w:r>
        <w:rPr>
          <w:rFonts w:ascii="Georgia" w:eastAsia="Georgia" w:hAnsi="Georgia" w:cs="Georgia"/>
          <w:i/>
          <w:sz w:val="19"/>
          <w:szCs w:val="19"/>
        </w:rPr>
        <w:t xml:space="preserve">mapping </w:t>
      </w:r>
      <w:r>
        <w:rPr>
          <w:rFonts w:ascii="Georgia" w:eastAsia="Georgia" w:hAnsi="Georgia" w:cs="Georgia"/>
          <w:w w:val="102"/>
          <w:sz w:val="19"/>
          <w:szCs w:val="19"/>
        </w:rPr>
        <w:t>(2010):</w:t>
      </w:r>
    </w:p>
    <w:p w14:paraId="24D8BB12" w14:textId="77777777" w:rsidR="00E61F9D" w:rsidRDefault="005C64D6">
      <w:pPr>
        <w:spacing w:before="60" w:after="0" w:line="240" w:lineRule="auto"/>
        <w:ind w:left="140" w:right="64"/>
        <w:jc w:val="both"/>
        <w:rPr>
          <w:rFonts w:ascii="Georgia" w:eastAsia="Georgia" w:hAnsi="Georgia" w:cs="Georgia"/>
          <w:sz w:val="19"/>
          <w:szCs w:val="19"/>
        </w:rPr>
      </w:pPr>
      <w:r>
        <w:rPr>
          <w:rFonts w:ascii="Georgia" w:eastAsia="Georgia" w:hAnsi="Georgia" w:cs="Georgia"/>
          <w:sz w:val="19"/>
          <w:szCs w:val="19"/>
        </w:rPr>
        <w:t xml:space="preserve">58. </w:t>
      </w:r>
      <w:r>
        <w:rPr>
          <w:rFonts w:ascii="Georgia" w:eastAsia="Georgia" w:hAnsi="Georgia" w:cs="Georgia"/>
          <w:spacing w:val="38"/>
          <w:sz w:val="19"/>
          <w:szCs w:val="19"/>
        </w:rPr>
        <w:t xml:space="preserve"> </w:t>
      </w:r>
      <w:r>
        <w:rPr>
          <w:rFonts w:ascii="Georgia" w:eastAsia="Georgia" w:hAnsi="Georgia" w:cs="Georgia"/>
          <w:sz w:val="19"/>
          <w:szCs w:val="19"/>
        </w:rPr>
        <w:t>Das,</w:t>
      </w:r>
      <w:r>
        <w:rPr>
          <w:rFonts w:ascii="Georgia" w:eastAsia="Georgia" w:hAnsi="Georgia" w:cs="Georgia"/>
          <w:spacing w:val="34"/>
          <w:sz w:val="19"/>
          <w:szCs w:val="19"/>
        </w:rPr>
        <w:t xml:space="preserve"> </w:t>
      </w:r>
      <w:r>
        <w:rPr>
          <w:rFonts w:ascii="Georgia" w:eastAsia="Georgia" w:hAnsi="Georgia" w:cs="Georgia"/>
          <w:sz w:val="19"/>
          <w:szCs w:val="19"/>
        </w:rPr>
        <w:t>S.</w:t>
      </w:r>
      <w:r>
        <w:rPr>
          <w:rFonts w:ascii="Georgia" w:eastAsia="Georgia" w:hAnsi="Georgia" w:cs="Georgia"/>
          <w:spacing w:val="25"/>
          <w:sz w:val="19"/>
          <w:szCs w:val="19"/>
        </w:rPr>
        <w:t xml:space="preserve"> </w:t>
      </w:r>
      <w:r>
        <w:rPr>
          <w:rFonts w:ascii="Georgia" w:eastAsia="Georgia" w:hAnsi="Georgia" w:cs="Georgia"/>
          <w:sz w:val="19"/>
          <w:szCs w:val="19"/>
        </w:rPr>
        <w:t>R.,</w:t>
      </w:r>
      <w:r>
        <w:rPr>
          <w:rFonts w:ascii="Georgia" w:eastAsia="Georgia" w:hAnsi="Georgia" w:cs="Georgia"/>
          <w:spacing w:val="34"/>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B.</w:t>
      </w:r>
      <w:r>
        <w:rPr>
          <w:rFonts w:ascii="Georgia" w:eastAsia="Georgia" w:hAnsi="Georgia" w:cs="Georgia"/>
          <w:spacing w:val="27"/>
          <w:sz w:val="19"/>
          <w:szCs w:val="19"/>
        </w:rPr>
        <w:t xml:space="preserve"> </w:t>
      </w:r>
      <w:r>
        <w:rPr>
          <w:rFonts w:ascii="Georgia" w:eastAsia="Georgia" w:hAnsi="Georgia" w:cs="Georgia"/>
          <w:sz w:val="19"/>
          <w:szCs w:val="19"/>
        </w:rPr>
        <w:t>B.,</w:t>
      </w:r>
      <w:r>
        <w:rPr>
          <w:rFonts w:ascii="Georgia" w:eastAsia="Georgia" w:hAnsi="Georgia" w:cs="Georgia"/>
          <w:spacing w:val="34"/>
          <w:sz w:val="19"/>
          <w:szCs w:val="19"/>
        </w:rPr>
        <w:t xml:space="preserve"> </w:t>
      </w:r>
      <w:r>
        <w:rPr>
          <w:rFonts w:ascii="Georgia" w:eastAsia="Georgia" w:hAnsi="Georgia" w:cs="Georgia"/>
          <w:sz w:val="19"/>
          <w:szCs w:val="19"/>
        </w:rPr>
        <w:t>Grossman,</w:t>
      </w:r>
      <w:r>
        <w:rPr>
          <w:rFonts w:ascii="Georgia" w:eastAsia="Georgia" w:hAnsi="Georgia" w:cs="Georgia"/>
          <w:spacing w:val="45"/>
          <w:sz w:val="19"/>
          <w:szCs w:val="19"/>
        </w:rPr>
        <w:t xml:space="preserve"> </w:t>
      </w:r>
      <w:r>
        <w:rPr>
          <w:rFonts w:ascii="Georgia" w:eastAsia="Georgia" w:hAnsi="Georgia" w:cs="Georgia"/>
          <w:sz w:val="19"/>
          <w:szCs w:val="19"/>
        </w:rPr>
        <w:t>M.,</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8"/>
          <w:sz w:val="19"/>
          <w:szCs w:val="19"/>
        </w:rPr>
        <w:t xml:space="preserve"> </w:t>
      </w:r>
      <w:r>
        <w:rPr>
          <w:rFonts w:ascii="Georgia" w:eastAsia="Georgia" w:hAnsi="Georgia" w:cs="Georgia"/>
          <w:sz w:val="19"/>
          <w:szCs w:val="19"/>
        </w:rPr>
        <w:t>Gee,</w:t>
      </w:r>
      <w:r>
        <w:rPr>
          <w:rFonts w:ascii="Georgia" w:eastAsia="Georgia" w:hAnsi="Georgia" w:cs="Georgia"/>
          <w:spacing w:val="34"/>
          <w:sz w:val="19"/>
          <w:szCs w:val="19"/>
        </w:rPr>
        <w:t xml:space="preserve"> </w:t>
      </w:r>
      <w:r>
        <w:rPr>
          <w:rFonts w:ascii="Georgia" w:eastAsia="Georgia" w:hAnsi="Georgia" w:cs="Georgia"/>
          <w:sz w:val="19"/>
          <w:szCs w:val="19"/>
        </w:rPr>
        <w:t>J.</w:t>
      </w:r>
      <w:r>
        <w:rPr>
          <w:rFonts w:ascii="Georgia" w:eastAsia="Georgia" w:hAnsi="Georgia" w:cs="Georgia"/>
          <w:spacing w:val="26"/>
          <w:sz w:val="19"/>
          <w:szCs w:val="19"/>
        </w:rPr>
        <w:t xml:space="preserve"> </w:t>
      </w:r>
      <w:r>
        <w:rPr>
          <w:rFonts w:ascii="Georgia" w:eastAsia="Georgia" w:hAnsi="Georgia" w:cs="Georgia"/>
          <w:sz w:val="19"/>
          <w:szCs w:val="19"/>
        </w:rPr>
        <w:t>C.</w:t>
      </w:r>
      <w:r>
        <w:rPr>
          <w:rFonts w:ascii="Georgia" w:eastAsia="Georgia" w:hAnsi="Georgia" w:cs="Georgia"/>
          <w:spacing w:val="2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Registration</w:t>
      </w:r>
      <w:r>
        <w:rPr>
          <w:rFonts w:ascii="Georgia" w:eastAsia="Georgia" w:hAnsi="Georgia" w:cs="Georgia"/>
          <w:b/>
          <w:bCs/>
          <w:spacing w:val="48"/>
          <w:sz w:val="19"/>
          <w:szCs w:val="19"/>
        </w:rPr>
        <w:t xml:space="preserve"> </w:t>
      </w:r>
      <w:r>
        <w:rPr>
          <w:rFonts w:ascii="Georgia" w:eastAsia="Georgia" w:hAnsi="Georgia" w:cs="Georgia"/>
          <w:b/>
          <w:bCs/>
          <w:sz w:val="19"/>
          <w:szCs w:val="19"/>
        </w:rPr>
        <w:t>Based</w:t>
      </w:r>
      <w:r>
        <w:rPr>
          <w:rFonts w:ascii="Georgia" w:eastAsia="Georgia" w:hAnsi="Georgia" w:cs="Georgia"/>
          <w:b/>
          <w:bCs/>
          <w:spacing w:val="35"/>
          <w:sz w:val="19"/>
          <w:szCs w:val="19"/>
        </w:rPr>
        <w:t xml:space="preserve"> </w:t>
      </w:r>
      <w:r>
        <w:rPr>
          <w:rFonts w:ascii="Georgia" w:eastAsia="Georgia" w:hAnsi="Georgia" w:cs="Georgia"/>
          <w:b/>
          <w:bCs/>
          <w:sz w:val="19"/>
          <w:szCs w:val="19"/>
        </w:rPr>
        <w:t>Cortical</w:t>
      </w:r>
      <w:r>
        <w:rPr>
          <w:rFonts w:ascii="Georgia" w:eastAsia="Georgia" w:hAnsi="Georgia" w:cs="Georgia"/>
          <w:b/>
          <w:bCs/>
          <w:spacing w:val="39"/>
          <w:sz w:val="19"/>
          <w:szCs w:val="19"/>
        </w:rPr>
        <w:t xml:space="preserve"> </w:t>
      </w:r>
      <w:r>
        <w:rPr>
          <w:rFonts w:ascii="Georgia" w:eastAsia="Georgia" w:hAnsi="Georgia" w:cs="Georgia"/>
          <w:b/>
          <w:bCs/>
          <w:sz w:val="19"/>
          <w:szCs w:val="19"/>
        </w:rPr>
        <w:t>Thickness</w:t>
      </w:r>
      <w:r>
        <w:rPr>
          <w:rFonts w:ascii="Georgia" w:eastAsia="Georgia" w:hAnsi="Georgia" w:cs="Georgia"/>
          <w:b/>
          <w:bCs/>
          <w:spacing w:val="43"/>
          <w:sz w:val="19"/>
          <w:szCs w:val="19"/>
        </w:rPr>
        <w:t xml:space="preserve"> </w:t>
      </w:r>
      <w:r>
        <w:rPr>
          <w:rFonts w:ascii="Georgia" w:eastAsia="Georgia" w:hAnsi="Georgia" w:cs="Georgia"/>
          <w:b/>
          <w:bCs/>
          <w:w w:val="102"/>
          <w:sz w:val="19"/>
          <w:szCs w:val="19"/>
        </w:rPr>
        <w:t>Measuremen</w:t>
      </w:r>
      <w:r>
        <w:rPr>
          <w:rFonts w:ascii="Georgia" w:eastAsia="Georgia" w:hAnsi="Georgia" w:cs="Georgia"/>
          <w:b/>
          <w:bCs/>
          <w:spacing w:val="-1"/>
          <w:w w:val="102"/>
          <w:sz w:val="19"/>
          <w:szCs w:val="19"/>
        </w:rPr>
        <w:t>t</w:t>
      </w:r>
      <w:r>
        <w:rPr>
          <w:rFonts w:ascii="Georgia" w:eastAsia="Georgia" w:hAnsi="Georgia" w:cs="Georgia"/>
          <w:w w:val="102"/>
          <w:sz w:val="19"/>
          <w:szCs w:val="19"/>
        </w:rPr>
        <w:t>”</w:t>
      </w:r>
    </w:p>
    <w:p w14:paraId="298D7131" w14:textId="77777777" w:rsidR="00E61F9D" w:rsidRDefault="005C64D6">
      <w:pPr>
        <w:spacing w:before="33" w:after="0" w:line="240" w:lineRule="auto"/>
        <w:ind w:left="140" w:right="4112"/>
        <w:jc w:val="both"/>
        <w:rPr>
          <w:rFonts w:ascii="Georgia" w:eastAsia="Georgia" w:hAnsi="Georgia" w:cs="Georgia"/>
          <w:sz w:val="19"/>
          <w:szCs w:val="19"/>
        </w:rPr>
      </w:pPr>
      <w:proofErr w:type="spellStart"/>
      <w:proofErr w:type="gramStart"/>
      <w:r>
        <w:rPr>
          <w:rFonts w:ascii="Georgia" w:eastAsia="Georgia" w:hAnsi="Georgia" w:cs="Georgia"/>
          <w:i/>
          <w:sz w:val="19"/>
          <w:szCs w:val="19"/>
        </w:rPr>
        <w:t>Neuroimage</w:t>
      </w:r>
      <w:proofErr w:type="spellEnd"/>
      <w:r>
        <w:rPr>
          <w:rFonts w:ascii="Georgia" w:eastAsia="Georgia" w:hAnsi="Georgia" w:cs="Georgia"/>
          <w:i/>
          <w:spacing w:val="1"/>
          <w:sz w:val="19"/>
          <w:szCs w:val="19"/>
        </w:rPr>
        <w:t xml:space="preserve"> </w:t>
      </w:r>
      <w:r>
        <w:rPr>
          <w:rFonts w:ascii="Georgia" w:eastAsia="Georgia" w:hAnsi="Georgia" w:cs="Georgia"/>
          <w:sz w:val="19"/>
          <w:szCs w:val="19"/>
        </w:rPr>
        <w:t>45,</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(2009):</w:t>
      </w:r>
      <w:r>
        <w:rPr>
          <w:rFonts w:ascii="Georgia" w:eastAsia="Georgia" w:hAnsi="Georgia" w:cs="Georgia"/>
          <w:spacing w:val="30"/>
          <w:sz w:val="19"/>
          <w:szCs w:val="19"/>
        </w:rPr>
        <w:t xml:space="preserve"> </w:t>
      </w:r>
      <w:r>
        <w:rPr>
          <w:rFonts w:ascii="Georgia" w:eastAsia="Georgia" w:hAnsi="Georgia" w:cs="Georgia"/>
          <w:sz w:val="19"/>
          <w:szCs w:val="19"/>
        </w:rPr>
        <w:t>867–79.</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2">
        <w:r>
          <w:rPr>
            <w:rFonts w:ascii="Georgia" w:eastAsia="Georgia" w:hAnsi="Georgia" w:cs="Georgia"/>
            <w:color w:val="0000FF"/>
            <w:w w:val="102"/>
            <w:sz w:val="19"/>
            <w:szCs w:val="19"/>
          </w:rPr>
          <w:t>10.1016/j.neuroimage.2008.12.016</w:t>
        </w:r>
      </w:hyperlink>
    </w:p>
    <w:p w14:paraId="323C1B80" w14:textId="77777777" w:rsidR="00E61F9D" w:rsidRDefault="005C64D6">
      <w:pPr>
        <w:spacing w:before="93" w:after="0"/>
        <w:ind w:left="140" w:right="87"/>
        <w:jc w:val="both"/>
        <w:rPr>
          <w:rFonts w:ascii="Georgia" w:eastAsia="Georgia" w:hAnsi="Georgia" w:cs="Georgia"/>
          <w:sz w:val="19"/>
          <w:szCs w:val="19"/>
        </w:rPr>
      </w:pPr>
      <w:r>
        <w:rPr>
          <w:rFonts w:ascii="Georgia" w:eastAsia="Georgia" w:hAnsi="Georgia" w:cs="Georgia"/>
          <w:sz w:val="19"/>
          <w:szCs w:val="19"/>
        </w:rPr>
        <w:t>59.</w:t>
      </w:r>
      <w:r>
        <w:rPr>
          <w:rFonts w:ascii="Georgia" w:eastAsia="Georgia" w:hAnsi="Georgia" w:cs="Georgia"/>
          <w:spacing w:val="22"/>
          <w:sz w:val="19"/>
          <w:szCs w:val="19"/>
        </w:rPr>
        <w:t xml:space="preserve"> </w:t>
      </w:r>
      <w:proofErr w:type="spellStart"/>
      <w:r>
        <w:rPr>
          <w:rFonts w:ascii="Georgia" w:eastAsia="Georgia" w:hAnsi="Georgia" w:cs="Georgia"/>
          <w:sz w:val="19"/>
          <w:szCs w:val="19"/>
        </w:rPr>
        <w:t>Sluimer</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I.,</w:t>
      </w:r>
      <w:r>
        <w:rPr>
          <w:rFonts w:ascii="Georgia" w:eastAsia="Georgia" w:hAnsi="Georgia" w:cs="Georgia"/>
          <w:spacing w:val="5"/>
          <w:sz w:val="19"/>
          <w:szCs w:val="19"/>
        </w:rPr>
        <w:t xml:space="preserve"> </w:t>
      </w:r>
      <w:proofErr w:type="spellStart"/>
      <w:r>
        <w:rPr>
          <w:rFonts w:ascii="Georgia" w:eastAsia="Georgia" w:hAnsi="Georgia" w:cs="Georgia"/>
          <w:sz w:val="19"/>
          <w:szCs w:val="19"/>
        </w:rPr>
        <w:t>Schilham</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A.,</w:t>
      </w:r>
      <w:r>
        <w:rPr>
          <w:rFonts w:ascii="Georgia" w:eastAsia="Georgia" w:hAnsi="Georgia" w:cs="Georgia"/>
          <w:spacing w:val="7"/>
          <w:sz w:val="19"/>
          <w:szCs w:val="19"/>
        </w:rPr>
        <w:t xml:space="preserve"> </w:t>
      </w:r>
      <w:proofErr w:type="spellStart"/>
      <w:r>
        <w:rPr>
          <w:rFonts w:ascii="Georgia" w:eastAsia="Georgia" w:hAnsi="Georgia" w:cs="Georgia"/>
          <w:sz w:val="19"/>
          <w:szCs w:val="19"/>
        </w:rPr>
        <w:t>Prokop</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M.,</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6"/>
          <w:sz w:val="19"/>
          <w:szCs w:val="19"/>
        </w:rPr>
        <w:t xml:space="preserve">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B.</w:t>
      </w:r>
      <w:r>
        <w:rPr>
          <w:rFonts w:ascii="Georgia" w:eastAsia="Georgia" w:hAnsi="Georgia" w:cs="Georgia"/>
          <w:spacing w:val="5"/>
          <w:sz w:val="19"/>
          <w:szCs w:val="19"/>
        </w:rPr>
        <w:t xml:space="preserve"> </w:t>
      </w:r>
      <w:r>
        <w:rPr>
          <w:rFonts w:ascii="Georgia" w:eastAsia="Georgia" w:hAnsi="Georgia" w:cs="Georgia"/>
          <w:sz w:val="19"/>
          <w:szCs w:val="19"/>
        </w:rPr>
        <w:t>van.</w:t>
      </w:r>
      <w:r>
        <w:rPr>
          <w:rFonts w:ascii="Georgia" w:eastAsia="Georgia" w:hAnsi="Georgia" w:cs="Georgia"/>
          <w:spacing w:val="28"/>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Computer</w:t>
      </w:r>
      <w:r>
        <w:rPr>
          <w:rFonts w:ascii="Georgia" w:eastAsia="Georgia" w:hAnsi="Georgia" w:cs="Georgia"/>
          <w:b/>
          <w:bCs/>
          <w:spacing w:val="21"/>
          <w:sz w:val="19"/>
          <w:szCs w:val="19"/>
        </w:rPr>
        <w:t xml:space="preserve"> </w:t>
      </w:r>
      <w:r>
        <w:rPr>
          <w:rFonts w:ascii="Georgia" w:eastAsia="Georgia" w:hAnsi="Georgia" w:cs="Georgia"/>
          <w:b/>
          <w:bCs/>
          <w:sz w:val="19"/>
          <w:szCs w:val="19"/>
        </w:rPr>
        <w:t>Analysis</w:t>
      </w:r>
      <w:r>
        <w:rPr>
          <w:rFonts w:ascii="Georgia" w:eastAsia="Georgia" w:hAnsi="Georgia" w:cs="Georgia"/>
          <w:b/>
          <w:bCs/>
          <w:spacing w:val="16"/>
          <w:sz w:val="19"/>
          <w:szCs w:val="19"/>
        </w:rPr>
        <w:t xml:space="preserve"> </w:t>
      </w:r>
      <w:r>
        <w:rPr>
          <w:rFonts w:ascii="Georgia" w:eastAsia="Georgia" w:hAnsi="Georgia" w:cs="Georgia"/>
          <w:b/>
          <w:bCs/>
          <w:sz w:val="19"/>
          <w:szCs w:val="19"/>
        </w:rPr>
        <w:t>of</w:t>
      </w:r>
      <w:r>
        <w:rPr>
          <w:rFonts w:ascii="Georgia" w:eastAsia="Georgia" w:hAnsi="Georgia" w:cs="Georgia"/>
          <w:b/>
          <w:bCs/>
          <w:spacing w:val="4"/>
          <w:sz w:val="19"/>
          <w:szCs w:val="19"/>
        </w:rPr>
        <w:t xml:space="preserve"> </w:t>
      </w:r>
      <w:r>
        <w:rPr>
          <w:rFonts w:ascii="Georgia" w:eastAsia="Georgia" w:hAnsi="Georgia" w:cs="Georgia"/>
          <w:b/>
          <w:bCs/>
          <w:sz w:val="19"/>
          <w:szCs w:val="19"/>
        </w:rPr>
        <w:t>Computed</w:t>
      </w:r>
      <w:r>
        <w:rPr>
          <w:rFonts w:ascii="Georgia" w:eastAsia="Georgia" w:hAnsi="Georgia" w:cs="Georgia"/>
          <w:b/>
          <w:bCs/>
          <w:spacing w:val="20"/>
          <w:sz w:val="19"/>
          <w:szCs w:val="19"/>
        </w:rPr>
        <w:t xml:space="preserve"> </w:t>
      </w:r>
      <w:r>
        <w:rPr>
          <w:rFonts w:ascii="Georgia" w:eastAsia="Georgia" w:hAnsi="Georgia" w:cs="Georgia"/>
          <w:b/>
          <w:bCs/>
          <w:sz w:val="19"/>
          <w:szCs w:val="19"/>
        </w:rPr>
        <w:t>Tomography</w:t>
      </w:r>
      <w:r>
        <w:rPr>
          <w:rFonts w:ascii="Georgia" w:eastAsia="Georgia" w:hAnsi="Georgia" w:cs="Georgia"/>
          <w:b/>
          <w:bCs/>
          <w:spacing w:val="25"/>
          <w:sz w:val="19"/>
          <w:szCs w:val="19"/>
        </w:rPr>
        <w:t xml:space="preserve"> </w:t>
      </w:r>
      <w:r>
        <w:rPr>
          <w:rFonts w:ascii="Georgia" w:eastAsia="Georgia" w:hAnsi="Georgia" w:cs="Georgia"/>
          <w:b/>
          <w:bCs/>
          <w:w w:val="102"/>
          <w:sz w:val="19"/>
          <w:szCs w:val="19"/>
        </w:rPr>
        <w:t xml:space="preserve">Scans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Lung:</w:t>
      </w:r>
      <w:r>
        <w:rPr>
          <w:rFonts w:ascii="Georgia" w:eastAsia="Georgia" w:hAnsi="Georgia" w:cs="Georgia"/>
          <w:b/>
          <w:bCs/>
          <w:spacing w:val="29"/>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Surve</w:t>
      </w:r>
      <w:r>
        <w:rPr>
          <w:rFonts w:ascii="Georgia" w:eastAsia="Georgia" w:hAnsi="Georgia" w:cs="Georgia"/>
          <w:b/>
          <w:bCs/>
          <w:spacing w:val="3"/>
          <w:sz w:val="19"/>
          <w:szCs w:val="19"/>
        </w:rPr>
        <w:t>y</w:t>
      </w:r>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25,</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(2006):</w:t>
      </w:r>
      <w:r>
        <w:rPr>
          <w:rFonts w:ascii="Georgia" w:eastAsia="Georgia" w:hAnsi="Georgia" w:cs="Georgia"/>
          <w:spacing w:val="30"/>
          <w:sz w:val="19"/>
          <w:szCs w:val="19"/>
        </w:rPr>
        <w:t xml:space="preserve"> </w:t>
      </w:r>
      <w:r>
        <w:rPr>
          <w:rFonts w:ascii="Georgia" w:eastAsia="Georgia" w:hAnsi="Georgia" w:cs="Georgia"/>
          <w:sz w:val="19"/>
          <w:szCs w:val="19"/>
        </w:rPr>
        <w:t>385–405.</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3">
        <w:r>
          <w:rPr>
            <w:rFonts w:ascii="Georgia" w:eastAsia="Georgia" w:hAnsi="Georgia" w:cs="Georgia"/>
            <w:color w:val="0000FF"/>
            <w:w w:val="102"/>
            <w:sz w:val="19"/>
            <w:szCs w:val="19"/>
          </w:rPr>
          <w:t>10.1109/TMI.2005.862753</w:t>
        </w:r>
      </w:hyperlink>
    </w:p>
    <w:p w14:paraId="46F7C7E7" w14:textId="77777777" w:rsidR="00E61F9D" w:rsidRDefault="005C64D6">
      <w:pPr>
        <w:spacing w:before="60" w:after="0" w:line="277" w:lineRule="auto"/>
        <w:ind w:left="140" w:right="86"/>
        <w:jc w:val="both"/>
        <w:rPr>
          <w:rFonts w:ascii="Georgia" w:eastAsia="Georgia" w:hAnsi="Georgia" w:cs="Georgia"/>
          <w:sz w:val="19"/>
          <w:szCs w:val="19"/>
        </w:rPr>
      </w:pPr>
      <w:r>
        <w:rPr>
          <w:rFonts w:ascii="Georgia" w:eastAsia="Georgia" w:hAnsi="Georgia" w:cs="Georgia"/>
          <w:sz w:val="19"/>
          <w:szCs w:val="19"/>
        </w:rPr>
        <w:t xml:space="preserve">60. </w:t>
      </w:r>
      <w:r>
        <w:rPr>
          <w:rFonts w:ascii="Georgia" w:eastAsia="Georgia" w:hAnsi="Georgia" w:cs="Georgia"/>
          <w:spacing w:val="31"/>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N.</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29"/>
          <w:sz w:val="19"/>
          <w:szCs w:val="19"/>
        </w:rPr>
        <w:t xml:space="preserve"> </w:t>
      </w:r>
      <w:r>
        <w:rPr>
          <w:rFonts w:ascii="Georgia" w:eastAsia="Georgia" w:hAnsi="Georgia" w:cs="Georgia"/>
          <w:sz w:val="19"/>
          <w:szCs w:val="19"/>
        </w:rPr>
        <w:t>Johnson,</w:t>
      </w:r>
      <w:r>
        <w:rPr>
          <w:rFonts w:ascii="Georgia" w:eastAsia="Georgia" w:hAnsi="Georgia" w:cs="Georgia"/>
          <w:spacing w:val="38"/>
          <w:sz w:val="19"/>
          <w:szCs w:val="19"/>
        </w:rPr>
        <w:t xml:space="preserve"> </w:t>
      </w:r>
      <w:r>
        <w:rPr>
          <w:rFonts w:ascii="Georgia" w:eastAsia="Georgia" w:hAnsi="Georgia" w:cs="Georgia"/>
          <w:sz w:val="19"/>
          <w:szCs w:val="19"/>
        </w:rPr>
        <w:t>H.</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29"/>
          <w:sz w:val="19"/>
          <w:szCs w:val="19"/>
        </w:rPr>
        <w:t xml:space="preserve"> </w:t>
      </w:r>
      <w:proofErr w:type="spellStart"/>
      <w:r>
        <w:rPr>
          <w:rFonts w:ascii="Georgia" w:eastAsia="Georgia" w:hAnsi="Georgia" w:cs="Georgia"/>
          <w:sz w:val="19"/>
          <w:szCs w:val="19"/>
        </w:rPr>
        <w:t>Rohlfing</w:t>
      </w:r>
      <w:proofErr w:type="spellEnd"/>
      <w:r>
        <w:rPr>
          <w:rFonts w:ascii="Georgia" w:eastAsia="Georgia" w:hAnsi="Georgia" w:cs="Georgia"/>
          <w:sz w:val="19"/>
          <w:szCs w:val="19"/>
        </w:rPr>
        <w:t>,</w:t>
      </w:r>
      <w:r>
        <w:rPr>
          <w:rFonts w:ascii="Georgia" w:eastAsia="Georgia" w:hAnsi="Georgia" w:cs="Georgia"/>
          <w:spacing w:val="38"/>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r>
        <w:rPr>
          <w:rFonts w:ascii="Georgia" w:eastAsia="Georgia" w:hAnsi="Georgia" w:cs="Georgia"/>
          <w:sz w:val="19"/>
          <w:szCs w:val="19"/>
        </w:rPr>
        <w:t>Klein,</w:t>
      </w:r>
      <w:r>
        <w:rPr>
          <w:rFonts w:ascii="Georgia" w:eastAsia="Georgia" w:hAnsi="Georgia" w:cs="Georgia"/>
          <w:spacing w:val="33"/>
          <w:sz w:val="19"/>
          <w:szCs w:val="19"/>
        </w:rPr>
        <w:t xml:space="preserve"> </w:t>
      </w:r>
      <w:r>
        <w:rPr>
          <w:rFonts w:ascii="Georgia" w:eastAsia="Georgia" w:hAnsi="Georgia" w:cs="Georgia"/>
          <w:sz w:val="19"/>
          <w:szCs w:val="19"/>
        </w:rPr>
        <w:t>A.,</w:t>
      </w:r>
      <w:r>
        <w:rPr>
          <w:rFonts w:ascii="Georgia" w:eastAsia="Georgia" w:hAnsi="Georgia" w:cs="Georgia"/>
          <w:spacing w:val="30"/>
          <w:sz w:val="19"/>
          <w:szCs w:val="19"/>
        </w:rPr>
        <w:t xml:space="preserve"> </w:t>
      </w:r>
      <w:proofErr w:type="spellStart"/>
      <w:r>
        <w:rPr>
          <w:rFonts w:ascii="Georgia" w:eastAsia="Georgia" w:hAnsi="Georgia" w:cs="Georgia"/>
          <w:sz w:val="19"/>
          <w:szCs w:val="19"/>
        </w:rPr>
        <w:t>Ghosh</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S.</w:t>
      </w:r>
      <w:r>
        <w:rPr>
          <w:rFonts w:ascii="Georgia" w:eastAsia="Georgia" w:hAnsi="Georgia" w:cs="Georgia"/>
          <w:spacing w:val="22"/>
          <w:sz w:val="19"/>
          <w:szCs w:val="19"/>
        </w:rPr>
        <w:t xml:space="preserve"> </w:t>
      </w:r>
      <w:r>
        <w:rPr>
          <w:rFonts w:ascii="Georgia" w:eastAsia="Georgia" w:hAnsi="Georgia" w:cs="Georgia"/>
          <w:sz w:val="19"/>
          <w:szCs w:val="19"/>
        </w:rPr>
        <w:t>S.,</w:t>
      </w:r>
      <w:r>
        <w:rPr>
          <w:rFonts w:ascii="Georgia" w:eastAsia="Georgia" w:hAnsi="Georgia" w:cs="Georgia"/>
          <w:spacing w:val="27"/>
          <w:sz w:val="19"/>
          <w:szCs w:val="19"/>
        </w:rPr>
        <w:t xml:space="preserve"> </w:t>
      </w:r>
      <w:r>
        <w:rPr>
          <w:rFonts w:ascii="Georgia" w:eastAsia="Georgia" w:hAnsi="Georgia" w:cs="Georgia"/>
          <w:sz w:val="19"/>
          <w:szCs w:val="19"/>
        </w:rPr>
        <w:t>Ibanez,</w:t>
      </w:r>
      <w:r>
        <w:rPr>
          <w:rFonts w:ascii="Georgia" w:eastAsia="Georgia" w:hAnsi="Georgia" w:cs="Georgia"/>
          <w:spacing w:val="35"/>
          <w:sz w:val="19"/>
          <w:szCs w:val="19"/>
        </w:rPr>
        <w:t xml:space="preserve"> </w:t>
      </w:r>
      <w:r>
        <w:rPr>
          <w:rFonts w:ascii="Georgia" w:eastAsia="Georgia" w:hAnsi="Georgia" w:cs="Georgia"/>
          <w:sz w:val="19"/>
          <w:szCs w:val="19"/>
        </w:rPr>
        <w:t>L.,</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25"/>
          <w:sz w:val="19"/>
          <w:szCs w:val="19"/>
        </w:rPr>
        <w:t xml:space="preserve"> </w:t>
      </w:r>
      <w:proofErr w:type="spellStart"/>
      <w:r>
        <w:rPr>
          <w:rFonts w:ascii="Georgia" w:eastAsia="Georgia" w:hAnsi="Georgia" w:cs="Georgia"/>
          <w:sz w:val="19"/>
          <w:szCs w:val="19"/>
        </w:rPr>
        <w:t>Avants</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B.</w:t>
      </w:r>
      <w:r>
        <w:rPr>
          <w:rFonts w:ascii="Georgia" w:eastAsia="Georgia" w:hAnsi="Georgia" w:cs="Georgia"/>
          <w:spacing w:val="24"/>
          <w:sz w:val="19"/>
          <w:szCs w:val="19"/>
        </w:rPr>
        <w:t xml:space="preserve"> </w:t>
      </w:r>
      <w:r>
        <w:rPr>
          <w:rFonts w:ascii="Georgia" w:eastAsia="Georgia" w:hAnsi="Georgia" w:cs="Georgia"/>
          <w:sz w:val="19"/>
          <w:szCs w:val="19"/>
        </w:rPr>
        <w:t>B.</w:t>
      </w:r>
      <w:r>
        <w:rPr>
          <w:rFonts w:ascii="Georgia" w:eastAsia="Georgia" w:hAnsi="Georgia" w:cs="Georgia"/>
          <w:spacing w:val="24"/>
          <w:sz w:val="19"/>
          <w:szCs w:val="19"/>
        </w:rPr>
        <w:t xml:space="preserve"> </w:t>
      </w:r>
      <w:r>
        <w:rPr>
          <w:rFonts w:ascii="Georgia" w:eastAsia="Georgia" w:hAnsi="Georgia" w:cs="Georgia"/>
          <w:spacing w:val="-3"/>
          <w:w w:val="102"/>
          <w:sz w:val="19"/>
          <w:szCs w:val="19"/>
        </w:rPr>
        <w:t>“</w:t>
      </w:r>
      <w:r>
        <w:rPr>
          <w:rFonts w:ascii="Georgia" w:eastAsia="Georgia" w:hAnsi="Georgia" w:cs="Georgia"/>
          <w:b/>
          <w:bCs/>
          <w:w w:val="102"/>
          <w:sz w:val="19"/>
          <w:szCs w:val="19"/>
        </w:rPr>
        <w:t xml:space="preserve">Instrumentation </w:t>
      </w:r>
      <w:r>
        <w:rPr>
          <w:rFonts w:ascii="Georgia" w:eastAsia="Georgia" w:hAnsi="Georgia" w:cs="Georgia"/>
          <w:b/>
          <w:bCs/>
          <w:sz w:val="19"/>
          <w:szCs w:val="19"/>
        </w:rPr>
        <w:t>Bias</w:t>
      </w:r>
      <w:r>
        <w:rPr>
          <w:rFonts w:ascii="Georgia" w:eastAsia="Georgia" w:hAnsi="Georgia" w:cs="Georgia"/>
          <w:b/>
          <w:bCs/>
          <w:spacing w:val="25"/>
          <w:sz w:val="19"/>
          <w:szCs w:val="19"/>
        </w:rPr>
        <w:t xml:space="preserve"> </w:t>
      </w:r>
      <w:r>
        <w:rPr>
          <w:rFonts w:ascii="Georgia" w:eastAsia="Georgia" w:hAnsi="Georgia" w:cs="Georgia"/>
          <w:b/>
          <w:bCs/>
          <w:sz w:val="19"/>
          <w:szCs w:val="19"/>
        </w:rPr>
        <w:t>in</w:t>
      </w:r>
      <w:r>
        <w:rPr>
          <w:rFonts w:ascii="Georgia" w:eastAsia="Georgia" w:hAnsi="Georgia" w:cs="Georgia"/>
          <w:b/>
          <w:bCs/>
          <w:spacing w:val="21"/>
          <w:sz w:val="19"/>
          <w:szCs w:val="19"/>
        </w:rPr>
        <w:t xml:space="preserve"> </w:t>
      </w:r>
      <w:r>
        <w:rPr>
          <w:rFonts w:ascii="Georgia" w:eastAsia="Georgia" w:hAnsi="Georgia" w:cs="Georgia"/>
          <w:b/>
          <w:bCs/>
          <w:sz w:val="19"/>
          <w:szCs w:val="19"/>
        </w:rPr>
        <w:t>the</w:t>
      </w:r>
      <w:r>
        <w:rPr>
          <w:rFonts w:ascii="Georgia" w:eastAsia="Georgia" w:hAnsi="Georgia" w:cs="Georgia"/>
          <w:b/>
          <w:bCs/>
          <w:spacing w:val="23"/>
          <w:sz w:val="19"/>
          <w:szCs w:val="19"/>
        </w:rPr>
        <w:t xml:space="preserve"> </w:t>
      </w:r>
      <w:r>
        <w:rPr>
          <w:rFonts w:ascii="Georgia" w:eastAsia="Georgia" w:hAnsi="Georgia" w:cs="Georgia"/>
          <w:b/>
          <w:bCs/>
          <w:sz w:val="19"/>
          <w:szCs w:val="19"/>
        </w:rPr>
        <w:t>Use</w:t>
      </w:r>
      <w:r>
        <w:rPr>
          <w:rFonts w:ascii="Georgia" w:eastAsia="Georgia" w:hAnsi="Georgia" w:cs="Georgia"/>
          <w:b/>
          <w:bCs/>
          <w:spacing w:val="24"/>
          <w:sz w:val="19"/>
          <w:szCs w:val="19"/>
        </w:rPr>
        <w:t xml:space="preserve"> </w:t>
      </w:r>
      <w:r>
        <w:rPr>
          <w:rFonts w:ascii="Georgia" w:eastAsia="Georgia" w:hAnsi="Georgia" w:cs="Georgia"/>
          <w:b/>
          <w:bCs/>
          <w:sz w:val="19"/>
          <w:szCs w:val="19"/>
        </w:rPr>
        <w:t>and</w:t>
      </w:r>
      <w:r>
        <w:rPr>
          <w:rFonts w:ascii="Georgia" w:eastAsia="Georgia" w:hAnsi="Georgia" w:cs="Georgia"/>
          <w:b/>
          <w:bCs/>
          <w:spacing w:val="24"/>
          <w:sz w:val="19"/>
          <w:szCs w:val="19"/>
        </w:rPr>
        <w:t xml:space="preserve"> </w:t>
      </w:r>
      <w:r>
        <w:rPr>
          <w:rFonts w:ascii="Georgia" w:eastAsia="Georgia" w:hAnsi="Georgia" w:cs="Georgia"/>
          <w:b/>
          <w:bCs/>
          <w:sz w:val="19"/>
          <w:szCs w:val="19"/>
        </w:rPr>
        <w:t>Evaluation</w:t>
      </w:r>
      <w:r>
        <w:rPr>
          <w:rFonts w:ascii="Georgia" w:eastAsia="Georgia" w:hAnsi="Georgia" w:cs="Georgia"/>
          <w:b/>
          <w:bCs/>
          <w:spacing w:val="38"/>
          <w:sz w:val="19"/>
          <w:szCs w:val="19"/>
        </w:rPr>
        <w:t xml:space="preserve"> </w:t>
      </w:r>
      <w:r>
        <w:rPr>
          <w:rFonts w:ascii="Georgia" w:eastAsia="Georgia" w:hAnsi="Georgia" w:cs="Georgia"/>
          <w:b/>
          <w:bCs/>
          <w:sz w:val="19"/>
          <w:szCs w:val="19"/>
        </w:rPr>
        <w:t>of</w:t>
      </w:r>
      <w:r>
        <w:rPr>
          <w:rFonts w:ascii="Georgia" w:eastAsia="Georgia" w:hAnsi="Georgia" w:cs="Georgia"/>
          <w:b/>
          <w:bCs/>
          <w:spacing w:val="21"/>
          <w:sz w:val="19"/>
          <w:szCs w:val="19"/>
        </w:rPr>
        <w:t xml:space="preserve"> </w:t>
      </w:r>
      <w:r>
        <w:rPr>
          <w:rFonts w:ascii="Georgia" w:eastAsia="Georgia" w:hAnsi="Georgia" w:cs="Georgia"/>
          <w:b/>
          <w:bCs/>
          <w:sz w:val="19"/>
          <w:szCs w:val="19"/>
        </w:rPr>
        <w:t>Scientific</w:t>
      </w:r>
      <w:r>
        <w:rPr>
          <w:rFonts w:ascii="Georgia" w:eastAsia="Georgia" w:hAnsi="Georgia" w:cs="Georgia"/>
          <w:b/>
          <w:bCs/>
          <w:spacing w:val="35"/>
          <w:sz w:val="19"/>
          <w:szCs w:val="19"/>
        </w:rPr>
        <w:t xml:space="preserve"> </w:t>
      </w:r>
      <w:r>
        <w:rPr>
          <w:rFonts w:ascii="Georgia" w:eastAsia="Georgia" w:hAnsi="Georgia" w:cs="Georgia"/>
          <w:b/>
          <w:bCs/>
          <w:sz w:val="19"/>
          <w:szCs w:val="19"/>
        </w:rPr>
        <w:t xml:space="preserve">Software: </w:t>
      </w:r>
      <w:r>
        <w:rPr>
          <w:rFonts w:ascii="Georgia" w:eastAsia="Georgia" w:hAnsi="Georgia" w:cs="Georgia"/>
          <w:b/>
          <w:bCs/>
          <w:spacing w:val="19"/>
          <w:sz w:val="19"/>
          <w:szCs w:val="19"/>
        </w:rPr>
        <w:t xml:space="preserve"> </w:t>
      </w:r>
      <w:proofErr w:type="gramStart"/>
      <w:r>
        <w:rPr>
          <w:rFonts w:ascii="Georgia" w:eastAsia="Georgia" w:hAnsi="Georgia" w:cs="Georgia"/>
          <w:b/>
          <w:bCs/>
          <w:sz w:val="19"/>
          <w:szCs w:val="19"/>
        </w:rPr>
        <w:t xml:space="preserve">Recommendations </w:t>
      </w:r>
      <w:r>
        <w:rPr>
          <w:rFonts w:ascii="Georgia" w:eastAsia="Georgia" w:hAnsi="Georgia" w:cs="Georgia"/>
          <w:b/>
          <w:bCs/>
          <w:spacing w:val="6"/>
          <w:sz w:val="19"/>
          <w:szCs w:val="19"/>
        </w:rPr>
        <w:t xml:space="preserve"> </w:t>
      </w:r>
      <w:r>
        <w:rPr>
          <w:rFonts w:ascii="Georgia" w:eastAsia="Georgia" w:hAnsi="Georgia" w:cs="Georgia"/>
          <w:b/>
          <w:bCs/>
          <w:sz w:val="19"/>
          <w:szCs w:val="19"/>
        </w:rPr>
        <w:t>for</w:t>
      </w:r>
      <w:proofErr w:type="gramEnd"/>
      <w:r>
        <w:rPr>
          <w:rFonts w:ascii="Georgia" w:eastAsia="Georgia" w:hAnsi="Georgia" w:cs="Georgia"/>
          <w:b/>
          <w:bCs/>
          <w:spacing w:val="23"/>
          <w:sz w:val="19"/>
          <w:szCs w:val="19"/>
        </w:rPr>
        <w:t xml:space="preserve"> </w:t>
      </w:r>
      <w:r>
        <w:rPr>
          <w:rFonts w:ascii="Georgia" w:eastAsia="Georgia" w:hAnsi="Georgia" w:cs="Georgia"/>
          <w:b/>
          <w:bCs/>
          <w:sz w:val="19"/>
          <w:szCs w:val="19"/>
        </w:rPr>
        <w:t>Reproducible</w:t>
      </w:r>
      <w:r>
        <w:rPr>
          <w:rFonts w:ascii="Georgia" w:eastAsia="Georgia" w:hAnsi="Georgia" w:cs="Georgia"/>
          <w:b/>
          <w:bCs/>
          <w:spacing w:val="43"/>
          <w:sz w:val="19"/>
          <w:szCs w:val="19"/>
        </w:rPr>
        <w:t xml:space="preserve"> </w:t>
      </w:r>
      <w:r>
        <w:rPr>
          <w:rFonts w:ascii="Georgia" w:eastAsia="Georgia" w:hAnsi="Georgia" w:cs="Georgia"/>
          <w:b/>
          <w:bCs/>
          <w:sz w:val="19"/>
          <w:szCs w:val="19"/>
        </w:rPr>
        <w:t>Practices</w:t>
      </w:r>
      <w:r>
        <w:rPr>
          <w:rFonts w:ascii="Georgia" w:eastAsia="Georgia" w:hAnsi="Georgia" w:cs="Georgia"/>
          <w:b/>
          <w:bCs/>
          <w:spacing w:val="35"/>
          <w:sz w:val="19"/>
          <w:szCs w:val="19"/>
        </w:rPr>
        <w:t xml:space="preserve"> </w:t>
      </w:r>
      <w:r>
        <w:rPr>
          <w:rFonts w:ascii="Georgia" w:eastAsia="Georgia" w:hAnsi="Georgia" w:cs="Georgia"/>
          <w:b/>
          <w:bCs/>
          <w:sz w:val="19"/>
          <w:szCs w:val="19"/>
        </w:rPr>
        <w:t>in</w:t>
      </w:r>
      <w:r>
        <w:rPr>
          <w:rFonts w:ascii="Georgia" w:eastAsia="Georgia" w:hAnsi="Georgia" w:cs="Georgia"/>
          <w:b/>
          <w:bCs/>
          <w:spacing w:val="21"/>
          <w:sz w:val="19"/>
          <w:szCs w:val="19"/>
        </w:rPr>
        <w:t xml:space="preserve"> </w:t>
      </w:r>
      <w:r>
        <w:rPr>
          <w:rFonts w:ascii="Georgia" w:eastAsia="Georgia" w:hAnsi="Georgia" w:cs="Georgia"/>
          <w:b/>
          <w:bCs/>
          <w:w w:val="102"/>
          <w:sz w:val="19"/>
          <w:szCs w:val="19"/>
        </w:rPr>
        <w:t xml:space="preserve">the </w:t>
      </w:r>
      <w:r>
        <w:rPr>
          <w:rFonts w:ascii="Georgia" w:eastAsia="Georgia" w:hAnsi="Georgia" w:cs="Georgia"/>
          <w:b/>
          <w:bCs/>
          <w:sz w:val="19"/>
          <w:szCs w:val="19"/>
        </w:rPr>
        <w:t>Computational</w:t>
      </w:r>
      <w:r>
        <w:rPr>
          <w:rFonts w:ascii="Georgia" w:eastAsia="Georgia" w:hAnsi="Georgia" w:cs="Georgia"/>
          <w:b/>
          <w:bCs/>
          <w:spacing w:val="30"/>
          <w:sz w:val="19"/>
          <w:szCs w:val="19"/>
        </w:rPr>
        <w:t xml:space="preserve"> </w:t>
      </w:r>
      <w:r>
        <w:rPr>
          <w:rFonts w:ascii="Georgia" w:eastAsia="Georgia" w:hAnsi="Georgia" w:cs="Georgia"/>
          <w:b/>
          <w:bCs/>
          <w:sz w:val="19"/>
          <w:szCs w:val="19"/>
        </w:rPr>
        <w:t>Sciences</w:t>
      </w:r>
      <w:r>
        <w:rPr>
          <w:rFonts w:ascii="Georgia" w:eastAsia="Georgia" w:hAnsi="Georgia" w:cs="Georgia"/>
          <w:sz w:val="19"/>
          <w:szCs w:val="19"/>
        </w:rPr>
        <w:t>”</w:t>
      </w:r>
      <w:r>
        <w:rPr>
          <w:rFonts w:ascii="Georgia" w:eastAsia="Georgia" w:hAnsi="Georgia" w:cs="Georgia"/>
          <w:spacing w:val="19"/>
          <w:sz w:val="19"/>
          <w:szCs w:val="19"/>
        </w:rPr>
        <w:t xml:space="preserve"> </w:t>
      </w:r>
      <w:r>
        <w:rPr>
          <w:rFonts w:ascii="Georgia" w:eastAsia="Georgia" w:hAnsi="Georgia" w:cs="Georgia"/>
          <w:i/>
          <w:sz w:val="19"/>
          <w:szCs w:val="19"/>
        </w:rPr>
        <w:t xml:space="preserve">Front </w:t>
      </w:r>
      <w:proofErr w:type="spellStart"/>
      <w:r>
        <w:rPr>
          <w:rFonts w:ascii="Georgia" w:eastAsia="Georgia" w:hAnsi="Georgia" w:cs="Georgia"/>
          <w:i/>
          <w:sz w:val="19"/>
          <w:szCs w:val="19"/>
        </w:rPr>
        <w:t>Neurosci</w:t>
      </w:r>
      <w:proofErr w:type="spellEnd"/>
      <w:r>
        <w:rPr>
          <w:rFonts w:ascii="Georgia" w:eastAsia="Georgia" w:hAnsi="Georgia" w:cs="Georgia"/>
          <w:i/>
          <w:spacing w:val="3"/>
          <w:sz w:val="19"/>
          <w:szCs w:val="19"/>
        </w:rPr>
        <w:t xml:space="preserve"> </w:t>
      </w:r>
      <w:r>
        <w:rPr>
          <w:rFonts w:ascii="Georgia" w:eastAsia="Georgia" w:hAnsi="Georgia" w:cs="Georgia"/>
          <w:sz w:val="19"/>
          <w:szCs w:val="19"/>
        </w:rPr>
        <w:t>7,</w:t>
      </w:r>
      <w:r>
        <w:rPr>
          <w:rFonts w:ascii="Georgia" w:eastAsia="Georgia" w:hAnsi="Georgia" w:cs="Georgia"/>
          <w:spacing w:val="4"/>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162.</w:t>
      </w:r>
      <w:r>
        <w:rPr>
          <w:rFonts w:ascii="Georgia" w:eastAsia="Georgia" w:hAnsi="Georgia" w:cs="Georgia"/>
          <w:spacing w:val="27"/>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4">
        <w:r>
          <w:rPr>
            <w:rFonts w:ascii="Georgia" w:eastAsia="Georgia" w:hAnsi="Georgia" w:cs="Georgia"/>
            <w:color w:val="0000FF"/>
            <w:w w:val="102"/>
            <w:sz w:val="19"/>
            <w:szCs w:val="19"/>
          </w:rPr>
          <w:t>10.3389/fnins.2013.00162</w:t>
        </w:r>
      </w:hyperlink>
    </w:p>
    <w:p w14:paraId="2ABCD0EC" w14:textId="77777777" w:rsidR="00E61F9D" w:rsidRDefault="005C64D6">
      <w:pPr>
        <w:spacing w:before="59" w:after="0" w:line="277" w:lineRule="auto"/>
        <w:ind w:left="140" w:right="87"/>
        <w:jc w:val="both"/>
        <w:rPr>
          <w:rFonts w:ascii="Georgia" w:eastAsia="Georgia" w:hAnsi="Georgia" w:cs="Georgia"/>
          <w:sz w:val="19"/>
          <w:szCs w:val="19"/>
        </w:rPr>
      </w:pPr>
      <w:r>
        <w:rPr>
          <w:rFonts w:ascii="Georgia" w:eastAsia="Georgia" w:hAnsi="Georgia" w:cs="Georgia"/>
          <w:sz w:val="19"/>
          <w:szCs w:val="19"/>
        </w:rPr>
        <w:t>61.</w:t>
      </w:r>
      <w:r>
        <w:rPr>
          <w:rFonts w:ascii="Georgia" w:eastAsia="Georgia" w:hAnsi="Georgia" w:cs="Georgia"/>
          <w:spacing w:val="22"/>
          <w:sz w:val="19"/>
          <w:szCs w:val="19"/>
        </w:rPr>
        <w:t xml:space="preserve"> </w:t>
      </w:r>
      <w:proofErr w:type="spellStart"/>
      <w:r>
        <w:rPr>
          <w:rFonts w:ascii="Georgia" w:eastAsia="Georgia" w:hAnsi="Georgia" w:cs="Georgia"/>
          <w:sz w:val="19"/>
          <w:szCs w:val="19"/>
        </w:rPr>
        <w:t>Rikxoort</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z w:val="19"/>
          <w:szCs w:val="19"/>
        </w:rPr>
        <w:t xml:space="preserve">van and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B.</w:t>
      </w:r>
      <w:r>
        <w:rPr>
          <w:rFonts w:ascii="Georgia" w:eastAsia="Georgia" w:hAnsi="Georgia" w:cs="Georgia"/>
          <w:spacing w:val="-1"/>
          <w:sz w:val="19"/>
          <w:szCs w:val="19"/>
        </w:rPr>
        <w:t xml:space="preserve"> </w:t>
      </w:r>
      <w:r>
        <w:rPr>
          <w:rFonts w:ascii="Georgia" w:eastAsia="Georgia" w:hAnsi="Georgia" w:cs="Georgia"/>
          <w:sz w:val="19"/>
          <w:szCs w:val="19"/>
        </w:rPr>
        <w:t>van.</w:t>
      </w:r>
      <w:r>
        <w:rPr>
          <w:rFonts w:ascii="Georgia" w:eastAsia="Georgia" w:hAnsi="Georgia" w:cs="Georgia"/>
          <w:spacing w:val="26"/>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Automated</w:t>
      </w:r>
      <w:r>
        <w:rPr>
          <w:rFonts w:ascii="Georgia" w:eastAsia="Georgia" w:hAnsi="Georgia" w:cs="Georgia"/>
          <w:b/>
          <w:bCs/>
          <w:spacing w:val="17"/>
          <w:sz w:val="19"/>
          <w:szCs w:val="19"/>
        </w:rPr>
        <w:t xml:space="preserve"> </w:t>
      </w:r>
      <w:r>
        <w:rPr>
          <w:rFonts w:ascii="Georgia" w:eastAsia="Georgia" w:hAnsi="Georgia" w:cs="Georgia"/>
          <w:b/>
          <w:bCs/>
          <w:sz w:val="19"/>
          <w:szCs w:val="19"/>
        </w:rPr>
        <w:t>Segmentation</w:t>
      </w:r>
      <w:r>
        <w:rPr>
          <w:rFonts w:ascii="Georgia" w:eastAsia="Georgia" w:hAnsi="Georgia" w:cs="Georgia"/>
          <w:b/>
          <w:bCs/>
          <w:spacing w:val="21"/>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Pulmonary</w:t>
      </w:r>
      <w:r>
        <w:rPr>
          <w:rFonts w:ascii="Georgia" w:eastAsia="Georgia" w:hAnsi="Georgia" w:cs="Georgia"/>
          <w:b/>
          <w:bCs/>
          <w:spacing w:val="16"/>
          <w:sz w:val="19"/>
          <w:szCs w:val="19"/>
        </w:rPr>
        <w:t xml:space="preserve"> </w:t>
      </w:r>
      <w:r>
        <w:rPr>
          <w:rFonts w:ascii="Georgia" w:eastAsia="Georgia" w:hAnsi="Georgia" w:cs="Georgia"/>
          <w:b/>
          <w:bCs/>
          <w:sz w:val="19"/>
          <w:szCs w:val="19"/>
        </w:rPr>
        <w:t>Structures</w:t>
      </w:r>
      <w:r>
        <w:rPr>
          <w:rFonts w:ascii="Georgia" w:eastAsia="Georgia" w:hAnsi="Georgia" w:cs="Georgia"/>
          <w:b/>
          <w:bCs/>
          <w:spacing w:val="15"/>
          <w:sz w:val="19"/>
          <w:szCs w:val="19"/>
        </w:rPr>
        <w:t xml:space="preserve"> </w:t>
      </w:r>
      <w:r>
        <w:rPr>
          <w:rFonts w:ascii="Georgia" w:eastAsia="Georgia" w:hAnsi="Georgia" w:cs="Georgia"/>
          <w:b/>
          <w:bCs/>
          <w:sz w:val="19"/>
          <w:szCs w:val="19"/>
        </w:rPr>
        <w:t>in</w:t>
      </w:r>
      <w:r>
        <w:rPr>
          <w:rFonts w:ascii="Georgia" w:eastAsia="Georgia" w:hAnsi="Georgia" w:cs="Georgia"/>
          <w:b/>
          <w:bCs/>
          <w:spacing w:val="-2"/>
          <w:sz w:val="19"/>
          <w:szCs w:val="19"/>
        </w:rPr>
        <w:t xml:space="preserve"> </w:t>
      </w:r>
      <w:r>
        <w:rPr>
          <w:rFonts w:ascii="Georgia" w:eastAsia="Georgia" w:hAnsi="Georgia" w:cs="Georgia"/>
          <w:b/>
          <w:bCs/>
          <w:sz w:val="19"/>
          <w:szCs w:val="19"/>
        </w:rPr>
        <w:t>Thoracic</w:t>
      </w:r>
      <w:r>
        <w:rPr>
          <w:rFonts w:ascii="Georgia" w:eastAsia="Georgia" w:hAnsi="Georgia" w:cs="Georgia"/>
          <w:b/>
          <w:bCs/>
          <w:spacing w:val="11"/>
          <w:sz w:val="19"/>
          <w:szCs w:val="19"/>
        </w:rPr>
        <w:t xml:space="preserve"> </w:t>
      </w:r>
      <w:r>
        <w:rPr>
          <w:rFonts w:ascii="Georgia" w:eastAsia="Georgia" w:hAnsi="Georgia" w:cs="Georgia"/>
          <w:b/>
          <w:bCs/>
          <w:w w:val="102"/>
          <w:sz w:val="19"/>
          <w:szCs w:val="19"/>
        </w:rPr>
        <w:t xml:space="preserve">Com- </w:t>
      </w:r>
      <w:proofErr w:type="spellStart"/>
      <w:r>
        <w:rPr>
          <w:rFonts w:ascii="Georgia" w:eastAsia="Georgia" w:hAnsi="Georgia" w:cs="Georgia"/>
          <w:b/>
          <w:bCs/>
          <w:sz w:val="19"/>
          <w:szCs w:val="19"/>
        </w:rPr>
        <w:t>puted</w:t>
      </w:r>
      <w:proofErr w:type="spellEnd"/>
      <w:r>
        <w:rPr>
          <w:rFonts w:ascii="Georgia" w:eastAsia="Georgia" w:hAnsi="Georgia" w:cs="Georgia"/>
          <w:b/>
          <w:bCs/>
          <w:spacing w:val="12"/>
          <w:sz w:val="19"/>
          <w:szCs w:val="19"/>
        </w:rPr>
        <w:t xml:space="preserve"> </w:t>
      </w:r>
      <w:r>
        <w:rPr>
          <w:rFonts w:ascii="Georgia" w:eastAsia="Georgia" w:hAnsi="Georgia" w:cs="Georgia"/>
          <w:b/>
          <w:bCs/>
          <w:sz w:val="19"/>
          <w:szCs w:val="19"/>
        </w:rPr>
        <w:t>Tomography</w:t>
      </w:r>
      <w:r>
        <w:rPr>
          <w:rFonts w:ascii="Georgia" w:eastAsia="Georgia" w:hAnsi="Georgia" w:cs="Georgia"/>
          <w:b/>
          <w:bCs/>
          <w:spacing w:val="26"/>
          <w:sz w:val="19"/>
          <w:szCs w:val="19"/>
        </w:rPr>
        <w:t xml:space="preserve"> </w:t>
      </w:r>
      <w:r>
        <w:rPr>
          <w:rFonts w:ascii="Georgia" w:eastAsia="Georgia" w:hAnsi="Georgia" w:cs="Georgia"/>
          <w:b/>
          <w:bCs/>
          <w:sz w:val="19"/>
          <w:szCs w:val="19"/>
        </w:rPr>
        <w:t>Scans:</w:t>
      </w:r>
      <w:r>
        <w:rPr>
          <w:rFonts w:ascii="Georgia" w:eastAsia="Georgia" w:hAnsi="Georgia" w:cs="Georgia"/>
          <w:b/>
          <w:bCs/>
          <w:spacing w:val="31"/>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Revie</w:t>
      </w:r>
      <w:r>
        <w:rPr>
          <w:rFonts w:ascii="Georgia" w:eastAsia="Georgia" w:hAnsi="Georgia" w:cs="Georgia"/>
          <w:b/>
          <w:bCs/>
          <w:spacing w:val="1"/>
          <w:sz w:val="19"/>
          <w:szCs w:val="19"/>
        </w:rPr>
        <w:t>w</w:t>
      </w:r>
      <w:r>
        <w:rPr>
          <w:rFonts w:ascii="Georgia" w:eastAsia="Georgia" w:hAnsi="Georgia" w:cs="Georgia"/>
          <w:sz w:val="19"/>
          <w:szCs w:val="19"/>
        </w:rPr>
        <w:t>”</w:t>
      </w:r>
      <w:r>
        <w:rPr>
          <w:rFonts w:ascii="Georgia" w:eastAsia="Georgia" w:hAnsi="Georgia" w:cs="Georgia"/>
          <w:spacing w:val="17"/>
          <w:sz w:val="19"/>
          <w:szCs w:val="19"/>
        </w:rPr>
        <w:t xml:space="preserve"> </w:t>
      </w:r>
      <w:proofErr w:type="spellStart"/>
      <w:r>
        <w:rPr>
          <w:rFonts w:ascii="Georgia" w:eastAsia="Georgia" w:hAnsi="Georgia" w:cs="Georgia"/>
          <w:i/>
          <w:sz w:val="19"/>
          <w:szCs w:val="19"/>
        </w:rPr>
        <w:t>Phys</w:t>
      </w:r>
      <w:proofErr w:type="spellEnd"/>
      <w:r>
        <w:rPr>
          <w:rFonts w:ascii="Georgia" w:eastAsia="Georgia" w:hAnsi="Georgia" w:cs="Georgia"/>
          <w:i/>
          <w:sz w:val="19"/>
          <w:szCs w:val="19"/>
        </w:rPr>
        <w:t xml:space="preserve"> Med </w:t>
      </w:r>
      <w:proofErr w:type="spellStart"/>
      <w:r>
        <w:rPr>
          <w:rFonts w:ascii="Georgia" w:eastAsia="Georgia" w:hAnsi="Georgia" w:cs="Georgia"/>
          <w:i/>
          <w:sz w:val="19"/>
          <w:szCs w:val="19"/>
        </w:rPr>
        <w:t>Biol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58,</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17</w:t>
      </w:r>
      <w:r>
        <w:rPr>
          <w:rFonts w:ascii="Georgia" w:eastAsia="Georgia" w:hAnsi="Georgia" w:cs="Georgia"/>
          <w:spacing w:val="5"/>
          <w:sz w:val="19"/>
          <w:szCs w:val="19"/>
        </w:rPr>
        <w:t xml:space="preserve"> </w:t>
      </w:r>
      <w:r>
        <w:rPr>
          <w:rFonts w:ascii="Georgia" w:eastAsia="Georgia" w:hAnsi="Georgia" w:cs="Georgia"/>
          <w:sz w:val="19"/>
          <w:szCs w:val="19"/>
        </w:rPr>
        <w:t>(2013):</w:t>
      </w:r>
      <w:r>
        <w:rPr>
          <w:rFonts w:ascii="Georgia" w:eastAsia="Georgia" w:hAnsi="Georgia" w:cs="Georgia"/>
          <w:spacing w:val="29"/>
          <w:sz w:val="19"/>
          <w:szCs w:val="19"/>
        </w:rPr>
        <w:t xml:space="preserve"> </w:t>
      </w:r>
      <w:r>
        <w:rPr>
          <w:rFonts w:ascii="Georgia" w:eastAsia="Georgia" w:hAnsi="Georgia" w:cs="Georgia"/>
          <w:sz w:val="19"/>
          <w:szCs w:val="19"/>
        </w:rPr>
        <w:t>R187–220.</w:t>
      </w:r>
      <w:r>
        <w:rPr>
          <w:rFonts w:ascii="Georgia" w:eastAsia="Georgia" w:hAnsi="Georgia" w:cs="Georgia"/>
          <w:spacing w:val="3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5">
        <w:r>
          <w:rPr>
            <w:rFonts w:ascii="Georgia" w:eastAsia="Georgia" w:hAnsi="Georgia" w:cs="Georgia"/>
            <w:color w:val="0000FF"/>
            <w:w w:val="102"/>
            <w:sz w:val="19"/>
            <w:szCs w:val="19"/>
          </w:rPr>
          <w:t>10.1088/0031-9155/58/17/R187</w:t>
        </w:r>
      </w:hyperlink>
    </w:p>
    <w:p w14:paraId="28A7A5B5" w14:textId="77777777" w:rsidR="00E61F9D" w:rsidRDefault="005C64D6">
      <w:pPr>
        <w:spacing w:before="59" w:after="0" w:line="240" w:lineRule="auto"/>
        <w:ind w:left="140" w:right="64"/>
        <w:jc w:val="both"/>
        <w:rPr>
          <w:rFonts w:ascii="Georgia" w:eastAsia="Georgia" w:hAnsi="Georgia" w:cs="Georgia"/>
          <w:sz w:val="19"/>
          <w:szCs w:val="19"/>
        </w:rPr>
      </w:pPr>
      <w:r>
        <w:rPr>
          <w:rFonts w:ascii="Georgia" w:eastAsia="Georgia" w:hAnsi="Georgia" w:cs="Georgia"/>
          <w:sz w:val="19"/>
          <w:szCs w:val="19"/>
        </w:rPr>
        <w:t>62.</w:t>
      </w:r>
      <w:r>
        <w:rPr>
          <w:rFonts w:ascii="Georgia" w:eastAsia="Georgia" w:hAnsi="Georgia" w:cs="Georgia"/>
          <w:spacing w:val="24"/>
          <w:sz w:val="19"/>
          <w:szCs w:val="19"/>
        </w:rPr>
        <w:t xml:space="preserve"> </w:t>
      </w:r>
      <w:proofErr w:type="spellStart"/>
      <w:r>
        <w:rPr>
          <w:rFonts w:ascii="Georgia" w:eastAsia="Georgia" w:hAnsi="Georgia" w:cs="Georgia"/>
          <w:sz w:val="19"/>
          <w:szCs w:val="19"/>
        </w:rPr>
        <w:t>Doel</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T.,</w:t>
      </w:r>
      <w:r>
        <w:rPr>
          <w:rFonts w:ascii="Georgia" w:eastAsia="Georgia" w:hAnsi="Georgia" w:cs="Georgia"/>
          <w:spacing w:val="7"/>
          <w:sz w:val="19"/>
          <w:szCs w:val="19"/>
        </w:rPr>
        <w:t xml:space="preserve"> </w:t>
      </w:r>
      <w:proofErr w:type="spellStart"/>
      <w:r>
        <w:rPr>
          <w:rFonts w:ascii="Georgia" w:eastAsia="Georgia" w:hAnsi="Georgia" w:cs="Georgia"/>
          <w:sz w:val="19"/>
          <w:szCs w:val="19"/>
        </w:rPr>
        <w:t>Gavaghan</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D.</w:t>
      </w:r>
      <w:r>
        <w:rPr>
          <w:rFonts w:ascii="Georgia" w:eastAsia="Georgia" w:hAnsi="Georgia" w:cs="Georgia"/>
          <w:spacing w:val="3"/>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proofErr w:type="spellStart"/>
      <w:r>
        <w:rPr>
          <w:rFonts w:ascii="Georgia" w:eastAsia="Georgia" w:hAnsi="Georgia" w:cs="Georgia"/>
          <w:sz w:val="19"/>
          <w:szCs w:val="19"/>
        </w:rPr>
        <w:t>Grau</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V.</w:t>
      </w:r>
      <w:r>
        <w:rPr>
          <w:rFonts w:ascii="Georgia" w:eastAsia="Georgia" w:hAnsi="Georgia" w:cs="Georgia"/>
          <w:spacing w:val="4"/>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Review</w:t>
      </w:r>
      <w:r>
        <w:rPr>
          <w:rFonts w:ascii="Georgia" w:eastAsia="Georgia" w:hAnsi="Georgia" w:cs="Georgia"/>
          <w:b/>
          <w:bCs/>
          <w:spacing w:val="15"/>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Automatic</w:t>
      </w:r>
      <w:r>
        <w:rPr>
          <w:rFonts w:ascii="Georgia" w:eastAsia="Georgia" w:hAnsi="Georgia" w:cs="Georgia"/>
          <w:b/>
          <w:bCs/>
          <w:spacing w:val="19"/>
          <w:sz w:val="19"/>
          <w:szCs w:val="19"/>
        </w:rPr>
        <w:t xml:space="preserve"> </w:t>
      </w:r>
      <w:r>
        <w:rPr>
          <w:rFonts w:ascii="Georgia" w:eastAsia="Georgia" w:hAnsi="Georgia" w:cs="Georgia"/>
          <w:b/>
          <w:bCs/>
          <w:sz w:val="19"/>
          <w:szCs w:val="19"/>
        </w:rPr>
        <w:t>Pulmonary</w:t>
      </w:r>
      <w:r>
        <w:rPr>
          <w:rFonts w:ascii="Georgia" w:eastAsia="Georgia" w:hAnsi="Georgia" w:cs="Georgia"/>
          <w:b/>
          <w:bCs/>
          <w:spacing w:val="21"/>
          <w:sz w:val="19"/>
          <w:szCs w:val="19"/>
        </w:rPr>
        <w:t xml:space="preserve"> </w:t>
      </w:r>
      <w:r>
        <w:rPr>
          <w:rFonts w:ascii="Georgia" w:eastAsia="Georgia" w:hAnsi="Georgia" w:cs="Georgia"/>
          <w:b/>
          <w:bCs/>
          <w:sz w:val="19"/>
          <w:szCs w:val="19"/>
        </w:rPr>
        <w:t>Lobe</w:t>
      </w:r>
      <w:r>
        <w:rPr>
          <w:rFonts w:ascii="Georgia" w:eastAsia="Georgia" w:hAnsi="Georgia" w:cs="Georgia"/>
          <w:b/>
          <w:bCs/>
          <w:spacing w:val="9"/>
          <w:sz w:val="19"/>
          <w:szCs w:val="19"/>
        </w:rPr>
        <w:t xml:space="preserve"> </w:t>
      </w:r>
      <w:r>
        <w:rPr>
          <w:rFonts w:ascii="Georgia" w:eastAsia="Georgia" w:hAnsi="Georgia" w:cs="Georgia"/>
          <w:b/>
          <w:bCs/>
          <w:sz w:val="19"/>
          <w:szCs w:val="19"/>
        </w:rPr>
        <w:t>Segmentation</w:t>
      </w:r>
      <w:r>
        <w:rPr>
          <w:rFonts w:ascii="Georgia" w:eastAsia="Georgia" w:hAnsi="Georgia" w:cs="Georgia"/>
          <w:b/>
          <w:bCs/>
          <w:spacing w:val="26"/>
          <w:sz w:val="19"/>
          <w:szCs w:val="19"/>
        </w:rPr>
        <w:t xml:space="preserve"> </w:t>
      </w:r>
      <w:r>
        <w:rPr>
          <w:rFonts w:ascii="Georgia" w:eastAsia="Georgia" w:hAnsi="Georgia" w:cs="Georgia"/>
          <w:b/>
          <w:bCs/>
          <w:sz w:val="19"/>
          <w:szCs w:val="19"/>
        </w:rPr>
        <w:t>Methods</w:t>
      </w:r>
      <w:r>
        <w:rPr>
          <w:rFonts w:ascii="Georgia" w:eastAsia="Georgia" w:hAnsi="Georgia" w:cs="Georgia"/>
          <w:b/>
          <w:bCs/>
          <w:spacing w:val="16"/>
          <w:sz w:val="19"/>
          <w:szCs w:val="19"/>
        </w:rPr>
        <w:t xml:space="preserve"> </w:t>
      </w:r>
      <w:r>
        <w:rPr>
          <w:rFonts w:ascii="Georgia" w:eastAsia="Georgia" w:hAnsi="Georgia" w:cs="Georgia"/>
          <w:b/>
          <w:bCs/>
          <w:sz w:val="19"/>
          <w:szCs w:val="19"/>
        </w:rPr>
        <w:t>from</w:t>
      </w:r>
      <w:r>
        <w:rPr>
          <w:rFonts w:ascii="Georgia" w:eastAsia="Georgia" w:hAnsi="Georgia" w:cs="Georgia"/>
          <w:b/>
          <w:bCs/>
          <w:spacing w:val="9"/>
          <w:sz w:val="19"/>
          <w:szCs w:val="19"/>
        </w:rPr>
        <w:t xml:space="preserve"> </w:t>
      </w:r>
      <w:r>
        <w:rPr>
          <w:rFonts w:ascii="Georgia" w:eastAsia="Georgia" w:hAnsi="Georgia" w:cs="Georgia"/>
          <w:b/>
          <w:bCs/>
          <w:w w:val="102"/>
          <w:sz w:val="19"/>
          <w:szCs w:val="19"/>
        </w:rPr>
        <w:t>C</w:t>
      </w:r>
      <w:r>
        <w:rPr>
          <w:rFonts w:ascii="Georgia" w:eastAsia="Georgia" w:hAnsi="Georgia" w:cs="Georgia"/>
          <w:b/>
          <w:bCs/>
          <w:spacing w:val="-1"/>
          <w:w w:val="102"/>
          <w:sz w:val="19"/>
          <w:szCs w:val="19"/>
        </w:rPr>
        <w:t>T</w:t>
      </w:r>
      <w:r>
        <w:rPr>
          <w:rFonts w:ascii="Georgia" w:eastAsia="Georgia" w:hAnsi="Georgia" w:cs="Georgia"/>
          <w:w w:val="102"/>
          <w:sz w:val="19"/>
          <w:szCs w:val="19"/>
        </w:rPr>
        <w:t>”</w:t>
      </w:r>
    </w:p>
    <w:p w14:paraId="428CDE88" w14:textId="77777777" w:rsidR="00E61F9D" w:rsidRDefault="005C64D6">
      <w:pPr>
        <w:spacing w:before="33" w:after="0" w:line="240" w:lineRule="auto"/>
        <w:ind w:left="140" w:right="3070"/>
        <w:jc w:val="both"/>
        <w:rPr>
          <w:rFonts w:ascii="Georgia" w:eastAsia="Georgia" w:hAnsi="Georgia" w:cs="Georgia"/>
          <w:sz w:val="19"/>
          <w:szCs w:val="19"/>
        </w:rPr>
      </w:pPr>
      <w:proofErr w:type="spellStart"/>
      <w:proofErr w:type="gramStart"/>
      <w:r>
        <w:rPr>
          <w:rFonts w:ascii="Georgia" w:eastAsia="Georgia" w:hAnsi="Georgia" w:cs="Georgia"/>
          <w:i/>
          <w:sz w:val="19"/>
          <w:szCs w:val="19"/>
        </w:rPr>
        <w:t>Comput</w:t>
      </w:r>
      <w:proofErr w:type="spellEnd"/>
      <w:r>
        <w:rPr>
          <w:rFonts w:ascii="Georgia" w:eastAsia="Georgia" w:hAnsi="Georgia" w:cs="Georgia"/>
          <w:i/>
          <w:sz w:val="19"/>
          <w:szCs w:val="19"/>
        </w:rPr>
        <w:t xml:space="preserve"> Med Imaging Graph</w:t>
      </w:r>
      <w:r>
        <w:rPr>
          <w:rFonts w:ascii="Georgia" w:eastAsia="Georgia" w:hAnsi="Georgia" w:cs="Georgia"/>
          <w:i/>
          <w:spacing w:val="2"/>
          <w:sz w:val="19"/>
          <w:szCs w:val="19"/>
        </w:rPr>
        <w:t xml:space="preserve"> </w:t>
      </w:r>
      <w:r>
        <w:rPr>
          <w:rFonts w:ascii="Georgia" w:eastAsia="Georgia" w:hAnsi="Georgia" w:cs="Georgia"/>
          <w:sz w:val="19"/>
          <w:szCs w:val="19"/>
        </w:rPr>
        <w:t>40,</w:t>
      </w:r>
      <w:r>
        <w:rPr>
          <w:rFonts w:ascii="Georgia" w:eastAsia="Georgia" w:hAnsi="Georgia" w:cs="Georgia"/>
          <w:spacing w:val="9"/>
          <w:sz w:val="19"/>
          <w:szCs w:val="19"/>
        </w:rPr>
        <w:t xml:space="preserve"> </w:t>
      </w:r>
      <w:r>
        <w:rPr>
          <w:rFonts w:ascii="Georgia" w:eastAsia="Georgia" w:hAnsi="Georgia" w:cs="Georgia"/>
          <w:sz w:val="19"/>
          <w:szCs w:val="19"/>
        </w:rPr>
        <w:t>(2015):</w:t>
      </w:r>
      <w:r>
        <w:rPr>
          <w:rFonts w:ascii="Georgia" w:eastAsia="Georgia" w:hAnsi="Georgia" w:cs="Georgia"/>
          <w:spacing w:val="29"/>
          <w:sz w:val="19"/>
          <w:szCs w:val="19"/>
        </w:rPr>
        <w:t xml:space="preserve"> </w:t>
      </w:r>
      <w:r>
        <w:rPr>
          <w:rFonts w:ascii="Georgia" w:eastAsia="Georgia" w:hAnsi="Georgia" w:cs="Georgia"/>
          <w:sz w:val="19"/>
          <w:szCs w:val="19"/>
        </w:rPr>
        <w:t>13–29.</w:t>
      </w:r>
      <w:proofErr w:type="gramEnd"/>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66">
        <w:r>
          <w:rPr>
            <w:rFonts w:ascii="Georgia" w:eastAsia="Georgia" w:hAnsi="Georgia" w:cs="Georgia"/>
            <w:color w:val="0000FF"/>
            <w:w w:val="102"/>
            <w:sz w:val="19"/>
            <w:szCs w:val="19"/>
          </w:rPr>
          <w:t>10.1016/j.compmedimag.2014.10.008</w:t>
        </w:r>
      </w:hyperlink>
    </w:p>
    <w:p w14:paraId="3141CFB7" w14:textId="77777777" w:rsidR="00E61F9D" w:rsidRDefault="005C64D6">
      <w:pPr>
        <w:spacing w:before="93"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63. </w:t>
      </w:r>
      <w:r>
        <w:rPr>
          <w:rFonts w:ascii="Georgia" w:eastAsia="Georgia" w:hAnsi="Georgia" w:cs="Georgia"/>
          <w:spacing w:val="36"/>
          <w:sz w:val="19"/>
          <w:szCs w:val="19"/>
        </w:rPr>
        <w:t xml:space="preserve"> </w:t>
      </w:r>
      <w:r>
        <w:rPr>
          <w:rFonts w:ascii="Georgia" w:eastAsia="Georgia" w:hAnsi="Georgia" w:cs="Georgia"/>
          <w:sz w:val="19"/>
          <w:szCs w:val="19"/>
        </w:rPr>
        <w:t>Warfield,</w:t>
      </w:r>
      <w:r>
        <w:rPr>
          <w:rFonts w:ascii="Georgia" w:eastAsia="Georgia" w:hAnsi="Georgia" w:cs="Georgia"/>
          <w:spacing w:val="40"/>
          <w:sz w:val="19"/>
          <w:szCs w:val="19"/>
        </w:rPr>
        <w:t xml:space="preserve"> </w:t>
      </w:r>
      <w:r>
        <w:rPr>
          <w:rFonts w:ascii="Georgia" w:eastAsia="Georgia" w:hAnsi="Georgia" w:cs="Georgia"/>
          <w:sz w:val="19"/>
          <w:szCs w:val="19"/>
        </w:rPr>
        <w:t>S.</w:t>
      </w:r>
      <w:r>
        <w:rPr>
          <w:rFonts w:ascii="Georgia" w:eastAsia="Georgia" w:hAnsi="Georgia" w:cs="Georgia"/>
          <w:spacing w:val="23"/>
          <w:sz w:val="19"/>
          <w:szCs w:val="19"/>
        </w:rPr>
        <w:t xml:space="preserve"> </w:t>
      </w:r>
      <w:r>
        <w:rPr>
          <w:rFonts w:ascii="Georgia" w:eastAsia="Georgia" w:hAnsi="Georgia" w:cs="Georgia"/>
          <w:sz w:val="19"/>
          <w:szCs w:val="19"/>
        </w:rPr>
        <w:t>K.,</w:t>
      </w:r>
      <w:r>
        <w:rPr>
          <w:rFonts w:ascii="Georgia" w:eastAsia="Georgia" w:hAnsi="Georgia" w:cs="Georgia"/>
          <w:spacing w:val="29"/>
          <w:sz w:val="19"/>
          <w:szCs w:val="19"/>
        </w:rPr>
        <w:t xml:space="preserve"> </w:t>
      </w:r>
      <w:proofErr w:type="spellStart"/>
      <w:r>
        <w:rPr>
          <w:rFonts w:ascii="Georgia" w:eastAsia="Georgia" w:hAnsi="Georgia" w:cs="Georgia"/>
          <w:sz w:val="19"/>
          <w:szCs w:val="19"/>
        </w:rPr>
        <w:t>Zou</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K.</w:t>
      </w:r>
      <w:r>
        <w:rPr>
          <w:rFonts w:ascii="Georgia" w:eastAsia="Georgia" w:hAnsi="Georgia" w:cs="Georgia"/>
          <w:spacing w:val="24"/>
          <w:sz w:val="19"/>
          <w:szCs w:val="19"/>
        </w:rPr>
        <w:t xml:space="preserve"> </w:t>
      </w:r>
      <w:r>
        <w:rPr>
          <w:rFonts w:ascii="Georgia" w:eastAsia="Georgia" w:hAnsi="Georgia" w:cs="Georgia"/>
          <w:sz w:val="19"/>
          <w:szCs w:val="19"/>
        </w:rPr>
        <w:t>H.,</w:t>
      </w:r>
      <w:r>
        <w:rPr>
          <w:rFonts w:ascii="Georgia" w:eastAsia="Georgia" w:hAnsi="Georgia" w:cs="Georgia"/>
          <w:spacing w:val="33"/>
          <w:sz w:val="19"/>
          <w:szCs w:val="19"/>
        </w:rPr>
        <w:t xml:space="preserve"> </w:t>
      </w:r>
      <w:r>
        <w:rPr>
          <w:rFonts w:ascii="Georgia" w:eastAsia="Georgia" w:hAnsi="Georgia" w:cs="Georgia"/>
          <w:sz w:val="19"/>
          <w:szCs w:val="19"/>
        </w:rPr>
        <w:t>and</w:t>
      </w:r>
      <w:r>
        <w:rPr>
          <w:rFonts w:ascii="Georgia" w:eastAsia="Georgia" w:hAnsi="Georgia" w:cs="Georgia"/>
          <w:spacing w:val="26"/>
          <w:sz w:val="19"/>
          <w:szCs w:val="19"/>
        </w:rPr>
        <w:t xml:space="preserve"> </w:t>
      </w:r>
      <w:r>
        <w:rPr>
          <w:rFonts w:ascii="Georgia" w:eastAsia="Georgia" w:hAnsi="Georgia" w:cs="Georgia"/>
          <w:sz w:val="19"/>
          <w:szCs w:val="19"/>
        </w:rPr>
        <w:t>Wells,</w:t>
      </w:r>
      <w:r>
        <w:rPr>
          <w:rFonts w:ascii="Georgia" w:eastAsia="Georgia" w:hAnsi="Georgia" w:cs="Georgia"/>
          <w:spacing w:val="35"/>
          <w:sz w:val="19"/>
          <w:szCs w:val="19"/>
        </w:rPr>
        <w:t xml:space="preserve"> </w:t>
      </w:r>
      <w:r>
        <w:rPr>
          <w:rFonts w:ascii="Georgia" w:eastAsia="Georgia" w:hAnsi="Georgia" w:cs="Georgia"/>
          <w:sz w:val="19"/>
          <w:szCs w:val="19"/>
        </w:rPr>
        <w:t>W.</w:t>
      </w:r>
      <w:r>
        <w:rPr>
          <w:rFonts w:ascii="Georgia" w:eastAsia="Georgia" w:hAnsi="Georgia" w:cs="Georgia"/>
          <w:spacing w:val="25"/>
          <w:sz w:val="19"/>
          <w:szCs w:val="19"/>
        </w:rPr>
        <w:t xml:space="preserve"> </w:t>
      </w:r>
      <w:r>
        <w:rPr>
          <w:rFonts w:ascii="Georgia" w:eastAsia="Georgia" w:hAnsi="Georgia" w:cs="Georgia"/>
          <w:sz w:val="19"/>
          <w:szCs w:val="19"/>
        </w:rPr>
        <w:t>M.</w:t>
      </w:r>
      <w:r>
        <w:rPr>
          <w:rFonts w:ascii="Georgia" w:eastAsia="Georgia" w:hAnsi="Georgia" w:cs="Georgia"/>
          <w:spacing w:val="25"/>
          <w:sz w:val="19"/>
          <w:szCs w:val="19"/>
        </w:rPr>
        <w:t xml:space="preserve"> </w:t>
      </w:r>
      <w:r>
        <w:rPr>
          <w:rFonts w:ascii="Georgia" w:eastAsia="Georgia" w:hAnsi="Georgia" w:cs="Georgia"/>
          <w:spacing w:val="-1"/>
          <w:sz w:val="19"/>
          <w:szCs w:val="19"/>
        </w:rPr>
        <w:t>“</w:t>
      </w:r>
      <w:proofErr w:type="gramStart"/>
      <w:r>
        <w:rPr>
          <w:rFonts w:ascii="Georgia" w:eastAsia="Georgia" w:hAnsi="Georgia" w:cs="Georgia"/>
          <w:b/>
          <w:bCs/>
          <w:sz w:val="19"/>
          <w:szCs w:val="19"/>
        </w:rPr>
        <w:t xml:space="preserve">Simultaneous </w:t>
      </w:r>
      <w:r>
        <w:rPr>
          <w:rFonts w:ascii="Georgia" w:eastAsia="Georgia" w:hAnsi="Georgia" w:cs="Georgia"/>
          <w:b/>
          <w:bCs/>
          <w:spacing w:val="2"/>
          <w:sz w:val="19"/>
          <w:szCs w:val="19"/>
        </w:rPr>
        <w:t xml:space="preserve"> </w:t>
      </w:r>
      <w:r>
        <w:rPr>
          <w:rFonts w:ascii="Georgia" w:eastAsia="Georgia" w:hAnsi="Georgia" w:cs="Georgia"/>
          <w:b/>
          <w:bCs/>
          <w:sz w:val="19"/>
          <w:szCs w:val="19"/>
        </w:rPr>
        <w:t>Truth</w:t>
      </w:r>
      <w:proofErr w:type="gramEnd"/>
      <w:r>
        <w:rPr>
          <w:rFonts w:ascii="Georgia" w:eastAsia="Georgia" w:hAnsi="Georgia" w:cs="Georgia"/>
          <w:b/>
          <w:bCs/>
          <w:spacing w:val="32"/>
          <w:sz w:val="19"/>
          <w:szCs w:val="19"/>
        </w:rPr>
        <w:t xml:space="preserve"> </w:t>
      </w:r>
      <w:r>
        <w:rPr>
          <w:rFonts w:ascii="Georgia" w:eastAsia="Georgia" w:hAnsi="Georgia" w:cs="Georgia"/>
          <w:b/>
          <w:bCs/>
          <w:sz w:val="19"/>
          <w:szCs w:val="19"/>
        </w:rPr>
        <w:t>and</w:t>
      </w:r>
      <w:r>
        <w:rPr>
          <w:rFonts w:ascii="Georgia" w:eastAsia="Georgia" w:hAnsi="Georgia" w:cs="Georgia"/>
          <w:b/>
          <w:bCs/>
          <w:spacing w:val="28"/>
          <w:sz w:val="19"/>
          <w:szCs w:val="19"/>
        </w:rPr>
        <w:t xml:space="preserve"> </w:t>
      </w:r>
      <w:r>
        <w:rPr>
          <w:rFonts w:ascii="Georgia" w:eastAsia="Georgia" w:hAnsi="Georgia" w:cs="Georgia"/>
          <w:b/>
          <w:bCs/>
          <w:sz w:val="19"/>
          <w:szCs w:val="19"/>
        </w:rPr>
        <w:t>Performance</w:t>
      </w:r>
      <w:r>
        <w:rPr>
          <w:rFonts w:ascii="Georgia" w:eastAsia="Georgia" w:hAnsi="Georgia" w:cs="Georgia"/>
          <w:b/>
          <w:bCs/>
          <w:spacing w:val="47"/>
          <w:sz w:val="19"/>
          <w:szCs w:val="19"/>
        </w:rPr>
        <w:t xml:space="preserve"> </w:t>
      </w:r>
      <w:r>
        <w:rPr>
          <w:rFonts w:ascii="Georgia" w:eastAsia="Georgia" w:hAnsi="Georgia" w:cs="Georgia"/>
          <w:b/>
          <w:bCs/>
          <w:sz w:val="19"/>
          <w:szCs w:val="19"/>
        </w:rPr>
        <w:t>Level</w:t>
      </w:r>
      <w:r>
        <w:rPr>
          <w:rFonts w:ascii="Georgia" w:eastAsia="Georgia" w:hAnsi="Georgia" w:cs="Georgia"/>
          <w:b/>
          <w:bCs/>
          <w:spacing w:val="31"/>
          <w:sz w:val="19"/>
          <w:szCs w:val="19"/>
        </w:rPr>
        <w:t xml:space="preserve"> </w:t>
      </w:r>
      <w:r>
        <w:rPr>
          <w:rFonts w:ascii="Georgia" w:eastAsia="Georgia" w:hAnsi="Georgia" w:cs="Georgia"/>
          <w:b/>
          <w:bCs/>
          <w:sz w:val="19"/>
          <w:szCs w:val="19"/>
        </w:rPr>
        <w:t>Estimation</w:t>
      </w:r>
      <w:r>
        <w:rPr>
          <w:rFonts w:ascii="Georgia" w:eastAsia="Georgia" w:hAnsi="Georgia" w:cs="Georgia"/>
          <w:b/>
          <w:bCs/>
          <w:spacing w:val="43"/>
          <w:sz w:val="19"/>
          <w:szCs w:val="19"/>
        </w:rPr>
        <w:t xml:space="preserve"> </w:t>
      </w:r>
      <w:r>
        <w:rPr>
          <w:rFonts w:ascii="Georgia" w:eastAsia="Georgia" w:hAnsi="Georgia" w:cs="Georgia"/>
          <w:b/>
          <w:bCs/>
          <w:w w:val="102"/>
          <w:sz w:val="19"/>
          <w:szCs w:val="19"/>
        </w:rPr>
        <w:t xml:space="preserve">(STA- </w:t>
      </w:r>
      <w:r>
        <w:rPr>
          <w:rFonts w:ascii="Georgia" w:eastAsia="Georgia" w:hAnsi="Georgia" w:cs="Georgia"/>
          <w:b/>
          <w:bCs/>
          <w:sz w:val="19"/>
          <w:szCs w:val="19"/>
        </w:rPr>
        <w:t>PLE):</w:t>
      </w:r>
      <w:r>
        <w:rPr>
          <w:rFonts w:ascii="Georgia" w:eastAsia="Georgia" w:hAnsi="Georgia" w:cs="Georgia"/>
          <w:b/>
          <w:bCs/>
          <w:spacing w:val="16"/>
          <w:sz w:val="19"/>
          <w:szCs w:val="19"/>
        </w:rPr>
        <w:t xml:space="preserve"> </w:t>
      </w:r>
      <w:r>
        <w:rPr>
          <w:rFonts w:ascii="Georgia" w:eastAsia="Georgia" w:hAnsi="Georgia" w:cs="Georgia"/>
          <w:b/>
          <w:bCs/>
          <w:sz w:val="19"/>
          <w:szCs w:val="19"/>
        </w:rPr>
        <w:t>An</w:t>
      </w:r>
      <w:r>
        <w:rPr>
          <w:rFonts w:ascii="Georgia" w:eastAsia="Georgia" w:hAnsi="Georgia" w:cs="Georgia"/>
          <w:b/>
          <w:bCs/>
          <w:spacing w:val="10"/>
          <w:sz w:val="19"/>
          <w:szCs w:val="19"/>
        </w:rPr>
        <w:t xml:space="preserve"> </w:t>
      </w:r>
      <w:r>
        <w:rPr>
          <w:rFonts w:ascii="Georgia" w:eastAsia="Georgia" w:hAnsi="Georgia" w:cs="Georgia"/>
          <w:b/>
          <w:bCs/>
          <w:sz w:val="19"/>
          <w:szCs w:val="19"/>
        </w:rPr>
        <w:t>Algorithm</w:t>
      </w:r>
      <w:r>
        <w:rPr>
          <w:rFonts w:ascii="Georgia" w:eastAsia="Georgia" w:hAnsi="Georgia" w:cs="Georgia"/>
          <w:b/>
          <w:bCs/>
          <w:spacing w:val="25"/>
          <w:sz w:val="19"/>
          <w:szCs w:val="19"/>
        </w:rPr>
        <w:t xml:space="preserve"> </w:t>
      </w:r>
      <w:r>
        <w:rPr>
          <w:rFonts w:ascii="Georgia" w:eastAsia="Georgia" w:hAnsi="Georgia" w:cs="Georgia"/>
          <w:b/>
          <w:bCs/>
          <w:sz w:val="19"/>
          <w:szCs w:val="19"/>
        </w:rPr>
        <w:t>for</w:t>
      </w:r>
      <w:r>
        <w:rPr>
          <w:rFonts w:ascii="Georgia" w:eastAsia="Georgia" w:hAnsi="Georgia" w:cs="Georgia"/>
          <w:b/>
          <w:bCs/>
          <w:spacing w:val="11"/>
          <w:sz w:val="19"/>
          <w:szCs w:val="19"/>
        </w:rPr>
        <w:t xml:space="preserve"> </w:t>
      </w:r>
      <w:r>
        <w:rPr>
          <w:rFonts w:ascii="Georgia" w:eastAsia="Georgia" w:hAnsi="Georgia" w:cs="Georgia"/>
          <w:b/>
          <w:bCs/>
          <w:sz w:val="19"/>
          <w:szCs w:val="19"/>
        </w:rPr>
        <w:t>the</w:t>
      </w:r>
      <w:r>
        <w:rPr>
          <w:rFonts w:ascii="Georgia" w:eastAsia="Georgia" w:hAnsi="Georgia" w:cs="Georgia"/>
          <w:b/>
          <w:bCs/>
          <w:spacing w:val="11"/>
          <w:sz w:val="19"/>
          <w:szCs w:val="19"/>
        </w:rPr>
        <w:t xml:space="preserve"> </w:t>
      </w:r>
      <w:r>
        <w:rPr>
          <w:rFonts w:ascii="Georgia" w:eastAsia="Georgia" w:hAnsi="Georgia" w:cs="Georgia"/>
          <w:b/>
          <w:bCs/>
          <w:sz w:val="19"/>
          <w:szCs w:val="19"/>
        </w:rPr>
        <w:t>Validation</w:t>
      </w:r>
      <w:r>
        <w:rPr>
          <w:rFonts w:ascii="Georgia" w:eastAsia="Georgia" w:hAnsi="Georgia" w:cs="Georgia"/>
          <w:b/>
          <w:bCs/>
          <w:spacing w:val="25"/>
          <w:sz w:val="19"/>
          <w:szCs w:val="19"/>
        </w:rPr>
        <w:t xml:space="preserve"> </w:t>
      </w:r>
      <w:r>
        <w:rPr>
          <w:rFonts w:ascii="Georgia" w:eastAsia="Georgia" w:hAnsi="Georgia" w:cs="Georgia"/>
          <w:b/>
          <w:bCs/>
          <w:sz w:val="19"/>
          <w:szCs w:val="19"/>
        </w:rPr>
        <w:t>of</w:t>
      </w:r>
      <w:r>
        <w:rPr>
          <w:rFonts w:ascii="Georgia" w:eastAsia="Georgia" w:hAnsi="Georgia" w:cs="Georgia"/>
          <w:b/>
          <w:bCs/>
          <w:spacing w:val="9"/>
          <w:sz w:val="19"/>
          <w:szCs w:val="19"/>
        </w:rPr>
        <w:t xml:space="preserve"> </w:t>
      </w:r>
      <w:r>
        <w:rPr>
          <w:rFonts w:ascii="Georgia" w:eastAsia="Georgia" w:hAnsi="Georgia" w:cs="Georgia"/>
          <w:b/>
          <w:bCs/>
          <w:sz w:val="19"/>
          <w:szCs w:val="19"/>
        </w:rPr>
        <w:t>Image</w:t>
      </w:r>
      <w:r>
        <w:rPr>
          <w:rFonts w:ascii="Georgia" w:eastAsia="Georgia" w:hAnsi="Georgia" w:cs="Georgia"/>
          <w:b/>
          <w:bCs/>
          <w:spacing w:val="17"/>
          <w:sz w:val="19"/>
          <w:szCs w:val="19"/>
        </w:rPr>
        <w:t xml:space="preserve"> </w:t>
      </w:r>
      <w:r>
        <w:rPr>
          <w:rFonts w:ascii="Georgia" w:eastAsia="Georgia" w:hAnsi="Georgia" w:cs="Georgia"/>
          <w:b/>
          <w:bCs/>
          <w:sz w:val="19"/>
          <w:szCs w:val="19"/>
        </w:rPr>
        <w:t>Segmentatio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i/>
          <w:sz w:val="19"/>
          <w:szCs w:val="19"/>
        </w:rPr>
        <w:t>IEEE</w:t>
      </w:r>
      <w:r>
        <w:rPr>
          <w:rFonts w:ascii="Georgia" w:eastAsia="Georgia" w:hAnsi="Georgia" w:cs="Georgia"/>
          <w:i/>
          <w:spacing w:val="3"/>
          <w:sz w:val="19"/>
          <w:szCs w:val="19"/>
        </w:rPr>
        <w:t xml:space="preserve"> </w:t>
      </w:r>
      <w:r>
        <w:rPr>
          <w:rFonts w:ascii="Georgia" w:eastAsia="Georgia" w:hAnsi="Georgia" w:cs="Georgia"/>
          <w:i/>
          <w:sz w:val="19"/>
          <w:szCs w:val="19"/>
        </w:rPr>
        <w:t>Trans</w:t>
      </w:r>
      <w:r>
        <w:rPr>
          <w:rFonts w:ascii="Georgia" w:eastAsia="Georgia" w:hAnsi="Georgia" w:cs="Georgia"/>
          <w:i/>
          <w:spacing w:val="3"/>
          <w:sz w:val="19"/>
          <w:szCs w:val="19"/>
        </w:rPr>
        <w:t xml:space="preserve"> </w:t>
      </w:r>
      <w:r>
        <w:rPr>
          <w:rFonts w:ascii="Georgia" w:eastAsia="Georgia" w:hAnsi="Georgia" w:cs="Georgia"/>
          <w:i/>
          <w:sz w:val="19"/>
          <w:szCs w:val="19"/>
        </w:rPr>
        <w:t>Med</w:t>
      </w:r>
      <w:r>
        <w:rPr>
          <w:rFonts w:ascii="Georgia" w:eastAsia="Georgia" w:hAnsi="Georgia" w:cs="Georgia"/>
          <w:i/>
          <w:spacing w:val="3"/>
          <w:sz w:val="19"/>
          <w:szCs w:val="19"/>
        </w:rPr>
        <w:t xml:space="preserve"> </w:t>
      </w:r>
      <w:r>
        <w:rPr>
          <w:rFonts w:ascii="Georgia" w:eastAsia="Georgia" w:hAnsi="Georgia" w:cs="Georgia"/>
          <w:i/>
          <w:sz w:val="19"/>
          <w:szCs w:val="19"/>
        </w:rPr>
        <w:t>Imaging</w:t>
      </w:r>
      <w:r>
        <w:rPr>
          <w:rFonts w:ascii="Georgia" w:eastAsia="Georgia" w:hAnsi="Georgia" w:cs="Georgia"/>
          <w:i/>
          <w:spacing w:val="5"/>
          <w:sz w:val="19"/>
          <w:szCs w:val="19"/>
        </w:rPr>
        <w:t xml:space="preserve"> </w:t>
      </w:r>
      <w:r>
        <w:rPr>
          <w:rFonts w:ascii="Georgia" w:eastAsia="Georgia" w:hAnsi="Georgia" w:cs="Georgia"/>
          <w:sz w:val="19"/>
          <w:szCs w:val="19"/>
        </w:rPr>
        <w:t>23,</w:t>
      </w:r>
      <w:r>
        <w:rPr>
          <w:rFonts w:ascii="Georgia" w:eastAsia="Georgia" w:hAnsi="Georgia" w:cs="Georgia"/>
          <w:spacing w:val="13"/>
          <w:sz w:val="19"/>
          <w:szCs w:val="19"/>
        </w:rPr>
        <w:t xml:space="preserve"> </w:t>
      </w:r>
      <w:r>
        <w:rPr>
          <w:rFonts w:ascii="Georgia" w:eastAsia="Georgia" w:hAnsi="Georgia" w:cs="Georgia"/>
          <w:sz w:val="19"/>
          <w:szCs w:val="19"/>
        </w:rPr>
        <w:t>no.</w:t>
      </w:r>
      <w:r>
        <w:rPr>
          <w:rFonts w:ascii="Georgia" w:eastAsia="Georgia" w:hAnsi="Georgia" w:cs="Georgia"/>
          <w:spacing w:val="32"/>
          <w:sz w:val="19"/>
          <w:szCs w:val="19"/>
        </w:rPr>
        <w:t xml:space="preserve"> </w:t>
      </w:r>
      <w:r>
        <w:rPr>
          <w:rFonts w:ascii="Georgia" w:eastAsia="Georgia" w:hAnsi="Georgia" w:cs="Georgia"/>
          <w:sz w:val="19"/>
          <w:szCs w:val="19"/>
        </w:rPr>
        <w:t>7</w:t>
      </w:r>
      <w:r>
        <w:rPr>
          <w:rFonts w:ascii="Georgia" w:eastAsia="Georgia" w:hAnsi="Georgia" w:cs="Georgia"/>
          <w:spacing w:val="7"/>
          <w:sz w:val="19"/>
          <w:szCs w:val="19"/>
        </w:rPr>
        <w:t xml:space="preserve"> </w:t>
      </w:r>
      <w:r>
        <w:rPr>
          <w:rFonts w:ascii="Georgia" w:eastAsia="Georgia" w:hAnsi="Georgia" w:cs="Georgia"/>
          <w:sz w:val="19"/>
          <w:szCs w:val="19"/>
        </w:rPr>
        <w:t>(2004):</w:t>
      </w:r>
      <w:r>
        <w:rPr>
          <w:rFonts w:ascii="Georgia" w:eastAsia="Georgia" w:hAnsi="Georgia" w:cs="Georgia"/>
          <w:spacing w:val="37"/>
          <w:sz w:val="19"/>
          <w:szCs w:val="19"/>
        </w:rPr>
        <w:t xml:space="preserve"> </w:t>
      </w:r>
      <w:r>
        <w:rPr>
          <w:rFonts w:ascii="Georgia" w:eastAsia="Georgia" w:hAnsi="Georgia" w:cs="Georgia"/>
          <w:w w:val="102"/>
          <w:sz w:val="19"/>
          <w:szCs w:val="19"/>
        </w:rPr>
        <w:t>903–21.</w:t>
      </w:r>
    </w:p>
    <w:p w14:paraId="44CA5DD2" w14:textId="77777777" w:rsidR="00E61F9D" w:rsidRDefault="00E61F9D">
      <w:pPr>
        <w:spacing w:after="0"/>
        <w:jc w:val="both"/>
        <w:sectPr w:rsidR="00E61F9D">
          <w:pgSz w:w="12240" w:h="15840"/>
          <w:pgMar w:top="680" w:right="580" w:bottom="280" w:left="580" w:header="720" w:footer="720" w:gutter="0"/>
          <w:cols w:space="720"/>
        </w:sectPr>
      </w:pPr>
    </w:p>
    <w:p w14:paraId="227E1FED" w14:textId="77777777" w:rsidR="00E61F9D" w:rsidRDefault="005C64D6">
      <w:pPr>
        <w:spacing w:before="85" w:after="0" w:line="240" w:lineRule="auto"/>
        <w:ind w:left="120" w:right="8602"/>
        <w:jc w:val="both"/>
        <w:rPr>
          <w:rFonts w:ascii="Georgia" w:eastAsia="Georgia" w:hAnsi="Georgia" w:cs="Georgia"/>
          <w:sz w:val="19"/>
          <w:szCs w:val="19"/>
        </w:rPr>
      </w:pPr>
      <w:proofErr w:type="gramStart"/>
      <w:r>
        <w:rPr>
          <w:rFonts w:ascii="Georgia" w:eastAsia="Georgia" w:hAnsi="Georgia" w:cs="Georgia"/>
          <w:w w:val="102"/>
          <w:sz w:val="19"/>
          <w:szCs w:val="19"/>
        </w:rPr>
        <w:lastRenderedPageBreak/>
        <w:t>doi</w:t>
      </w:r>
      <w:proofErr w:type="gramEnd"/>
      <w:r>
        <w:rPr>
          <w:rFonts w:ascii="Georgia" w:eastAsia="Georgia" w:hAnsi="Georgia" w:cs="Georgia"/>
          <w:w w:val="102"/>
          <w:sz w:val="19"/>
          <w:szCs w:val="19"/>
        </w:rPr>
        <w:t>:</w:t>
      </w:r>
      <w:hyperlink r:id="rId67">
        <w:r>
          <w:rPr>
            <w:rFonts w:ascii="Georgia" w:eastAsia="Georgia" w:hAnsi="Georgia" w:cs="Georgia"/>
            <w:color w:val="0000FF"/>
            <w:w w:val="102"/>
            <w:sz w:val="19"/>
            <w:szCs w:val="19"/>
          </w:rPr>
          <w:t>10.1109/TMI.2004.828354</w:t>
        </w:r>
      </w:hyperlink>
    </w:p>
    <w:p w14:paraId="5B9B8A62" w14:textId="77777777" w:rsidR="00E61F9D" w:rsidRDefault="005C64D6">
      <w:pPr>
        <w:spacing w:before="93" w:after="0" w:line="277" w:lineRule="auto"/>
        <w:ind w:left="120" w:right="457"/>
        <w:jc w:val="both"/>
        <w:rPr>
          <w:rFonts w:ascii="Georgia" w:eastAsia="Georgia" w:hAnsi="Georgia" w:cs="Georgia"/>
          <w:sz w:val="19"/>
          <w:szCs w:val="19"/>
        </w:rPr>
      </w:pPr>
      <w:r>
        <w:rPr>
          <w:rFonts w:ascii="Georgia" w:eastAsia="Georgia" w:hAnsi="Georgia" w:cs="Georgia"/>
          <w:sz w:val="19"/>
          <w:szCs w:val="19"/>
        </w:rPr>
        <w:t>64.</w:t>
      </w:r>
      <w:r>
        <w:rPr>
          <w:rFonts w:ascii="Georgia" w:eastAsia="Georgia" w:hAnsi="Georgia" w:cs="Georgia"/>
          <w:spacing w:val="23"/>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H.</w:t>
      </w:r>
      <w:r>
        <w:rPr>
          <w:rFonts w:ascii="Georgia" w:eastAsia="Georgia" w:hAnsi="Georgia" w:cs="Georgia"/>
          <w:spacing w:val="-1"/>
          <w:sz w:val="19"/>
          <w:szCs w:val="19"/>
        </w:rPr>
        <w:t xml:space="preserve"> </w:t>
      </w:r>
      <w:r>
        <w:rPr>
          <w:rFonts w:ascii="Georgia" w:eastAsia="Georgia" w:hAnsi="Georgia" w:cs="Georgia"/>
          <w:sz w:val="19"/>
          <w:szCs w:val="19"/>
        </w:rPr>
        <w:t>O.,</w:t>
      </w:r>
      <w:r>
        <w:rPr>
          <w:rFonts w:ascii="Georgia" w:eastAsia="Georgia" w:hAnsi="Georgia" w:cs="Georgia"/>
          <w:spacing w:val="1"/>
          <w:sz w:val="19"/>
          <w:szCs w:val="19"/>
        </w:rPr>
        <w:t xml:space="preserve"> </w:t>
      </w:r>
      <w:r>
        <w:rPr>
          <w:rFonts w:ascii="Georgia" w:eastAsia="Georgia" w:hAnsi="Georgia" w:cs="Georgia"/>
          <w:sz w:val="19"/>
          <w:szCs w:val="19"/>
        </w:rPr>
        <w:t>Rogers,</w:t>
      </w:r>
      <w:r>
        <w:rPr>
          <w:rFonts w:ascii="Georgia" w:eastAsia="Georgia" w:hAnsi="Georgia" w:cs="Georgia"/>
          <w:spacing w:val="9"/>
          <w:sz w:val="19"/>
          <w:szCs w:val="19"/>
        </w:rPr>
        <w:t xml:space="preserve"> </w:t>
      </w:r>
      <w:r>
        <w:rPr>
          <w:rFonts w:ascii="Georgia" w:eastAsia="Georgia" w:hAnsi="Georgia" w:cs="Georgia"/>
          <w:sz w:val="19"/>
          <w:szCs w:val="19"/>
        </w:rPr>
        <w:t>R.</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2"/>
          <w:sz w:val="19"/>
          <w:szCs w:val="19"/>
        </w:rPr>
        <w:t xml:space="preserve"> </w:t>
      </w:r>
      <w:proofErr w:type="spellStart"/>
      <w:r>
        <w:rPr>
          <w:rFonts w:ascii="Georgia" w:eastAsia="Georgia" w:hAnsi="Georgia" w:cs="Georgia"/>
          <w:sz w:val="19"/>
          <w:szCs w:val="19"/>
        </w:rPr>
        <w:t>Whittall</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K.</w:t>
      </w:r>
      <w:r>
        <w:rPr>
          <w:rFonts w:ascii="Georgia" w:eastAsia="Georgia" w:hAnsi="Georgia" w:cs="Georgia"/>
          <w:spacing w:val="-1"/>
          <w:sz w:val="19"/>
          <w:szCs w:val="19"/>
        </w:rPr>
        <w:t xml:space="preserve"> </w:t>
      </w:r>
      <w:r>
        <w:rPr>
          <w:rFonts w:ascii="Georgia" w:eastAsia="Georgia" w:hAnsi="Georgia" w:cs="Georgia"/>
          <w:sz w:val="19"/>
          <w:szCs w:val="19"/>
        </w:rPr>
        <w:t>P.,</w:t>
      </w:r>
      <w:r>
        <w:rPr>
          <w:rFonts w:ascii="Georgia" w:eastAsia="Georgia" w:hAnsi="Georgia" w:cs="Georgia"/>
          <w:spacing w:val="3"/>
          <w:sz w:val="19"/>
          <w:szCs w:val="19"/>
        </w:rPr>
        <w:t xml:space="preserve"> </w:t>
      </w:r>
      <w:proofErr w:type="spellStart"/>
      <w:r>
        <w:rPr>
          <w:rFonts w:ascii="Georgia" w:eastAsia="Georgia" w:hAnsi="Georgia" w:cs="Georgia"/>
          <w:sz w:val="19"/>
          <w:szCs w:val="19"/>
        </w:rPr>
        <w:t>D’yachkova</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 xml:space="preserve">Y., </w:t>
      </w:r>
      <w:proofErr w:type="spellStart"/>
      <w:r>
        <w:rPr>
          <w:rFonts w:ascii="Georgia" w:eastAsia="Georgia" w:hAnsi="Georgia" w:cs="Georgia"/>
          <w:sz w:val="19"/>
          <w:szCs w:val="19"/>
        </w:rPr>
        <w:t>Paré</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P. D.,</w:t>
      </w:r>
      <w:r>
        <w:rPr>
          <w:rFonts w:ascii="Georgia" w:eastAsia="Georgia" w:hAnsi="Georgia" w:cs="Georgia"/>
          <w:spacing w:val="1"/>
          <w:sz w:val="19"/>
          <w:szCs w:val="19"/>
        </w:rPr>
        <w:t xml:space="preserve"> </w:t>
      </w:r>
      <w:proofErr w:type="spellStart"/>
      <w:r>
        <w:rPr>
          <w:rFonts w:ascii="Georgia" w:eastAsia="Georgia" w:hAnsi="Georgia" w:cs="Georgia"/>
          <w:sz w:val="19"/>
          <w:szCs w:val="19"/>
        </w:rPr>
        <w:t>Sciurba</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F.</w:t>
      </w:r>
      <w:r>
        <w:rPr>
          <w:rFonts w:ascii="Georgia" w:eastAsia="Georgia" w:hAnsi="Georgia" w:cs="Georgia"/>
          <w:spacing w:val="-2"/>
          <w:sz w:val="19"/>
          <w:szCs w:val="19"/>
        </w:rPr>
        <w:t xml:space="preserve"> </w:t>
      </w:r>
      <w:r>
        <w:rPr>
          <w:rFonts w:ascii="Georgia" w:eastAsia="Georgia" w:hAnsi="Georgia" w:cs="Georgia"/>
          <w:sz w:val="19"/>
          <w:szCs w:val="19"/>
        </w:rPr>
        <w:t>C., and</w:t>
      </w:r>
      <w:r>
        <w:rPr>
          <w:rFonts w:ascii="Georgia" w:eastAsia="Georgia" w:hAnsi="Georgia" w:cs="Georgia"/>
          <w:spacing w:val="1"/>
          <w:sz w:val="19"/>
          <w:szCs w:val="19"/>
        </w:rPr>
        <w:t xml:space="preserve"> </w:t>
      </w:r>
      <w:r>
        <w:rPr>
          <w:rFonts w:ascii="Georgia" w:eastAsia="Georgia" w:hAnsi="Georgia" w:cs="Georgia"/>
          <w:sz w:val="19"/>
          <w:szCs w:val="19"/>
        </w:rPr>
        <w:t>Hogg,</w:t>
      </w:r>
      <w:r>
        <w:rPr>
          <w:rFonts w:ascii="Georgia" w:eastAsia="Georgia" w:hAnsi="Georgia" w:cs="Georgia"/>
          <w:spacing w:val="6"/>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C.</w:t>
      </w:r>
      <w:r>
        <w:rPr>
          <w:rFonts w:ascii="Georgia" w:eastAsia="Georgia" w:hAnsi="Georgia" w:cs="Georgia"/>
          <w:spacing w:val="-2"/>
          <w:sz w:val="19"/>
          <w:szCs w:val="19"/>
        </w:rPr>
        <w:t xml:space="preserve"> “</w:t>
      </w:r>
      <w:r>
        <w:rPr>
          <w:rFonts w:ascii="Georgia" w:eastAsia="Georgia" w:hAnsi="Georgia" w:cs="Georgia"/>
          <w:b/>
          <w:bCs/>
          <w:sz w:val="19"/>
          <w:szCs w:val="19"/>
        </w:rPr>
        <w:t>A</w:t>
      </w:r>
      <w:r>
        <w:rPr>
          <w:rFonts w:ascii="Georgia" w:eastAsia="Georgia" w:hAnsi="Georgia" w:cs="Georgia"/>
          <w:b/>
          <w:bCs/>
          <w:spacing w:val="-2"/>
          <w:sz w:val="19"/>
          <w:szCs w:val="19"/>
        </w:rPr>
        <w:t xml:space="preserve"> </w:t>
      </w:r>
      <w:r>
        <w:rPr>
          <w:rFonts w:ascii="Georgia" w:eastAsia="Georgia" w:hAnsi="Georgia" w:cs="Georgia"/>
          <w:b/>
          <w:bCs/>
          <w:w w:val="102"/>
          <w:sz w:val="19"/>
          <w:szCs w:val="19"/>
        </w:rPr>
        <w:t xml:space="preserve">Quantification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the</w:t>
      </w:r>
      <w:r>
        <w:rPr>
          <w:rFonts w:ascii="Georgia" w:eastAsia="Georgia" w:hAnsi="Georgia" w:cs="Georgia"/>
          <w:b/>
          <w:bCs/>
          <w:spacing w:val="-4"/>
          <w:sz w:val="19"/>
          <w:szCs w:val="19"/>
        </w:rPr>
        <w:t xml:space="preserve"> </w:t>
      </w:r>
      <w:r>
        <w:rPr>
          <w:rFonts w:ascii="Georgia" w:eastAsia="Georgia" w:hAnsi="Georgia" w:cs="Georgia"/>
          <w:b/>
          <w:bCs/>
          <w:sz w:val="19"/>
          <w:szCs w:val="19"/>
        </w:rPr>
        <w:t>Lung Surface</w:t>
      </w:r>
      <w:r>
        <w:rPr>
          <w:rFonts w:ascii="Georgia" w:eastAsia="Georgia" w:hAnsi="Georgia" w:cs="Georgia"/>
          <w:b/>
          <w:bCs/>
          <w:spacing w:val="5"/>
          <w:sz w:val="19"/>
          <w:szCs w:val="19"/>
        </w:rPr>
        <w:t xml:space="preserve"> </w:t>
      </w:r>
      <w:r>
        <w:rPr>
          <w:rFonts w:ascii="Georgia" w:eastAsia="Georgia" w:hAnsi="Georgia" w:cs="Georgia"/>
          <w:b/>
          <w:bCs/>
          <w:sz w:val="19"/>
          <w:szCs w:val="19"/>
        </w:rPr>
        <w:t>Area</w:t>
      </w:r>
      <w:r>
        <w:rPr>
          <w:rFonts w:ascii="Georgia" w:eastAsia="Georgia" w:hAnsi="Georgia" w:cs="Georgia"/>
          <w:b/>
          <w:bCs/>
          <w:spacing w:val="-1"/>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Emphysema</w:t>
      </w:r>
      <w:r>
        <w:rPr>
          <w:rFonts w:ascii="Georgia" w:eastAsia="Georgia" w:hAnsi="Georgia" w:cs="Georgia"/>
          <w:b/>
          <w:bCs/>
          <w:spacing w:val="14"/>
          <w:sz w:val="19"/>
          <w:szCs w:val="19"/>
        </w:rPr>
        <w:t xml:space="preserve"> </w:t>
      </w:r>
      <w:r>
        <w:rPr>
          <w:rFonts w:ascii="Georgia" w:eastAsia="Georgia" w:hAnsi="Georgia" w:cs="Georgia"/>
          <w:b/>
          <w:bCs/>
          <w:sz w:val="19"/>
          <w:szCs w:val="19"/>
        </w:rPr>
        <w:t>Using</w:t>
      </w:r>
      <w:r>
        <w:rPr>
          <w:rFonts w:ascii="Georgia" w:eastAsia="Georgia" w:hAnsi="Georgia" w:cs="Georgia"/>
          <w:b/>
          <w:bCs/>
          <w:spacing w:val="1"/>
          <w:sz w:val="19"/>
          <w:szCs w:val="19"/>
        </w:rPr>
        <w:t xml:space="preserve"> </w:t>
      </w:r>
      <w:r>
        <w:rPr>
          <w:rFonts w:ascii="Georgia" w:eastAsia="Georgia" w:hAnsi="Georgia" w:cs="Georgia"/>
          <w:b/>
          <w:bCs/>
          <w:sz w:val="19"/>
          <w:szCs w:val="19"/>
        </w:rPr>
        <w:t>Computed</w:t>
      </w:r>
      <w:r>
        <w:rPr>
          <w:rFonts w:ascii="Georgia" w:eastAsia="Georgia" w:hAnsi="Georgia" w:cs="Georgia"/>
          <w:b/>
          <w:bCs/>
          <w:spacing w:val="10"/>
          <w:sz w:val="19"/>
          <w:szCs w:val="19"/>
        </w:rPr>
        <w:t xml:space="preserve"> </w:t>
      </w:r>
      <w:r>
        <w:rPr>
          <w:rFonts w:ascii="Georgia" w:eastAsia="Georgia" w:hAnsi="Georgia" w:cs="Georgia"/>
          <w:b/>
          <w:bCs/>
          <w:sz w:val="19"/>
          <w:szCs w:val="19"/>
        </w:rPr>
        <w:t>Tomograph</w:t>
      </w:r>
      <w:r>
        <w:rPr>
          <w:rFonts w:ascii="Georgia" w:eastAsia="Georgia" w:hAnsi="Georgia" w:cs="Georgia"/>
          <w:b/>
          <w:bCs/>
          <w:spacing w:val="2"/>
          <w:sz w:val="19"/>
          <w:szCs w:val="19"/>
        </w:rPr>
        <w:t>y</w:t>
      </w:r>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i/>
          <w:sz w:val="19"/>
          <w:szCs w:val="19"/>
        </w:rPr>
        <w:t>Am</w:t>
      </w:r>
      <w:r>
        <w:rPr>
          <w:rFonts w:ascii="Georgia" w:eastAsia="Georgia" w:hAnsi="Georgia" w:cs="Georgia"/>
          <w:i/>
          <w:spacing w:val="-10"/>
          <w:sz w:val="19"/>
          <w:szCs w:val="19"/>
        </w:rPr>
        <w:t xml:space="preserve"> </w:t>
      </w:r>
      <w:r>
        <w:rPr>
          <w:rFonts w:ascii="Georgia" w:eastAsia="Georgia" w:hAnsi="Georgia" w:cs="Georgia"/>
          <w:i/>
          <w:sz w:val="19"/>
          <w:szCs w:val="19"/>
        </w:rPr>
        <w:t>J</w:t>
      </w:r>
      <w:r>
        <w:rPr>
          <w:rFonts w:ascii="Georgia" w:eastAsia="Georgia" w:hAnsi="Georgia" w:cs="Georgia"/>
          <w:i/>
          <w:spacing w:val="-10"/>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pacing w:val="-10"/>
          <w:sz w:val="19"/>
          <w:szCs w:val="19"/>
        </w:rPr>
        <w:t xml:space="preserve"> </w:t>
      </w:r>
      <w:proofErr w:type="spellStart"/>
      <w:r>
        <w:rPr>
          <w:rFonts w:ascii="Georgia" w:eastAsia="Georgia" w:hAnsi="Georgia" w:cs="Georgia"/>
          <w:i/>
          <w:sz w:val="19"/>
          <w:szCs w:val="19"/>
        </w:rPr>
        <w:t>Crit</w:t>
      </w:r>
      <w:proofErr w:type="spellEnd"/>
      <w:r>
        <w:rPr>
          <w:rFonts w:ascii="Georgia" w:eastAsia="Georgia" w:hAnsi="Georgia" w:cs="Georgia"/>
          <w:i/>
          <w:spacing w:val="-10"/>
          <w:sz w:val="19"/>
          <w:szCs w:val="19"/>
        </w:rPr>
        <w:t xml:space="preserve"> </w:t>
      </w:r>
      <w:r>
        <w:rPr>
          <w:rFonts w:ascii="Georgia" w:eastAsia="Georgia" w:hAnsi="Georgia" w:cs="Georgia"/>
          <w:i/>
          <w:sz w:val="19"/>
          <w:szCs w:val="19"/>
        </w:rPr>
        <w:t>Care</w:t>
      </w:r>
      <w:r>
        <w:rPr>
          <w:rFonts w:ascii="Georgia" w:eastAsia="Georgia" w:hAnsi="Georgia" w:cs="Georgia"/>
          <w:i/>
          <w:spacing w:val="-10"/>
          <w:sz w:val="19"/>
          <w:szCs w:val="19"/>
        </w:rPr>
        <w:t xml:space="preserve"> </w:t>
      </w:r>
      <w:r>
        <w:rPr>
          <w:rFonts w:ascii="Georgia" w:eastAsia="Georgia" w:hAnsi="Georgia" w:cs="Georgia"/>
          <w:i/>
          <w:sz w:val="19"/>
          <w:szCs w:val="19"/>
        </w:rPr>
        <w:t>Med</w:t>
      </w:r>
      <w:r>
        <w:rPr>
          <w:rFonts w:ascii="Georgia" w:eastAsia="Georgia" w:hAnsi="Georgia" w:cs="Georgia"/>
          <w:i/>
          <w:spacing w:val="-6"/>
          <w:sz w:val="19"/>
          <w:szCs w:val="19"/>
        </w:rPr>
        <w:t xml:space="preserve"> </w:t>
      </w:r>
      <w:r>
        <w:rPr>
          <w:rFonts w:ascii="Georgia" w:eastAsia="Georgia" w:hAnsi="Georgia" w:cs="Georgia"/>
          <w:sz w:val="19"/>
          <w:szCs w:val="19"/>
        </w:rPr>
        <w:t>159,</w:t>
      </w:r>
      <w:r>
        <w:rPr>
          <w:rFonts w:ascii="Georgia" w:eastAsia="Georgia" w:hAnsi="Georgia" w:cs="Georgia"/>
          <w:spacing w:val="-1"/>
          <w:sz w:val="19"/>
          <w:szCs w:val="19"/>
        </w:rPr>
        <w:t xml:space="preserve"> </w:t>
      </w:r>
      <w:r>
        <w:rPr>
          <w:rFonts w:ascii="Georgia" w:eastAsia="Georgia" w:hAnsi="Georgia" w:cs="Georgia"/>
          <w:sz w:val="19"/>
          <w:szCs w:val="19"/>
        </w:rPr>
        <w:t>no.</w:t>
      </w:r>
      <w:r>
        <w:rPr>
          <w:rFonts w:ascii="Georgia" w:eastAsia="Georgia" w:hAnsi="Georgia" w:cs="Georgia"/>
          <w:spacing w:val="19"/>
          <w:sz w:val="19"/>
          <w:szCs w:val="19"/>
        </w:rPr>
        <w:t xml:space="preserve"> </w:t>
      </w:r>
      <w:r>
        <w:rPr>
          <w:rFonts w:ascii="Georgia" w:eastAsia="Georgia" w:hAnsi="Georgia" w:cs="Georgia"/>
          <w:sz w:val="19"/>
          <w:szCs w:val="19"/>
        </w:rPr>
        <w:t>3</w:t>
      </w:r>
      <w:r>
        <w:rPr>
          <w:rFonts w:ascii="Georgia" w:eastAsia="Georgia" w:hAnsi="Georgia" w:cs="Georgia"/>
          <w:spacing w:val="-7"/>
          <w:sz w:val="19"/>
          <w:szCs w:val="19"/>
        </w:rPr>
        <w:t xml:space="preserve"> </w:t>
      </w:r>
      <w:r>
        <w:rPr>
          <w:rFonts w:ascii="Georgia" w:eastAsia="Georgia" w:hAnsi="Georgia" w:cs="Georgia"/>
          <w:w w:val="102"/>
          <w:sz w:val="19"/>
          <w:szCs w:val="19"/>
        </w:rPr>
        <w:t>(1999):</w:t>
      </w:r>
    </w:p>
    <w:p w14:paraId="7918AFC9" w14:textId="77777777" w:rsidR="00E61F9D" w:rsidRDefault="005C64D6">
      <w:pPr>
        <w:spacing w:after="0" w:line="240" w:lineRule="auto"/>
        <w:ind w:left="120" w:right="7636"/>
        <w:jc w:val="both"/>
        <w:rPr>
          <w:rFonts w:ascii="Georgia" w:eastAsia="Georgia" w:hAnsi="Georgia" w:cs="Georgia"/>
          <w:sz w:val="19"/>
          <w:szCs w:val="19"/>
        </w:rPr>
      </w:pPr>
      <w:r>
        <w:rPr>
          <w:rFonts w:ascii="Georgia" w:eastAsia="Georgia" w:hAnsi="Georgia" w:cs="Georgia"/>
          <w:sz w:val="19"/>
          <w:szCs w:val="19"/>
        </w:rPr>
        <w:t>851–6.</w:t>
      </w:r>
      <w:r>
        <w:rPr>
          <w:rFonts w:ascii="Georgia" w:eastAsia="Georgia" w:hAnsi="Georgia" w:cs="Georgia"/>
          <w:spacing w:val="28"/>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68">
        <w:r>
          <w:rPr>
            <w:rFonts w:ascii="Georgia" w:eastAsia="Georgia" w:hAnsi="Georgia" w:cs="Georgia"/>
            <w:color w:val="0000FF"/>
            <w:w w:val="102"/>
            <w:sz w:val="19"/>
            <w:szCs w:val="19"/>
          </w:rPr>
          <w:t>10.1164/ajrccm.159.3.9805067</w:t>
        </w:r>
      </w:hyperlink>
    </w:p>
    <w:p w14:paraId="431C9839" w14:textId="77777777" w:rsidR="00E61F9D" w:rsidRDefault="005C64D6">
      <w:pPr>
        <w:spacing w:before="93" w:after="0" w:line="240" w:lineRule="auto"/>
        <w:ind w:left="120" w:right="488"/>
        <w:jc w:val="both"/>
        <w:rPr>
          <w:rFonts w:ascii="Georgia" w:eastAsia="Georgia" w:hAnsi="Georgia" w:cs="Georgia"/>
          <w:sz w:val="19"/>
          <w:szCs w:val="19"/>
        </w:rPr>
      </w:pPr>
      <w:r>
        <w:rPr>
          <w:rFonts w:ascii="Georgia" w:eastAsia="Georgia" w:hAnsi="Georgia" w:cs="Georgia"/>
          <w:sz w:val="19"/>
          <w:szCs w:val="19"/>
        </w:rPr>
        <w:t>65.</w:t>
      </w:r>
      <w:r>
        <w:rPr>
          <w:rFonts w:ascii="Georgia" w:eastAsia="Georgia" w:hAnsi="Georgia" w:cs="Georgia"/>
          <w:spacing w:val="28"/>
          <w:sz w:val="19"/>
          <w:szCs w:val="19"/>
        </w:rPr>
        <w:t xml:space="preserve"> </w:t>
      </w:r>
      <w:r>
        <w:rPr>
          <w:rFonts w:ascii="Georgia" w:eastAsia="Georgia" w:hAnsi="Georgia" w:cs="Georgia"/>
          <w:sz w:val="19"/>
          <w:szCs w:val="19"/>
        </w:rPr>
        <w:t>Perez,</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11"/>
          <w:sz w:val="19"/>
          <w:szCs w:val="19"/>
        </w:rPr>
        <w:t xml:space="preserve"> </w:t>
      </w:r>
      <w:r>
        <w:rPr>
          <w:rFonts w:ascii="Georgia" w:eastAsia="Georgia" w:hAnsi="Georgia" w:cs="Georgia"/>
          <w:sz w:val="19"/>
          <w:szCs w:val="19"/>
        </w:rPr>
        <w:t>4th,</w:t>
      </w:r>
      <w:r>
        <w:rPr>
          <w:rFonts w:ascii="Georgia" w:eastAsia="Georgia" w:hAnsi="Georgia" w:cs="Georgia"/>
          <w:spacing w:val="11"/>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H.</w:t>
      </w:r>
      <w:r>
        <w:rPr>
          <w:rFonts w:ascii="Georgia" w:eastAsia="Georgia" w:hAnsi="Georgia" w:cs="Georgia"/>
          <w:spacing w:val="7"/>
          <w:sz w:val="19"/>
          <w:szCs w:val="19"/>
        </w:rPr>
        <w:t xml:space="preserve"> </w:t>
      </w:r>
      <w:r>
        <w:rPr>
          <w:rFonts w:ascii="Georgia" w:eastAsia="Georgia" w:hAnsi="Georgia" w:cs="Georgia"/>
          <w:sz w:val="19"/>
          <w:szCs w:val="19"/>
        </w:rPr>
        <w:t>O.,</w:t>
      </w:r>
      <w:r>
        <w:rPr>
          <w:rFonts w:ascii="Georgia" w:eastAsia="Georgia" w:hAnsi="Georgia" w:cs="Georgia"/>
          <w:spacing w:val="9"/>
          <w:sz w:val="19"/>
          <w:szCs w:val="19"/>
        </w:rPr>
        <w:t xml:space="preserve"> </w:t>
      </w:r>
      <w:r>
        <w:rPr>
          <w:rFonts w:ascii="Georgia" w:eastAsia="Georgia" w:hAnsi="Georgia" w:cs="Georgia"/>
          <w:sz w:val="19"/>
          <w:szCs w:val="19"/>
        </w:rPr>
        <w:t>Hogg,</w:t>
      </w:r>
      <w:r>
        <w:rPr>
          <w:rFonts w:ascii="Georgia" w:eastAsia="Georgia" w:hAnsi="Georgia" w:cs="Georgia"/>
          <w:spacing w:val="14"/>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8"/>
          <w:sz w:val="19"/>
          <w:szCs w:val="19"/>
        </w:rPr>
        <w:t xml:space="preserve"> </w:t>
      </w:r>
      <w:r>
        <w:rPr>
          <w:rFonts w:ascii="Georgia" w:eastAsia="Georgia" w:hAnsi="Georgia" w:cs="Georgia"/>
          <w:sz w:val="19"/>
          <w:szCs w:val="19"/>
        </w:rPr>
        <w:t>Gibson,</w:t>
      </w:r>
      <w:r>
        <w:rPr>
          <w:rFonts w:ascii="Georgia" w:eastAsia="Georgia" w:hAnsi="Georgia" w:cs="Georgia"/>
          <w:spacing w:val="17"/>
          <w:sz w:val="19"/>
          <w:szCs w:val="19"/>
        </w:rPr>
        <w:t xml:space="preserve"> </w:t>
      </w:r>
      <w:r>
        <w:rPr>
          <w:rFonts w:ascii="Georgia" w:eastAsia="Georgia" w:hAnsi="Georgia" w:cs="Georgia"/>
          <w:sz w:val="19"/>
          <w:szCs w:val="19"/>
        </w:rPr>
        <w:t>K.,</w:t>
      </w:r>
      <w:r>
        <w:rPr>
          <w:rFonts w:ascii="Georgia" w:eastAsia="Georgia" w:hAnsi="Georgia" w:cs="Georgia"/>
          <w:spacing w:val="9"/>
          <w:sz w:val="19"/>
          <w:szCs w:val="19"/>
        </w:rPr>
        <w:t xml:space="preserve"> </w:t>
      </w:r>
      <w:r>
        <w:rPr>
          <w:rFonts w:ascii="Georgia" w:eastAsia="Georgia" w:hAnsi="Georgia" w:cs="Georgia"/>
          <w:sz w:val="19"/>
          <w:szCs w:val="19"/>
        </w:rPr>
        <w:t>Thompson,</w:t>
      </w:r>
      <w:r>
        <w:rPr>
          <w:rFonts w:ascii="Georgia" w:eastAsia="Georgia" w:hAnsi="Georgia" w:cs="Georgia"/>
          <w:spacing w:val="23"/>
          <w:sz w:val="19"/>
          <w:szCs w:val="19"/>
        </w:rPr>
        <w:t xml:space="preserve"> </w:t>
      </w:r>
      <w:r>
        <w:rPr>
          <w:rFonts w:ascii="Georgia" w:eastAsia="Georgia" w:hAnsi="Georgia" w:cs="Georgia"/>
          <w:sz w:val="19"/>
          <w:szCs w:val="19"/>
        </w:rPr>
        <w:t>P.</w:t>
      </w:r>
      <w:r>
        <w:rPr>
          <w:rFonts w:ascii="Georgia" w:eastAsia="Georgia" w:hAnsi="Georgia" w:cs="Georgia"/>
          <w:spacing w:val="8"/>
          <w:sz w:val="19"/>
          <w:szCs w:val="19"/>
        </w:rPr>
        <w:t xml:space="preserve"> </w:t>
      </w:r>
      <w:r>
        <w:rPr>
          <w:rFonts w:ascii="Georgia" w:eastAsia="Georgia" w:hAnsi="Georgia" w:cs="Georgia"/>
          <w:sz w:val="19"/>
          <w:szCs w:val="19"/>
        </w:rPr>
        <w:t>F.,</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9"/>
          <w:sz w:val="19"/>
          <w:szCs w:val="19"/>
        </w:rPr>
        <w:t xml:space="preserve"> </w:t>
      </w:r>
      <w:r>
        <w:rPr>
          <w:rFonts w:ascii="Georgia" w:eastAsia="Georgia" w:hAnsi="Georgia" w:cs="Georgia"/>
          <w:sz w:val="19"/>
          <w:szCs w:val="19"/>
        </w:rPr>
        <w:t>Rogers,</w:t>
      </w:r>
      <w:r>
        <w:rPr>
          <w:rFonts w:ascii="Georgia" w:eastAsia="Georgia" w:hAnsi="Georgia" w:cs="Georgia"/>
          <w:spacing w:val="17"/>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r>
        <w:rPr>
          <w:rFonts w:ascii="Georgia" w:eastAsia="Georgia" w:hAnsi="Georgia" w:cs="Georgia"/>
          <w:sz w:val="19"/>
          <w:szCs w:val="19"/>
        </w:rPr>
        <w:t>M.</w:t>
      </w:r>
      <w:r>
        <w:rPr>
          <w:rFonts w:ascii="Georgia" w:eastAsia="Georgia" w:hAnsi="Georgia" w:cs="Georgia"/>
          <w:spacing w:val="8"/>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Use</w:t>
      </w:r>
      <w:r>
        <w:rPr>
          <w:rFonts w:ascii="Georgia" w:eastAsia="Georgia" w:hAnsi="Georgia" w:cs="Georgia"/>
          <w:b/>
          <w:bCs/>
          <w:spacing w:val="12"/>
          <w:sz w:val="19"/>
          <w:szCs w:val="19"/>
        </w:rPr>
        <w:t xml:space="preserve"> </w:t>
      </w:r>
      <w:r>
        <w:rPr>
          <w:rFonts w:ascii="Georgia" w:eastAsia="Georgia" w:hAnsi="Georgia" w:cs="Georgia"/>
          <w:b/>
          <w:bCs/>
          <w:sz w:val="19"/>
          <w:szCs w:val="19"/>
        </w:rPr>
        <w:t>of</w:t>
      </w:r>
      <w:r>
        <w:rPr>
          <w:rFonts w:ascii="Georgia" w:eastAsia="Georgia" w:hAnsi="Georgia" w:cs="Georgia"/>
          <w:b/>
          <w:bCs/>
          <w:spacing w:val="7"/>
          <w:sz w:val="19"/>
          <w:szCs w:val="19"/>
        </w:rPr>
        <w:t xml:space="preserve"> </w:t>
      </w:r>
      <w:r>
        <w:rPr>
          <w:rFonts w:ascii="Georgia" w:eastAsia="Georgia" w:hAnsi="Georgia" w:cs="Georgia"/>
          <w:b/>
          <w:bCs/>
          <w:sz w:val="19"/>
          <w:szCs w:val="19"/>
        </w:rPr>
        <w:t>CT</w:t>
      </w:r>
      <w:r>
        <w:rPr>
          <w:rFonts w:ascii="Georgia" w:eastAsia="Georgia" w:hAnsi="Georgia" w:cs="Georgia"/>
          <w:b/>
          <w:bCs/>
          <w:spacing w:val="8"/>
          <w:sz w:val="19"/>
          <w:szCs w:val="19"/>
        </w:rPr>
        <w:t xml:space="preserve"> </w:t>
      </w:r>
      <w:proofErr w:type="spellStart"/>
      <w:r>
        <w:rPr>
          <w:rFonts w:ascii="Georgia" w:eastAsia="Georgia" w:hAnsi="Georgia" w:cs="Georgia"/>
          <w:b/>
          <w:bCs/>
          <w:sz w:val="19"/>
          <w:szCs w:val="19"/>
        </w:rPr>
        <w:t>Morphometry</w:t>
      </w:r>
      <w:proofErr w:type="spellEnd"/>
      <w:r>
        <w:rPr>
          <w:rFonts w:ascii="Georgia" w:eastAsia="Georgia" w:hAnsi="Georgia" w:cs="Georgia"/>
          <w:b/>
          <w:bCs/>
          <w:spacing w:val="30"/>
          <w:sz w:val="19"/>
          <w:szCs w:val="19"/>
        </w:rPr>
        <w:t xml:space="preserve"> </w:t>
      </w:r>
      <w:r>
        <w:rPr>
          <w:rFonts w:ascii="Georgia" w:eastAsia="Georgia" w:hAnsi="Georgia" w:cs="Georgia"/>
          <w:b/>
          <w:bCs/>
          <w:w w:val="102"/>
          <w:sz w:val="19"/>
          <w:szCs w:val="19"/>
        </w:rPr>
        <w:t>to</w:t>
      </w:r>
    </w:p>
    <w:p w14:paraId="3B089341" w14:textId="77777777" w:rsidR="00E61F9D" w:rsidRDefault="005C64D6">
      <w:pPr>
        <w:spacing w:before="33" w:after="0" w:line="240" w:lineRule="auto"/>
        <w:ind w:left="120" w:right="968"/>
        <w:jc w:val="both"/>
        <w:rPr>
          <w:rFonts w:ascii="Georgia" w:eastAsia="Georgia" w:hAnsi="Georgia" w:cs="Georgia"/>
          <w:sz w:val="19"/>
          <w:szCs w:val="19"/>
        </w:rPr>
      </w:pPr>
      <w:r>
        <w:rPr>
          <w:rFonts w:ascii="Georgia" w:eastAsia="Georgia" w:hAnsi="Georgia" w:cs="Georgia"/>
          <w:b/>
          <w:bCs/>
          <w:sz w:val="19"/>
          <w:szCs w:val="19"/>
        </w:rPr>
        <w:t>Detect</w:t>
      </w:r>
      <w:r>
        <w:rPr>
          <w:rFonts w:ascii="Georgia" w:eastAsia="Georgia" w:hAnsi="Georgia" w:cs="Georgia"/>
          <w:b/>
          <w:bCs/>
          <w:spacing w:val="14"/>
          <w:sz w:val="19"/>
          <w:szCs w:val="19"/>
        </w:rPr>
        <w:t xml:space="preserve"> </w:t>
      </w:r>
      <w:r>
        <w:rPr>
          <w:rFonts w:ascii="Georgia" w:eastAsia="Georgia" w:hAnsi="Georgia" w:cs="Georgia"/>
          <w:b/>
          <w:bCs/>
          <w:sz w:val="19"/>
          <w:szCs w:val="19"/>
        </w:rPr>
        <w:t>Changes</w:t>
      </w:r>
      <w:r>
        <w:rPr>
          <w:rFonts w:ascii="Georgia" w:eastAsia="Georgia" w:hAnsi="Georgia" w:cs="Georgia"/>
          <w:b/>
          <w:bCs/>
          <w:spacing w:val="17"/>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Lung</w:t>
      </w:r>
      <w:r>
        <w:rPr>
          <w:rFonts w:ascii="Georgia" w:eastAsia="Georgia" w:hAnsi="Georgia" w:cs="Georgia"/>
          <w:b/>
          <w:bCs/>
          <w:spacing w:val="11"/>
          <w:sz w:val="19"/>
          <w:szCs w:val="19"/>
        </w:rPr>
        <w:t xml:space="preserve"> </w:t>
      </w:r>
      <w:r>
        <w:rPr>
          <w:rFonts w:ascii="Georgia" w:eastAsia="Georgia" w:hAnsi="Georgia" w:cs="Georgia"/>
          <w:b/>
          <w:bCs/>
          <w:sz w:val="19"/>
          <w:szCs w:val="19"/>
        </w:rPr>
        <w:t>Weight</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Gas</w:t>
      </w:r>
      <w:r>
        <w:rPr>
          <w:rFonts w:ascii="Georgia" w:eastAsia="Georgia" w:hAnsi="Georgia" w:cs="Georgia"/>
          <w:b/>
          <w:bCs/>
          <w:spacing w:val="8"/>
          <w:sz w:val="19"/>
          <w:szCs w:val="19"/>
        </w:rPr>
        <w:t xml:space="preserve"> </w:t>
      </w:r>
      <w:r>
        <w:rPr>
          <w:rFonts w:ascii="Georgia" w:eastAsia="Georgia" w:hAnsi="Georgia" w:cs="Georgia"/>
          <w:b/>
          <w:bCs/>
          <w:sz w:val="19"/>
          <w:szCs w:val="19"/>
        </w:rPr>
        <w:t>Volum</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i/>
          <w:sz w:val="19"/>
          <w:szCs w:val="19"/>
        </w:rPr>
        <w:t>Chest</w:t>
      </w:r>
      <w:r>
        <w:rPr>
          <w:rFonts w:ascii="Georgia" w:eastAsia="Georgia" w:hAnsi="Georgia" w:cs="Georgia"/>
          <w:i/>
          <w:spacing w:val="7"/>
          <w:sz w:val="19"/>
          <w:szCs w:val="19"/>
        </w:rPr>
        <w:t xml:space="preserve"> </w:t>
      </w:r>
      <w:r>
        <w:rPr>
          <w:rFonts w:ascii="Georgia" w:eastAsia="Georgia" w:hAnsi="Georgia" w:cs="Georgia"/>
          <w:sz w:val="19"/>
          <w:szCs w:val="19"/>
        </w:rPr>
        <w:t>128,</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2471–7.</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69">
        <w:r>
          <w:rPr>
            <w:rFonts w:ascii="Georgia" w:eastAsia="Georgia" w:hAnsi="Georgia" w:cs="Georgia"/>
            <w:color w:val="0000FF"/>
            <w:w w:val="102"/>
            <w:sz w:val="19"/>
            <w:szCs w:val="19"/>
          </w:rPr>
          <w:t>10.1378/chest.128.4.2471</w:t>
        </w:r>
      </w:hyperlink>
    </w:p>
    <w:p w14:paraId="53060891" w14:textId="77777777" w:rsidR="00E61F9D" w:rsidRDefault="005C64D6">
      <w:pPr>
        <w:spacing w:before="93" w:after="0" w:line="240" w:lineRule="auto"/>
        <w:ind w:left="120" w:right="488"/>
        <w:jc w:val="both"/>
        <w:rPr>
          <w:rFonts w:ascii="Georgia" w:eastAsia="Georgia" w:hAnsi="Georgia" w:cs="Georgia"/>
          <w:sz w:val="19"/>
          <w:szCs w:val="19"/>
        </w:rPr>
      </w:pPr>
      <w:r>
        <w:rPr>
          <w:rFonts w:ascii="Georgia" w:eastAsia="Georgia" w:hAnsi="Georgia" w:cs="Georgia"/>
          <w:sz w:val="19"/>
          <w:szCs w:val="19"/>
        </w:rPr>
        <w:t>66.</w:t>
      </w:r>
      <w:r>
        <w:rPr>
          <w:rFonts w:ascii="Georgia" w:eastAsia="Georgia" w:hAnsi="Georgia" w:cs="Georgia"/>
          <w:spacing w:val="26"/>
          <w:sz w:val="19"/>
          <w:szCs w:val="19"/>
        </w:rPr>
        <w:t xml:space="preserve"> </w:t>
      </w:r>
      <w:proofErr w:type="spellStart"/>
      <w:r>
        <w:rPr>
          <w:rFonts w:ascii="Georgia" w:eastAsia="Georgia" w:hAnsi="Georgia" w:cs="Georgia"/>
          <w:sz w:val="19"/>
          <w:szCs w:val="19"/>
        </w:rPr>
        <w:t>Coxson</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H.</w:t>
      </w:r>
      <w:r>
        <w:rPr>
          <w:rFonts w:ascii="Georgia" w:eastAsia="Georgia" w:hAnsi="Georgia" w:cs="Georgia"/>
          <w:spacing w:val="6"/>
          <w:sz w:val="19"/>
          <w:szCs w:val="19"/>
        </w:rPr>
        <w:t xml:space="preserve"> </w:t>
      </w:r>
      <w:r>
        <w:rPr>
          <w:rFonts w:ascii="Georgia" w:eastAsia="Georgia" w:hAnsi="Georgia" w:cs="Georgia"/>
          <w:sz w:val="19"/>
          <w:szCs w:val="19"/>
        </w:rPr>
        <w:t>O.</w:t>
      </w:r>
      <w:r>
        <w:rPr>
          <w:rFonts w:ascii="Georgia" w:eastAsia="Georgia" w:hAnsi="Georgia" w:cs="Georgia"/>
          <w:spacing w:val="6"/>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Rogers,</w:t>
      </w:r>
      <w:r>
        <w:rPr>
          <w:rFonts w:ascii="Georgia" w:eastAsia="Georgia" w:hAnsi="Georgia" w:cs="Georgia"/>
          <w:spacing w:val="15"/>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7"/>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New</w:t>
      </w:r>
      <w:r>
        <w:rPr>
          <w:rFonts w:ascii="Georgia" w:eastAsia="Georgia" w:hAnsi="Georgia" w:cs="Georgia"/>
          <w:b/>
          <w:bCs/>
          <w:spacing w:val="11"/>
          <w:sz w:val="19"/>
          <w:szCs w:val="19"/>
        </w:rPr>
        <w:t xml:space="preserve"> </w:t>
      </w:r>
      <w:r>
        <w:rPr>
          <w:rFonts w:ascii="Georgia" w:eastAsia="Georgia" w:hAnsi="Georgia" w:cs="Georgia"/>
          <w:b/>
          <w:bCs/>
          <w:sz w:val="19"/>
          <w:szCs w:val="19"/>
        </w:rPr>
        <w:t>Concepts</w:t>
      </w:r>
      <w:r>
        <w:rPr>
          <w:rFonts w:ascii="Georgia" w:eastAsia="Georgia" w:hAnsi="Georgia" w:cs="Georgia"/>
          <w:b/>
          <w:bCs/>
          <w:spacing w:val="19"/>
          <w:sz w:val="19"/>
          <w:szCs w:val="19"/>
        </w:rPr>
        <w:t xml:space="preserve"> </w:t>
      </w:r>
      <w:r>
        <w:rPr>
          <w:rFonts w:ascii="Georgia" w:eastAsia="Georgia" w:hAnsi="Georgia" w:cs="Georgia"/>
          <w:b/>
          <w:bCs/>
          <w:sz w:val="19"/>
          <w:szCs w:val="19"/>
        </w:rPr>
        <w:t>in</w:t>
      </w:r>
      <w:r>
        <w:rPr>
          <w:rFonts w:ascii="Georgia" w:eastAsia="Georgia" w:hAnsi="Georgia" w:cs="Georgia"/>
          <w:b/>
          <w:bCs/>
          <w:spacing w:val="6"/>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Radiological</w:t>
      </w:r>
      <w:r>
        <w:rPr>
          <w:rFonts w:ascii="Georgia" w:eastAsia="Georgia" w:hAnsi="Georgia" w:cs="Georgia"/>
          <w:b/>
          <w:bCs/>
          <w:spacing w:val="25"/>
          <w:sz w:val="19"/>
          <w:szCs w:val="19"/>
        </w:rPr>
        <w:t xml:space="preserve"> </w:t>
      </w:r>
      <w:r>
        <w:rPr>
          <w:rFonts w:ascii="Georgia" w:eastAsia="Georgia" w:hAnsi="Georgia" w:cs="Georgia"/>
          <w:b/>
          <w:bCs/>
          <w:sz w:val="19"/>
          <w:szCs w:val="19"/>
        </w:rPr>
        <w:t>Assessment</w:t>
      </w:r>
      <w:r>
        <w:rPr>
          <w:rFonts w:ascii="Georgia" w:eastAsia="Georgia" w:hAnsi="Georgia" w:cs="Georgia"/>
          <w:b/>
          <w:bCs/>
          <w:spacing w:val="25"/>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COPD</w:t>
      </w:r>
      <w:r>
        <w:rPr>
          <w:rFonts w:ascii="Georgia" w:eastAsia="Georgia" w:hAnsi="Georgia" w:cs="Georgia"/>
          <w:sz w:val="19"/>
          <w:szCs w:val="19"/>
        </w:rPr>
        <w:t>”</w:t>
      </w:r>
      <w:r>
        <w:rPr>
          <w:rFonts w:ascii="Georgia" w:eastAsia="Georgia" w:hAnsi="Georgia" w:cs="Georgia"/>
          <w:spacing w:val="15"/>
          <w:sz w:val="19"/>
          <w:szCs w:val="19"/>
        </w:rPr>
        <w:t xml:space="preserve"> </w:t>
      </w:r>
      <w:proofErr w:type="spellStart"/>
      <w:r>
        <w:rPr>
          <w:rFonts w:ascii="Georgia" w:eastAsia="Georgia" w:hAnsi="Georgia" w:cs="Georgia"/>
          <w:i/>
          <w:sz w:val="19"/>
          <w:szCs w:val="19"/>
        </w:rPr>
        <w:t>Semin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Crit</w:t>
      </w:r>
      <w:proofErr w:type="spellEnd"/>
      <w:r>
        <w:rPr>
          <w:rFonts w:ascii="Georgia" w:eastAsia="Georgia" w:hAnsi="Georgia" w:cs="Georgia"/>
          <w:i/>
          <w:spacing w:val="1"/>
          <w:sz w:val="19"/>
          <w:szCs w:val="19"/>
        </w:rPr>
        <w:t xml:space="preserve"> </w:t>
      </w:r>
      <w:r>
        <w:rPr>
          <w:rFonts w:ascii="Georgia" w:eastAsia="Georgia" w:hAnsi="Georgia" w:cs="Georgia"/>
          <w:i/>
          <w:sz w:val="19"/>
          <w:szCs w:val="19"/>
        </w:rPr>
        <w:t>Care</w:t>
      </w:r>
    </w:p>
    <w:p w14:paraId="2983885B" w14:textId="77777777" w:rsidR="00E61F9D" w:rsidRDefault="005C64D6">
      <w:pPr>
        <w:spacing w:before="33" w:after="0" w:line="240" w:lineRule="auto"/>
        <w:ind w:left="120" w:right="6135"/>
        <w:jc w:val="both"/>
        <w:rPr>
          <w:rFonts w:ascii="Georgia" w:eastAsia="Georgia" w:hAnsi="Georgia" w:cs="Georgia"/>
          <w:sz w:val="19"/>
          <w:szCs w:val="19"/>
        </w:rPr>
      </w:pPr>
      <w:proofErr w:type="gramStart"/>
      <w:r>
        <w:rPr>
          <w:rFonts w:ascii="Georgia" w:eastAsia="Georgia" w:hAnsi="Georgia" w:cs="Georgia"/>
          <w:i/>
          <w:sz w:val="19"/>
          <w:szCs w:val="19"/>
        </w:rPr>
        <w:t>Med</w:t>
      </w:r>
      <w:r>
        <w:rPr>
          <w:rFonts w:ascii="Georgia" w:eastAsia="Georgia" w:hAnsi="Georgia" w:cs="Georgia"/>
          <w:i/>
          <w:spacing w:val="4"/>
          <w:sz w:val="19"/>
          <w:szCs w:val="19"/>
        </w:rPr>
        <w:t xml:space="preserve"> </w:t>
      </w:r>
      <w:r>
        <w:rPr>
          <w:rFonts w:ascii="Georgia" w:eastAsia="Georgia" w:hAnsi="Georgia" w:cs="Georgia"/>
          <w:sz w:val="19"/>
          <w:szCs w:val="19"/>
        </w:rPr>
        <w:t>26,</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2</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211–20.</w:t>
      </w:r>
      <w:proofErr w:type="gramEnd"/>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0">
        <w:r>
          <w:rPr>
            <w:rFonts w:ascii="Georgia" w:eastAsia="Georgia" w:hAnsi="Georgia" w:cs="Georgia"/>
            <w:color w:val="0000FF"/>
            <w:w w:val="102"/>
            <w:sz w:val="19"/>
            <w:szCs w:val="19"/>
          </w:rPr>
          <w:t>10.1055/s-2005-869540</w:t>
        </w:r>
      </w:hyperlink>
    </w:p>
    <w:p w14:paraId="3612D131" w14:textId="77777777" w:rsidR="00E61F9D" w:rsidRDefault="005C64D6">
      <w:pPr>
        <w:spacing w:before="93" w:after="0" w:line="277" w:lineRule="auto"/>
        <w:ind w:left="120" w:right="458"/>
        <w:jc w:val="both"/>
        <w:rPr>
          <w:rFonts w:ascii="Georgia" w:eastAsia="Georgia" w:hAnsi="Georgia" w:cs="Georgia"/>
          <w:sz w:val="19"/>
          <w:szCs w:val="19"/>
        </w:rPr>
      </w:pPr>
      <w:r>
        <w:rPr>
          <w:rFonts w:ascii="Georgia" w:eastAsia="Georgia" w:hAnsi="Georgia" w:cs="Georgia"/>
          <w:sz w:val="19"/>
          <w:szCs w:val="19"/>
        </w:rPr>
        <w:t>67.</w:t>
      </w:r>
      <w:r>
        <w:rPr>
          <w:rFonts w:ascii="Georgia" w:eastAsia="Georgia" w:hAnsi="Georgia" w:cs="Georgia"/>
          <w:spacing w:val="20"/>
          <w:sz w:val="19"/>
          <w:szCs w:val="19"/>
        </w:rPr>
        <w:t xml:space="preserve"> </w:t>
      </w:r>
      <w:proofErr w:type="spellStart"/>
      <w:r>
        <w:rPr>
          <w:rFonts w:ascii="Georgia" w:eastAsia="Georgia" w:hAnsi="Georgia" w:cs="Georgia"/>
          <w:sz w:val="19"/>
          <w:szCs w:val="19"/>
        </w:rPr>
        <w:t>Stolk</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4"/>
          <w:sz w:val="19"/>
          <w:szCs w:val="19"/>
        </w:rPr>
        <w:t xml:space="preserve"> </w:t>
      </w:r>
      <w:r>
        <w:rPr>
          <w:rFonts w:ascii="Georgia" w:eastAsia="Georgia" w:hAnsi="Georgia" w:cs="Georgia"/>
          <w:sz w:val="19"/>
          <w:szCs w:val="19"/>
        </w:rPr>
        <w:t>Putter,</w:t>
      </w:r>
      <w:r>
        <w:rPr>
          <w:rFonts w:ascii="Georgia" w:eastAsia="Georgia" w:hAnsi="Georgia" w:cs="Georgia"/>
          <w:spacing w:val="9"/>
          <w:sz w:val="19"/>
          <w:szCs w:val="19"/>
        </w:rPr>
        <w:t xml:space="preserve"> </w:t>
      </w:r>
      <w:r>
        <w:rPr>
          <w:rFonts w:ascii="Georgia" w:eastAsia="Georgia" w:hAnsi="Georgia" w:cs="Georgia"/>
          <w:sz w:val="19"/>
          <w:szCs w:val="19"/>
        </w:rPr>
        <w:t>H.,</w:t>
      </w:r>
      <w:r>
        <w:rPr>
          <w:rFonts w:ascii="Georgia" w:eastAsia="Georgia" w:hAnsi="Georgia" w:cs="Georgia"/>
          <w:spacing w:val="5"/>
          <w:sz w:val="19"/>
          <w:szCs w:val="19"/>
        </w:rPr>
        <w:t xml:space="preserve"> </w:t>
      </w:r>
      <w:r>
        <w:rPr>
          <w:rFonts w:ascii="Georgia" w:eastAsia="Georgia" w:hAnsi="Georgia" w:cs="Georgia"/>
          <w:sz w:val="19"/>
          <w:szCs w:val="19"/>
        </w:rPr>
        <w:t>Bakker,</w:t>
      </w:r>
      <w:r>
        <w:rPr>
          <w:rFonts w:ascii="Georgia" w:eastAsia="Georgia" w:hAnsi="Georgia" w:cs="Georgia"/>
          <w:spacing w:val="11"/>
          <w:sz w:val="19"/>
          <w:szCs w:val="19"/>
        </w:rPr>
        <w:t xml:space="preserve"> </w:t>
      </w:r>
      <w:r>
        <w:rPr>
          <w:rFonts w:ascii="Georgia" w:eastAsia="Georgia" w:hAnsi="Georgia" w:cs="Georgia"/>
          <w:sz w:val="19"/>
          <w:szCs w:val="19"/>
        </w:rPr>
        <w:t>E. M.,</w:t>
      </w:r>
      <w:r>
        <w:rPr>
          <w:rFonts w:ascii="Georgia" w:eastAsia="Georgia" w:hAnsi="Georgia" w:cs="Georgia"/>
          <w:spacing w:val="3"/>
          <w:sz w:val="19"/>
          <w:szCs w:val="19"/>
        </w:rPr>
        <w:t xml:space="preserve"> </w:t>
      </w:r>
      <w:r>
        <w:rPr>
          <w:rFonts w:ascii="Georgia" w:eastAsia="Georgia" w:hAnsi="Georgia" w:cs="Georgia"/>
          <w:sz w:val="19"/>
          <w:szCs w:val="19"/>
        </w:rPr>
        <w:t>Shaker,</w:t>
      </w:r>
      <w:r>
        <w:rPr>
          <w:rFonts w:ascii="Georgia" w:eastAsia="Georgia" w:hAnsi="Georgia" w:cs="Georgia"/>
          <w:spacing w:val="11"/>
          <w:sz w:val="19"/>
          <w:szCs w:val="19"/>
        </w:rPr>
        <w:t xml:space="preserve"> </w:t>
      </w:r>
      <w:r>
        <w:rPr>
          <w:rFonts w:ascii="Georgia" w:eastAsia="Georgia" w:hAnsi="Georgia" w:cs="Georgia"/>
          <w:sz w:val="19"/>
          <w:szCs w:val="19"/>
        </w:rPr>
        <w:t>S.</w:t>
      </w:r>
      <w:r>
        <w:rPr>
          <w:rFonts w:ascii="Georgia" w:eastAsia="Georgia" w:hAnsi="Georgia" w:cs="Georgia"/>
          <w:spacing w:val="-1"/>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r>
        <w:rPr>
          <w:rFonts w:ascii="Georgia" w:eastAsia="Georgia" w:hAnsi="Georgia" w:cs="Georgia"/>
          <w:sz w:val="19"/>
          <w:szCs w:val="19"/>
        </w:rPr>
        <w:t>Parr,</w:t>
      </w:r>
      <w:r>
        <w:rPr>
          <w:rFonts w:ascii="Georgia" w:eastAsia="Georgia" w:hAnsi="Georgia" w:cs="Georgia"/>
          <w:spacing w:val="11"/>
          <w:sz w:val="19"/>
          <w:szCs w:val="19"/>
        </w:rPr>
        <w:t xml:space="preserve"> </w:t>
      </w:r>
      <w:r>
        <w:rPr>
          <w:rFonts w:ascii="Georgia" w:eastAsia="Georgia" w:hAnsi="Georgia" w:cs="Georgia"/>
          <w:sz w:val="19"/>
          <w:szCs w:val="19"/>
        </w:rPr>
        <w:t>D. G.,</w:t>
      </w:r>
      <w:r>
        <w:rPr>
          <w:rFonts w:ascii="Georgia" w:eastAsia="Georgia" w:hAnsi="Georgia" w:cs="Georgia"/>
          <w:spacing w:val="3"/>
          <w:sz w:val="19"/>
          <w:szCs w:val="19"/>
        </w:rPr>
        <w:t xml:space="preserve"> </w:t>
      </w:r>
      <w:proofErr w:type="spellStart"/>
      <w:r>
        <w:rPr>
          <w:rFonts w:ascii="Georgia" w:eastAsia="Georgia" w:hAnsi="Georgia" w:cs="Georgia"/>
          <w:sz w:val="19"/>
          <w:szCs w:val="19"/>
        </w:rPr>
        <w:t>Piitulainen</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proofErr w:type="spellStart"/>
      <w:r>
        <w:rPr>
          <w:rFonts w:ascii="Georgia" w:eastAsia="Georgia" w:hAnsi="Georgia" w:cs="Georgia"/>
          <w:sz w:val="19"/>
          <w:szCs w:val="19"/>
        </w:rPr>
        <w:t>Russi</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E. W.,</w:t>
      </w:r>
      <w:r>
        <w:rPr>
          <w:rFonts w:ascii="Georgia" w:eastAsia="Georgia" w:hAnsi="Georgia" w:cs="Georgia"/>
          <w:spacing w:val="6"/>
          <w:sz w:val="19"/>
          <w:szCs w:val="19"/>
        </w:rPr>
        <w:t xml:space="preserve"> </w:t>
      </w:r>
      <w:proofErr w:type="spellStart"/>
      <w:r>
        <w:rPr>
          <w:rFonts w:ascii="Georgia" w:eastAsia="Georgia" w:hAnsi="Georgia" w:cs="Georgia"/>
          <w:sz w:val="19"/>
          <w:szCs w:val="19"/>
        </w:rPr>
        <w:t>Grebski</w:t>
      </w:r>
      <w:proofErr w:type="spellEnd"/>
      <w:r>
        <w:rPr>
          <w:rFonts w:ascii="Georgia" w:eastAsia="Georgia" w:hAnsi="Georgia" w:cs="Georgia"/>
          <w:sz w:val="19"/>
          <w:szCs w:val="19"/>
        </w:rPr>
        <w:t>,</w:t>
      </w:r>
      <w:r>
        <w:rPr>
          <w:rFonts w:ascii="Georgia" w:eastAsia="Georgia" w:hAnsi="Georgia" w:cs="Georgia"/>
          <w:spacing w:val="12"/>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r>
        <w:rPr>
          <w:rFonts w:ascii="Georgia" w:eastAsia="Georgia" w:hAnsi="Georgia" w:cs="Georgia"/>
          <w:sz w:val="19"/>
          <w:szCs w:val="19"/>
        </w:rPr>
        <w:t>Dirksen,</w:t>
      </w:r>
      <w:r>
        <w:rPr>
          <w:rFonts w:ascii="Georgia" w:eastAsia="Georgia" w:hAnsi="Georgia" w:cs="Georgia"/>
          <w:spacing w:val="11"/>
          <w:sz w:val="19"/>
          <w:szCs w:val="19"/>
        </w:rPr>
        <w:t xml:space="preserve"> </w:t>
      </w:r>
      <w:r>
        <w:rPr>
          <w:rFonts w:ascii="Georgia" w:eastAsia="Georgia" w:hAnsi="Georgia" w:cs="Georgia"/>
          <w:sz w:val="19"/>
          <w:szCs w:val="19"/>
        </w:rPr>
        <w:t>A.,</w:t>
      </w:r>
      <w:r>
        <w:rPr>
          <w:rFonts w:ascii="Georgia" w:eastAsia="Georgia" w:hAnsi="Georgia" w:cs="Georgia"/>
          <w:spacing w:val="5"/>
          <w:sz w:val="19"/>
          <w:szCs w:val="19"/>
        </w:rPr>
        <w:t xml:space="preserve"> </w:t>
      </w:r>
      <w:proofErr w:type="spellStart"/>
      <w:r>
        <w:rPr>
          <w:rFonts w:ascii="Georgia" w:eastAsia="Georgia" w:hAnsi="Georgia" w:cs="Georgia"/>
          <w:w w:val="102"/>
          <w:sz w:val="19"/>
          <w:szCs w:val="19"/>
        </w:rPr>
        <w:t>Stockley</w:t>
      </w:r>
      <w:proofErr w:type="spellEnd"/>
      <w:r>
        <w:rPr>
          <w:rFonts w:ascii="Georgia" w:eastAsia="Georgia" w:hAnsi="Georgia" w:cs="Georgia"/>
          <w:w w:val="102"/>
          <w:sz w:val="19"/>
          <w:szCs w:val="19"/>
        </w:rPr>
        <w:t xml:space="preserve">, </w:t>
      </w:r>
      <w:r>
        <w:rPr>
          <w:rFonts w:ascii="Georgia" w:eastAsia="Georgia" w:hAnsi="Georgia" w:cs="Georgia"/>
          <w:sz w:val="19"/>
          <w:szCs w:val="19"/>
        </w:rPr>
        <w:t>R.</w:t>
      </w:r>
      <w:r>
        <w:rPr>
          <w:rFonts w:ascii="Georgia" w:eastAsia="Georgia" w:hAnsi="Georgia" w:cs="Georgia"/>
          <w:spacing w:val="19"/>
          <w:sz w:val="19"/>
          <w:szCs w:val="19"/>
        </w:rPr>
        <w:t xml:space="preserve"> </w:t>
      </w:r>
      <w:r>
        <w:rPr>
          <w:rFonts w:ascii="Georgia" w:eastAsia="Georgia" w:hAnsi="Georgia" w:cs="Georgia"/>
          <w:sz w:val="19"/>
          <w:szCs w:val="19"/>
        </w:rPr>
        <w:t>A.,</w:t>
      </w:r>
      <w:r>
        <w:rPr>
          <w:rFonts w:ascii="Georgia" w:eastAsia="Georgia" w:hAnsi="Georgia" w:cs="Georgia"/>
          <w:spacing w:val="23"/>
          <w:sz w:val="19"/>
          <w:szCs w:val="19"/>
        </w:rPr>
        <w:t xml:space="preserve"> </w:t>
      </w:r>
      <w:proofErr w:type="spellStart"/>
      <w:r>
        <w:rPr>
          <w:rFonts w:ascii="Georgia" w:eastAsia="Georgia" w:hAnsi="Georgia" w:cs="Georgia"/>
          <w:sz w:val="19"/>
          <w:szCs w:val="19"/>
        </w:rPr>
        <w:t>Reiber</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J.</w:t>
      </w:r>
      <w:r>
        <w:rPr>
          <w:rFonts w:ascii="Georgia" w:eastAsia="Georgia" w:hAnsi="Georgia" w:cs="Georgia"/>
          <w:spacing w:val="17"/>
          <w:sz w:val="19"/>
          <w:szCs w:val="19"/>
        </w:rPr>
        <w:t xml:space="preserve"> </w:t>
      </w:r>
      <w:r>
        <w:rPr>
          <w:rFonts w:ascii="Georgia" w:eastAsia="Georgia" w:hAnsi="Georgia" w:cs="Georgia"/>
          <w:sz w:val="19"/>
          <w:szCs w:val="19"/>
        </w:rPr>
        <w:t>H.</w:t>
      </w:r>
      <w:r>
        <w:rPr>
          <w:rFonts w:ascii="Georgia" w:eastAsia="Georgia" w:hAnsi="Georgia" w:cs="Georgia"/>
          <w:spacing w:val="17"/>
          <w:sz w:val="19"/>
          <w:szCs w:val="19"/>
        </w:rPr>
        <w:t xml:space="preserve"> </w:t>
      </w:r>
      <w:r>
        <w:rPr>
          <w:rFonts w:ascii="Georgia" w:eastAsia="Georgia" w:hAnsi="Georgia" w:cs="Georgia"/>
          <w:sz w:val="19"/>
          <w:szCs w:val="19"/>
        </w:rPr>
        <w:t>C.,</w:t>
      </w:r>
      <w:r>
        <w:rPr>
          <w:rFonts w:ascii="Georgia" w:eastAsia="Georgia" w:hAnsi="Georgia" w:cs="Georgia"/>
          <w:spacing w:val="20"/>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proofErr w:type="spellStart"/>
      <w:r>
        <w:rPr>
          <w:rFonts w:ascii="Georgia" w:eastAsia="Georgia" w:hAnsi="Georgia" w:cs="Georgia"/>
          <w:sz w:val="19"/>
          <w:szCs w:val="19"/>
        </w:rPr>
        <w:t>Stoel</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B.</w:t>
      </w:r>
      <w:r>
        <w:rPr>
          <w:rFonts w:ascii="Georgia" w:eastAsia="Georgia" w:hAnsi="Georgia" w:cs="Georgia"/>
          <w:spacing w:val="18"/>
          <w:sz w:val="19"/>
          <w:szCs w:val="19"/>
        </w:rPr>
        <w:t xml:space="preserve"> </w:t>
      </w:r>
      <w:r>
        <w:rPr>
          <w:rFonts w:ascii="Georgia" w:eastAsia="Georgia" w:hAnsi="Georgia" w:cs="Georgia"/>
          <w:sz w:val="19"/>
          <w:szCs w:val="19"/>
        </w:rPr>
        <w:t>C.</w:t>
      </w:r>
      <w:r>
        <w:rPr>
          <w:rFonts w:ascii="Georgia" w:eastAsia="Georgia" w:hAnsi="Georgia" w:cs="Georgia"/>
          <w:spacing w:val="16"/>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Progression</w:t>
      </w:r>
      <w:r>
        <w:rPr>
          <w:rFonts w:ascii="Georgia" w:eastAsia="Georgia" w:hAnsi="Georgia" w:cs="Georgia"/>
          <w:b/>
          <w:bCs/>
          <w:spacing w:val="39"/>
          <w:sz w:val="19"/>
          <w:szCs w:val="19"/>
        </w:rPr>
        <w:t xml:space="preserve"> </w:t>
      </w:r>
      <w:r>
        <w:rPr>
          <w:rFonts w:ascii="Georgia" w:eastAsia="Georgia" w:hAnsi="Georgia" w:cs="Georgia"/>
          <w:b/>
          <w:bCs/>
          <w:sz w:val="19"/>
          <w:szCs w:val="19"/>
        </w:rPr>
        <w:t>Parameters</w:t>
      </w:r>
      <w:r>
        <w:rPr>
          <w:rFonts w:ascii="Georgia" w:eastAsia="Georgia" w:hAnsi="Georgia" w:cs="Georgia"/>
          <w:b/>
          <w:bCs/>
          <w:spacing w:val="37"/>
          <w:sz w:val="19"/>
          <w:szCs w:val="19"/>
        </w:rPr>
        <w:t xml:space="preserve"> </w:t>
      </w:r>
      <w:r>
        <w:rPr>
          <w:rFonts w:ascii="Georgia" w:eastAsia="Georgia" w:hAnsi="Georgia" w:cs="Georgia"/>
          <w:b/>
          <w:bCs/>
          <w:sz w:val="19"/>
          <w:szCs w:val="19"/>
        </w:rPr>
        <w:t>for</w:t>
      </w:r>
      <w:r>
        <w:rPr>
          <w:rFonts w:ascii="Georgia" w:eastAsia="Georgia" w:hAnsi="Georgia" w:cs="Georgia"/>
          <w:b/>
          <w:bCs/>
          <w:spacing w:val="20"/>
          <w:sz w:val="19"/>
          <w:szCs w:val="19"/>
        </w:rPr>
        <w:t xml:space="preserve"> </w:t>
      </w:r>
      <w:r>
        <w:rPr>
          <w:rFonts w:ascii="Georgia" w:eastAsia="Georgia" w:hAnsi="Georgia" w:cs="Georgia"/>
          <w:b/>
          <w:bCs/>
          <w:sz w:val="19"/>
          <w:szCs w:val="19"/>
        </w:rPr>
        <w:t xml:space="preserve">Emphysema: </w:t>
      </w:r>
      <w:r>
        <w:rPr>
          <w:rFonts w:ascii="Georgia" w:eastAsia="Georgia" w:hAnsi="Georgia" w:cs="Georgia"/>
          <w:b/>
          <w:bCs/>
          <w:spacing w:val="20"/>
          <w:sz w:val="19"/>
          <w:szCs w:val="19"/>
        </w:rPr>
        <w:t xml:space="preserve"> </w:t>
      </w:r>
      <w:r>
        <w:rPr>
          <w:rFonts w:ascii="Georgia" w:eastAsia="Georgia" w:hAnsi="Georgia" w:cs="Georgia"/>
          <w:b/>
          <w:bCs/>
          <w:sz w:val="19"/>
          <w:szCs w:val="19"/>
        </w:rPr>
        <w:t>A</w:t>
      </w:r>
      <w:r>
        <w:rPr>
          <w:rFonts w:ascii="Georgia" w:eastAsia="Georgia" w:hAnsi="Georgia" w:cs="Georgia"/>
          <w:b/>
          <w:bCs/>
          <w:spacing w:val="17"/>
          <w:sz w:val="19"/>
          <w:szCs w:val="19"/>
        </w:rPr>
        <w:t xml:space="preserve"> </w:t>
      </w:r>
      <w:r>
        <w:rPr>
          <w:rFonts w:ascii="Georgia" w:eastAsia="Georgia" w:hAnsi="Georgia" w:cs="Georgia"/>
          <w:b/>
          <w:bCs/>
          <w:sz w:val="19"/>
          <w:szCs w:val="19"/>
        </w:rPr>
        <w:t>Clinical</w:t>
      </w:r>
      <w:r>
        <w:rPr>
          <w:rFonts w:ascii="Georgia" w:eastAsia="Georgia" w:hAnsi="Georgia" w:cs="Georgia"/>
          <w:b/>
          <w:bCs/>
          <w:spacing w:val="29"/>
          <w:sz w:val="19"/>
          <w:szCs w:val="19"/>
        </w:rPr>
        <w:t xml:space="preserve"> </w:t>
      </w:r>
      <w:r>
        <w:rPr>
          <w:rFonts w:ascii="Georgia" w:eastAsia="Georgia" w:hAnsi="Georgia" w:cs="Georgia"/>
          <w:b/>
          <w:bCs/>
          <w:sz w:val="19"/>
          <w:szCs w:val="19"/>
        </w:rPr>
        <w:t>Investigatio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40"/>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z w:val="19"/>
          <w:szCs w:val="19"/>
        </w:rPr>
        <w:t xml:space="preserve"> Med</w:t>
      </w:r>
      <w:r>
        <w:rPr>
          <w:rFonts w:ascii="Georgia" w:eastAsia="Georgia" w:hAnsi="Georgia" w:cs="Georgia"/>
          <w:i/>
          <w:spacing w:val="4"/>
          <w:sz w:val="19"/>
          <w:szCs w:val="19"/>
        </w:rPr>
        <w:t xml:space="preserve"> </w:t>
      </w:r>
      <w:r>
        <w:rPr>
          <w:rFonts w:ascii="Georgia" w:eastAsia="Georgia" w:hAnsi="Georgia" w:cs="Georgia"/>
          <w:sz w:val="19"/>
          <w:szCs w:val="19"/>
        </w:rPr>
        <w:t>101,</w:t>
      </w:r>
      <w:r>
        <w:rPr>
          <w:rFonts w:ascii="Georgia" w:eastAsia="Georgia" w:hAnsi="Georgia" w:cs="Georgia"/>
          <w:spacing w:val="11"/>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9</w:t>
      </w:r>
      <w:r>
        <w:rPr>
          <w:rFonts w:ascii="Georgia" w:eastAsia="Georgia" w:hAnsi="Georgia" w:cs="Georgia"/>
          <w:spacing w:val="3"/>
          <w:sz w:val="19"/>
          <w:szCs w:val="19"/>
        </w:rPr>
        <w:t xml:space="preserve"> </w:t>
      </w:r>
      <w:r>
        <w:rPr>
          <w:rFonts w:ascii="Georgia" w:eastAsia="Georgia" w:hAnsi="Georgia" w:cs="Georgia"/>
          <w:sz w:val="19"/>
          <w:szCs w:val="19"/>
        </w:rPr>
        <w:t>(2007):</w:t>
      </w:r>
      <w:r>
        <w:rPr>
          <w:rFonts w:ascii="Georgia" w:eastAsia="Georgia" w:hAnsi="Georgia" w:cs="Georgia"/>
          <w:spacing w:val="30"/>
          <w:sz w:val="19"/>
          <w:szCs w:val="19"/>
        </w:rPr>
        <w:t xml:space="preserve"> </w:t>
      </w:r>
      <w:r>
        <w:rPr>
          <w:rFonts w:ascii="Georgia" w:eastAsia="Georgia" w:hAnsi="Georgia" w:cs="Georgia"/>
          <w:sz w:val="19"/>
          <w:szCs w:val="19"/>
        </w:rPr>
        <w:t>1924–30.</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1">
        <w:r>
          <w:rPr>
            <w:rFonts w:ascii="Georgia" w:eastAsia="Georgia" w:hAnsi="Georgia" w:cs="Georgia"/>
            <w:color w:val="0000FF"/>
            <w:w w:val="102"/>
            <w:sz w:val="19"/>
            <w:szCs w:val="19"/>
          </w:rPr>
          <w:t>10.1016/j.rmed.2007.04.016</w:t>
        </w:r>
      </w:hyperlink>
    </w:p>
    <w:p w14:paraId="0AF01F3E" w14:textId="77777777" w:rsidR="00E61F9D" w:rsidRDefault="005C64D6">
      <w:pPr>
        <w:spacing w:before="59" w:after="0" w:line="240" w:lineRule="auto"/>
        <w:ind w:left="120" w:right="490"/>
        <w:jc w:val="both"/>
        <w:rPr>
          <w:rFonts w:ascii="Georgia" w:eastAsia="Georgia" w:hAnsi="Georgia" w:cs="Georgia"/>
          <w:sz w:val="19"/>
          <w:szCs w:val="19"/>
        </w:rPr>
      </w:pPr>
      <w:r>
        <w:rPr>
          <w:rFonts w:ascii="Georgia" w:eastAsia="Georgia" w:hAnsi="Georgia" w:cs="Georgia"/>
          <w:sz w:val="19"/>
          <w:szCs w:val="19"/>
        </w:rPr>
        <w:t>68.</w:t>
      </w:r>
      <w:r>
        <w:rPr>
          <w:rFonts w:ascii="Georgia" w:eastAsia="Georgia" w:hAnsi="Georgia" w:cs="Georgia"/>
          <w:spacing w:val="18"/>
          <w:sz w:val="19"/>
          <w:szCs w:val="19"/>
        </w:rPr>
        <w:t xml:space="preserve"> </w:t>
      </w:r>
      <w:proofErr w:type="spellStart"/>
      <w:r>
        <w:rPr>
          <w:rFonts w:ascii="Georgia" w:eastAsia="Georgia" w:hAnsi="Georgia" w:cs="Georgia"/>
          <w:sz w:val="19"/>
          <w:szCs w:val="19"/>
        </w:rPr>
        <w:t>Uppaluri</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R.,</w:t>
      </w:r>
      <w:r>
        <w:rPr>
          <w:rFonts w:ascii="Georgia" w:eastAsia="Georgia" w:hAnsi="Georgia" w:cs="Georgia"/>
          <w:spacing w:val="-1"/>
          <w:sz w:val="19"/>
          <w:szCs w:val="19"/>
        </w:rPr>
        <w:t xml:space="preserve"> </w:t>
      </w:r>
      <w:r>
        <w:rPr>
          <w:rFonts w:ascii="Georgia" w:eastAsia="Georgia" w:hAnsi="Georgia" w:cs="Georgia"/>
          <w:sz w:val="19"/>
          <w:szCs w:val="19"/>
        </w:rPr>
        <w:t>Hoffman,</w:t>
      </w:r>
      <w:r>
        <w:rPr>
          <w:rFonts w:ascii="Georgia" w:eastAsia="Georgia" w:hAnsi="Georgia" w:cs="Georgia"/>
          <w:spacing w:val="8"/>
          <w:sz w:val="19"/>
          <w:szCs w:val="19"/>
        </w:rPr>
        <w:t xml:space="preserve"> </w:t>
      </w:r>
      <w:r>
        <w:rPr>
          <w:rFonts w:ascii="Georgia" w:eastAsia="Georgia" w:hAnsi="Georgia" w:cs="Georgia"/>
          <w:sz w:val="19"/>
          <w:szCs w:val="19"/>
        </w:rPr>
        <w:t>E.</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proofErr w:type="spellStart"/>
      <w:r>
        <w:rPr>
          <w:rFonts w:ascii="Georgia" w:eastAsia="Georgia" w:hAnsi="Georgia" w:cs="Georgia"/>
          <w:sz w:val="19"/>
          <w:szCs w:val="19"/>
        </w:rPr>
        <w:t>Sonka</w:t>
      </w:r>
      <w:proofErr w:type="spellEnd"/>
      <w:r>
        <w:rPr>
          <w:rFonts w:ascii="Georgia" w:eastAsia="Georgia" w:hAnsi="Georgia" w:cs="Georgia"/>
          <w:sz w:val="19"/>
          <w:szCs w:val="19"/>
        </w:rPr>
        <w:t>,</w:t>
      </w:r>
      <w:r>
        <w:rPr>
          <w:rFonts w:ascii="Georgia" w:eastAsia="Georgia" w:hAnsi="Georgia" w:cs="Georgia"/>
          <w:spacing w:val="3"/>
          <w:sz w:val="19"/>
          <w:szCs w:val="19"/>
        </w:rPr>
        <w:t xml:space="preserve"> </w:t>
      </w:r>
      <w:r>
        <w:rPr>
          <w:rFonts w:ascii="Georgia" w:eastAsia="Georgia" w:hAnsi="Georgia" w:cs="Georgia"/>
          <w:sz w:val="19"/>
          <w:szCs w:val="19"/>
        </w:rPr>
        <w:t>M.,</w:t>
      </w:r>
      <w:r>
        <w:rPr>
          <w:rFonts w:ascii="Georgia" w:eastAsia="Georgia" w:hAnsi="Georgia" w:cs="Georgia"/>
          <w:spacing w:val="-2"/>
          <w:sz w:val="19"/>
          <w:szCs w:val="19"/>
        </w:rPr>
        <w:t xml:space="preserve"> </w:t>
      </w:r>
      <w:r>
        <w:rPr>
          <w:rFonts w:ascii="Georgia" w:eastAsia="Georgia" w:hAnsi="Georgia" w:cs="Georgia"/>
          <w:sz w:val="19"/>
          <w:szCs w:val="19"/>
        </w:rPr>
        <w:t>Hartley,</w:t>
      </w:r>
      <w:r>
        <w:rPr>
          <w:rFonts w:ascii="Georgia" w:eastAsia="Georgia" w:hAnsi="Georgia" w:cs="Georgia"/>
          <w:spacing w:val="6"/>
          <w:sz w:val="19"/>
          <w:szCs w:val="19"/>
        </w:rPr>
        <w:t xml:space="preserve"> </w:t>
      </w:r>
      <w:r>
        <w:rPr>
          <w:rFonts w:ascii="Georgia" w:eastAsia="Georgia" w:hAnsi="Georgia" w:cs="Georgia"/>
          <w:sz w:val="19"/>
          <w:szCs w:val="19"/>
        </w:rPr>
        <w:t>P.</w:t>
      </w:r>
      <w:r>
        <w:rPr>
          <w:rFonts w:ascii="Georgia" w:eastAsia="Georgia" w:hAnsi="Georgia" w:cs="Georgia"/>
          <w:spacing w:val="-6"/>
          <w:sz w:val="19"/>
          <w:szCs w:val="19"/>
        </w:rPr>
        <w:t xml:space="preserve"> </w:t>
      </w:r>
      <w:r>
        <w:rPr>
          <w:rFonts w:ascii="Georgia" w:eastAsia="Georgia" w:hAnsi="Georgia" w:cs="Georgia"/>
          <w:sz w:val="19"/>
          <w:szCs w:val="19"/>
        </w:rPr>
        <w:t>G.,</w:t>
      </w:r>
      <w:r>
        <w:rPr>
          <w:rFonts w:ascii="Georgia" w:eastAsia="Georgia" w:hAnsi="Georgia" w:cs="Georgia"/>
          <w:spacing w:val="-3"/>
          <w:sz w:val="19"/>
          <w:szCs w:val="19"/>
        </w:rPr>
        <w:t xml:space="preserve"> </w:t>
      </w:r>
      <w:proofErr w:type="spellStart"/>
      <w:r>
        <w:rPr>
          <w:rFonts w:ascii="Georgia" w:eastAsia="Georgia" w:hAnsi="Georgia" w:cs="Georgia"/>
          <w:sz w:val="19"/>
          <w:szCs w:val="19"/>
        </w:rPr>
        <w:t>Hunninghake</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G.</w:t>
      </w:r>
      <w:r>
        <w:rPr>
          <w:rFonts w:ascii="Georgia" w:eastAsia="Georgia" w:hAnsi="Georgia" w:cs="Georgia"/>
          <w:spacing w:val="-7"/>
          <w:sz w:val="19"/>
          <w:szCs w:val="19"/>
        </w:rPr>
        <w:t xml:space="preserve"> </w:t>
      </w:r>
      <w:r>
        <w:rPr>
          <w:rFonts w:ascii="Georgia" w:eastAsia="Georgia" w:hAnsi="Georgia" w:cs="Georgia"/>
          <w:sz w:val="19"/>
          <w:szCs w:val="19"/>
        </w:rPr>
        <w:t>W.,</w:t>
      </w:r>
      <w:r>
        <w:rPr>
          <w:rFonts w:ascii="Georgia" w:eastAsia="Georgia" w:hAnsi="Georgia" w:cs="Georgia"/>
          <w:spacing w:val="1"/>
          <w:sz w:val="19"/>
          <w:szCs w:val="19"/>
        </w:rPr>
        <w:t xml:space="preserve"> </w:t>
      </w:r>
      <w:r>
        <w:rPr>
          <w:rFonts w:ascii="Georgia" w:eastAsia="Georgia" w:hAnsi="Georgia" w:cs="Georgia"/>
          <w:sz w:val="19"/>
          <w:szCs w:val="19"/>
        </w:rPr>
        <w:t>and</w:t>
      </w:r>
      <w:r>
        <w:rPr>
          <w:rFonts w:ascii="Georgia" w:eastAsia="Georgia" w:hAnsi="Georgia" w:cs="Georgia"/>
          <w:spacing w:val="-5"/>
          <w:sz w:val="19"/>
          <w:szCs w:val="19"/>
        </w:rPr>
        <w:t xml:space="preserve"> </w:t>
      </w:r>
      <w:r>
        <w:rPr>
          <w:rFonts w:ascii="Georgia" w:eastAsia="Georgia" w:hAnsi="Georgia" w:cs="Georgia"/>
          <w:sz w:val="19"/>
          <w:szCs w:val="19"/>
        </w:rPr>
        <w:t>McLennan,</w:t>
      </w:r>
      <w:r>
        <w:rPr>
          <w:rFonts w:ascii="Georgia" w:eastAsia="Georgia" w:hAnsi="Georgia" w:cs="Georgia"/>
          <w:spacing w:val="11"/>
          <w:sz w:val="19"/>
          <w:szCs w:val="19"/>
        </w:rPr>
        <w:t xml:space="preserve"> </w:t>
      </w:r>
      <w:r>
        <w:rPr>
          <w:rFonts w:ascii="Georgia" w:eastAsia="Georgia" w:hAnsi="Georgia" w:cs="Georgia"/>
          <w:sz w:val="19"/>
          <w:szCs w:val="19"/>
        </w:rPr>
        <w:t>G.</w:t>
      </w:r>
      <w:r>
        <w:rPr>
          <w:rFonts w:ascii="Georgia" w:eastAsia="Georgia" w:hAnsi="Georgia" w:cs="Georgia"/>
          <w:spacing w:val="-7"/>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Computer</w:t>
      </w:r>
      <w:r>
        <w:rPr>
          <w:rFonts w:ascii="Georgia" w:eastAsia="Georgia" w:hAnsi="Georgia" w:cs="Georgia"/>
          <w:b/>
          <w:bCs/>
          <w:spacing w:val="10"/>
          <w:sz w:val="19"/>
          <w:szCs w:val="19"/>
        </w:rPr>
        <w:t xml:space="preserve"> </w:t>
      </w:r>
      <w:r>
        <w:rPr>
          <w:rFonts w:ascii="Georgia" w:eastAsia="Georgia" w:hAnsi="Georgia" w:cs="Georgia"/>
          <w:b/>
          <w:bCs/>
          <w:w w:val="102"/>
          <w:sz w:val="19"/>
          <w:szCs w:val="19"/>
        </w:rPr>
        <w:t>Recognition</w:t>
      </w:r>
    </w:p>
    <w:p w14:paraId="38EB4A37" w14:textId="77777777" w:rsidR="00E61F9D" w:rsidRDefault="005C64D6">
      <w:pPr>
        <w:spacing w:before="33" w:after="0" w:line="240" w:lineRule="auto"/>
        <w:ind w:left="120" w:right="193"/>
        <w:jc w:val="both"/>
        <w:rPr>
          <w:rFonts w:ascii="Georgia" w:eastAsia="Georgia" w:hAnsi="Georgia" w:cs="Georgia"/>
          <w:sz w:val="19"/>
          <w:szCs w:val="19"/>
        </w:rPr>
      </w:pPr>
      <w:proofErr w:type="gramStart"/>
      <w:r>
        <w:rPr>
          <w:rFonts w:ascii="Georgia" w:eastAsia="Georgia" w:hAnsi="Georgia" w:cs="Georgia"/>
          <w:b/>
          <w:bCs/>
          <w:sz w:val="19"/>
          <w:szCs w:val="19"/>
        </w:rPr>
        <w:t>of</w:t>
      </w:r>
      <w:proofErr w:type="gramEnd"/>
      <w:r>
        <w:rPr>
          <w:rFonts w:ascii="Georgia" w:eastAsia="Georgia" w:hAnsi="Georgia" w:cs="Georgia"/>
          <w:b/>
          <w:bCs/>
          <w:spacing w:val="-11"/>
          <w:sz w:val="19"/>
          <w:szCs w:val="19"/>
        </w:rPr>
        <w:t xml:space="preserve"> </w:t>
      </w:r>
      <w:r>
        <w:rPr>
          <w:rFonts w:ascii="Georgia" w:eastAsia="Georgia" w:hAnsi="Georgia" w:cs="Georgia"/>
          <w:b/>
          <w:bCs/>
          <w:sz w:val="19"/>
          <w:szCs w:val="19"/>
        </w:rPr>
        <w:t>Regional</w:t>
      </w:r>
      <w:r>
        <w:rPr>
          <w:rFonts w:ascii="Georgia" w:eastAsia="Georgia" w:hAnsi="Georgia" w:cs="Georgia"/>
          <w:b/>
          <w:bCs/>
          <w:spacing w:val="2"/>
          <w:sz w:val="19"/>
          <w:szCs w:val="19"/>
        </w:rPr>
        <w:t xml:space="preserve"> </w:t>
      </w:r>
      <w:r>
        <w:rPr>
          <w:rFonts w:ascii="Georgia" w:eastAsia="Georgia" w:hAnsi="Georgia" w:cs="Georgia"/>
          <w:b/>
          <w:bCs/>
          <w:sz w:val="19"/>
          <w:szCs w:val="19"/>
        </w:rPr>
        <w:t>Lung</w:t>
      </w:r>
      <w:r>
        <w:rPr>
          <w:rFonts w:ascii="Georgia" w:eastAsia="Georgia" w:hAnsi="Georgia" w:cs="Georgia"/>
          <w:b/>
          <w:bCs/>
          <w:spacing w:val="-5"/>
          <w:sz w:val="19"/>
          <w:szCs w:val="19"/>
        </w:rPr>
        <w:t xml:space="preserve"> </w:t>
      </w:r>
      <w:r>
        <w:rPr>
          <w:rFonts w:ascii="Georgia" w:eastAsia="Georgia" w:hAnsi="Georgia" w:cs="Georgia"/>
          <w:b/>
          <w:bCs/>
          <w:sz w:val="19"/>
          <w:szCs w:val="19"/>
        </w:rPr>
        <w:t>Disease Pattern</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i/>
          <w:sz w:val="19"/>
          <w:szCs w:val="19"/>
        </w:rPr>
        <w:t>Am</w:t>
      </w:r>
      <w:r>
        <w:rPr>
          <w:rFonts w:ascii="Georgia" w:eastAsia="Georgia" w:hAnsi="Georgia" w:cs="Georgia"/>
          <w:i/>
          <w:spacing w:val="-15"/>
          <w:sz w:val="19"/>
          <w:szCs w:val="19"/>
        </w:rPr>
        <w:t xml:space="preserve"> </w:t>
      </w:r>
      <w:r>
        <w:rPr>
          <w:rFonts w:ascii="Georgia" w:eastAsia="Georgia" w:hAnsi="Georgia" w:cs="Georgia"/>
          <w:i/>
          <w:sz w:val="19"/>
          <w:szCs w:val="19"/>
        </w:rPr>
        <w:t>J</w:t>
      </w:r>
      <w:r>
        <w:rPr>
          <w:rFonts w:ascii="Georgia" w:eastAsia="Georgia" w:hAnsi="Georgia" w:cs="Georgia"/>
          <w:i/>
          <w:spacing w:val="-15"/>
          <w:sz w:val="19"/>
          <w:szCs w:val="19"/>
        </w:rPr>
        <w:t xml:space="preserve"> </w:t>
      </w:r>
      <w:proofErr w:type="spellStart"/>
      <w:r>
        <w:rPr>
          <w:rFonts w:ascii="Georgia" w:eastAsia="Georgia" w:hAnsi="Georgia" w:cs="Georgia"/>
          <w:i/>
          <w:sz w:val="19"/>
          <w:szCs w:val="19"/>
        </w:rPr>
        <w:t>Respir</w:t>
      </w:r>
      <w:proofErr w:type="spellEnd"/>
      <w:r>
        <w:rPr>
          <w:rFonts w:ascii="Georgia" w:eastAsia="Georgia" w:hAnsi="Georgia" w:cs="Georgia"/>
          <w:i/>
          <w:spacing w:val="-15"/>
          <w:sz w:val="19"/>
          <w:szCs w:val="19"/>
        </w:rPr>
        <w:t xml:space="preserve"> </w:t>
      </w:r>
      <w:proofErr w:type="spellStart"/>
      <w:r>
        <w:rPr>
          <w:rFonts w:ascii="Georgia" w:eastAsia="Georgia" w:hAnsi="Georgia" w:cs="Georgia"/>
          <w:i/>
          <w:sz w:val="19"/>
          <w:szCs w:val="19"/>
        </w:rPr>
        <w:t>Crit</w:t>
      </w:r>
      <w:proofErr w:type="spellEnd"/>
      <w:r>
        <w:rPr>
          <w:rFonts w:ascii="Georgia" w:eastAsia="Georgia" w:hAnsi="Georgia" w:cs="Georgia"/>
          <w:i/>
          <w:spacing w:val="-15"/>
          <w:sz w:val="19"/>
          <w:szCs w:val="19"/>
        </w:rPr>
        <w:t xml:space="preserve"> </w:t>
      </w:r>
      <w:r>
        <w:rPr>
          <w:rFonts w:ascii="Georgia" w:eastAsia="Georgia" w:hAnsi="Georgia" w:cs="Georgia"/>
          <w:i/>
          <w:sz w:val="19"/>
          <w:szCs w:val="19"/>
        </w:rPr>
        <w:t>Care</w:t>
      </w:r>
      <w:r>
        <w:rPr>
          <w:rFonts w:ascii="Georgia" w:eastAsia="Georgia" w:hAnsi="Georgia" w:cs="Georgia"/>
          <w:i/>
          <w:spacing w:val="-15"/>
          <w:sz w:val="19"/>
          <w:szCs w:val="19"/>
        </w:rPr>
        <w:t xml:space="preserve"> </w:t>
      </w:r>
      <w:r>
        <w:rPr>
          <w:rFonts w:ascii="Georgia" w:eastAsia="Georgia" w:hAnsi="Georgia" w:cs="Georgia"/>
          <w:i/>
          <w:sz w:val="19"/>
          <w:szCs w:val="19"/>
        </w:rPr>
        <w:t>Med</w:t>
      </w:r>
      <w:r>
        <w:rPr>
          <w:rFonts w:ascii="Georgia" w:eastAsia="Georgia" w:hAnsi="Georgia" w:cs="Georgia"/>
          <w:i/>
          <w:spacing w:val="-11"/>
          <w:sz w:val="19"/>
          <w:szCs w:val="19"/>
        </w:rPr>
        <w:t xml:space="preserve"> </w:t>
      </w:r>
      <w:r>
        <w:rPr>
          <w:rFonts w:ascii="Georgia" w:eastAsia="Georgia" w:hAnsi="Georgia" w:cs="Georgia"/>
          <w:sz w:val="19"/>
          <w:szCs w:val="19"/>
        </w:rPr>
        <w:t>160, no.</w:t>
      </w:r>
      <w:r>
        <w:rPr>
          <w:rFonts w:ascii="Georgia" w:eastAsia="Georgia" w:hAnsi="Georgia" w:cs="Georgia"/>
          <w:spacing w:val="17"/>
          <w:sz w:val="19"/>
          <w:szCs w:val="19"/>
        </w:rPr>
        <w:t xml:space="preserve"> </w:t>
      </w:r>
      <w:r>
        <w:rPr>
          <w:rFonts w:ascii="Georgia" w:eastAsia="Georgia" w:hAnsi="Georgia" w:cs="Georgia"/>
          <w:sz w:val="19"/>
          <w:szCs w:val="19"/>
        </w:rPr>
        <w:t>2</w:t>
      </w:r>
      <w:r>
        <w:rPr>
          <w:rFonts w:ascii="Georgia" w:eastAsia="Georgia" w:hAnsi="Georgia" w:cs="Georgia"/>
          <w:spacing w:val="-12"/>
          <w:sz w:val="19"/>
          <w:szCs w:val="19"/>
        </w:rPr>
        <w:t xml:space="preserve"> </w:t>
      </w:r>
      <w:r>
        <w:rPr>
          <w:rFonts w:ascii="Georgia" w:eastAsia="Georgia" w:hAnsi="Georgia" w:cs="Georgia"/>
          <w:sz w:val="19"/>
          <w:szCs w:val="19"/>
        </w:rPr>
        <w:t>(1999):</w:t>
      </w:r>
      <w:r>
        <w:rPr>
          <w:rFonts w:ascii="Georgia" w:eastAsia="Georgia" w:hAnsi="Georgia" w:cs="Georgia"/>
          <w:spacing w:val="21"/>
          <w:sz w:val="19"/>
          <w:szCs w:val="19"/>
        </w:rPr>
        <w:t xml:space="preserve"> </w:t>
      </w:r>
      <w:r>
        <w:rPr>
          <w:rFonts w:ascii="Georgia" w:eastAsia="Georgia" w:hAnsi="Georgia" w:cs="Georgia"/>
          <w:sz w:val="19"/>
          <w:szCs w:val="19"/>
        </w:rPr>
        <w:t>648–54.</w:t>
      </w:r>
      <w:r>
        <w:rPr>
          <w:rFonts w:ascii="Georgia" w:eastAsia="Georgia" w:hAnsi="Georgia" w:cs="Georgia"/>
          <w:spacing w:val="26"/>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2">
        <w:r>
          <w:rPr>
            <w:rFonts w:ascii="Georgia" w:eastAsia="Georgia" w:hAnsi="Georgia" w:cs="Georgia"/>
            <w:color w:val="0000FF"/>
            <w:w w:val="102"/>
            <w:sz w:val="19"/>
            <w:szCs w:val="19"/>
          </w:rPr>
          <w:t>10.1164/ajrccm.160.2.9804094</w:t>
        </w:r>
      </w:hyperlink>
    </w:p>
    <w:p w14:paraId="358AFEC4" w14:textId="77777777" w:rsidR="00E61F9D" w:rsidRDefault="005C64D6">
      <w:pPr>
        <w:spacing w:before="93" w:after="0" w:line="277" w:lineRule="auto"/>
        <w:ind w:left="120" w:right="450"/>
        <w:jc w:val="both"/>
        <w:rPr>
          <w:rFonts w:ascii="Georgia" w:eastAsia="Georgia" w:hAnsi="Georgia" w:cs="Georgia"/>
          <w:sz w:val="19"/>
          <w:szCs w:val="19"/>
        </w:rPr>
      </w:pPr>
      <w:r>
        <w:rPr>
          <w:rFonts w:ascii="Georgia" w:eastAsia="Georgia" w:hAnsi="Georgia" w:cs="Georgia"/>
          <w:sz w:val="19"/>
          <w:szCs w:val="19"/>
        </w:rPr>
        <w:t xml:space="preserve">69.  </w:t>
      </w:r>
      <w:r>
        <w:rPr>
          <w:rFonts w:ascii="Georgia" w:eastAsia="Georgia" w:hAnsi="Georgia" w:cs="Georgia"/>
          <w:spacing w:val="7"/>
          <w:sz w:val="19"/>
          <w:szCs w:val="19"/>
        </w:rPr>
        <w:t xml:space="preserve"> </w:t>
      </w:r>
      <w:proofErr w:type="spellStart"/>
      <w:r>
        <w:rPr>
          <w:rFonts w:ascii="Georgia" w:eastAsia="Georgia" w:hAnsi="Georgia" w:cs="Georgia"/>
          <w:sz w:val="19"/>
          <w:szCs w:val="19"/>
        </w:rPr>
        <w:t>Xu</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Y.,</w:t>
      </w:r>
      <w:r>
        <w:rPr>
          <w:rFonts w:ascii="Georgia" w:eastAsia="Georgia" w:hAnsi="Georgia" w:cs="Georgia"/>
          <w:spacing w:val="10"/>
          <w:sz w:val="19"/>
          <w:szCs w:val="19"/>
        </w:rPr>
        <w:t xml:space="preserve"> </w:t>
      </w:r>
      <w:proofErr w:type="spellStart"/>
      <w:r>
        <w:rPr>
          <w:rFonts w:ascii="Georgia" w:eastAsia="Georgia" w:hAnsi="Georgia" w:cs="Georgia"/>
          <w:sz w:val="19"/>
          <w:szCs w:val="19"/>
        </w:rPr>
        <w:t>Sonka</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McLennan,</w:t>
      </w:r>
      <w:r>
        <w:rPr>
          <w:rFonts w:ascii="Georgia" w:eastAsia="Georgia" w:hAnsi="Georgia" w:cs="Georgia"/>
          <w:spacing w:val="25"/>
          <w:sz w:val="19"/>
          <w:szCs w:val="19"/>
        </w:rPr>
        <w:t xml:space="preserve"> </w:t>
      </w:r>
      <w:r>
        <w:rPr>
          <w:rFonts w:ascii="Georgia" w:eastAsia="Georgia" w:hAnsi="Georgia" w:cs="Georgia"/>
          <w:sz w:val="19"/>
          <w:szCs w:val="19"/>
        </w:rPr>
        <w:t>G.,</w:t>
      </w:r>
      <w:r>
        <w:rPr>
          <w:rFonts w:ascii="Georgia" w:eastAsia="Georgia" w:hAnsi="Georgia" w:cs="Georgia"/>
          <w:spacing w:val="10"/>
          <w:sz w:val="19"/>
          <w:szCs w:val="19"/>
        </w:rPr>
        <w:t xml:space="preserve"> </w:t>
      </w:r>
      <w:proofErr w:type="spellStart"/>
      <w:r>
        <w:rPr>
          <w:rFonts w:ascii="Georgia" w:eastAsia="Georgia" w:hAnsi="Georgia" w:cs="Georgia"/>
          <w:sz w:val="19"/>
          <w:szCs w:val="19"/>
        </w:rPr>
        <w:t>Guo</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r>
        <w:rPr>
          <w:rFonts w:ascii="Georgia" w:eastAsia="Georgia" w:hAnsi="Georgia" w:cs="Georgia"/>
          <w:sz w:val="19"/>
          <w:szCs w:val="19"/>
        </w:rPr>
        <w:t>Hoffman,</w:t>
      </w:r>
      <w:r>
        <w:rPr>
          <w:rFonts w:ascii="Georgia" w:eastAsia="Georgia" w:hAnsi="Georgia" w:cs="Georgia"/>
          <w:spacing w:val="22"/>
          <w:sz w:val="19"/>
          <w:szCs w:val="19"/>
        </w:rPr>
        <w:t xml:space="preserve"> </w:t>
      </w:r>
      <w:r>
        <w:rPr>
          <w:rFonts w:ascii="Georgia" w:eastAsia="Georgia" w:hAnsi="Georgia" w:cs="Georgia"/>
          <w:sz w:val="19"/>
          <w:szCs w:val="19"/>
        </w:rPr>
        <w:t>E. A.</w:t>
      </w:r>
      <w:r>
        <w:rPr>
          <w:rFonts w:ascii="Georgia" w:eastAsia="Georgia" w:hAnsi="Georgia" w:cs="Georgia"/>
          <w:spacing w:val="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MDCT-Based</w:t>
      </w:r>
      <w:r>
        <w:rPr>
          <w:rFonts w:ascii="Georgia" w:eastAsia="Georgia" w:hAnsi="Georgia" w:cs="Georgia"/>
          <w:b/>
          <w:bCs/>
          <w:spacing w:val="25"/>
          <w:sz w:val="19"/>
          <w:szCs w:val="19"/>
        </w:rPr>
        <w:t xml:space="preserve"> </w:t>
      </w:r>
      <w:r>
        <w:rPr>
          <w:rFonts w:ascii="Georgia" w:eastAsia="Georgia" w:hAnsi="Georgia" w:cs="Georgia"/>
          <w:b/>
          <w:bCs/>
          <w:sz w:val="19"/>
          <w:szCs w:val="19"/>
        </w:rPr>
        <w:t>3-D</w:t>
      </w:r>
      <w:r>
        <w:rPr>
          <w:rFonts w:ascii="Georgia" w:eastAsia="Georgia" w:hAnsi="Georgia" w:cs="Georgia"/>
          <w:b/>
          <w:bCs/>
          <w:spacing w:val="5"/>
          <w:sz w:val="19"/>
          <w:szCs w:val="19"/>
        </w:rPr>
        <w:t xml:space="preserve"> </w:t>
      </w:r>
      <w:r>
        <w:rPr>
          <w:rFonts w:ascii="Georgia" w:eastAsia="Georgia" w:hAnsi="Georgia" w:cs="Georgia"/>
          <w:b/>
          <w:bCs/>
          <w:sz w:val="19"/>
          <w:szCs w:val="19"/>
        </w:rPr>
        <w:t>Texture</w:t>
      </w:r>
      <w:r>
        <w:rPr>
          <w:rFonts w:ascii="Georgia" w:eastAsia="Georgia" w:hAnsi="Georgia" w:cs="Georgia"/>
          <w:b/>
          <w:bCs/>
          <w:spacing w:val="13"/>
          <w:sz w:val="19"/>
          <w:szCs w:val="19"/>
        </w:rPr>
        <w:t xml:space="preserve"> </w:t>
      </w:r>
      <w:r>
        <w:rPr>
          <w:rFonts w:ascii="Georgia" w:eastAsia="Georgia" w:hAnsi="Georgia" w:cs="Georgia"/>
          <w:b/>
          <w:bCs/>
          <w:sz w:val="19"/>
          <w:szCs w:val="19"/>
        </w:rPr>
        <w:t>Classification</w:t>
      </w:r>
      <w:r>
        <w:rPr>
          <w:rFonts w:ascii="Georgia" w:eastAsia="Georgia" w:hAnsi="Georgia" w:cs="Georgia"/>
          <w:b/>
          <w:bCs/>
          <w:spacing w:val="24"/>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Emphysema</w:t>
      </w:r>
      <w:r>
        <w:rPr>
          <w:rFonts w:ascii="Georgia" w:eastAsia="Georgia" w:hAnsi="Georgia" w:cs="Georgia"/>
          <w:b/>
          <w:bCs/>
          <w:spacing w:val="26"/>
          <w:sz w:val="19"/>
          <w:szCs w:val="19"/>
        </w:rPr>
        <w:t xml:space="preserve"> </w:t>
      </w:r>
      <w:r>
        <w:rPr>
          <w:rFonts w:ascii="Georgia" w:eastAsia="Georgia" w:hAnsi="Georgia" w:cs="Georgia"/>
          <w:b/>
          <w:bCs/>
          <w:sz w:val="19"/>
          <w:szCs w:val="19"/>
        </w:rPr>
        <w:t>and</w:t>
      </w:r>
      <w:r>
        <w:rPr>
          <w:rFonts w:ascii="Georgia" w:eastAsia="Georgia" w:hAnsi="Georgia" w:cs="Georgia"/>
          <w:b/>
          <w:bCs/>
          <w:spacing w:val="10"/>
          <w:sz w:val="19"/>
          <w:szCs w:val="19"/>
        </w:rPr>
        <w:t xml:space="preserve"> </w:t>
      </w:r>
      <w:r>
        <w:rPr>
          <w:rFonts w:ascii="Georgia" w:eastAsia="Georgia" w:hAnsi="Georgia" w:cs="Georgia"/>
          <w:b/>
          <w:bCs/>
          <w:sz w:val="19"/>
          <w:szCs w:val="19"/>
        </w:rPr>
        <w:t>Early</w:t>
      </w:r>
      <w:r>
        <w:rPr>
          <w:rFonts w:ascii="Georgia" w:eastAsia="Georgia" w:hAnsi="Georgia" w:cs="Georgia"/>
          <w:b/>
          <w:bCs/>
          <w:spacing w:val="13"/>
          <w:sz w:val="19"/>
          <w:szCs w:val="19"/>
        </w:rPr>
        <w:t xml:space="preserve"> </w:t>
      </w:r>
      <w:r>
        <w:rPr>
          <w:rFonts w:ascii="Georgia" w:eastAsia="Georgia" w:hAnsi="Georgia" w:cs="Georgia"/>
          <w:b/>
          <w:bCs/>
          <w:sz w:val="19"/>
          <w:szCs w:val="19"/>
        </w:rPr>
        <w:t>Smoking</w:t>
      </w:r>
      <w:r>
        <w:rPr>
          <w:rFonts w:ascii="Georgia" w:eastAsia="Georgia" w:hAnsi="Georgia" w:cs="Georgia"/>
          <w:b/>
          <w:bCs/>
          <w:spacing w:val="20"/>
          <w:sz w:val="19"/>
          <w:szCs w:val="19"/>
        </w:rPr>
        <w:t xml:space="preserve"> </w:t>
      </w:r>
      <w:r>
        <w:rPr>
          <w:rFonts w:ascii="Georgia" w:eastAsia="Georgia" w:hAnsi="Georgia" w:cs="Georgia"/>
          <w:b/>
          <w:bCs/>
          <w:sz w:val="19"/>
          <w:szCs w:val="19"/>
        </w:rPr>
        <w:t>Related</w:t>
      </w:r>
      <w:r>
        <w:rPr>
          <w:rFonts w:ascii="Georgia" w:eastAsia="Georgia" w:hAnsi="Georgia" w:cs="Georgia"/>
          <w:b/>
          <w:bCs/>
          <w:spacing w:val="17"/>
          <w:sz w:val="19"/>
          <w:szCs w:val="19"/>
        </w:rPr>
        <w:t xml:space="preserve"> </w:t>
      </w:r>
      <w:r>
        <w:rPr>
          <w:rFonts w:ascii="Georgia" w:eastAsia="Georgia" w:hAnsi="Georgia" w:cs="Georgia"/>
          <w:b/>
          <w:bCs/>
          <w:sz w:val="19"/>
          <w:szCs w:val="19"/>
        </w:rPr>
        <w:t>Lung</w:t>
      </w:r>
      <w:r>
        <w:rPr>
          <w:rFonts w:ascii="Georgia" w:eastAsia="Georgia" w:hAnsi="Georgia" w:cs="Georgia"/>
          <w:b/>
          <w:bCs/>
          <w:spacing w:val="12"/>
          <w:sz w:val="19"/>
          <w:szCs w:val="19"/>
        </w:rPr>
        <w:t xml:space="preserve"> </w:t>
      </w:r>
      <w:r>
        <w:rPr>
          <w:rFonts w:ascii="Georgia" w:eastAsia="Georgia" w:hAnsi="Georgia" w:cs="Georgia"/>
          <w:b/>
          <w:bCs/>
          <w:sz w:val="19"/>
          <w:szCs w:val="19"/>
        </w:rPr>
        <w:t>Pathologie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25,</w:t>
      </w:r>
      <w:r>
        <w:rPr>
          <w:rFonts w:ascii="Georgia" w:eastAsia="Georgia" w:hAnsi="Georgia" w:cs="Georgia"/>
          <w:spacing w:val="12"/>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proofErr w:type="gramStart"/>
      <w:r>
        <w:rPr>
          <w:rFonts w:ascii="Georgia" w:eastAsia="Georgia" w:hAnsi="Georgia" w:cs="Georgia"/>
          <w:sz w:val="19"/>
          <w:szCs w:val="19"/>
        </w:rPr>
        <w:t>4</w:t>
      </w:r>
      <w:r>
        <w:rPr>
          <w:rFonts w:ascii="Georgia" w:eastAsia="Georgia" w:hAnsi="Georgia" w:cs="Georgia"/>
          <w:spacing w:val="4"/>
          <w:sz w:val="19"/>
          <w:szCs w:val="19"/>
        </w:rPr>
        <w:t xml:space="preserve"> </w:t>
      </w:r>
      <w:r>
        <w:rPr>
          <w:rFonts w:ascii="Georgia" w:eastAsia="Georgia" w:hAnsi="Georgia" w:cs="Georgia"/>
          <w:sz w:val="19"/>
          <w:szCs w:val="19"/>
        </w:rPr>
        <w:t xml:space="preserve">(2006): </w:t>
      </w:r>
      <w:r>
        <w:rPr>
          <w:rFonts w:ascii="Georgia" w:eastAsia="Georgia" w:hAnsi="Georgia" w:cs="Georgia"/>
          <w:spacing w:val="8"/>
          <w:sz w:val="19"/>
          <w:szCs w:val="19"/>
        </w:rPr>
        <w:t xml:space="preserve"> </w:t>
      </w:r>
      <w:r>
        <w:rPr>
          <w:rFonts w:ascii="Georgia" w:eastAsia="Georgia" w:hAnsi="Georgia" w:cs="Georgia"/>
          <w:w w:val="102"/>
          <w:sz w:val="19"/>
          <w:szCs w:val="19"/>
        </w:rPr>
        <w:t>464–75.</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3">
        <w:r>
          <w:rPr>
            <w:rFonts w:ascii="Georgia" w:eastAsia="Georgia" w:hAnsi="Georgia" w:cs="Georgia"/>
            <w:color w:val="0000FF"/>
            <w:w w:val="102"/>
            <w:sz w:val="19"/>
            <w:szCs w:val="19"/>
          </w:rPr>
          <w:t>10.1109/TMI.2006.870889</w:t>
        </w:r>
      </w:hyperlink>
    </w:p>
    <w:p w14:paraId="305C766D" w14:textId="77777777" w:rsidR="00E61F9D" w:rsidRDefault="005C64D6">
      <w:pPr>
        <w:spacing w:before="59" w:after="0" w:line="240" w:lineRule="auto"/>
        <w:ind w:left="115" w:right="487"/>
        <w:jc w:val="both"/>
        <w:rPr>
          <w:rFonts w:ascii="Georgia" w:eastAsia="Georgia" w:hAnsi="Georgia" w:cs="Georgia"/>
          <w:sz w:val="19"/>
          <w:szCs w:val="19"/>
        </w:rPr>
      </w:pPr>
      <w:r>
        <w:rPr>
          <w:rFonts w:ascii="Georgia" w:eastAsia="Georgia" w:hAnsi="Georgia" w:cs="Georgia"/>
          <w:sz w:val="19"/>
          <w:szCs w:val="19"/>
        </w:rPr>
        <w:t>70.</w:t>
      </w:r>
      <w:r>
        <w:rPr>
          <w:rFonts w:ascii="Georgia" w:eastAsia="Georgia" w:hAnsi="Georgia" w:cs="Georgia"/>
          <w:spacing w:val="17"/>
          <w:sz w:val="19"/>
          <w:szCs w:val="19"/>
        </w:rPr>
        <w:t xml:space="preserve"> </w:t>
      </w:r>
      <w:proofErr w:type="spellStart"/>
      <w:r>
        <w:rPr>
          <w:rFonts w:ascii="Georgia" w:eastAsia="Georgia" w:hAnsi="Georgia" w:cs="Georgia"/>
          <w:sz w:val="19"/>
          <w:szCs w:val="19"/>
        </w:rPr>
        <w:t>Gevenois</w:t>
      </w:r>
      <w:proofErr w:type="spellEnd"/>
      <w:r>
        <w:rPr>
          <w:rFonts w:ascii="Georgia" w:eastAsia="Georgia" w:hAnsi="Georgia" w:cs="Georgia"/>
          <w:sz w:val="19"/>
          <w:szCs w:val="19"/>
        </w:rPr>
        <w:t>,</w:t>
      </w:r>
      <w:r>
        <w:rPr>
          <w:rFonts w:ascii="Georgia" w:eastAsia="Georgia" w:hAnsi="Georgia" w:cs="Georgia"/>
          <w:spacing w:val="5"/>
          <w:sz w:val="19"/>
          <w:szCs w:val="19"/>
        </w:rPr>
        <w:t xml:space="preserve"> </w:t>
      </w:r>
      <w:r>
        <w:rPr>
          <w:rFonts w:ascii="Georgia" w:eastAsia="Georgia" w:hAnsi="Georgia" w:cs="Georgia"/>
          <w:sz w:val="19"/>
          <w:szCs w:val="19"/>
        </w:rPr>
        <w:t>P.</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De</w:t>
      </w:r>
      <w:r>
        <w:rPr>
          <w:rFonts w:ascii="Georgia" w:eastAsia="Georgia" w:hAnsi="Georgia" w:cs="Georgia"/>
          <w:spacing w:val="-9"/>
          <w:sz w:val="19"/>
          <w:szCs w:val="19"/>
        </w:rPr>
        <w:t xml:space="preserve"> </w:t>
      </w:r>
      <w:proofErr w:type="spellStart"/>
      <w:r>
        <w:rPr>
          <w:rFonts w:ascii="Georgia" w:eastAsia="Georgia" w:hAnsi="Georgia" w:cs="Georgia"/>
          <w:sz w:val="19"/>
          <w:szCs w:val="19"/>
        </w:rPr>
        <w:t>Vuyst</w:t>
      </w:r>
      <w:proofErr w:type="spellEnd"/>
      <w:r>
        <w:rPr>
          <w:rFonts w:ascii="Georgia" w:eastAsia="Georgia" w:hAnsi="Georgia" w:cs="Georgia"/>
          <w:sz w:val="19"/>
          <w:szCs w:val="19"/>
        </w:rPr>
        <w:t>, P.,</w:t>
      </w:r>
      <w:r>
        <w:rPr>
          <w:rFonts w:ascii="Georgia" w:eastAsia="Georgia" w:hAnsi="Georgia" w:cs="Georgia"/>
          <w:spacing w:val="-4"/>
          <w:sz w:val="19"/>
          <w:szCs w:val="19"/>
        </w:rPr>
        <w:t xml:space="preserve"> </w:t>
      </w:r>
      <w:proofErr w:type="spellStart"/>
      <w:r>
        <w:rPr>
          <w:rFonts w:ascii="Georgia" w:eastAsia="Georgia" w:hAnsi="Georgia" w:cs="Georgia"/>
          <w:sz w:val="19"/>
          <w:szCs w:val="19"/>
        </w:rPr>
        <w:t>Sy</w:t>
      </w:r>
      <w:proofErr w:type="spellEnd"/>
      <w:r>
        <w:rPr>
          <w:rFonts w:ascii="Georgia" w:eastAsia="Georgia" w:hAnsi="Georgia" w:cs="Georgia"/>
          <w:sz w:val="19"/>
          <w:szCs w:val="19"/>
        </w:rPr>
        <w:t>,</w:t>
      </w:r>
      <w:r>
        <w:rPr>
          <w:rFonts w:ascii="Georgia" w:eastAsia="Georgia" w:hAnsi="Georgia" w:cs="Georgia"/>
          <w:spacing w:val="-6"/>
          <w:sz w:val="19"/>
          <w:szCs w:val="19"/>
        </w:rPr>
        <w:t xml:space="preserve"> </w:t>
      </w:r>
      <w:r>
        <w:rPr>
          <w:rFonts w:ascii="Georgia" w:eastAsia="Georgia" w:hAnsi="Georgia" w:cs="Georgia"/>
          <w:sz w:val="19"/>
          <w:szCs w:val="19"/>
        </w:rPr>
        <w:t>M.,</w:t>
      </w:r>
      <w:r>
        <w:rPr>
          <w:rFonts w:ascii="Georgia" w:eastAsia="Georgia" w:hAnsi="Georgia" w:cs="Georgia"/>
          <w:spacing w:val="-5"/>
          <w:sz w:val="19"/>
          <w:szCs w:val="19"/>
        </w:rPr>
        <w:t xml:space="preserve"> </w:t>
      </w:r>
      <w:proofErr w:type="spellStart"/>
      <w:r>
        <w:rPr>
          <w:rFonts w:ascii="Georgia" w:eastAsia="Georgia" w:hAnsi="Georgia" w:cs="Georgia"/>
          <w:sz w:val="19"/>
          <w:szCs w:val="19"/>
        </w:rPr>
        <w:t>Scillia</w:t>
      </w:r>
      <w:proofErr w:type="spellEnd"/>
      <w:r>
        <w:rPr>
          <w:rFonts w:ascii="Georgia" w:eastAsia="Georgia" w:hAnsi="Georgia" w:cs="Georgia"/>
          <w:sz w:val="19"/>
          <w:szCs w:val="19"/>
        </w:rPr>
        <w:t>,</w:t>
      </w:r>
      <w:r>
        <w:rPr>
          <w:rFonts w:ascii="Georgia" w:eastAsia="Georgia" w:hAnsi="Georgia" w:cs="Georgia"/>
          <w:spacing w:val="1"/>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proofErr w:type="spellStart"/>
      <w:r>
        <w:rPr>
          <w:rFonts w:ascii="Georgia" w:eastAsia="Georgia" w:hAnsi="Georgia" w:cs="Georgia"/>
          <w:sz w:val="19"/>
          <w:szCs w:val="19"/>
        </w:rPr>
        <w:t>Chaminade</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L.,</w:t>
      </w:r>
      <w:r>
        <w:rPr>
          <w:rFonts w:ascii="Georgia" w:eastAsia="Georgia" w:hAnsi="Georgia" w:cs="Georgia"/>
          <w:spacing w:val="-4"/>
          <w:sz w:val="19"/>
          <w:szCs w:val="19"/>
        </w:rPr>
        <w:t xml:space="preserve"> </w:t>
      </w:r>
      <w:proofErr w:type="spellStart"/>
      <w:r>
        <w:rPr>
          <w:rFonts w:ascii="Georgia" w:eastAsia="Georgia" w:hAnsi="Georgia" w:cs="Georgia"/>
          <w:sz w:val="19"/>
          <w:szCs w:val="19"/>
        </w:rPr>
        <w:t>Maertelaer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V.</w:t>
      </w:r>
      <w:r>
        <w:rPr>
          <w:rFonts w:ascii="Georgia" w:eastAsia="Georgia" w:hAnsi="Georgia" w:cs="Georgia"/>
          <w:spacing w:val="-9"/>
          <w:sz w:val="19"/>
          <w:szCs w:val="19"/>
        </w:rPr>
        <w:t xml:space="preserve"> </w:t>
      </w:r>
      <w:r>
        <w:rPr>
          <w:rFonts w:ascii="Georgia" w:eastAsia="Georgia" w:hAnsi="Georgia" w:cs="Georgia"/>
          <w:sz w:val="19"/>
          <w:szCs w:val="19"/>
        </w:rPr>
        <w:t>de,</w:t>
      </w:r>
      <w:r>
        <w:rPr>
          <w:rFonts w:ascii="Georgia" w:eastAsia="Georgia" w:hAnsi="Georgia" w:cs="Georgia"/>
          <w:spacing w:val="-5"/>
          <w:sz w:val="19"/>
          <w:szCs w:val="19"/>
        </w:rPr>
        <w:t xml:space="preserve"> </w:t>
      </w:r>
      <w:proofErr w:type="spellStart"/>
      <w:r>
        <w:rPr>
          <w:rFonts w:ascii="Georgia" w:eastAsia="Georgia" w:hAnsi="Georgia" w:cs="Georgia"/>
          <w:sz w:val="19"/>
          <w:szCs w:val="19"/>
        </w:rPr>
        <w:t>Zanen</w:t>
      </w:r>
      <w:proofErr w:type="spellEnd"/>
      <w:r>
        <w:rPr>
          <w:rFonts w:ascii="Georgia" w:eastAsia="Georgia" w:hAnsi="Georgia" w:cs="Georgia"/>
          <w:sz w:val="19"/>
          <w:szCs w:val="19"/>
        </w:rPr>
        <w:t>,</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5"/>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Yernault</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r>
        <w:rPr>
          <w:rFonts w:ascii="Georgia" w:eastAsia="Georgia" w:hAnsi="Georgia" w:cs="Georgia"/>
          <w:spacing w:val="-2"/>
          <w:w w:val="102"/>
          <w:sz w:val="19"/>
          <w:szCs w:val="19"/>
        </w:rPr>
        <w:t>“</w:t>
      </w:r>
      <w:r>
        <w:rPr>
          <w:rFonts w:ascii="Georgia" w:eastAsia="Georgia" w:hAnsi="Georgia" w:cs="Georgia"/>
          <w:b/>
          <w:bCs/>
          <w:w w:val="102"/>
          <w:sz w:val="19"/>
          <w:szCs w:val="19"/>
        </w:rPr>
        <w:t>Pulmonary</w:t>
      </w:r>
    </w:p>
    <w:p w14:paraId="6638098A" w14:textId="77777777" w:rsidR="00E61F9D" w:rsidRDefault="005C64D6">
      <w:pPr>
        <w:spacing w:before="33" w:after="0" w:line="240" w:lineRule="auto"/>
        <w:ind w:left="120" w:right="70"/>
        <w:jc w:val="both"/>
        <w:rPr>
          <w:rFonts w:ascii="Georgia" w:eastAsia="Georgia" w:hAnsi="Georgia" w:cs="Georgia"/>
          <w:sz w:val="19"/>
          <w:szCs w:val="19"/>
        </w:rPr>
      </w:pPr>
      <w:r>
        <w:rPr>
          <w:rFonts w:ascii="Georgia" w:eastAsia="Georgia" w:hAnsi="Georgia" w:cs="Georgia"/>
          <w:b/>
          <w:bCs/>
          <w:sz w:val="19"/>
          <w:szCs w:val="19"/>
        </w:rPr>
        <w:t>Emphysema:</w:t>
      </w:r>
      <w:r>
        <w:rPr>
          <w:rFonts w:ascii="Georgia" w:eastAsia="Georgia" w:hAnsi="Georgia" w:cs="Georgia"/>
          <w:b/>
          <w:bCs/>
          <w:spacing w:val="34"/>
          <w:sz w:val="19"/>
          <w:szCs w:val="19"/>
        </w:rPr>
        <w:t xml:space="preserve"> </w:t>
      </w:r>
      <w:r>
        <w:rPr>
          <w:rFonts w:ascii="Georgia" w:eastAsia="Georgia" w:hAnsi="Georgia" w:cs="Georgia"/>
          <w:b/>
          <w:bCs/>
          <w:sz w:val="19"/>
          <w:szCs w:val="19"/>
        </w:rPr>
        <w:t>Quantitative</w:t>
      </w:r>
      <w:r>
        <w:rPr>
          <w:rFonts w:ascii="Georgia" w:eastAsia="Georgia" w:hAnsi="Georgia" w:cs="Georgia"/>
          <w:b/>
          <w:bCs/>
          <w:spacing w:val="9"/>
          <w:sz w:val="19"/>
          <w:szCs w:val="19"/>
        </w:rPr>
        <w:t xml:space="preserve"> </w:t>
      </w:r>
      <w:r>
        <w:rPr>
          <w:rFonts w:ascii="Georgia" w:eastAsia="Georgia" w:hAnsi="Georgia" w:cs="Georgia"/>
          <w:b/>
          <w:bCs/>
          <w:sz w:val="19"/>
          <w:szCs w:val="19"/>
        </w:rPr>
        <w:t>CT</w:t>
      </w:r>
      <w:r>
        <w:rPr>
          <w:rFonts w:ascii="Georgia" w:eastAsia="Georgia" w:hAnsi="Georgia" w:cs="Georgia"/>
          <w:b/>
          <w:bCs/>
          <w:spacing w:val="-10"/>
          <w:sz w:val="19"/>
          <w:szCs w:val="19"/>
        </w:rPr>
        <w:t xml:space="preserve"> </w:t>
      </w:r>
      <w:r>
        <w:rPr>
          <w:rFonts w:ascii="Georgia" w:eastAsia="Georgia" w:hAnsi="Georgia" w:cs="Georgia"/>
          <w:b/>
          <w:bCs/>
          <w:sz w:val="19"/>
          <w:szCs w:val="19"/>
        </w:rPr>
        <w:t>During</w:t>
      </w:r>
      <w:r>
        <w:rPr>
          <w:rFonts w:ascii="Georgia" w:eastAsia="Georgia" w:hAnsi="Georgia" w:cs="Georgia"/>
          <w:b/>
          <w:bCs/>
          <w:spacing w:val="-1"/>
          <w:sz w:val="19"/>
          <w:szCs w:val="19"/>
        </w:rPr>
        <w:t xml:space="preserve"> </w:t>
      </w:r>
      <w:r>
        <w:rPr>
          <w:rFonts w:ascii="Georgia" w:eastAsia="Georgia" w:hAnsi="Georgia" w:cs="Georgia"/>
          <w:b/>
          <w:bCs/>
          <w:sz w:val="19"/>
          <w:szCs w:val="19"/>
        </w:rPr>
        <w:t>Expiratio</w:t>
      </w:r>
      <w:r>
        <w:rPr>
          <w:rFonts w:ascii="Georgia" w:eastAsia="Georgia" w:hAnsi="Georgia" w:cs="Georgia"/>
          <w:b/>
          <w:bCs/>
          <w:spacing w:val="-1"/>
          <w:sz w:val="19"/>
          <w:szCs w:val="19"/>
        </w:rPr>
        <w:t>n</w:t>
      </w:r>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i/>
          <w:sz w:val="19"/>
          <w:szCs w:val="19"/>
        </w:rPr>
        <w:t>Radiology</w:t>
      </w:r>
      <w:r>
        <w:rPr>
          <w:rFonts w:ascii="Georgia" w:eastAsia="Georgia" w:hAnsi="Georgia" w:cs="Georgia"/>
          <w:i/>
          <w:spacing w:val="-14"/>
          <w:sz w:val="19"/>
          <w:szCs w:val="19"/>
        </w:rPr>
        <w:t xml:space="preserve"> </w:t>
      </w:r>
      <w:r>
        <w:rPr>
          <w:rFonts w:ascii="Georgia" w:eastAsia="Georgia" w:hAnsi="Georgia" w:cs="Georgia"/>
          <w:sz w:val="19"/>
          <w:szCs w:val="19"/>
        </w:rPr>
        <w:t>199,</w:t>
      </w:r>
      <w:r>
        <w:rPr>
          <w:rFonts w:ascii="Georgia" w:eastAsia="Georgia" w:hAnsi="Georgia" w:cs="Georgia"/>
          <w:spacing w:val="-1"/>
          <w:sz w:val="19"/>
          <w:szCs w:val="19"/>
        </w:rPr>
        <w:t xml:space="preserve"> </w:t>
      </w:r>
      <w:r>
        <w:rPr>
          <w:rFonts w:ascii="Georgia" w:eastAsia="Georgia" w:hAnsi="Georgia" w:cs="Georgia"/>
          <w:sz w:val="19"/>
          <w:szCs w:val="19"/>
        </w:rPr>
        <w:t>no.</w:t>
      </w:r>
      <w:r>
        <w:rPr>
          <w:rFonts w:ascii="Georgia" w:eastAsia="Georgia" w:hAnsi="Georgia" w:cs="Georgia"/>
          <w:spacing w:val="17"/>
          <w:sz w:val="19"/>
          <w:szCs w:val="19"/>
        </w:rPr>
        <w:t xml:space="preserve"> </w:t>
      </w:r>
      <w:r>
        <w:rPr>
          <w:rFonts w:ascii="Georgia" w:eastAsia="Georgia" w:hAnsi="Georgia" w:cs="Georgia"/>
          <w:sz w:val="19"/>
          <w:szCs w:val="19"/>
        </w:rPr>
        <w:t>3</w:t>
      </w:r>
      <w:r>
        <w:rPr>
          <w:rFonts w:ascii="Georgia" w:eastAsia="Georgia" w:hAnsi="Georgia" w:cs="Georgia"/>
          <w:spacing w:val="-12"/>
          <w:sz w:val="19"/>
          <w:szCs w:val="19"/>
        </w:rPr>
        <w:t xml:space="preserve"> </w:t>
      </w:r>
      <w:r>
        <w:rPr>
          <w:rFonts w:ascii="Georgia" w:eastAsia="Georgia" w:hAnsi="Georgia" w:cs="Georgia"/>
          <w:sz w:val="19"/>
          <w:szCs w:val="19"/>
        </w:rPr>
        <w:t>(1996):</w:t>
      </w:r>
      <w:r>
        <w:rPr>
          <w:rFonts w:ascii="Georgia" w:eastAsia="Georgia" w:hAnsi="Georgia" w:cs="Georgia"/>
          <w:spacing w:val="21"/>
          <w:sz w:val="19"/>
          <w:szCs w:val="19"/>
        </w:rPr>
        <w:t xml:space="preserve"> </w:t>
      </w:r>
      <w:r>
        <w:rPr>
          <w:rFonts w:ascii="Georgia" w:eastAsia="Georgia" w:hAnsi="Georgia" w:cs="Georgia"/>
          <w:sz w:val="19"/>
          <w:szCs w:val="19"/>
        </w:rPr>
        <w:t>825–9.</w:t>
      </w:r>
      <w:r>
        <w:rPr>
          <w:rFonts w:ascii="Georgia" w:eastAsia="Georgia" w:hAnsi="Georgia" w:cs="Georgia"/>
          <w:spacing w:val="24"/>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4">
        <w:r>
          <w:rPr>
            <w:rFonts w:ascii="Georgia" w:eastAsia="Georgia" w:hAnsi="Georgia" w:cs="Georgia"/>
            <w:color w:val="0000FF"/>
            <w:w w:val="102"/>
            <w:sz w:val="19"/>
            <w:szCs w:val="19"/>
          </w:rPr>
          <w:t>10.1148/radiology.199.3.8638012</w:t>
        </w:r>
      </w:hyperlink>
    </w:p>
    <w:p w14:paraId="0ED2DA16" w14:textId="77777777" w:rsidR="00E61F9D" w:rsidRDefault="005C64D6">
      <w:pPr>
        <w:spacing w:before="93" w:after="0" w:line="277" w:lineRule="auto"/>
        <w:ind w:left="120" w:right="464" w:hanging="5"/>
        <w:jc w:val="both"/>
        <w:rPr>
          <w:rFonts w:ascii="Georgia" w:eastAsia="Georgia" w:hAnsi="Georgia" w:cs="Georgia"/>
          <w:sz w:val="19"/>
          <w:szCs w:val="19"/>
        </w:rPr>
      </w:pPr>
      <w:r>
        <w:rPr>
          <w:rFonts w:ascii="Georgia" w:eastAsia="Georgia" w:hAnsi="Georgia" w:cs="Georgia"/>
          <w:sz w:val="19"/>
          <w:szCs w:val="19"/>
        </w:rPr>
        <w:t>71.</w:t>
      </w:r>
      <w:r>
        <w:rPr>
          <w:rFonts w:ascii="Georgia" w:eastAsia="Georgia" w:hAnsi="Georgia" w:cs="Georgia"/>
          <w:spacing w:val="22"/>
          <w:sz w:val="19"/>
          <w:szCs w:val="19"/>
        </w:rPr>
        <w:t xml:space="preserve"> </w:t>
      </w:r>
      <w:r>
        <w:rPr>
          <w:rFonts w:ascii="Georgia" w:eastAsia="Georgia" w:hAnsi="Georgia" w:cs="Georgia"/>
          <w:sz w:val="19"/>
          <w:szCs w:val="19"/>
        </w:rPr>
        <w:t>Hoffman,</w:t>
      </w:r>
      <w:r>
        <w:rPr>
          <w:rFonts w:ascii="Georgia" w:eastAsia="Georgia" w:hAnsi="Georgia" w:cs="Georgia"/>
          <w:spacing w:val="17"/>
          <w:sz w:val="19"/>
          <w:szCs w:val="19"/>
        </w:rPr>
        <w:t xml:space="preserve"> </w:t>
      </w:r>
      <w:r>
        <w:rPr>
          <w:rFonts w:ascii="Georgia" w:eastAsia="Georgia" w:hAnsi="Georgia" w:cs="Georgia"/>
          <w:sz w:val="19"/>
          <w:szCs w:val="19"/>
        </w:rPr>
        <w:t>E.</w:t>
      </w:r>
      <w:r>
        <w:rPr>
          <w:rFonts w:ascii="Georgia" w:eastAsia="Georgia" w:hAnsi="Georgia" w:cs="Georgia"/>
          <w:spacing w:val="4"/>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Simon,</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r>
        <w:rPr>
          <w:rFonts w:ascii="Georgia" w:eastAsia="Georgia" w:hAnsi="Georgia" w:cs="Georgia"/>
          <w:sz w:val="19"/>
          <w:szCs w:val="19"/>
        </w:rPr>
        <w:t>McLennan,</w:t>
      </w:r>
      <w:r>
        <w:rPr>
          <w:rFonts w:ascii="Georgia" w:eastAsia="Georgia" w:hAnsi="Georgia" w:cs="Georgia"/>
          <w:spacing w:val="20"/>
          <w:sz w:val="19"/>
          <w:szCs w:val="19"/>
        </w:rPr>
        <w:t xml:space="preserve"> </w:t>
      </w:r>
      <w:r>
        <w:rPr>
          <w:rFonts w:ascii="Georgia" w:eastAsia="Georgia" w:hAnsi="Georgia" w:cs="Georgia"/>
          <w:sz w:val="19"/>
          <w:szCs w:val="19"/>
        </w:rPr>
        <w:t>G.</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State</w:t>
      </w:r>
      <w:r>
        <w:rPr>
          <w:rFonts w:ascii="Georgia" w:eastAsia="Georgia" w:hAnsi="Georgia" w:cs="Georgia"/>
          <w:b/>
          <w:bCs/>
          <w:spacing w:val="12"/>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the</w:t>
      </w:r>
      <w:r>
        <w:rPr>
          <w:rFonts w:ascii="Georgia" w:eastAsia="Georgia" w:hAnsi="Georgia" w:cs="Georgia"/>
          <w:b/>
          <w:bCs/>
          <w:spacing w:val="7"/>
          <w:sz w:val="19"/>
          <w:szCs w:val="19"/>
        </w:rPr>
        <w:t xml:space="preserve"> </w:t>
      </w:r>
      <w:r>
        <w:rPr>
          <w:rFonts w:ascii="Georgia" w:eastAsia="Georgia" w:hAnsi="Georgia" w:cs="Georgia"/>
          <w:b/>
          <w:bCs/>
          <w:sz w:val="19"/>
          <w:szCs w:val="19"/>
        </w:rPr>
        <w:t>Art.</w:t>
      </w:r>
      <w:r>
        <w:rPr>
          <w:rFonts w:ascii="Georgia" w:eastAsia="Georgia" w:hAnsi="Georgia" w:cs="Georgia"/>
          <w:b/>
          <w:bCs/>
          <w:spacing w:val="26"/>
          <w:sz w:val="19"/>
          <w:szCs w:val="19"/>
        </w:rPr>
        <w:t xml:space="preserve"> </w:t>
      </w:r>
      <w:proofErr w:type="gramStart"/>
      <w:r>
        <w:rPr>
          <w:rFonts w:ascii="Georgia" w:eastAsia="Georgia" w:hAnsi="Georgia" w:cs="Georgia"/>
          <w:b/>
          <w:bCs/>
          <w:sz w:val="19"/>
          <w:szCs w:val="19"/>
        </w:rPr>
        <w:t>a</w:t>
      </w:r>
      <w:proofErr w:type="gramEnd"/>
      <w:r>
        <w:rPr>
          <w:rFonts w:ascii="Georgia" w:eastAsia="Georgia" w:hAnsi="Georgia" w:cs="Georgia"/>
          <w:b/>
          <w:bCs/>
          <w:spacing w:val="3"/>
          <w:sz w:val="19"/>
          <w:szCs w:val="19"/>
        </w:rPr>
        <w:t xml:space="preserve"> </w:t>
      </w:r>
      <w:r>
        <w:rPr>
          <w:rFonts w:ascii="Georgia" w:eastAsia="Georgia" w:hAnsi="Georgia" w:cs="Georgia"/>
          <w:b/>
          <w:bCs/>
          <w:sz w:val="19"/>
          <w:szCs w:val="19"/>
        </w:rPr>
        <w:t>Structural</w:t>
      </w:r>
      <w:r>
        <w:rPr>
          <w:rFonts w:ascii="Georgia" w:eastAsia="Georgia" w:hAnsi="Georgia" w:cs="Georgia"/>
          <w:b/>
          <w:bCs/>
          <w:spacing w:val="21"/>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Functional</w:t>
      </w:r>
      <w:r>
        <w:rPr>
          <w:rFonts w:ascii="Georgia" w:eastAsia="Georgia" w:hAnsi="Georgia" w:cs="Georgia"/>
          <w:b/>
          <w:bCs/>
          <w:spacing w:val="22"/>
          <w:sz w:val="19"/>
          <w:szCs w:val="19"/>
        </w:rPr>
        <w:t xml:space="preserve"> </w:t>
      </w:r>
      <w:r>
        <w:rPr>
          <w:rFonts w:ascii="Georgia" w:eastAsia="Georgia" w:hAnsi="Georgia" w:cs="Georgia"/>
          <w:b/>
          <w:bCs/>
          <w:sz w:val="19"/>
          <w:szCs w:val="19"/>
        </w:rPr>
        <w:t>Assessment</w:t>
      </w:r>
      <w:r>
        <w:rPr>
          <w:rFonts w:ascii="Georgia" w:eastAsia="Georgia" w:hAnsi="Georgia" w:cs="Georgia"/>
          <w:b/>
          <w:bCs/>
          <w:spacing w:val="24"/>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w w:val="102"/>
          <w:sz w:val="19"/>
          <w:szCs w:val="19"/>
        </w:rPr>
        <w:t xml:space="preserve">the </w:t>
      </w:r>
      <w:r>
        <w:rPr>
          <w:rFonts w:ascii="Georgia" w:eastAsia="Georgia" w:hAnsi="Georgia" w:cs="Georgia"/>
          <w:b/>
          <w:bCs/>
          <w:sz w:val="19"/>
          <w:szCs w:val="19"/>
        </w:rPr>
        <w:t>Lung</w:t>
      </w:r>
      <w:r>
        <w:rPr>
          <w:rFonts w:ascii="Georgia" w:eastAsia="Georgia" w:hAnsi="Georgia" w:cs="Georgia"/>
          <w:b/>
          <w:bCs/>
          <w:spacing w:val="20"/>
          <w:sz w:val="19"/>
          <w:szCs w:val="19"/>
        </w:rPr>
        <w:t xml:space="preserve"> </w:t>
      </w:r>
      <w:r>
        <w:rPr>
          <w:rFonts w:ascii="Georgia" w:eastAsia="Georgia" w:hAnsi="Georgia" w:cs="Georgia"/>
          <w:b/>
          <w:bCs/>
          <w:sz w:val="19"/>
          <w:szCs w:val="19"/>
        </w:rPr>
        <w:t>via</w:t>
      </w:r>
      <w:r>
        <w:rPr>
          <w:rFonts w:ascii="Georgia" w:eastAsia="Georgia" w:hAnsi="Georgia" w:cs="Georgia"/>
          <w:b/>
          <w:bCs/>
          <w:spacing w:val="17"/>
          <w:sz w:val="19"/>
          <w:szCs w:val="19"/>
        </w:rPr>
        <w:t xml:space="preserve"> </w:t>
      </w:r>
      <w:proofErr w:type="spellStart"/>
      <w:r>
        <w:rPr>
          <w:rFonts w:ascii="Georgia" w:eastAsia="Georgia" w:hAnsi="Georgia" w:cs="Georgia"/>
          <w:b/>
          <w:bCs/>
          <w:sz w:val="19"/>
          <w:szCs w:val="19"/>
        </w:rPr>
        <w:t>Multidetector</w:t>
      </w:r>
      <w:proofErr w:type="spellEnd"/>
      <w:r>
        <w:rPr>
          <w:rFonts w:ascii="Georgia" w:eastAsia="Georgia" w:hAnsi="Georgia" w:cs="Georgia"/>
          <w:b/>
          <w:bCs/>
          <w:sz w:val="19"/>
          <w:szCs w:val="19"/>
        </w:rPr>
        <w:t>-Row</w:t>
      </w:r>
      <w:r>
        <w:rPr>
          <w:rFonts w:ascii="Georgia" w:eastAsia="Georgia" w:hAnsi="Georgia" w:cs="Georgia"/>
          <w:b/>
          <w:bCs/>
          <w:spacing w:val="47"/>
          <w:sz w:val="19"/>
          <w:szCs w:val="19"/>
        </w:rPr>
        <w:t xml:space="preserve"> </w:t>
      </w:r>
      <w:r>
        <w:rPr>
          <w:rFonts w:ascii="Georgia" w:eastAsia="Georgia" w:hAnsi="Georgia" w:cs="Georgia"/>
          <w:b/>
          <w:bCs/>
          <w:sz w:val="19"/>
          <w:szCs w:val="19"/>
        </w:rPr>
        <w:t>Computed</w:t>
      </w:r>
      <w:r>
        <w:rPr>
          <w:rFonts w:ascii="Georgia" w:eastAsia="Georgia" w:hAnsi="Georgia" w:cs="Georgia"/>
          <w:b/>
          <w:bCs/>
          <w:spacing w:val="31"/>
          <w:sz w:val="19"/>
          <w:szCs w:val="19"/>
        </w:rPr>
        <w:t xml:space="preserve"> </w:t>
      </w:r>
      <w:r>
        <w:rPr>
          <w:rFonts w:ascii="Georgia" w:eastAsia="Georgia" w:hAnsi="Georgia" w:cs="Georgia"/>
          <w:b/>
          <w:bCs/>
          <w:sz w:val="19"/>
          <w:szCs w:val="19"/>
        </w:rPr>
        <w:t xml:space="preserve">Tomography: </w:t>
      </w:r>
      <w:r>
        <w:rPr>
          <w:rFonts w:ascii="Georgia" w:eastAsia="Georgia" w:hAnsi="Georgia" w:cs="Georgia"/>
          <w:b/>
          <w:bCs/>
          <w:spacing w:val="14"/>
          <w:sz w:val="19"/>
          <w:szCs w:val="19"/>
        </w:rPr>
        <w:t xml:space="preserve"> </w:t>
      </w:r>
      <w:proofErr w:type="spellStart"/>
      <w:r>
        <w:rPr>
          <w:rFonts w:ascii="Georgia" w:eastAsia="Georgia" w:hAnsi="Georgia" w:cs="Georgia"/>
          <w:b/>
          <w:bCs/>
          <w:sz w:val="19"/>
          <w:szCs w:val="19"/>
        </w:rPr>
        <w:t>Phenotyping</w:t>
      </w:r>
      <w:proofErr w:type="spellEnd"/>
      <w:r>
        <w:rPr>
          <w:rFonts w:ascii="Georgia" w:eastAsia="Georgia" w:hAnsi="Georgia" w:cs="Georgia"/>
          <w:b/>
          <w:bCs/>
          <w:spacing w:val="36"/>
          <w:sz w:val="19"/>
          <w:szCs w:val="19"/>
        </w:rPr>
        <w:t xml:space="preserve"> </w:t>
      </w:r>
      <w:r>
        <w:rPr>
          <w:rFonts w:ascii="Georgia" w:eastAsia="Georgia" w:hAnsi="Georgia" w:cs="Georgia"/>
          <w:b/>
          <w:bCs/>
          <w:sz w:val="19"/>
          <w:szCs w:val="19"/>
        </w:rPr>
        <w:t>Chronic</w:t>
      </w:r>
      <w:r>
        <w:rPr>
          <w:rFonts w:ascii="Georgia" w:eastAsia="Georgia" w:hAnsi="Georgia" w:cs="Georgia"/>
          <w:b/>
          <w:bCs/>
          <w:spacing w:val="26"/>
          <w:sz w:val="19"/>
          <w:szCs w:val="19"/>
        </w:rPr>
        <w:t xml:space="preserve"> </w:t>
      </w:r>
      <w:r>
        <w:rPr>
          <w:rFonts w:ascii="Georgia" w:eastAsia="Georgia" w:hAnsi="Georgia" w:cs="Georgia"/>
          <w:b/>
          <w:bCs/>
          <w:sz w:val="19"/>
          <w:szCs w:val="19"/>
        </w:rPr>
        <w:t>Obstructive</w:t>
      </w:r>
      <w:r>
        <w:rPr>
          <w:rFonts w:ascii="Georgia" w:eastAsia="Georgia" w:hAnsi="Georgia" w:cs="Georgia"/>
          <w:b/>
          <w:bCs/>
          <w:spacing w:val="34"/>
          <w:sz w:val="19"/>
          <w:szCs w:val="19"/>
        </w:rPr>
        <w:t xml:space="preserve"> </w:t>
      </w:r>
      <w:r>
        <w:rPr>
          <w:rFonts w:ascii="Georgia" w:eastAsia="Georgia" w:hAnsi="Georgia" w:cs="Georgia"/>
          <w:b/>
          <w:bCs/>
          <w:sz w:val="19"/>
          <w:szCs w:val="19"/>
        </w:rPr>
        <w:t>Pulmonary</w:t>
      </w:r>
      <w:r>
        <w:rPr>
          <w:rFonts w:ascii="Georgia" w:eastAsia="Georgia" w:hAnsi="Georgia" w:cs="Georgia"/>
          <w:b/>
          <w:bCs/>
          <w:spacing w:val="33"/>
          <w:sz w:val="19"/>
          <w:szCs w:val="19"/>
        </w:rPr>
        <w:t xml:space="preserve"> </w:t>
      </w:r>
      <w:r>
        <w:rPr>
          <w:rFonts w:ascii="Georgia" w:eastAsia="Georgia" w:hAnsi="Georgia" w:cs="Georgia"/>
          <w:b/>
          <w:bCs/>
          <w:w w:val="102"/>
          <w:sz w:val="19"/>
          <w:szCs w:val="19"/>
        </w:rPr>
        <w:t>Diseas</w:t>
      </w:r>
      <w:r>
        <w:rPr>
          <w:rFonts w:ascii="Georgia" w:eastAsia="Georgia" w:hAnsi="Georgia" w:cs="Georgia"/>
          <w:b/>
          <w:bCs/>
          <w:spacing w:val="-2"/>
          <w:w w:val="102"/>
          <w:sz w:val="19"/>
          <w:szCs w:val="19"/>
        </w:rPr>
        <w:t>e</w:t>
      </w:r>
      <w:r>
        <w:rPr>
          <w:rFonts w:ascii="Georgia" w:eastAsia="Georgia" w:hAnsi="Georgia" w:cs="Georgia"/>
          <w:w w:val="102"/>
          <w:sz w:val="19"/>
          <w:szCs w:val="19"/>
        </w:rPr>
        <w:t xml:space="preserve">” </w:t>
      </w:r>
      <w:proofErr w:type="spellStart"/>
      <w:r>
        <w:rPr>
          <w:rFonts w:ascii="Georgia" w:eastAsia="Georgia" w:hAnsi="Georgia" w:cs="Georgia"/>
          <w:i/>
          <w:sz w:val="19"/>
          <w:szCs w:val="19"/>
        </w:rPr>
        <w:t>Proc</w:t>
      </w:r>
      <w:proofErr w:type="spellEnd"/>
      <w:r>
        <w:rPr>
          <w:rFonts w:ascii="Georgia" w:eastAsia="Georgia" w:hAnsi="Georgia" w:cs="Georgia"/>
          <w:i/>
          <w:sz w:val="19"/>
          <w:szCs w:val="19"/>
        </w:rPr>
        <w:t xml:space="preserve"> Am </w:t>
      </w:r>
      <w:proofErr w:type="spellStart"/>
      <w:r>
        <w:rPr>
          <w:rFonts w:ascii="Georgia" w:eastAsia="Georgia" w:hAnsi="Georgia" w:cs="Georgia"/>
          <w:i/>
          <w:sz w:val="19"/>
          <w:szCs w:val="19"/>
        </w:rPr>
        <w:t>Thorac</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Soc</w:t>
      </w:r>
      <w:proofErr w:type="spellEnd"/>
      <w:r>
        <w:rPr>
          <w:rFonts w:ascii="Georgia" w:eastAsia="Georgia" w:hAnsi="Georgia" w:cs="Georgia"/>
          <w:i/>
          <w:spacing w:val="1"/>
          <w:sz w:val="19"/>
          <w:szCs w:val="19"/>
        </w:rPr>
        <w:t xml:space="preserve"> </w:t>
      </w:r>
      <w:r>
        <w:rPr>
          <w:rFonts w:ascii="Georgia" w:eastAsia="Georgia" w:hAnsi="Georgia" w:cs="Georgia"/>
          <w:sz w:val="19"/>
          <w:szCs w:val="19"/>
        </w:rPr>
        <w:t>3,</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(2006):</w:t>
      </w:r>
      <w:r>
        <w:rPr>
          <w:rFonts w:ascii="Georgia" w:eastAsia="Georgia" w:hAnsi="Georgia" w:cs="Georgia"/>
          <w:spacing w:val="30"/>
          <w:sz w:val="19"/>
          <w:szCs w:val="19"/>
        </w:rPr>
        <w:t xml:space="preserve"> </w:t>
      </w:r>
      <w:r>
        <w:rPr>
          <w:rFonts w:ascii="Georgia" w:eastAsia="Georgia" w:hAnsi="Georgia" w:cs="Georgia"/>
          <w:sz w:val="19"/>
          <w:szCs w:val="19"/>
        </w:rPr>
        <w:t>519–32.</w:t>
      </w:r>
      <w:r>
        <w:rPr>
          <w:rFonts w:ascii="Georgia" w:eastAsia="Georgia" w:hAnsi="Georgia" w:cs="Georgia"/>
          <w:spacing w:val="30"/>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5">
        <w:r>
          <w:rPr>
            <w:rFonts w:ascii="Georgia" w:eastAsia="Georgia" w:hAnsi="Georgia" w:cs="Georgia"/>
            <w:color w:val="0000FF"/>
            <w:w w:val="102"/>
            <w:sz w:val="19"/>
            <w:szCs w:val="19"/>
          </w:rPr>
          <w:t>10.1513/pats.200603-086MS</w:t>
        </w:r>
      </w:hyperlink>
    </w:p>
    <w:p w14:paraId="4A05477F" w14:textId="77777777" w:rsidR="00E61F9D" w:rsidRDefault="005C64D6">
      <w:pPr>
        <w:spacing w:before="60" w:after="0"/>
        <w:ind w:left="120" w:right="487" w:hanging="5"/>
        <w:jc w:val="both"/>
        <w:rPr>
          <w:rFonts w:ascii="Georgia" w:eastAsia="Georgia" w:hAnsi="Georgia" w:cs="Georgia"/>
          <w:sz w:val="19"/>
          <w:szCs w:val="19"/>
        </w:rPr>
      </w:pPr>
      <w:r>
        <w:rPr>
          <w:rFonts w:ascii="Georgia" w:eastAsia="Georgia" w:hAnsi="Georgia" w:cs="Georgia"/>
          <w:sz w:val="19"/>
          <w:szCs w:val="19"/>
        </w:rPr>
        <w:t xml:space="preserve">72. </w:t>
      </w:r>
      <w:r>
        <w:rPr>
          <w:rFonts w:ascii="Georgia" w:eastAsia="Georgia" w:hAnsi="Georgia" w:cs="Georgia"/>
          <w:spacing w:val="7"/>
          <w:sz w:val="19"/>
          <w:szCs w:val="19"/>
        </w:rPr>
        <w:t xml:space="preserve"> </w:t>
      </w:r>
      <w:r>
        <w:rPr>
          <w:rFonts w:ascii="Georgia" w:eastAsia="Georgia" w:hAnsi="Georgia" w:cs="Georgia"/>
          <w:sz w:val="19"/>
          <w:szCs w:val="19"/>
        </w:rPr>
        <w:t>Gee,</w:t>
      </w:r>
      <w:r>
        <w:rPr>
          <w:rFonts w:ascii="Georgia" w:eastAsia="Georgia" w:hAnsi="Georgia" w:cs="Georgia"/>
          <w:spacing w:val="21"/>
          <w:sz w:val="19"/>
          <w:szCs w:val="19"/>
        </w:rPr>
        <w:t xml:space="preserve"> </w:t>
      </w:r>
      <w:r>
        <w:rPr>
          <w:rFonts w:ascii="Georgia" w:eastAsia="Georgia" w:hAnsi="Georgia" w:cs="Georgia"/>
          <w:sz w:val="19"/>
          <w:szCs w:val="19"/>
        </w:rPr>
        <w:t>J.,</w:t>
      </w:r>
      <w:r>
        <w:rPr>
          <w:rFonts w:ascii="Georgia" w:eastAsia="Georgia" w:hAnsi="Georgia" w:cs="Georgia"/>
          <w:spacing w:val="20"/>
          <w:sz w:val="19"/>
          <w:szCs w:val="19"/>
        </w:rPr>
        <w:t xml:space="preserve"> </w:t>
      </w:r>
      <w:proofErr w:type="spellStart"/>
      <w:r>
        <w:rPr>
          <w:rFonts w:ascii="Georgia" w:eastAsia="Georgia" w:hAnsi="Georgia" w:cs="Georgia"/>
          <w:sz w:val="19"/>
          <w:szCs w:val="19"/>
        </w:rPr>
        <w:t>Sundaram</w:t>
      </w:r>
      <w:proofErr w:type="spellEnd"/>
      <w:r>
        <w:rPr>
          <w:rFonts w:ascii="Georgia" w:eastAsia="Georgia" w:hAnsi="Georgia" w:cs="Georgia"/>
          <w:sz w:val="19"/>
          <w:szCs w:val="19"/>
        </w:rPr>
        <w:t>,</w:t>
      </w:r>
      <w:r>
        <w:rPr>
          <w:rFonts w:ascii="Georgia" w:eastAsia="Georgia" w:hAnsi="Georgia" w:cs="Georgia"/>
          <w:spacing w:val="32"/>
          <w:sz w:val="19"/>
          <w:szCs w:val="19"/>
        </w:rPr>
        <w:t xml:space="preserve"> </w:t>
      </w:r>
      <w:r>
        <w:rPr>
          <w:rFonts w:ascii="Georgia" w:eastAsia="Georgia" w:hAnsi="Georgia" w:cs="Georgia"/>
          <w:sz w:val="19"/>
          <w:szCs w:val="19"/>
        </w:rPr>
        <w:t>T.,</w:t>
      </w:r>
      <w:r>
        <w:rPr>
          <w:rFonts w:ascii="Georgia" w:eastAsia="Georgia" w:hAnsi="Georgia" w:cs="Georgia"/>
          <w:spacing w:val="21"/>
          <w:sz w:val="19"/>
          <w:szCs w:val="19"/>
        </w:rPr>
        <w:t xml:space="preserve"> </w:t>
      </w:r>
      <w:r>
        <w:rPr>
          <w:rFonts w:ascii="Georgia" w:eastAsia="Georgia" w:hAnsi="Georgia" w:cs="Georgia"/>
          <w:sz w:val="19"/>
          <w:szCs w:val="19"/>
        </w:rPr>
        <w:t>Hasegawa,</w:t>
      </w:r>
      <w:r>
        <w:rPr>
          <w:rFonts w:ascii="Georgia" w:eastAsia="Georgia" w:hAnsi="Georgia" w:cs="Georgia"/>
          <w:spacing w:val="32"/>
          <w:sz w:val="19"/>
          <w:szCs w:val="19"/>
        </w:rPr>
        <w:t xml:space="preserve"> </w:t>
      </w:r>
      <w:r>
        <w:rPr>
          <w:rFonts w:ascii="Georgia" w:eastAsia="Georgia" w:hAnsi="Georgia" w:cs="Georgia"/>
          <w:sz w:val="19"/>
          <w:szCs w:val="19"/>
        </w:rPr>
        <w:t>I.,</w:t>
      </w:r>
      <w:r>
        <w:rPr>
          <w:rFonts w:ascii="Georgia" w:eastAsia="Georgia" w:hAnsi="Georgia" w:cs="Georgia"/>
          <w:spacing w:val="19"/>
          <w:sz w:val="19"/>
          <w:szCs w:val="19"/>
        </w:rPr>
        <w:t xml:space="preserve"> </w:t>
      </w:r>
      <w:proofErr w:type="spellStart"/>
      <w:r>
        <w:rPr>
          <w:rFonts w:ascii="Georgia" w:eastAsia="Georgia" w:hAnsi="Georgia" w:cs="Georgia"/>
          <w:sz w:val="19"/>
          <w:szCs w:val="19"/>
        </w:rPr>
        <w:t>Uematsu</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H.,</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8"/>
          <w:sz w:val="19"/>
          <w:szCs w:val="19"/>
        </w:rPr>
        <w:t xml:space="preserve"> </w:t>
      </w:r>
      <w:proofErr w:type="spellStart"/>
      <w:r>
        <w:rPr>
          <w:rFonts w:ascii="Georgia" w:eastAsia="Georgia" w:hAnsi="Georgia" w:cs="Georgia"/>
          <w:sz w:val="19"/>
          <w:szCs w:val="19"/>
        </w:rPr>
        <w:t>Hatabu</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H.</w:t>
      </w:r>
      <w:r>
        <w:rPr>
          <w:rFonts w:ascii="Georgia" w:eastAsia="Georgia" w:hAnsi="Georgia" w:cs="Georgia"/>
          <w:spacing w:val="16"/>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Characterization</w:t>
      </w:r>
      <w:r>
        <w:rPr>
          <w:rFonts w:ascii="Georgia" w:eastAsia="Georgia" w:hAnsi="Georgia" w:cs="Georgia"/>
          <w:b/>
          <w:bCs/>
          <w:spacing w:val="46"/>
          <w:sz w:val="19"/>
          <w:szCs w:val="19"/>
        </w:rPr>
        <w:t xml:space="preserve"> </w:t>
      </w:r>
      <w:r>
        <w:rPr>
          <w:rFonts w:ascii="Georgia" w:eastAsia="Georgia" w:hAnsi="Georgia" w:cs="Georgia"/>
          <w:b/>
          <w:bCs/>
          <w:sz w:val="19"/>
          <w:szCs w:val="19"/>
        </w:rPr>
        <w:t>of</w:t>
      </w:r>
      <w:r>
        <w:rPr>
          <w:rFonts w:ascii="Georgia" w:eastAsia="Georgia" w:hAnsi="Georgia" w:cs="Georgia"/>
          <w:b/>
          <w:bCs/>
          <w:spacing w:val="16"/>
          <w:sz w:val="19"/>
          <w:szCs w:val="19"/>
        </w:rPr>
        <w:t xml:space="preserve"> </w:t>
      </w:r>
      <w:r>
        <w:rPr>
          <w:rFonts w:ascii="Georgia" w:eastAsia="Georgia" w:hAnsi="Georgia" w:cs="Georgia"/>
          <w:b/>
          <w:bCs/>
          <w:sz w:val="19"/>
          <w:szCs w:val="19"/>
        </w:rPr>
        <w:t>Regional</w:t>
      </w:r>
      <w:r>
        <w:rPr>
          <w:rFonts w:ascii="Georgia" w:eastAsia="Georgia" w:hAnsi="Georgia" w:cs="Georgia"/>
          <w:b/>
          <w:bCs/>
          <w:spacing w:val="29"/>
          <w:sz w:val="19"/>
          <w:szCs w:val="19"/>
        </w:rPr>
        <w:t xml:space="preserve"> </w:t>
      </w:r>
      <w:r>
        <w:rPr>
          <w:rFonts w:ascii="Georgia" w:eastAsia="Georgia" w:hAnsi="Georgia" w:cs="Georgia"/>
          <w:b/>
          <w:bCs/>
          <w:sz w:val="19"/>
          <w:szCs w:val="19"/>
        </w:rPr>
        <w:t>Pulmonary</w:t>
      </w:r>
      <w:r>
        <w:rPr>
          <w:rFonts w:ascii="Georgia" w:eastAsia="Georgia" w:hAnsi="Georgia" w:cs="Georgia"/>
          <w:b/>
          <w:bCs/>
          <w:spacing w:val="34"/>
          <w:sz w:val="19"/>
          <w:szCs w:val="19"/>
        </w:rPr>
        <w:t xml:space="preserve"> </w:t>
      </w:r>
      <w:r>
        <w:rPr>
          <w:rFonts w:ascii="Georgia" w:eastAsia="Georgia" w:hAnsi="Georgia" w:cs="Georgia"/>
          <w:b/>
          <w:bCs/>
          <w:w w:val="102"/>
          <w:sz w:val="19"/>
          <w:szCs w:val="19"/>
        </w:rPr>
        <w:t xml:space="preserve">Me- </w:t>
      </w:r>
      <w:proofErr w:type="spellStart"/>
      <w:r>
        <w:rPr>
          <w:rFonts w:ascii="Georgia" w:eastAsia="Georgia" w:hAnsi="Georgia" w:cs="Georgia"/>
          <w:b/>
          <w:bCs/>
          <w:sz w:val="19"/>
          <w:szCs w:val="19"/>
        </w:rPr>
        <w:t>chanics</w:t>
      </w:r>
      <w:proofErr w:type="spellEnd"/>
      <w:r>
        <w:rPr>
          <w:rFonts w:ascii="Georgia" w:eastAsia="Georgia" w:hAnsi="Georgia" w:cs="Georgia"/>
          <w:b/>
          <w:bCs/>
          <w:spacing w:val="16"/>
          <w:sz w:val="19"/>
          <w:szCs w:val="19"/>
        </w:rPr>
        <w:t xml:space="preserve"> </w:t>
      </w:r>
      <w:r>
        <w:rPr>
          <w:rFonts w:ascii="Georgia" w:eastAsia="Georgia" w:hAnsi="Georgia" w:cs="Georgia"/>
          <w:b/>
          <w:bCs/>
          <w:sz w:val="19"/>
          <w:szCs w:val="19"/>
        </w:rPr>
        <w:t>from</w:t>
      </w:r>
      <w:r>
        <w:rPr>
          <w:rFonts w:ascii="Georgia" w:eastAsia="Georgia" w:hAnsi="Georgia" w:cs="Georgia"/>
          <w:b/>
          <w:bCs/>
          <w:spacing w:val="11"/>
          <w:sz w:val="19"/>
          <w:szCs w:val="19"/>
        </w:rPr>
        <w:t xml:space="preserve"> </w:t>
      </w:r>
      <w:r>
        <w:rPr>
          <w:rFonts w:ascii="Georgia" w:eastAsia="Georgia" w:hAnsi="Georgia" w:cs="Georgia"/>
          <w:b/>
          <w:bCs/>
          <w:sz w:val="19"/>
          <w:szCs w:val="19"/>
        </w:rPr>
        <w:t>Serial</w:t>
      </w:r>
      <w:r>
        <w:rPr>
          <w:rFonts w:ascii="Georgia" w:eastAsia="Georgia" w:hAnsi="Georgia" w:cs="Georgia"/>
          <w:b/>
          <w:bCs/>
          <w:spacing w:val="13"/>
          <w:sz w:val="19"/>
          <w:szCs w:val="19"/>
        </w:rPr>
        <w:t xml:space="preserve"> </w:t>
      </w:r>
      <w:r>
        <w:rPr>
          <w:rFonts w:ascii="Georgia" w:eastAsia="Georgia" w:hAnsi="Georgia" w:cs="Georgia"/>
          <w:b/>
          <w:bCs/>
          <w:sz w:val="19"/>
          <w:szCs w:val="19"/>
        </w:rPr>
        <w:t>Magnetic</w:t>
      </w:r>
      <w:r>
        <w:rPr>
          <w:rFonts w:ascii="Georgia" w:eastAsia="Georgia" w:hAnsi="Georgia" w:cs="Georgia"/>
          <w:b/>
          <w:bCs/>
          <w:spacing w:val="19"/>
          <w:sz w:val="19"/>
          <w:szCs w:val="19"/>
        </w:rPr>
        <w:t xml:space="preserve"> </w:t>
      </w:r>
      <w:r>
        <w:rPr>
          <w:rFonts w:ascii="Georgia" w:eastAsia="Georgia" w:hAnsi="Georgia" w:cs="Georgia"/>
          <w:b/>
          <w:bCs/>
          <w:sz w:val="19"/>
          <w:szCs w:val="19"/>
        </w:rPr>
        <w:t>Resonance</w:t>
      </w:r>
      <w:r>
        <w:rPr>
          <w:rFonts w:ascii="Georgia" w:eastAsia="Georgia" w:hAnsi="Georgia" w:cs="Georgia"/>
          <w:b/>
          <w:bCs/>
          <w:spacing w:val="22"/>
          <w:sz w:val="19"/>
          <w:szCs w:val="19"/>
        </w:rPr>
        <w:t xml:space="preserve"> </w:t>
      </w:r>
      <w:r>
        <w:rPr>
          <w:rFonts w:ascii="Georgia" w:eastAsia="Georgia" w:hAnsi="Georgia" w:cs="Georgia"/>
          <w:b/>
          <w:bCs/>
          <w:sz w:val="19"/>
          <w:szCs w:val="19"/>
        </w:rPr>
        <w:t>Imaging</w:t>
      </w:r>
      <w:r>
        <w:rPr>
          <w:rFonts w:ascii="Georgia" w:eastAsia="Georgia" w:hAnsi="Georgia" w:cs="Georgia"/>
          <w:b/>
          <w:bCs/>
          <w:spacing w:val="17"/>
          <w:sz w:val="19"/>
          <w:szCs w:val="19"/>
        </w:rPr>
        <w:t xml:space="preserve"> </w:t>
      </w:r>
      <w:r>
        <w:rPr>
          <w:rFonts w:ascii="Georgia" w:eastAsia="Georgia" w:hAnsi="Georgia" w:cs="Georgia"/>
          <w:b/>
          <w:bCs/>
          <w:sz w:val="19"/>
          <w:szCs w:val="19"/>
        </w:rPr>
        <w:t>Dat</w:t>
      </w:r>
      <w:r>
        <w:rPr>
          <w:rFonts w:ascii="Georgia" w:eastAsia="Georgia" w:hAnsi="Georgia" w:cs="Georgia"/>
          <w:b/>
          <w:bCs/>
          <w:spacing w:val="-1"/>
          <w:sz w:val="19"/>
          <w:szCs w:val="19"/>
        </w:rPr>
        <w:t>a</w:t>
      </w:r>
      <w:r>
        <w:rPr>
          <w:rFonts w:ascii="Georgia" w:eastAsia="Georgia" w:hAnsi="Georgia" w:cs="Georgia"/>
          <w:sz w:val="19"/>
          <w:szCs w:val="19"/>
        </w:rPr>
        <w:t>”</w:t>
      </w:r>
      <w:r>
        <w:rPr>
          <w:rFonts w:ascii="Georgia" w:eastAsia="Georgia" w:hAnsi="Georgia" w:cs="Georgia"/>
          <w:spacing w:val="12"/>
          <w:sz w:val="19"/>
          <w:szCs w:val="19"/>
        </w:rPr>
        <w:t xml:space="preserve"> </w:t>
      </w:r>
      <w:proofErr w:type="spellStart"/>
      <w:r>
        <w:rPr>
          <w:rFonts w:ascii="Georgia" w:eastAsia="Georgia" w:hAnsi="Georgia" w:cs="Georgia"/>
          <w:i/>
          <w:sz w:val="19"/>
          <w:szCs w:val="19"/>
        </w:rPr>
        <w:t>Acad</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Radiol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10,</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10</w:t>
      </w:r>
      <w:r>
        <w:rPr>
          <w:rFonts w:ascii="Georgia" w:eastAsia="Georgia" w:hAnsi="Georgia" w:cs="Georgia"/>
          <w:spacing w:val="5"/>
          <w:sz w:val="19"/>
          <w:szCs w:val="19"/>
        </w:rPr>
        <w:t xml:space="preserve"> </w:t>
      </w:r>
      <w:r>
        <w:rPr>
          <w:rFonts w:ascii="Georgia" w:eastAsia="Georgia" w:hAnsi="Georgia" w:cs="Georgia"/>
          <w:sz w:val="19"/>
          <w:szCs w:val="19"/>
        </w:rPr>
        <w:t>(2003):</w:t>
      </w:r>
      <w:r>
        <w:rPr>
          <w:rFonts w:ascii="Georgia" w:eastAsia="Georgia" w:hAnsi="Georgia" w:cs="Georgia"/>
          <w:spacing w:val="30"/>
          <w:sz w:val="19"/>
          <w:szCs w:val="19"/>
        </w:rPr>
        <w:t xml:space="preserve"> </w:t>
      </w:r>
      <w:r>
        <w:rPr>
          <w:rFonts w:ascii="Georgia" w:eastAsia="Georgia" w:hAnsi="Georgia" w:cs="Georgia"/>
          <w:w w:val="102"/>
          <w:sz w:val="19"/>
          <w:szCs w:val="19"/>
        </w:rPr>
        <w:t>1147–52.</w:t>
      </w:r>
    </w:p>
    <w:p w14:paraId="4794B43E" w14:textId="77777777" w:rsidR="00E61F9D" w:rsidRDefault="005C64D6">
      <w:pPr>
        <w:spacing w:before="60" w:after="0"/>
        <w:ind w:left="120" w:right="486" w:hanging="5"/>
        <w:jc w:val="both"/>
        <w:rPr>
          <w:rFonts w:ascii="Georgia" w:eastAsia="Georgia" w:hAnsi="Georgia" w:cs="Georgia"/>
          <w:sz w:val="19"/>
          <w:szCs w:val="19"/>
        </w:rPr>
      </w:pPr>
      <w:r>
        <w:rPr>
          <w:rFonts w:ascii="Georgia" w:eastAsia="Georgia" w:hAnsi="Georgia" w:cs="Georgia"/>
          <w:sz w:val="19"/>
          <w:szCs w:val="19"/>
        </w:rPr>
        <w:t>73.</w:t>
      </w:r>
      <w:r>
        <w:rPr>
          <w:rFonts w:ascii="Georgia" w:eastAsia="Georgia" w:hAnsi="Georgia" w:cs="Georgia"/>
          <w:spacing w:val="23"/>
          <w:sz w:val="19"/>
          <w:szCs w:val="19"/>
        </w:rPr>
        <w:t xml:space="preserve"> </w:t>
      </w:r>
      <w:proofErr w:type="spellStart"/>
      <w:r>
        <w:rPr>
          <w:rFonts w:ascii="Georgia" w:eastAsia="Georgia" w:hAnsi="Georgia" w:cs="Georgia"/>
          <w:sz w:val="19"/>
          <w:szCs w:val="19"/>
        </w:rPr>
        <w:t>Sundaram</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T.</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r>
        <w:rPr>
          <w:rFonts w:ascii="Georgia" w:eastAsia="Georgia" w:hAnsi="Georgia" w:cs="Georgia"/>
          <w:sz w:val="19"/>
          <w:szCs w:val="19"/>
        </w:rPr>
        <w:t>Gee,</w:t>
      </w:r>
      <w:r>
        <w:rPr>
          <w:rFonts w:ascii="Georgia" w:eastAsia="Georgia" w:hAnsi="Georgia" w:cs="Georgia"/>
          <w:spacing w:val="9"/>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Towards</w:t>
      </w:r>
      <w:r>
        <w:rPr>
          <w:rFonts w:ascii="Georgia" w:eastAsia="Georgia" w:hAnsi="Georgia" w:cs="Georgia"/>
          <w:b/>
          <w:bCs/>
          <w:spacing w:val="21"/>
          <w:sz w:val="19"/>
          <w:szCs w:val="19"/>
        </w:rPr>
        <w:t xml:space="preserve"> </w:t>
      </w:r>
      <w:r>
        <w:rPr>
          <w:rFonts w:ascii="Georgia" w:eastAsia="Georgia" w:hAnsi="Georgia" w:cs="Georgia"/>
          <w:b/>
          <w:bCs/>
          <w:sz w:val="19"/>
          <w:szCs w:val="19"/>
        </w:rPr>
        <w:t>a</w:t>
      </w:r>
      <w:r>
        <w:rPr>
          <w:rFonts w:ascii="Georgia" w:eastAsia="Georgia" w:hAnsi="Georgia" w:cs="Georgia"/>
          <w:b/>
          <w:bCs/>
          <w:spacing w:val="4"/>
          <w:sz w:val="19"/>
          <w:szCs w:val="19"/>
        </w:rPr>
        <w:t xml:space="preserve"> </w:t>
      </w:r>
      <w:r>
        <w:rPr>
          <w:rFonts w:ascii="Georgia" w:eastAsia="Georgia" w:hAnsi="Georgia" w:cs="Georgia"/>
          <w:b/>
          <w:bCs/>
          <w:sz w:val="19"/>
          <w:szCs w:val="19"/>
        </w:rPr>
        <w:t>Model</w:t>
      </w:r>
      <w:r>
        <w:rPr>
          <w:rFonts w:ascii="Georgia" w:eastAsia="Georgia" w:hAnsi="Georgia" w:cs="Georgia"/>
          <w:b/>
          <w:bCs/>
          <w:spacing w:val="14"/>
          <w:sz w:val="19"/>
          <w:szCs w:val="19"/>
        </w:rPr>
        <w:t xml:space="preserve"> </w:t>
      </w:r>
      <w:r>
        <w:rPr>
          <w:rFonts w:ascii="Georgia" w:eastAsia="Georgia" w:hAnsi="Georgia" w:cs="Georgia"/>
          <w:b/>
          <w:bCs/>
          <w:sz w:val="19"/>
          <w:szCs w:val="19"/>
        </w:rPr>
        <w:t>of</w:t>
      </w:r>
      <w:r>
        <w:rPr>
          <w:rFonts w:ascii="Georgia" w:eastAsia="Georgia" w:hAnsi="Georgia" w:cs="Georgia"/>
          <w:b/>
          <w:bCs/>
          <w:spacing w:val="6"/>
          <w:sz w:val="19"/>
          <w:szCs w:val="19"/>
        </w:rPr>
        <w:t xml:space="preserve"> </w:t>
      </w:r>
      <w:r>
        <w:rPr>
          <w:rFonts w:ascii="Georgia" w:eastAsia="Georgia" w:hAnsi="Georgia" w:cs="Georgia"/>
          <w:b/>
          <w:bCs/>
          <w:sz w:val="19"/>
          <w:szCs w:val="19"/>
        </w:rPr>
        <w:t>Lung</w:t>
      </w:r>
      <w:r>
        <w:rPr>
          <w:rFonts w:ascii="Georgia" w:eastAsia="Georgia" w:hAnsi="Georgia" w:cs="Georgia"/>
          <w:b/>
          <w:bCs/>
          <w:spacing w:val="12"/>
          <w:sz w:val="19"/>
          <w:szCs w:val="19"/>
        </w:rPr>
        <w:t xml:space="preserve"> </w:t>
      </w:r>
      <w:r>
        <w:rPr>
          <w:rFonts w:ascii="Georgia" w:eastAsia="Georgia" w:hAnsi="Georgia" w:cs="Georgia"/>
          <w:b/>
          <w:bCs/>
          <w:sz w:val="19"/>
          <w:szCs w:val="19"/>
        </w:rPr>
        <w:t>Biomechanics:</w:t>
      </w:r>
      <w:r>
        <w:rPr>
          <w:rFonts w:ascii="Georgia" w:eastAsia="Georgia" w:hAnsi="Georgia" w:cs="Georgia"/>
          <w:b/>
          <w:bCs/>
          <w:spacing w:val="48"/>
          <w:sz w:val="19"/>
          <w:szCs w:val="19"/>
        </w:rPr>
        <w:t xml:space="preserve"> </w:t>
      </w:r>
      <w:r>
        <w:rPr>
          <w:rFonts w:ascii="Georgia" w:eastAsia="Georgia" w:hAnsi="Georgia" w:cs="Georgia"/>
          <w:b/>
          <w:bCs/>
          <w:sz w:val="19"/>
          <w:szCs w:val="19"/>
        </w:rPr>
        <w:t>Pulmonary</w:t>
      </w:r>
      <w:r>
        <w:rPr>
          <w:rFonts w:ascii="Georgia" w:eastAsia="Georgia" w:hAnsi="Georgia" w:cs="Georgia"/>
          <w:b/>
          <w:bCs/>
          <w:spacing w:val="24"/>
          <w:sz w:val="19"/>
          <w:szCs w:val="19"/>
        </w:rPr>
        <w:t xml:space="preserve"> </w:t>
      </w:r>
      <w:r>
        <w:rPr>
          <w:rFonts w:ascii="Georgia" w:eastAsia="Georgia" w:hAnsi="Georgia" w:cs="Georgia"/>
          <w:b/>
          <w:bCs/>
          <w:sz w:val="19"/>
          <w:szCs w:val="19"/>
        </w:rPr>
        <w:t>Kinematics</w:t>
      </w:r>
      <w:r>
        <w:rPr>
          <w:rFonts w:ascii="Georgia" w:eastAsia="Georgia" w:hAnsi="Georgia" w:cs="Georgia"/>
          <w:b/>
          <w:bCs/>
          <w:spacing w:val="24"/>
          <w:sz w:val="19"/>
          <w:szCs w:val="19"/>
        </w:rPr>
        <w:t xml:space="preserve"> </w:t>
      </w:r>
      <w:r>
        <w:rPr>
          <w:rFonts w:ascii="Georgia" w:eastAsia="Georgia" w:hAnsi="Georgia" w:cs="Georgia"/>
          <w:b/>
          <w:bCs/>
          <w:sz w:val="19"/>
          <w:szCs w:val="19"/>
        </w:rPr>
        <w:t>via</w:t>
      </w:r>
      <w:r>
        <w:rPr>
          <w:rFonts w:ascii="Georgia" w:eastAsia="Georgia" w:hAnsi="Georgia" w:cs="Georgia"/>
          <w:b/>
          <w:bCs/>
          <w:spacing w:val="8"/>
          <w:sz w:val="19"/>
          <w:szCs w:val="19"/>
        </w:rPr>
        <w:t xml:space="preserve"> </w:t>
      </w:r>
      <w:proofErr w:type="spellStart"/>
      <w:r>
        <w:rPr>
          <w:rFonts w:ascii="Georgia" w:eastAsia="Georgia" w:hAnsi="Georgia" w:cs="Georgia"/>
          <w:b/>
          <w:bCs/>
          <w:w w:val="102"/>
          <w:sz w:val="19"/>
          <w:szCs w:val="19"/>
        </w:rPr>
        <w:t>Registra</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tion</w:t>
      </w:r>
      <w:proofErr w:type="spellEnd"/>
      <w:r>
        <w:rPr>
          <w:rFonts w:ascii="Georgia" w:eastAsia="Georgia" w:hAnsi="Georgia" w:cs="Georgia"/>
          <w:b/>
          <w:bCs/>
          <w:spacing w:val="9"/>
          <w:sz w:val="19"/>
          <w:szCs w:val="19"/>
        </w:rPr>
        <w:t xml:space="preserve"> </w:t>
      </w:r>
      <w:r>
        <w:rPr>
          <w:rFonts w:ascii="Georgia" w:eastAsia="Georgia" w:hAnsi="Georgia" w:cs="Georgia"/>
          <w:b/>
          <w:bCs/>
          <w:sz w:val="19"/>
          <w:szCs w:val="19"/>
        </w:rPr>
        <w:t>of</w:t>
      </w:r>
      <w:r>
        <w:rPr>
          <w:rFonts w:ascii="Georgia" w:eastAsia="Georgia" w:hAnsi="Georgia" w:cs="Georgia"/>
          <w:b/>
          <w:bCs/>
          <w:spacing w:val="5"/>
          <w:sz w:val="19"/>
          <w:szCs w:val="19"/>
        </w:rPr>
        <w:t xml:space="preserve"> </w:t>
      </w:r>
      <w:r>
        <w:rPr>
          <w:rFonts w:ascii="Georgia" w:eastAsia="Georgia" w:hAnsi="Georgia" w:cs="Georgia"/>
          <w:b/>
          <w:bCs/>
          <w:sz w:val="19"/>
          <w:szCs w:val="19"/>
        </w:rPr>
        <w:t>Serial</w:t>
      </w:r>
      <w:r>
        <w:rPr>
          <w:rFonts w:ascii="Georgia" w:eastAsia="Georgia" w:hAnsi="Georgia" w:cs="Georgia"/>
          <w:b/>
          <w:bCs/>
          <w:spacing w:val="13"/>
          <w:sz w:val="19"/>
          <w:szCs w:val="19"/>
        </w:rPr>
        <w:t xml:space="preserve"> </w:t>
      </w:r>
      <w:r>
        <w:rPr>
          <w:rFonts w:ascii="Georgia" w:eastAsia="Georgia" w:hAnsi="Georgia" w:cs="Georgia"/>
          <w:b/>
          <w:bCs/>
          <w:sz w:val="19"/>
          <w:szCs w:val="19"/>
        </w:rPr>
        <w:t>Lung</w:t>
      </w:r>
      <w:r>
        <w:rPr>
          <w:rFonts w:ascii="Georgia" w:eastAsia="Georgia" w:hAnsi="Georgia" w:cs="Georgia"/>
          <w:b/>
          <w:bCs/>
          <w:spacing w:val="11"/>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i/>
          <w:sz w:val="19"/>
          <w:szCs w:val="19"/>
        </w:rPr>
        <w:t>Med Image Anal</w:t>
      </w:r>
      <w:r>
        <w:rPr>
          <w:rFonts w:ascii="Georgia" w:eastAsia="Georgia" w:hAnsi="Georgia" w:cs="Georgia"/>
          <w:i/>
          <w:spacing w:val="3"/>
          <w:sz w:val="19"/>
          <w:szCs w:val="19"/>
        </w:rPr>
        <w:t xml:space="preserve"> </w:t>
      </w:r>
      <w:r>
        <w:rPr>
          <w:rFonts w:ascii="Georgia" w:eastAsia="Georgia" w:hAnsi="Georgia" w:cs="Georgia"/>
          <w:sz w:val="19"/>
          <w:szCs w:val="19"/>
        </w:rPr>
        <w:t>9,</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6</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524–37.</w:t>
      </w:r>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6">
        <w:r>
          <w:rPr>
            <w:rFonts w:ascii="Georgia" w:eastAsia="Georgia" w:hAnsi="Georgia" w:cs="Georgia"/>
            <w:color w:val="0000FF"/>
            <w:w w:val="102"/>
            <w:sz w:val="19"/>
            <w:szCs w:val="19"/>
          </w:rPr>
          <w:t>10.1016/j.media.2005.04.002</w:t>
        </w:r>
      </w:hyperlink>
    </w:p>
    <w:p w14:paraId="2ED397F3" w14:textId="77777777" w:rsidR="00E61F9D" w:rsidRDefault="005C64D6">
      <w:pPr>
        <w:spacing w:before="60" w:after="0" w:line="277" w:lineRule="auto"/>
        <w:ind w:left="120" w:right="450" w:hanging="5"/>
        <w:jc w:val="both"/>
        <w:rPr>
          <w:rFonts w:ascii="Georgia" w:eastAsia="Georgia" w:hAnsi="Georgia" w:cs="Georgia"/>
          <w:sz w:val="19"/>
          <w:szCs w:val="19"/>
        </w:rPr>
      </w:pPr>
      <w:r>
        <w:rPr>
          <w:rFonts w:ascii="Georgia" w:eastAsia="Georgia" w:hAnsi="Georgia" w:cs="Georgia"/>
          <w:sz w:val="19"/>
          <w:szCs w:val="19"/>
        </w:rPr>
        <w:t xml:space="preserve">74.   </w:t>
      </w:r>
      <w:r>
        <w:rPr>
          <w:rFonts w:ascii="Georgia" w:eastAsia="Georgia" w:hAnsi="Georgia" w:cs="Georgia"/>
          <w:spacing w:val="1"/>
          <w:sz w:val="19"/>
          <w:szCs w:val="19"/>
        </w:rPr>
        <w:t xml:space="preserve"> </w:t>
      </w:r>
      <w:proofErr w:type="spellStart"/>
      <w:r>
        <w:rPr>
          <w:rFonts w:ascii="Georgia" w:eastAsia="Georgia" w:hAnsi="Georgia" w:cs="Georgia"/>
          <w:sz w:val="19"/>
          <w:szCs w:val="19"/>
        </w:rPr>
        <w:t>Aykac</w:t>
      </w:r>
      <w:proofErr w:type="spellEnd"/>
      <w:proofErr w:type="gramStart"/>
      <w:r>
        <w:rPr>
          <w:rFonts w:ascii="Georgia" w:eastAsia="Georgia" w:hAnsi="Georgia" w:cs="Georgia"/>
          <w:sz w:val="19"/>
          <w:szCs w:val="19"/>
        </w:rPr>
        <w:t xml:space="preserve">, </w:t>
      </w:r>
      <w:r>
        <w:rPr>
          <w:rFonts w:ascii="Georgia" w:eastAsia="Georgia" w:hAnsi="Georgia" w:cs="Georgia"/>
          <w:spacing w:val="15"/>
          <w:sz w:val="19"/>
          <w:szCs w:val="19"/>
        </w:rPr>
        <w:t xml:space="preserve"> </w:t>
      </w:r>
      <w:r>
        <w:rPr>
          <w:rFonts w:ascii="Georgia" w:eastAsia="Georgia" w:hAnsi="Georgia" w:cs="Georgia"/>
          <w:sz w:val="19"/>
          <w:szCs w:val="19"/>
        </w:rPr>
        <w:t>D</w:t>
      </w:r>
      <w:proofErr w:type="gramEnd"/>
      <w:r>
        <w:rPr>
          <w:rFonts w:ascii="Georgia" w:eastAsia="Georgia" w:hAnsi="Georgia" w:cs="Georgia"/>
          <w:sz w:val="19"/>
          <w:szCs w:val="19"/>
        </w:rPr>
        <w:t xml:space="preserve">., </w:t>
      </w:r>
      <w:r>
        <w:rPr>
          <w:rFonts w:ascii="Georgia" w:eastAsia="Georgia" w:hAnsi="Georgia" w:cs="Georgia"/>
          <w:spacing w:val="9"/>
          <w:sz w:val="19"/>
          <w:szCs w:val="19"/>
        </w:rPr>
        <w:t xml:space="preserve"> </w:t>
      </w:r>
      <w:r>
        <w:rPr>
          <w:rFonts w:ascii="Georgia" w:eastAsia="Georgia" w:hAnsi="Georgia" w:cs="Georgia"/>
          <w:sz w:val="19"/>
          <w:szCs w:val="19"/>
        </w:rPr>
        <w:t xml:space="preserve">Hoffman, </w:t>
      </w:r>
      <w:r>
        <w:rPr>
          <w:rFonts w:ascii="Georgia" w:eastAsia="Georgia" w:hAnsi="Georgia" w:cs="Georgia"/>
          <w:spacing w:val="20"/>
          <w:sz w:val="19"/>
          <w:szCs w:val="19"/>
        </w:rPr>
        <w:t xml:space="preserve"> </w:t>
      </w:r>
      <w:r>
        <w:rPr>
          <w:rFonts w:ascii="Georgia" w:eastAsia="Georgia" w:hAnsi="Georgia" w:cs="Georgia"/>
          <w:sz w:val="19"/>
          <w:szCs w:val="19"/>
        </w:rPr>
        <w:t>E.</w:t>
      </w:r>
      <w:r>
        <w:rPr>
          <w:rFonts w:ascii="Georgia" w:eastAsia="Georgia" w:hAnsi="Georgia" w:cs="Georgia"/>
          <w:spacing w:val="44"/>
          <w:sz w:val="19"/>
          <w:szCs w:val="19"/>
        </w:rPr>
        <w:t xml:space="preserve"> </w:t>
      </w:r>
      <w:r>
        <w:rPr>
          <w:rFonts w:ascii="Georgia" w:eastAsia="Georgia" w:hAnsi="Georgia" w:cs="Georgia"/>
          <w:sz w:val="19"/>
          <w:szCs w:val="19"/>
        </w:rPr>
        <w:t xml:space="preserve">A., </w:t>
      </w:r>
      <w:r>
        <w:rPr>
          <w:rFonts w:ascii="Georgia" w:eastAsia="Georgia" w:hAnsi="Georgia" w:cs="Georgia"/>
          <w:spacing w:val="11"/>
          <w:sz w:val="19"/>
          <w:szCs w:val="19"/>
        </w:rPr>
        <w:t xml:space="preserve"> </w:t>
      </w:r>
      <w:r>
        <w:rPr>
          <w:rFonts w:ascii="Georgia" w:eastAsia="Georgia" w:hAnsi="Georgia" w:cs="Georgia"/>
          <w:sz w:val="19"/>
          <w:szCs w:val="19"/>
        </w:rPr>
        <w:t xml:space="preserve">McLennan, </w:t>
      </w:r>
      <w:r>
        <w:rPr>
          <w:rFonts w:ascii="Georgia" w:eastAsia="Georgia" w:hAnsi="Georgia" w:cs="Georgia"/>
          <w:spacing w:val="23"/>
          <w:sz w:val="19"/>
          <w:szCs w:val="19"/>
        </w:rPr>
        <w:t xml:space="preserve"> </w:t>
      </w:r>
      <w:r>
        <w:rPr>
          <w:rFonts w:ascii="Georgia" w:eastAsia="Georgia" w:hAnsi="Georgia" w:cs="Georgia"/>
          <w:sz w:val="19"/>
          <w:szCs w:val="19"/>
        </w:rPr>
        <w:t xml:space="preserve">G., </w:t>
      </w:r>
      <w:r>
        <w:rPr>
          <w:rFonts w:ascii="Georgia" w:eastAsia="Georgia" w:hAnsi="Georgia" w:cs="Georgia"/>
          <w:spacing w:val="9"/>
          <w:sz w:val="19"/>
          <w:szCs w:val="19"/>
        </w:rPr>
        <w:t xml:space="preserve"> </w:t>
      </w:r>
      <w:r>
        <w:rPr>
          <w:rFonts w:ascii="Georgia" w:eastAsia="Georgia" w:hAnsi="Georgia" w:cs="Georgia"/>
          <w:sz w:val="19"/>
          <w:szCs w:val="19"/>
        </w:rPr>
        <w:t xml:space="preserve">and </w:t>
      </w:r>
      <w:r>
        <w:rPr>
          <w:rFonts w:ascii="Georgia" w:eastAsia="Georgia" w:hAnsi="Georgia" w:cs="Georgia"/>
          <w:spacing w:val="1"/>
          <w:sz w:val="19"/>
          <w:szCs w:val="19"/>
        </w:rPr>
        <w:t xml:space="preserve"> </w:t>
      </w:r>
      <w:r>
        <w:rPr>
          <w:rFonts w:ascii="Georgia" w:eastAsia="Georgia" w:hAnsi="Georgia" w:cs="Georgia"/>
          <w:sz w:val="19"/>
          <w:szCs w:val="19"/>
        </w:rPr>
        <w:t xml:space="preserve">Reinhardt, </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45"/>
          <w:sz w:val="19"/>
          <w:szCs w:val="19"/>
        </w:rPr>
        <w:t xml:space="preserve"> </w:t>
      </w:r>
      <w:r>
        <w:rPr>
          <w:rFonts w:ascii="Georgia" w:eastAsia="Georgia" w:hAnsi="Georgia" w:cs="Georgia"/>
          <w:sz w:val="19"/>
          <w:szCs w:val="19"/>
        </w:rPr>
        <w:t>M.</w:t>
      </w:r>
      <w:r>
        <w:rPr>
          <w:rFonts w:ascii="Georgia" w:eastAsia="Georgia" w:hAnsi="Georgia" w:cs="Georgia"/>
          <w:spacing w:val="44"/>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 xml:space="preserve">Segmentation </w:t>
      </w:r>
      <w:r>
        <w:rPr>
          <w:rFonts w:ascii="Georgia" w:eastAsia="Georgia" w:hAnsi="Georgia" w:cs="Georgia"/>
          <w:b/>
          <w:bCs/>
          <w:spacing w:val="23"/>
          <w:sz w:val="19"/>
          <w:szCs w:val="19"/>
        </w:rPr>
        <w:t xml:space="preserve"> </w:t>
      </w:r>
      <w:r>
        <w:rPr>
          <w:rFonts w:ascii="Georgia" w:eastAsia="Georgia" w:hAnsi="Georgia" w:cs="Georgia"/>
          <w:b/>
          <w:bCs/>
          <w:sz w:val="19"/>
          <w:szCs w:val="19"/>
        </w:rPr>
        <w:t xml:space="preserve">and </w:t>
      </w:r>
      <w:r>
        <w:rPr>
          <w:rFonts w:ascii="Georgia" w:eastAsia="Georgia" w:hAnsi="Georgia" w:cs="Georgia"/>
          <w:b/>
          <w:bCs/>
          <w:spacing w:val="1"/>
          <w:sz w:val="19"/>
          <w:szCs w:val="19"/>
        </w:rPr>
        <w:t xml:space="preserve"> </w:t>
      </w:r>
      <w:r>
        <w:rPr>
          <w:rFonts w:ascii="Georgia" w:eastAsia="Georgia" w:hAnsi="Georgia" w:cs="Georgia"/>
          <w:b/>
          <w:bCs/>
          <w:sz w:val="19"/>
          <w:szCs w:val="19"/>
        </w:rPr>
        <w:t xml:space="preserve">Analysis </w:t>
      </w:r>
      <w:r>
        <w:rPr>
          <w:rFonts w:ascii="Georgia" w:eastAsia="Georgia" w:hAnsi="Georgia" w:cs="Georgia"/>
          <w:b/>
          <w:bCs/>
          <w:spacing w:val="10"/>
          <w:sz w:val="19"/>
          <w:szCs w:val="19"/>
        </w:rPr>
        <w:t xml:space="preserve"> </w:t>
      </w:r>
      <w:r>
        <w:rPr>
          <w:rFonts w:ascii="Georgia" w:eastAsia="Georgia" w:hAnsi="Georgia" w:cs="Georgia"/>
          <w:b/>
          <w:bCs/>
          <w:sz w:val="19"/>
          <w:szCs w:val="19"/>
        </w:rPr>
        <w:t>of</w:t>
      </w:r>
      <w:r>
        <w:rPr>
          <w:rFonts w:ascii="Georgia" w:eastAsia="Georgia" w:hAnsi="Georgia" w:cs="Georgia"/>
          <w:b/>
          <w:bCs/>
          <w:spacing w:val="46"/>
          <w:sz w:val="19"/>
          <w:szCs w:val="19"/>
        </w:rPr>
        <w:t xml:space="preserve"> </w:t>
      </w:r>
      <w:r>
        <w:rPr>
          <w:rFonts w:ascii="Georgia" w:eastAsia="Georgia" w:hAnsi="Georgia" w:cs="Georgia"/>
          <w:b/>
          <w:bCs/>
          <w:sz w:val="19"/>
          <w:szCs w:val="19"/>
        </w:rPr>
        <w:t xml:space="preserve">the  </w:t>
      </w:r>
      <w:r>
        <w:rPr>
          <w:rFonts w:ascii="Georgia" w:eastAsia="Georgia" w:hAnsi="Georgia" w:cs="Georgia"/>
          <w:b/>
          <w:bCs/>
          <w:w w:val="102"/>
          <w:sz w:val="19"/>
          <w:szCs w:val="19"/>
        </w:rPr>
        <w:t xml:space="preserve">Human </w:t>
      </w:r>
      <w:r>
        <w:rPr>
          <w:rFonts w:ascii="Georgia" w:eastAsia="Georgia" w:hAnsi="Georgia" w:cs="Georgia"/>
          <w:b/>
          <w:bCs/>
          <w:sz w:val="19"/>
          <w:szCs w:val="19"/>
        </w:rPr>
        <w:t>Airway</w:t>
      </w:r>
      <w:r>
        <w:rPr>
          <w:rFonts w:ascii="Georgia" w:eastAsia="Georgia" w:hAnsi="Georgia" w:cs="Georgia"/>
          <w:b/>
          <w:bCs/>
          <w:spacing w:val="17"/>
          <w:sz w:val="19"/>
          <w:szCs w:val="19"/>
        </w:rPr>
        <w:t xml:space="preserve"> </w:t>
      </w:r>
      <w:r>
        <w:rPr>
          <w:rFonts w:ascii="Georgia" w:eastAsia="Georgia" w:hAnsi="Georgia" w:cs="Georgia"/>
          <w:b/>
          <w:bCs/>
          <w:sz w:val="19"/>
          <w:szCs w:val="19"/>
        </w:rPr>
        <w:t>Tree</w:t>
      </w:r>
      <w:r>
        <w:rPr>
          <w:rFonts w:ascii="Georgia" w:eastAsia="Georgia" w:hAnsi="Georgia" w:cs="Georgia"/>
          <w:b/>
          <w:bCs/>
          <w:spacing w:val="12"/>
          <w:sz w:val="19"/>
          <w:szCs w:val="19"/>
        </w:rPr>
        <w:t xml:space="preserve"> </w:t>
      </w:r>
      <w:r>
        <w:rPr>
          <w:rFonts w:ascii="Georgia" w:eastAsia="Georgia" w:hAnsi="Georgia" w:cs="Georgia"/>
          <w:b/>
          <w:bCs/>
          <w:sz w:val="19"/>
          <w:szCs w:val="19"/>
        </w:rPr>
        <w:t>from</w:t>
      </w:r>
      <w:r>
        <w:rPr>
          <w:rFonts w:ascii="Georgia" w:eastAsia="Georgia" w:hAnsi="Georgia" w:cs="Georgia"/>
          <w:b/>
          <w:bCs/>
          <w:spacing w:val="13"/>
          <w:sz w:val="19"/>
          <w:szCs w:val="19"/>
        </w:rPr>
        <w:t xml:space="preserve"> </w:t>
      </w:r>
      <w:r>
        <w:rPr>
          <w:rFonts w:ascii="Georgia" w:eastAsia="Georgia" w:hAnsi="Georgia" w:cs="Georgia"/>
          <w:b/>
          <w:bCs/>
          <w:sz w:val="19"/>
          <w:szCs w:val="19"/>
        </w:rPr>
        <w:t>Three-Dimensional</w:t>
      </w:r>
      <w:r>
        <w:rPr>
          <w:rFonts w:ascii="Georgia" w:eastAsia="Georgia" w:hAnsi="Georgia" w:cs="Georgia"/>
          <w:b/>
          <w:bCs/>
          <w:spacing w:val="41"/>
          <w:sz w:val="19"/>
          <w:szCs w:val="19"/>
        </w:rPr>
        <w:t xml:space="preserve"> </w:t>
      </w:r>
      <w:r>
        <w:rPr>
          <w:rFonts w:ascii="Georgia" w:eastAsia="Georgia" w:hAnsi="Georgia" w:cs="Georgia"/>
          <w:b/>
          <w:bCs/>
          <w:sz w:val="19"/>
          <w:szCs w:val="19"/>
        </w:rPr>
        <w:t>X-Ray</w:t>
      </w:r>
      <w:r>
        <w:rPr>
          <w:rFonts w:ascii="Georgia" w:eastAsia="Georgia" w:hAnsi="Georgia" w:cs="Georgia"/>
          <w:b/>
          <w:bCs/>
          <w:spacing w:val="15"/>
          <w:sz w:val="19"/>
          <w:szCs w:val="19"/>
        </w:rPr>
        <w:t xml:space="preserve"> </w:t>
      </w:r>
      <w:r>
        <w:rPr>
          <w:rFonts w:ascii="Georgia" w:eastAsia="Georgia" w:hAnsi="Georgia" w:cs="Georgia"/>
          <w:b/>
          <w:bCs/>
          <w:sz w:val="19"/>
          <w:szCs w:val="19"/>
        </w:rPr>
        <w:t>CT</w:t>
      </w:r>
      <w:r>
        <w:rPr>
          <w:rFonts w:ascii="Georgia" w:eastAsia="Georgia" w:hAnsi="Georgia" w:cs="Georgia"/>
          <w:b/>
          <w:bCs/>
          <w:spacing w:val="9"/>
          <w:sz w:val="19"/>
          <w:szCs w:val="19"/>
        </w:rPr>
        <w:t xml:space="preserve"> </w:t>
      </w:r>
      <w:r>
        <w:rPr>
          <w:rFonts w:ascii="Georgia" w:eastAsia="Georgia" w:hAnsi="Georgia" w:cs="Georgia"/>
          <w:b/>
          <w:bCs/>
          <w:sz w:val="19"/>
          <w:szCs w:val="19"/>
        </w:rPr>
        <w:t>Image</w:t>
      </w:r>
      <w:r>
        <w:rPr>
          <w:rFonts w:ascii="Georgia" w:eastAsia="Georgia" w:hAnsi="Georgia" w:cs="Georgia"/>
          <w:b/>
          <w:bCs/>
          <w:spacing w:val="-1"/>
          <w:sz w:val="19"/>
          <w:szCs w:val="19"/>
        </w:rPr>
        <w:t>s</w:t>
      </w:r>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22,</w:t>
      </w:r>
      <w:r>
        <w:rPr>
          <w:rFonts w:ascii="Georgia" w:eastAsia="Georgia" w:hAnsi="Georgia" w:cs="Georgia"/>
          <w:spacing w:val="19"/>
          <w:sz w:val="19"/>
          <w:szCs w:val="19"/>
        </w:rPr>
        <w:t xml:space="preserve"> </w:t>
      </w:r>
      <w:r>
        <w:rPr>
          <w:rFonts w:ascii="Georgia" w:eastAsia="Georgia" w:hAnsi="Georgia" w:cs="Georgia"/>
          <w:sz w:val="19"/>
          <w:szCs w:val="19"/>
        </w:rPr>
        <w:t xml:space="preserve">no.  </w:t>
      </w:r>
      <w:r>
        <w:rPr>
          <w:rFonts w:ascii="Georgia" w:eastAsia="Georgia" w:hAnsi="Georgia" w:cs="Georgia"/>
          <w:spacing w:val="3"/>
          <w:sz w:val="19"/>
          <w:szCs w:val="19"/>
        </w:rPr>
        <w:t xml:space="preserve"> </w:t>
      </w:r>
      <w:proofErr w:type="gramStart"/>
      <w:r>
        <w:rPr>
          <w:rFonts w:ascii="Georgia" w:eastAsia="Georgia" w:hAnsi="Georgia" w:cs="Georgia"/>
          <w:sz w:val="19"/>
          <w:szCs w:val="19"/>
        </w:rPr>
        <w:t>8</w:t>
      </w:r>
      <w:r>
        <w:rPr>
          <w:rFonts w:ascii="Georgia" w:eastAsia="Georgia" w:hAnsi="Georgia" w:cs="Georgia"/>
          <w:spacing w:val="4"/>
          <w:sz w:val="19"/>
          <w:szCs w:val="19"/>
        </w:rPr>
        <w:t xml:space="preserve"> </w:t>
      </w:r>
      <w:r>
        <w:rPr>
          <w:rFonts w:ascii="Georgia" w:eastAsia="Georgia" w:hAnsi="Georgia" w:cs="Georgia"/>
          <w:sz w:val="19"/>
          <w:szCs w:val="19"/>
        </w:rPr>
        <w:t xml:space="preserve">(2003): </w:t>
      </w:r>
      <w:r>
        <w:rPr>
          <w:rFonts w:ascii="Georgia" w:eastAsia="Georgia" w:hAnsi="Georgia" w:cs="Georgia"/>
          <w:spacing w:val="21"/>
          <w:sz w:val="19"/>
          <w:szCs w:val="19"/>
        </w:rPr>
        <w:t xml:space="preserve"> </w:t>
      </w:r>
      <w:r>
        <w:rPr>
          <w:rFonts w:ascii="Georgia" w:eastAsia="Georgia" w:hAnsi="Georgia" w:cs="Georgia"/>
          <w:w w:val="102"/>
          <w:sz w:val="19"/>
          <w:szCs w:val="19"/>
        </w:rPr>
        <w:t>940–50.</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7">
        <w:r>
          <w:rPr>
            <w:rFonts w:ascii="Georgia" w:eastAsia="Georgia" w:hAnsi="Georgia" w:cs="Georgia"/>
            <w:color w:val="0000FF"/>
            <w:w w:val="102"/>
            <w:sz w:val="19"/>
            <w:szCs w:val="19"/>
          </w:rPr>
          <w:t>10.1109/TMI.2003.815905</w:t>
        </w:r>
      </w:hyperlink>
    </w:p>
    <w:p w14:paraId="06790E90" w14:textId="77777777" w:rsidR="00E61F9D" w:rsidRDefault="005C64D6">
      <w:pPr>
        <w:spacing w:before="59" w:after="0" w:line="240" w:lineRule="auto"/>
        <w:ind w:left="115" w:right="464"/>
        <w:jc w:val="both"/>
        <w:rPr>
          <w:rFonts w:ascii="Georgia" w:eastAsia="Georgia" w:hAnsi="Georgia" w:cs="Georgia"/>
          <w:sz w:val="19"/>
          <w:szCs w:val="19"/>
        </w:rPr>
      </w:pPr>
      <w:r>
        <w:rPr>
          <w:rFonts w:ascii="Georgia" w:eastAsia="Georgia" w:hAnsi="Georgia" w:cs="Georgia"/>
          <w:sz w:val="19"/>
          <w:szCs w:val="19"/>
        </w:rPr>
        <w:t>75.</w:t>
      </w:r>
      <w:r>
        <w:rPr>
          <w:rFonts w:ascii="Georgia" w:eastAsia="Georgia" w:hAnsi="Georgia" w:cs="Georgia"/>
          <w:spacing w:val="20"/>
          <w:sz w:val="19"/>
          <w:szCs w:val="19"/>
        </w:rPr>
        <w:t xml:space="preserve"> </w:t>
      </w:r>
      <w:r>
        <w:rPr>
          <w:rFonts w:ascii="Georgia" w:eastAsia="Georgia" w:hAnsi="Georgia" w:cs="Georgia"/>
          <w:sz w:val="19"/>
          <w:szCs w:val="19"/>
        </w:rPr>
        <w:t>Park,</w:t>
      </w:r>
      <w:r>
        <w:rPr>
          <w:rFonts w:ascii="Georgia" w:eastAsia="Georgia" w:hAnsi="Georgia" w:cs="Georgia"/>
          <w:spacing w:val="10"/>
          <w:sz w:val="19"/>
          <w:szCs w:val="19"/>
        </w:rPr>
        <w:t xml:space="preserve"> </w:t>
      </w:r>
      <w:r>
        <w:rPr>
          <w:rFonts w:ascii="Georgia" w:eastAsia="Georgia" w:hAnsi="Georgia" w:cs="Georgia"/>
          <w:sz w:val="19"/>
          <w:szCs w:val="19"/>
        </w:rPr>
        <w:t>W.,</w:t>
      </w:r>
      <w:r>
        <w:rPr>
          <w:rFonts w:ascii="Georgia" w:eastAsia="Georgia" w:hAnsi="Georgia" w:cs="Georgia"/>
          <w:spacing w:val="6"/>
          <w:sz w:val="19"/>
          <w:szCs w:val="19"/>
        </w:rPr>
        <w:t xml:space="preserve"> </w:t>
      </w:r>
      <w:r>
        <w:rPr>
          <w:rFonts w:ascii="Georgia" w:eastAsia="Georgia" w:hAnsi="Georgia" w:cs="Georgia"/>
          <w:sz w:val="19"/>
          <w:szCs w:val="19"/>
        </w:rPr>
        <w:t>Hoffman,</w:t>
      </w:r>
      <w:r>
        <w:rPr>
          <w:rFonts w:ascii="Georgia" w:eastAsia="Georgia" w:hAnsi="Georgia" w:cs="Georgia"/>
          <w:spacing w:val="13"/>
          <w:sz w:val="19"/>
          <w:szCs w:val="19"/>
        </w:rPr>
        <w:t xml:space="preserve"> </w:t>
      </w:r>
      <w:r>
        <w:rPr>
          <w:rFonts w:ascii="Georgia" w:eastAsia="Georgia" w:hAnsi="Georgia" w:cs="Georgia"/>
          <w:sz w:val="19"/>
          <w:szCs w:val="19"/>
        </w:rPr>
        <w:t>E. A.,</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2"/>
          <w:sz w:val="19"/>
          <w:szCs w:val="19"/>
        </w:rPr>
        <w:t xml:space="preserve"> </w:t>
      </w:r>
      <w:proofErr w:type="spellStart"/>
      <w:r>
        <w:rPr>
          <w:rFonts w:ascii="Georgia" w:eastAsia="Georgia" w:hAnsi="Georgia" w:cs="Georgia"/>
          <w:sz w:val="19"/>
          <w:szCs w:val="19"/>
        </w:rPr>
        <w:t>Sonka</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Segmentation</w:t>
      </w:r>
      <w:r>
        <w:rPr>
          <w:rFonts w:ascii="Georgia" w:eastAsia="Georgia" w:hAnsi="Georgia" w:cs="Georgia"/>
          <w:b/>
          <w:bCs/>
          <w:spacing w:val="25"/>
          <w:sz w:val="19"/>
          <w:szCs w:val="19"/>
        </w:rPr>
        <w:t xml:space="preserve"> </w:t>
      </w:r>
      <w:r>
        <w:rPr>
          <w:rFonts w:ascii="Georgia" w:eastAsia="Georgia" w:hAnsi="Georgia" w:cs="Georgia"/>
          <w:b/>
          <w:bCs/>
          <w:sz w:val="19"/>
          <w:szCs w:val="19"/>
        </w:rPr>
        <w:t xml:space="preserve">of </w:t>
      </w:r>
      <w:proofErr w:type="spellStart"/>
      <w:r>
        <w:rPr>
          <w:rFonts w:ascii="Georgia" w:eastAsia="Georgia" w:hAnsi="Georgia" w:cs="Georgia"/>
          <w:b/>
          <w:bCs/>
          <w:sz w:val="19"/>
          <w:szCs w:val="19"/>
        </w:rPr>
        <w:t>Intrathoracic</w:t>
      </w:r>
      <w:proofErr w:type="spellEnd"/>
      <w:r>
        <w:rPr>
          <w:rFonts w:ascii="Georgia" w:eastAsia="Georgia" w:hAnsi="Georgia" w:cs="Georgia"/>
          <w:b/>
          <w:bCs/>
          <w:spacing w:val="22"/>
          <w:sz w:val="19"/>
          <w:szCs w:val="19"/>
        </w:rPr>
        <w:t xml:space="preserve"> </w:t>
      </w:r>
      <w:r>
        <w:rPr>
          <w:rFonts w:ascii="Georgia" w:eastAsia="Georgia" w:hAnsi="Georgia" w:cs="Georgia"/>
          <w:b/>
          <w:bCs/>
          <w:sz w:val="19"/>
          <w:szCs w:val="19"/>
        </w:rPr>
        <w:t>Airway</w:t>
      </w:r>
      <w:r>
        <w:rPr>
          <w:rFonts w:ascii="Georgia" w:eastAsia="Georgia" w:hAnsi="Georgia" w:cs="Georgia"/>
          <w:b/>
          <w:bCs/>
          <w:spacing w:val="10"/>
          <w:sz w:val="19"/>
          <w:szCs w:val="19"/>
        </w:rPr>
        <w:t xml:space="preserve"> </w:t>
      </w:r>
      <w:r>
        <w:rPr>
          <w:rFonts w:ascii="Georgia" w:eastAsia="Georgia" w:hAnsi="Georgia" w:cs="Georgia"/>
          <w:b/>
          <w:bCs/>
          <w:sz w:val="19"/>
          <w:szCs w:val="19"/>
        </w:rPr>
        <w:t>Trees:</w:t>
      </w:r>
      <w:r>
        <w:rPr>
          <w:rFonts w:ascii="Georgia" w:eastAsia="Georgia" w:hAnsi="Georgia" w:cs="Georgia"/>
          <w:b/>
          <w:bCs/>
          <w:spacing w:val="27"/>
          <w:sz w:val="19"/>
          <w:szCs w:val="19"/>
        </w:rPr>
        <w:t xml:space="preserve"> </w:t>
      </w:r>
      <w:r>
        <w:rPr>
          <w:rFonts w:ascii="Georgia" w:eastAsia="Georgia" w:hAnsi="Georgia" w:cs="Georgia"/>
          <w:b/>
          <w:bCs/>
          <w:sz w:val="19"/>
          <w:szCs w:val="19"/>
        </w:rPr>
        <w:t>A</w:t>
      </w:r>
      <w:r>
        <w:rPr>
          <w:rFonts w:ascii="Georgia" w:eastAsia="Georgia" w:hAnsi="Georgia" w:cs="Georgia"/>
          <w:b/>
          <w:bCs/>
          <w:spacing w:val="-1"/>
          <w:sz w:val="19"/>
          <w:szCs w:val="19"/>
        </w:rPr>
        <w:t xml:space="preserve"> </w:t>
      </w:r>
      <w:r>
        <w:rPr>
          <w:rFonts w:ascii="Georgia" w:eastAsia="Georgia" w:hAnsi="Georgia" w:cs="Georgia"/>
          <w:b/>
          <w:bCs/>
          <w:sz w:val="19"/>
          <w:szCs w:val="19"/>
        </w:rPr>
        <w:t>Fuzzy</w:t>
      </w:r>
      <w:r>
        <w:rPr>
          <w:rFonts w:ascii="Georgia" w:eastAsia="Georgia" w:hAnsi="Georgia" w:cs="Georgia"/>
          <w:b/>
          <w:bCs/>
          <w:spacing w:val="7"/>
          <w:sz w:val="19"/>
          <w:szCs w:val="19"/>
        </w:rPr>
        <w:t xml:space="preserve"> </w:t>
      </w:r>
      <w:r>
        <w:rPr>
          <w:rFonts w:ascii="Georgia" w:eastAsia="Georgia" w:hAnsi="Georgia" w:cs="Georgia"/>
          <w:b/>
          <w:bCs/>
          <w:sz w:val="19"/>
          <w:szCs w:val="19"/>
        </w:rPr>
        <w:t>Logic</w:t>
      </w:r>
      <w:r>
        <w:rPr>
          <w:rFonts w:ascii="Georgia" w:eastAsia="Georgia" w:hAnsi="Georgia" w:cs="Georgia"/>
          <w:b/>
          <w:bCs/>
          <w:spacing w:val="7"/>
          <w:sz w:val="19"/>
          <w:szCs w:val="19"/>
        </w:rPr>
        <w:t xml:space="preserve"> </w:t>
      </w:r>
      <w:r>
        <w:rPr>
          <w:rFonts w:ascii="Georgia" w:eastAsia="Georgia" w:hAnsi="Georgia" w:cs="Georgia"/>
          <w:b/>
          <w:bCs/>
          <w:w w:val="102"/>
          <w:sz w:val="19"/>
          <w:szCs w:val="19"/>
        </w:rPr>
        <w:t>Approac</w:t>
      </w:r>
      <w:r>
        <w:rPr>
          <w:rFonts w:ascii="Georgia" w:eastAsia="Georgia" w:hAnsi="Georgia" w:cs="Georgia"/>
          <w:b/>
          <w:bCs/>
          <w:spacing w:val="-1"/>
          <w:w w:val="102"/>
          <w:sz w:val="19"/>
          <w:szCs w:val="19"/>
        </w:rPr>
        <w:t>h</w:t>
      </w:r>
      <w:r>
        <w:rPr>
          <w:rFonts w:ascii="Georgia" w:eastAsia="Georgia" w:hAnsi="Georgia" w:cs="Georgia"/>
          <w:w w:val="102"/>
          <w:sz w:val="19"/>
          <w:szCs w:val="19"/>
        </w:rPr>
        <w:t>”</w:t>
      </w:r>
    </w:p>
    <w:p w14:paraId="6D305026" w14:textId="77777777" w:rsidR="00E61F9D" w:rsidRDefault="005C64D6">
      <w:pPr>
        <w:spacing w:before="33" w:after="0" w:line="240" w:lineRule="auto"/>
        <w:ind w:left="120" w:right="4767"/>
        <w:jc w:val="both"/>
        <w:rPr>
          <w:rFonts w:ascii="Georgia" w:eastAsia="Georgia" w:hAnsi="Georgia" w:cs="Georgia"/>
          <w:sz w:val="19"/>
          <w:szCs w:val="19"/>
        </w:rPr>
      </w:pPr>
      <w:proofErr w:type="gramStart"/>
      <w:r>
        <w:rPr>
          <w:rFonts w:ascii="Georgia" w:eastAsia="Georgia" w:hAnsi="Georgia" w:cs="Georgia"/>
          <w:i/>
          <w:sz w:val="19"/>
          <w:szCs w:val="19"/>
        </w:rPr>
        <w:t>IEEE Trans Med Imaging</w:t>
      </w:r>
      <w:r>
        <w:rPr>
          <w:rFonts w:ascii="Georgia" w:eastAsia="Georgia" w:hAnsi="Georgia" w:cs="Georgia"/>
          <w:i/>
          <w:spacing w:val="2"/>
          <w:sz w:val="19"/>
          <w:szCs w:val="19"/>
        </w:rPr>
        <w:t xml:space="preserve"> </w:t>
      </w:r>
      <w:r>
        <w:rPr>
          <w:rFonts w:ascii="Georgia" w:eastAsia="Georgia" w:hAnsi="Georgia" w:cs="Georgia"/>
          <w:sz w:val="19"/>
          <w:szCs w:val="19"/>
        </w:rPr>
        <w:t>17,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(1998):</w:t>
      </w:r>
      <w:r>
        <w:rPr>
          <w:rFonts w:ascii="Georgia" w:eastAsia="Georgia" w:hAnsi="Georgia" w:cs="Georgia"/>
          <w:spacing w:val="29"/>
          <w:sz w:val="19"/>
          <w:szCs w:val="19"/>
        </w:rPr>
        <w:t xml:space="preserve"> </w:t>
      </w:r>
      <w:r>
        <w:rPr>
          <w:rFonts w:ascii="Georgia" w:eastAsia="Georgia" w:hAnsi="Georgia" w:cs="Georgia"/>
          <w:sz w:val="19"/>
          <w:szCs w:val="19"/>
        </w:rPr>
        <w:t>489–97.</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78">
        <w:r>
          <w:rPr>
            <w:rFonts w:ascii="Georgia" w:eastAsia="Georgia" w:hAnsi="Georgia" w:cs="Georgia"/>
            <w:color w:val="0000FF"/>
            <w:w w:val="102"/>
            <w:sz w:val="19"/>
            <w:szCs w:val="19"/>
          </w:rPr>
          <w:t>10.1109/42.730394</w:t>
        </w:r>
      </w:hyperlink>
    </w:p>
    <w:p w14:paraId="717FB797" w14:textId="77777777" w:rsidR="00E61F9D" w:rsidRDefault="005C64D6">
      <w:pPr>
        <w:spacing w:before="93" w:after="0" w:line="277" w:lineRule="auto"/>
        <w:ind w:left="120" w:right="485" w:hanging="5"/>
        <w:jc w:val="both"/>
        <w:rPr>
          <w:rFonts w:ascii="Georgia" w:eastAsia="Georgia" w:hAnsi="Georgia" w:cs="Georgia"/>
          <w:sz w:val="19"/>
          <w:szCs w:val="19"/>
        </w:rPr>
      </w:pPr>
      <w:r>
        <w:rPr>
          <w:rFonts w:ascii="Georgia" w:eastAsia="Georgia" w:hAnsi="Georgia" w:cs="Georgia"/>
          <w:sz w:val="19"/>
          <w:szCs w:val="19"/>
        </w:rPr>
        <w:t>76.</w:t>
      </w:r>
      <w:r>
        <w:rPr>
          <w:rFonts w:ascii="Georgia" w:eastAsia="Georgia" w:hAnsi="Georgia" w:cs="Georgia"/>
          <w:spacing w:val="19"/>
          <w:sz w:val="19"/>
          <w:szCs w:val="19"/>
        </w:rPr>
        <w:t xml:space="preserve"> </w:t>
      </w:r>
      <w:r>
        <w:rPr>
          <w:rFonts w:ascii="Georgia" w:eastAsia="Georgia" w:hAnsi="Georgia" w:cs="Georgia"/>
          <w:sz w:val="19"/>
          <w:szCs w:val="19"/>
        </w:rPr>
        <w:t>Ederle,</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2"/>
          <w:sz w:val="19"/>
          <w:szCs w:val="19"/>
        </w:rPr>
        <w:t xml:space="preserve"> </w:t>
      </w:r>
      <w:r>
        <w:rPr>
          <w:rFonts w:ascii="Georgia" w:eastAsia="Georgia" w:hAnsi="Georgia" w:cs="Georgia"/>
          <w:sz w:val="19"/>
          <w:szCs w:val="19"/>
        </w:rPr>
        <w:t>R.,</w:t>
      </w:r>
      <w:r>
        <w:rPr>
          <w:rFonts w:ascii="Georgia" w:eastAsia="Georgia" w:hAnsi="Georgia" w:cs="Georgia"/>
          <w:spacing w:val="2"/>
          <w:sz w:val="19"/>
          <w:szCs w:val="19"/>
        </w:rPr>
        <w:t xml:space="preserve"> </w:t>
      </w:r>
      <w:proofErr w:type="spellStart"/>
      <w:r>
        <w:rPr>
          <w:rFonts w:ascii="Georgia" w:eastAsia="Georgia" w:hAnsi="Georgia" w:cs="Georgia"/>
          <w:sz w:val="19"/>
          <w:szCs w:val="19"/>
        </w:rPr>
        <w:t>Heussel</w:t>
      </w:r>
      <w:proofErr w:type="spellEnd"/>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sz w:val="19"/>
          <w:szCs w:val="19"/>
        </w:rPr>
        <w:t>C.</w:t>
      </w:r>
      <w:r>
        <w:rPr>
          <w:rFonts w:ascii="Georgia" w:eastAsia="Georgia" w:hAnsi="Georgia" w:cs="Georgia"/>
          <w:spacing w:val="-3"/>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Hast,</w:t>
      </w:r>
      <w:r>
        <w:rPr>
          <w:rFonts w:ascii="Georgia" w:eastAsia="Georgia" w:hAnsi="Georgia" w:cs="Georgia"/>
          <w:spacing w:val="4"/>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Fischer,</w:t>
      </w:r>
      <w:r>
        <w:rPr>
          <w:rFonts w:ascii="Georgia" w:eastAsia="Georgia" w:hAnsi="Georgia" w:cs="Georgia"/>
          <w:spacing w:val="8"/>
          <w:sz w:val="19"/>
          <w:szCs w:val="19"/>
        </w:rPr>
        <w:t xml:space="preserve"> </w:t>
      </w:r>
      <w:r>
        <w:rPr>
          <w:rFonts w:ascii="Georgia" w:eastAsia="Georgia" w:hAnsi="Georgia" w:cs="Georgia"/>
          <w:sz w:val="19"/>
          <w:szCs w:val="19"/>
        </w:rPr>
        <w:t>B.,</w:t>
      </w:r>
      <w:r>
        <w:rPr>
          <w:rFonts w:ascii="Georgia" w:eastAsia="Georgia" w:hAnsi="Georgia" w:cs="Georgia"/>
          <w:spacing w:val="2"/>
          <w:sz w:val="19"/>
          <w:szCs w:val="19"/>
        </w:rPr>
        <w:t xml:space="preserve"> </w:t>
      </w:r>
      <w:r>
        <w:rPr>
          <w:rFonts w:ascii="Georgia" w:eastAsia="Georgia" w:hAnsi="Georgia" w:cs="Georgia"/>
          <w:sz w:val="19"/>
          <w:szCs w:val="19"/>
        </w:rPr>
        <w:t>Van</w:t>
      </w:r>
      <w:r>
        <w:rPr>
          <w:rFonts w:ascii="Georgia" w:eastAsia="Georgia" w:hAnsi="Georgia" w:cs="Georgia"/>
          <w:spacing w:val="1"/>
          <w:sz w:val="19"/>
          <w:szCs w:val="19"/>
        </w:rPr>
        <w:t xml:space="preserve"> </w:t>
      </w:r>
      <w:proofErr w:type="spellStart"/>
      <w:r>
        <w:rPr>
          <w:rFonts w:ascii="Georgia" w:eastAsia="Georgia" w:hAnsi="Georgia" w:cs="Georgia"/>
          <w:sz w:val="19"/>
          <w:szCs w:val="19"/>
        </w:rPr>
        <w:t>Beek</w:t>
      </w:r>
      <w:proofErr w:type="spellEnd"/>
      <w:r>
        <w:rPr>
          <w:rFonts w:ascii="Georgia" w:eastAsia="Georgia" w:hAnsi="Georgia" w:cs="Georgia"/>
          <w:sz w:val="19"/>
          <w:szCs w:val="19"/>
        </w:rPr>
        <w:t>,</w:t>
      </w:r>
      <w:r>
        <w:rPr>
          <w:rFonts w:ascii="Georgia" w:eastAsia="Georgia" w:hAnsi="Georgia" w:cs="Georgia"/>
          <w:spacing w:val="4"/>
          <w:sz w:val="19"/>
          <w:szCs w:val="19"/>
        </w:rPr>
        <w:t xml:space="preserve"> </w:t>
      </w:r>
      <w:r>
        <w:rPr>
          <w:rFonts w:ascii="Georgia" w:eastAsia="Georgia" w:hAnsi="Georgia" w:cs="Georgia"/>
          <w:sz w:val="19"/>
          <w:szCs w:val="19"/>
        </w:rPr>
        <w:t>E.</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2"/>
          <w:sz w:val="19"/>
          <w:szCs w:val="19"/>
        </w:rPr>
        <w:t xml:space="preserve"> </w:t>
      </w:r>
      <w:r>
        <w:rPr>
          <w:rFonts w:ascii="Georgia" w:eastAsia="Georgia" w:hAnsi="Georgia" w:cs="Georgia"/>
          <w:sz w:val="19"/>
          <w:szCs w:val="19"/>
        </w:rPr>
        <w:t>R.,</w:t>
      </w:r>
      <w:r>
        <w:rPr>
          <w:rFonts w:ascii="Georgia" w:eastAsia="Georgia" w:hAnsi="Georgia" w:cs="Georgia"/>
          <w:spacing w:val="2"/>
          <w:sz w:val="19"/>
          <w:szCs w:val="19"/>
        </w:rPr>
        <w:t xml:space="preserve"> </w:t>
      </w:r>
      <w:r>
        <w:rPr>
          <w:rFonts w:ascii="Georgia" w:eastAsia="Georgia" w:hAnsi="Georgia" w:cs="Georgia"/>
          <w:sz w:val="19"/>
          <w:szCs w:val="19"/>
        </w:rPr>
        <w:t>Ley,</w:t>
      </w:r>
      <w:r>
        <w:rPr>
          <w:rFonts w:ascii="Georgia" w:eastAsia="Georgia" w:hAnsi="Georgia" w:cs="Georgia"/>
          <w:spacing w:val="2"/>
          <w:sz w:val="19"/>
          <w:szCs w:val="19"/>
        </w:rPr>
        <w:t xml:space="preserve"> </w:t>
      </w:r>
      <w:r>
        <w:rPr>
          <w:rFonts w:ascii="Georgia" w:eastAsia="Georgia" w:hAnsi="Georgia" w:cs="Georgia"/>
          <w:sz w:val="19"/>
          <w:szCs w:val="19"/>
        </w:rPr>
        <w:t>S.,</w:t>
      </w:r>
      <w:r>
        <w:rPr>
          <w:rFonts w:ascii="Georgia" w:eastAsia="Georgia" w:hAnsi="Georgia" w:cs="Georgia"/>
          <w:spacing w:val="-1"/>
          <w:sz w:val="19"/>
          <w:szCs w:val="19"/>
        </w:rPr>
        <w:t xml:space="preserve"> </w:t>
      </w:r>
      <w:proofErr w:type="spellStart"/>
      <w:r>
        <w:rPr>
          <w:rFonts w:ascii="Georgia" w:eastAsia="Georgia" w:hAnsi="Georgia" w:cs="Georgia"/>
          <w:sz w:val="19"/>
          <w:szCs w:val="19"/>
        </w:rPr>
        <w:t>Thelen</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1"/>
          <w:sz w:val="19"/>
          <w:szCs w:val="19"/>
        </w:rPr>
        <w:t xml:space="preserve"> </w:t>
      </w:r>
      <w:r>
        <w:rPr>
          <w:rFonts w:ascii="Georgia" w:eastAsia="Georgia" w:hAnsi="Georgia" w:cs="Georgia"/>
          <w:sz w:val="19"/>
          <w:szCs w:val="19"/>
        </w:rPr>
        <w:t xml:space="preserve">and </w:t>
      </w:r>
      <w:proofErr w:type="spellStart"/>
      <w:r>
        <w:rPr>
          <w:rFonts w:ascii="Georgia" w:eastAsia="Georgia" w:hAnsi="Georgia" w:cs="Georgia"/>
          <w:sz w:val="19"/>
          <w:szCs w:val="19"/>
        </w:rPr>
        <w:t>Kauczor</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H.</w:t>
      </w:r>
      <w:r>
        <w:rPr>
          <w:rFonts w:ascii="Georgia" w:eastAsia="Georgia" w:hAnsi="Georgia" w:cs="Georgia"/>
          <w:spacing w:val="-2"/>
          <w:sz w:val="19"/>
          <w:szCs w:val="19"/>
        </w:rPr>
        <w:t xml:space="preserve"> </w:t>
      </w:r>
      <w:r>
        <w:rPr>
          <w:rFonts w:ascii="Georgia" w:eastAsia="Georgia" w:hAnsi="Georgia" w:cs="Georgia"/>
          <w:sz w:val="19"/>
          <w:szCs w:val="19"/>
        </w:rPr>
        <w:t>U.</w:t>
      </w:r>
      <w:r>
        <w:rPr>
          <w:rFonts w:ascii="Georgia" w:eastAsia="Georgia" w:hAnsi="Georgia" w:cs="Georgia"/>
          <w:spacing w:val="-2"/>
          <w:sz w:val="19"/>
          <w:szCs w:val="19"/>
        </w:rPr>
        <w:t xml:space="preserve"> “</w:t>
      </w:r>
      <w:r>
        <w:rPr>
          <w:rFonts w:ascii="Georgia" w:eastAsia="Georgia" w:hAnsi="Georgia" w:cs="Georgia"/>
          <w:b/>
          <w:bCs/>
          <w:sz w:val="19"/>
          <w:szCs w:val="19"/>
        </w:rPr>
        <w:t>Evaluation</w:t>
      </w:r>
      <w:r>
        <w:rPr>
          <w:rFonts w:ascii="Georgia" w:eastAsia="Georgia" w:hAnsi="Georgia" w:cs="Georgia"/>
          <w:b/>
          <w:bCs/>
          <w:spacing w:val="16"/>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Changes</w:t>
      </w:r>
      <w:r>
        <w:rPr>
          <w:rFonts w:ascii="Georgia" w:eastAsia="Georgia" w:hAnsi="Georgia" w:cs="Georgia"/>
          <w:b/>
          <w:bCs/>
          <w:spacing w:val="22"/>
          <w:sz w:val="19"/>
          <w:szCs w:val="19"/>
        </w:rPr>
        <w:t xml:space="preserve"> </w:t>
      </w:r>
      <w:r>
        <w:rPr>
          <w:rFonts w:ascii="Georgia" w:eastAsia="Georgia" w:hAnsi="Georgia" w:cs="Georgia"/>
          <w:b/>
          <w:bCs/>
          <w:sz w:val="19"/>
          <w:szCs w:val="19"/>
        </w:rPr>
        <w:t>in</w:t>
      </w:r>
      <w:r>
        <w:rPr>
          <w:rFonts w:ascii="Georgia" w:eastAsia="Georgia" w:hAnsi="Georgia" w:cs="Georgia"/>
          <w:b/>
          <w:bCs/>
          <w:spacing w:val="10"/>
          <w:sz w:val="19"/>
          <w:szCs w:val="19"/>
        </w:rPr>
        <w:t xml:space="preserve"> </w:t>
      </w:r>
      <w:r>
        <w:rPr>
          <w:rFonts w:ascii="Georgia" w:eastAsia="Georgia" w:hAnsi="Georgia" w:cs="Georgia"/>
          <w:b/>
          <w:bCs/>
          <w:sz w:val="19"/>
          <w:szCs w:val="19"/>
        </w:rPr>
        <w:t>Central</w:t>
      </w:r>
      <w:r>
        <w:rPr>
          <w:rFonts w:ascii="Georgia" w:eastAsia="Georgia" w:hAnsi="Georgia" w:cs="Georgia"/>
          <w:b/>
          <w:bCs/>
          <w:spacing w:val="21"/>
          <w:sz w:val="19"/>
          <w:szCs w:val="19"/>
        </w:rPr>
        <w:t xml:space="preserve"> </w:t>
      </w:r>
      <w:r>
        <w:rPr>
          <w:rFonts w:ascii="Georgia" w:eastAsia="Georgia" w:hAnsi="Georgia" w:cs="Georgia"/>
          <w:b/>
          <w:bCs/>
          <w:sz w:val="19"/>
          <w:szCs w:val="19"/>
        </w:rPr>
        <w:t>Airway</w:t>
      </w:r>
      <w:r>
        <w:rPr>
          <w:rFonts w:ascii="Georgia" w:eastAsia="Georgia" w:hAnsi="Georgia" w:cs="Georgia"/>
          <w:b/>
          <w:bCs/>
          <w:spacing w:val="20"/>
          <w:sz w:val="19"/>
          <w:szCs w:val="19"/>
        </w:rPr>
        <w:t xml:space="preserve"> </w:t>
      </w:r>
      <w:r>
        <w:rPr>
          <w:rFonts w:ascii="Georgia" w:eastAsia="Georgia" w:hAnsi="Georgia" w:cs="Georgia"/>
          <w:b/>
          <w:bCs/>
          <w:sz w:val="19"/>
          <w:szCs w:val="19"/>
        </w:rPr>
        <w:t>Dimensions,</w:t>
      </w:r>
      <w:r>
        <w:rPr>
          <w:rFonts w:ascii="Georgia" w:eastAsia="Georgia" w:hAnsi="Georgia" w:cs="Georgia"/>
          <w:b/>
          <w:bCs/>
          <w:spacing w:val="32"/>
          <w:sz w:val="19"/>
          <w:szCs w:val="19"/>
        </w:rPr>
        <w:t xml:space="preserve"> </w:t>
      </w:r>
      <w:r>
        <w:rPr>
          <w:rFonts w:ascii="Georgia" w:eastAsia="Georgia" w:hAnsi="Georgia" w:cs="Georgia"/>
          <w:b/>
          <w:bCs/>
          <w:sz w:val="19"/>
          <w:szCs w:val="19"/>
        </w:rPr>
        <w:t>Lung</w:t>
      </w:r>
      <w:r>
        <w:rPr>
          <w:rFonts w:ascii="Georgia" w:eastAsia="Georgia" w:hAnsi="Georgia" w:cs="Georgia"/>
          <w:b/>
          <w:bCs/>
          <w:spacing w:val="16"/>
          <w:sz w:val="19"/>
          <w:szCs w:val="19"/>
        </w:rPr>
        <w:t xml:space="preserve"> </w:t>
      </w:r>
      <w:r>
        <w:rPr>
          <w:rFonts w:ascii="Georgia" w:eastAsia="Georgia" w:hAnsi="Georgia" w:cs="Georgia"/>
          <w:b/>
          <w:bCs/>
          <w:sz w:val="19"/>
          <w:szCs w:val="19"/>
        </w:rPr>
        <w:t>Area</w:t>
      </w:r>
      <w:r>
        <w:rPr>
          <w:rFonts w:ascii="Georgia" w:eastAsia="Georgia" w:hAnsi="Georgia" w:cs="Georgia"/>
          <w:b/>
          <w:bCs/>
          <w:spacing w:val="15"/>
          <w:sz w:val="19"/>
          <w:szCs w:val="19"/>
        </w:rPr>
        <w:t xml:space="preserve"> </w:t>
      </w:r>
      <w:r>
        <w:rPr>
          <w:rFonts w:ascii="Georgia" w:eastAsia="Georgia" w:hAnsi="Georgia" w:cs="Georgia"/>
          <w:b/>
          <w:bCs/>
          <w:sz w:val="19"/>
          <w:szCs w:val="19"/>
        </w:rPr>
        <w:t>and</w:t>
      </w:r>
      <w:r>
        <w:rPr>
          <w:rFonts w:ascii="Georgia" w:eastAsia="Georgia" w:hAnsi="Georgia" w:cs="Georgia"/>
          <w:b/>
          <w:bCs/>
          <w:spacing w:val="13"/>
          <w:sz w:val="19"/>
          <w:szCs w:val="19"/>
        </w:rPr>
        <w:t xml:space="preserve"> </w:t>
      </w:r>
      <w:r>
        <w:rPr>
          <w:rFonts w:ascii="Georgia" w:eastAsia="Georgia" w:hAnsi="Georgia" w:cs="Georgia"/>
          <w:b/>
          <w:bCs/>
          <w:sz w:val="19"/>
          <w:szCs w:val="19"/>
        </w:rPr>
        <w:t>Mean</w:t>
      </w:r>
      <w:r>
        <w:rPr>
          <w:rFonts w:ascii="Georgia" w:eastAsia="Georgia" w:hAnsi="Georgia" w:cs="Georgia"/>
          <w:b/>
          <w:bCs/>
          <w:spacing w:val="17"/>
          <w:sz w:val="19"/>
          <w:szCs w:val="19"/>
        </w:rPr>
        <w:t xml:space="preserve"> </w:t>
      </w:r>
      <w:r>
        <w:rPr>
          <w:rFonts w:ascii="Georgia" w:eastAsia="Georgia" w:hAnsi="Georgia" w:cs="Georgia"/>
          <w:b/>
          <w:bCs/>
          <w:sz w:val="19"/>
          <w:szCs w:val="19"/>
        </w:rPr>
        <w:t>Lung</w:t>
      </w:r>
      <w:r>
        <w:rPr>
          <w:rFonts w:ascii="Georgia" w:eastAsia="Georgia" w:hAnsi="Georgia" w:cs="Georgia"/>
          <w:b/>
          <w:bCs/>
          <w:spacing w:val="16"/>
          <w:sz w:val="19"/>
          <w:szCs w:val="19"/>
        </w:rPr>
        <w:t xml:space="preserve"> </w:t>
      </w:r>
      <w:r>
        <w:rPr>
          <w:rFonts w:ascii="Georgia" w:eastAsia="Georgia" w:hAnsi="Georgia" w:cs="Georgia"/>
          <w:b/>
          <w:bCs/>
          <w:sz w:val="19"/>
          <w:szCs w:val="19"/>
        </w:rPr>
        <w:t>Density</w:t>
      </w:r>
      <w:r>
        <w:rPr>
          <w:rFonts w:ascii="Georgia" w:eastAsia="Georgia" w:hAnsi="Georgia" w:cs="Georgia"/>
          <w:b/>
          <w:bCs/>
          <w:spacing w:val="21"/>
          <w:sz w:val="19"/>
          <w:szCs w:val="19"/>
        </w:rPr>
        <w:t xml:space="preserve"> </w:t>
      </w:r>
      <w:r>
        <w:rPr>
          <w:rFonts w:ascii="Georgia" w:eastAsia="Georgia" w:hAnsi="Georgia" w:cs="Georgia"/>
          <w:b/>
          <w:bCs/>
          <w:sz w:val="19"/>
          <w:szCs w:val="19"/>
        </w:rPr>
        <w:t>at</w:t>
      </w:r>
      <w:r>
        <w:rPr>
          <w:rFonts w:ascii="Georgia" w:eastAsia="Georgia" w:hAnsi="Georgia" w:cs="Georgia"/>
          <w:b/>
          <w:bCs/>
          <w:spacing w:val="10"/>
          <w:sz w:val="19"/>
          <w:szCs w:val="19"/>
        </w:rPr>
        <w:t xml:space="preserve"> </w:t>
      </w:r>
      <w:r>
        <w:rPr>
          <w:rFonts w:ascii="Georgia" w:eastAsia="Georgia" w:hAnsi="Georgia" w:cs="Georgia"/>
          <w:b/>
          <w:bCs/>
          <w:sz w:val="19"/>
          <w:szCs w:val="19"/>
        </w:rPr>
        <w:t>Paired</w:t>
      </w:r>
      <w:r>
        <w:rPr>
          <w:rFonts w:ascii="Georgia" w:eastAsia="Georgia" w:hAnsi="Georgia" w:cs="Georgia"/>
          <w:b/>
          <w:bCs/>
          <w:spacing w:val="19"/>
          <w:sz w:val="19"/>
          <w:szCs w:val="19"/>
        </w:rPr>
        <w:t xml:space="preserve"> </w:t>
      </w:r>
      <w:r>
        <w:rPr>
          <w:rFonts w:ascii="Georgia" w:eastAsia="Georgia" w:hAnsi="Georgia" w:cs="Georgia"/>
          <w:b/>
          <w:bCs/>
          <w:w w:val="102"/>
          <w:sz w:val="19"/>
          <w:szCs w:val="19"/>
        </w:rPr>
        <w:t xml:space="preserve">Inspiratory/expiratory </w:t>
      </w:r>
      <w:r>
        <w:rPr>
          <w:rFonts w:ascii="Georgia" w:eastAsia="Georgia" w:hAnsi="Georgia" w:cs="Georgia"/>
          <w:b/>
          <w:bCs/>
          <w:sz w:val="19"/>
          <w:szCs w:val="19"/>
        </w:rPr>
        <w:t>High-Resolution</w:t>
      </w:r>
      <w:r>
        <w:rPr>
          <w:rFonts w:ascii="Georgia" w:eastAsia="Georgia" w:hAnsi="Georgia" w:cs="Georgia"/>
          <w:b/>
          <w:bCs/>
          <w:spacing w:val="33"/>
          <w:sz w:val="19"/>
          <w:szCs w:val="19"/>
        </w:rPr>
        <w:t xml:space="preserve"> </w:t>
      </w:r>
      <w:r>
        <w:rPr>
          <w:rFonts w:ascii="Georgia" w:eastAsia="Georgia" w:hAnsi="Georgia" w:cs="Georgia"/>
          <w:b/>
          <w:bCs/>
          <w:sz w:val="19"/>
          <w:szCs w:val="19"/>
        </w:rPr>
        <w:t>Computed</w:t>
      </w:r>
      <w:r>
        <w:rPr>
          <w:rFonts w:ascii="Georgia" w:eastAsia="Georgia" w:hAnsi="Georgia" w:cs="Georgia"/>
          <w:b/>
          <w:bCs/>
          <w:spacing w:val="21"/>
          <w:sz w:val="19"/>
          <w:szCs w:val="19"/>
        </w:rPr>
        <w:t xml:space="preserve"> </w:t>
      </w:r>
      <w:r>
        <w:rPr>
          <w:rFonts w:ascii="Georgia" w:eastAsia="Georgia" w:hAnsi="Georgia" w:cs="Georgia"/>
          <w:b/>
          <w:bCs/>
          <w:sz w:val="19"/>
          <w:szCs w:val="19"/>
        </w:rPr>
        <w:t>Tomograph</w:t>
      </w:r>
      <w:r>
        <w:rPr>
          <w:rFonts w:ascii="Georgia" w:eastAsia="Georgia" w:hAnsi="Georgia" w:cs="Georgia"/>
          <w:b/>
          <w:bCs/>
          <w:spacing w:val="3"/>
          <w:sz w:val="19"/>
          <w:szCs w:val="19"/>
        </w:rPr>
        <w:t>y</w:t>
      </w:r>
      <w:r>
        <w:rPr>
          <w:rFonts w:ascii="Georgia" w:eastAsia="Georgia" w:hAnsi="Georgia" w:cs="Georgia"/>
          <w:sz w:val="19"/>
          <w:szCs w:val="19"/>
        </w:rPr>
        <w:t>”</w:t>
      </w:r>
      <w:r>
        <w:rPr>
          <w:rFonts w:ascii="Georgia" w:eastAsia="Georgia" w:hAnsi="Georgia" w:cs="Georgia"/>
          <w:spacing w:val="27"/>
          <w:sz w:val="19"/>
          <w:szCs w:val="19"/>
        </w:rPr>
        <w:t xml:space="preserve"> </w:t>
      </w:r>
      <w:proofErr w:type="spellStart"/>
      <w:r>
        <w:rPr>
          <w:rFonts w:ascii="Georgia" w:eastAsia="Georgia" w:hAnsi="Georgia" w:cs="Georgia"/>
          <w:i/>
          <w:sz w:val="19"/>
          <w:szCs w:val="19"/>
        </w:rPr>
        <w:t>Eur</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Radiol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13,</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11</w:t>
      </w:r>
      <w:r>
        <w:rPr>
          <w:rFonts w:ascii="Georgia" w:eastAsia="Georgia" w:hAnsi="Georgia" w:cs="Georgia"/>
          <w:spacing w:val="6"/>
          <w:sz w:val="19"/>
          <w:szCs w:val="19"/>
        </w:rPr>
        <w:t xml:space="preserve"> </w:t>
      </w:r>
      <w:r>
        <w:rPr>
          <w:rFonts w:ascii="Georgia" w:eastAsia="Georgia" w:hAnsi="Georgia" w:cs="Georgia"/>
          <w:sz w:val="19"/>
          <w:szCs w:val="19"/>
        </w:rPr>
        <w:t>(2003):</w:t>
      </w:r>
      <w:r>
        <w:rPr>
          <w:rFonts w:ascii="Georgia" w:eastAsia="Georgia" w:hAnsi="Georgia" w:cs="Georgia"/>
          <w:spacing w:val="30"/>
          <w:sz w:val="19"/>
          <w:szCs w:val="19"/>
        </w:rPr>
        <w:t xml:space="preserve"> </w:t>
      </w:r>
      <w:r>
        <w:rPr>
          <w:rFonts w:ascii="Georgia" w:eastAsia="Georgia" w:hAnsi="Georgia" w:cs="Georgia"/>
          <w:sz w:val="19"/>
          <w:szCs w:val="19"/>
        </w:rPr>
        <w:t>2454–61.</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79">
        <w:r>
          <w:rPr>
            <w:rFonts w:ascii="Georgia" w:eastAsia="Georgia" w:hAnsi="Georgia" w:cs="Georgia"/>
            <w:color w:val="0000FF"/>
            <w:w w:val="102"/>
            <w:sz w:val="19"/>
            <w:szCs w:val="19"/>
          </w:rPr>
          <w:t>10.1007/s00330-003-1909-5</w:t>
        </w:r>
      </w:hyperlink>
    </w:p>
    <w:p w14:paraId="4BB30A60" w14:textId="77777777" w:rsidR="00E61F9D" w:rsidRDefault="005C64D6">
      <w:pPr>
        <w:spacing w:before="59" w:after="0" w:line="277" w:lineRule="auto"/>
        <w:ind w:left="115" w:right="457"/>
        <w:jc w:val="both"/>
        <w:rPr>
          <w:rFonts w:ascii="Georgia" w:eastAsia="Georgia" w:hAnsi="Georgia" w:cs="Georgia"/>
          <w:sz w:val="19"/>
          <w:szCs w:val="19"/>
        </w:rPr>
      </w:pPr>
      <w:r>
        <w:rPr>
          <w:rFonts w:ascii="Georgia" w:eastAsia="Georgia" w:hAnsi="Georgia" w:cs="Georgia"/>
          <w:sz w:val="19"/>
          <w:szCs w:val="19"/>
        </w:rPr>
        <w:t>77.</w:t>
      </w:r>
      <w:r>
        <w:rPr>
          <w:rFonts w:ascii="Georgia" w:eastAsia="Georgia" w:hAnsi="Georgia" w:cs="Georgia"/>
          <w:spacing w:val="20"/>
          <w:sz w:val="19"/>
          <w:szCs w:val="19"/>
        </w:rPr>
        <w:t xml:space="preserve"> </w:t>
      </w:r>
      <w:r>
        <w:rPr>
          <w:rFonts w:ascii="Georgia" w:eastAsia="Georgia" w:hAnsi="Georgia" w:cs="Georgia"/>
          <w:sz w:val="19"/>
          <w:szCs w:val="19"/>
        </w:rPr>
        <w:t>Lo,</w:t>
      </w:r>
      <w:r>
        <w:rPr>
          <w:rFonts w:ascii="Georgia" w:eastAsia="Georgia" w:hAnsi="Georgia" w:cs="Georgia"/>
          <w:spacing w:val="2"/>
          <w:sz w:val="19"/>
          <w:szCs w:val="19"/>
        </w:rPr>
        <w:t xml:space="preserve"> </w:t>
      </w:r>
      <w:r>
        <w:rPr>
          <w:rFonts w:ascii="Georgia" w:eastAsia="Georgia" w:hAnsi="Georgia" w:cs="Georgia"/>
          <w:sz w:val="19"/>
          <w:szCs w:val="19"/>
        </w:rPr>
        <w:t>P.,</w:t>
      </w:r>
      <w:r>
        <w:rPr>
          <w:rFonts w:ascii="Georgia" w:eastAsia="Georgia" w:hAnsi="Georgia" w:cs="Georgia"/>
          <w:spacing w:val="4"/>
          <w:sz w:val="19"/>
          <w:szCs w:val="19"/>
        </w:rPr>
        <w:t xml:space="preserve"> </w:t>
      </w:r>
      <w:proofErr w:type="spellStart"/>
      <w:r>
        <w:rPr>
          <w:rFonts w:ascii="Georgia" w:eastAsia="Georgia" w:hAnsi="Georgia" w:cs="Georgia"/>
          <w:sz w:val="19"/>
          <w:szCs w:val="19"/>
        </w:rPr>
        <w:t>Ginneken</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B. van,</w:t>
      </w:r>
      <w:r>
        <w:rPr>
          <w:rFonts w:ascii="Georgia" w:eastAsia="Georgia" w:hAnsi="Georgia" w:cs="Georgia"/>
          <w:spacing w:val="8"/>
          <w:sz w:val="19"/>
          <w:szCs w:val="19"/>
        </w:rPr>
        <w:t xml:space="preserve"> </w:t>
      </w:r>
      <w:r>
        <w:rPr>
          <w:rFonts w:ascii="Georgia" w:eastAsia="Georgia" w:hAnsi="Georgia" w:cs="Georgia"/>
          <w:sz w:val="19"/>
          <w:szCs w:val="19"/>
        </w:rPr>
        <w:t>Reinhardt,</w:t>
      </w:r>
      <w:r>
        <w:rPr>
          <w:rFonts w:ascii="Georgia" w:eastAsia="Georgia" w:hAnsi="Georgia" w:cs="Georgia"/>
          <w:spacing w:val="15"/>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proofErr w:type="spellStart"/>
      <w:r>
        <w:rPr>
          <w:rFonts w:ascii="Georgia" w:eastAsia="Georgia" w:hAnsi="Georgia" w:cs="Georgia"/>
          <w:sz w:val="19"/>
          <w:szCs w:val="19"/>
        </w:rPr>
        <w:t>Yavarna</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T.,</w:t>
      </w:r>
      <w:r>
        <w:rPr>
          <w:rFonts w:ascii="Georgia" w:eastAsia="Georgia" w:hAnsi="Georgia" w:cs="Georgia"/>
          <w:spacing w:val="4"/>
          <w:sz w:val="19"/>
          <w:szCs w:val="19"/>
        </w:rPr>
        <w:t xml:space="preserve"> </w:t>
      </w:r>
      <w:r>
        <w:rPr>
          <w:rFonts w:ascii="Georgia" w:eastAsia="Georgia" w:hAnsi="Georgia" w:cs="Georgia"/>
          <w:sz w:val="19"/>
          <w:szCs w:val="19"/>
        </w:rPr>
        <w:t>Jong,</w:t>
      </w:r>
      <w:r>
        <w:rPr>
          <w:rFonts w:ascii="Georgia" w:eastAsia="Georgia" w:hAnsi="Georgia" w:cs="Georgia"/>
          <w:spacing w:val="5"/>
          <w:sz w:val="19"/>
          <w:szCs w:val="19"/>
        </w:rPr>
        <w:t xml:space="preserve"> </w:t>
      </w:r>
      <w:r>
        <w:rPr>
          <w:rFonts w:ascii="Georgia" w:eastAsia="Georgia" w:hAnsi="Georgia" w:cs="Georgia"/>
          <w:sz w:val="19"/>
          <w:szCs w:val="19"/>
        </w:rPr>
        <w:t>P. A. de,</w:t>
      </w:r>
      <w:r>
        <w:rPr>
          <w:rFonts w:ascii="Georgia" w:eastAsia="Georgia" w:hAnsi="Georgia" w:cs="Georgia"/>
          <w:spacing w:val="2"/>
          <w:sz w:val="19"/>
          <w:szCs w:val="19"/>
        </w:rPr>
        <w:t xml:space="preserve"> </w:t>
      </w:r>
      <w:r>
        <w:rPr>
          <w:rFonts w:ascii="Georgia" w:eastAsia="Georgia" w:hAnsi="Georgia" w:cs="Georgia"/>
          <w:sz w:val="19"/>
          <w:szCs w:val="19"/>
        </w:rPr>
        <w:t>Irving,</w:t>
      </w:r>
      <w:r>
        <w:rPr>
          <w:rFonts w:ascii="Georgia" w:eastAsia="Georgia" w:hAnsi="Georgia" w:cs="Georgia"/>
          <w:spacing w:val="13"/>
          <w:sz w:val="19"/>
          <w:szCs w:val="19"/>
        </w:rPr>
        <w:t xml:space="preserve"> </w:t>
      </w:r>
      <w:r>
        <w:rPr>
          <w:rFonts w:ascii="Georgia" w:eastAsia="Georgia" w:hAnsi="Georgia" w:cs="Georgia"/>
          <w:sz w:val="19"/>
          <w:szCs w:val="19"/>
        </w:rPr>
        <w:t>B.,</w:t>
      </w:r>
      <w:r>
        <w:rPr>
          <w:rFonts w:ascii="Georgia" w:eastAsia="Georgia" w:hAnsi="Georgia" w:cs="Georgia"/>
          <w:spacing w:val="4"/>
          <w:sz w:val="19"/>
          <w:szCs w:val="19"/>
        </w:rPr>
        <w:t xml:space="preserve"> </w:t>
      </w:r>
      <w:proofErr w:type="spellStart"/>
      <w:r>
        <w:rPr>
          <w:rFonts w:ascii="Georgia" w:eastAsia="Georgia" w:hAnsi="Georgia" w:cs="Georgia"/>
          <w:sz w:val="19"/>
          <w:szCs w:val="19"/>
        </w:rPr>
        <w:t>Fetita</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C.,</w:t>
      </w:r>
      <w:r>
        <w:rPr>
          <w:rFonts w:ascii="Georgia" w:eastAsia="Georgia" w:hAnsi="Georgia" w:cs="Georgia"/>
          <w:spacing w:val="1"/>
          <w:sz w:val="19"/>
          <w:szCs w:val="19"/>
        </w:rPr>
        <w:t xml:space="preserve"> </w:t>
      </w:r>
      <w:proofErr w:type="spellStart"/>
      <w:r>
        <w:rPr>
          <w:rFonts w:ascii="Georgia" w:eastAsia="Georgia" w:hAnsi="Georgia" w:cs="Georgia"/>
          <w:sz w:val="19"/>
          <w:szCs w:val="19"/>
        </w:rPr>
        <w:t>Ortner</w:t>
      </w:r>
      <w:proofErr w:type="spellEnd"/>
      <w:r>
        <w:rPr>
          <w:rFonts w:ascii="Georgia" w:eastAsia="Georgia" w:hAnsi="Georgia" w:cs="Georgia"/>
          <w:sz w:val="19"/>
          <w:szCs w:val="19"/>
        </w:rPr>
        <w:t>,</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proofErr w:type="spellStart"/>
      <w:r>
        <w:rPr>
          <w:rFonts w:ascii="Georgia" w:eastAsia="Georgia" w:hAnsi="Georgia" w:cs="Georgia"/>
          <w:sz w:val="19"/>
          <w:szCs w:val="19"/>
        </w:rPr>
        <w:t>Pinho</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R.,</w:t>
      </w:r>
      <w:r>
        <w:rPr>
          <w:rFonts w:ascii="Georgia" w:eastAsia="Georgia" w:hAnsi="Georgia" w:cs="Georgia"/>
          <w:spacing w:val="4"/>
          <w:sz w:val="19"/>
          <w:szCs w:val="19"/>
        </w:rPr>
        <w:t xml:space="preserve"> </w:t>
      </w:r>
      <w:proofErr w:type="spellStart"/>
      <w:r>
        <w:rPr>
          <w:rFonts w:ascii="Georgia" w:eastAsia="Georgia" w:hAnsi="Georgia" w:cs="Georgia"/>
          <w:sz w:val="19"/>
          <w:szCs w:val="19"/>
        </w:rPr>
        <w:t>Sijbers</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w w:val="103"/>
          <w:sz w:val="19"/>
          <w:szCs w:val="19"/>
        </w:rPr>
        <w:t xml:space="preserve">J., </w:t>
      </w:r>
      <w:r>
        <w:rPr>
          <w:rFonts w:ascii="Georgia" w:eastAsia="Georgia" w:hAnsi="Georgia" w:cs="Georgia"/>
          <w:sz w:val="19"/>
          <w:szCs w:val="19"/>
        </w:rPr>
        <w:t>Feuerstein,</w:t>
      </w:r>
      <w:r>
        <w:rPr>
          <w:rFonts w:ascii="Georgia" w:eastAsia="Georgia" w:hAnsi="Georgia" w:cs="Georgia"/>
          <w:spacing w:val="15"/>
          <w:sz w:val="19"/>
          <w:szCs w:val="19"/>
        </w:rPr>
        <w:t xml:space="preserve"> </w:t>
      </w:r>
      <w:r>
        <w:rPr>
          <w:rFonts w:ascii="Georgia" w:eastAsia="Georgia" w:hAnsi="Georgia" w:cs="Georgia"/>
          <w:sz w:val="19"/>
          <w:szCs w:val="19"/>
        </w:rPr>
        <w:t>M.,</w:t>
      </w:r>
      <w:r>
        <w:rPr>
          <w:rFonts w:ascii="Georgia" w:eastAsia="Georgia" w:hAnsi="Georgia" w:cs="Georgia"/>
          <w:spacing w:val="3"/>
          <w:sz w:val="19"/>
          <w:szCs w:val="19"/>
        </w:rPr>
        <w:t xml:space="preserve"> </w:t>
      </w:r>
      <w:proofErr w:type="spellStart"/>
      <w:r>
        <w:rPr>
          <w:rFonts w:ascii="Georgia" w:eastAsia="Georgia" w:hAnsi="Georgia" w:cs="Georgia"/>
          <w:sz w:val="19"/>
          <w:szCs w:val="19"/>
        </w:rPr>
        <w:t>Fabijańska</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A.,</w:t>
      </w:r>
      <w:r>
        <w:rPr>
          <w:rFonts w:ascii="Georgia" w:eastAsia="Georgia" w:hAnsi="Georgia" w:cs="Georgia"/>
          <w:spacing w:val="3"/>
          <w:sz w:val="19"/>
          <w:szCs w:val="19"/>
        </w:rPr>
        <w:t xml:space="preserve"> </w:t>
      </w:r>
      <w:r>
        <w:rPr>
          <w:rFonts w:ascii="Georgia" w:eastAsia="Georgia" w:hAnsi="Georgia" w:cs="Georgia"/>
          <w:sz w:val="19"/>
          <w:szCs w:val="19"/>
        </w:rPr>
        <w:t>Bauer,</w:t>
      </w:r>
      <w:r>
        <w:rPr>
          <w:rFonts w:ascii="Georgia" w:eastAsia="Georgia" w:hAnsi="Georgia" w:cs="Georgia"/>
          <w:spacing w:val="8"/>
          <w:sz w:val="19"/>
          <w:szCs w:val="19"/>
        </w:rPr>
        <w:t xml:space="preserve"> </w:t>
      </w:r>
      <w:r>
        <w:rPr>
          <w:rFonts w:ascii="Georgia" w:eastAsia="Georgia" w:hAnsi="Georgia" w:cs="Georgia"/>
          <w:sz w:val="19"/>
          <w:szCs w:val="19"/>
        </w:rPr>
        <w:t>C.,</w:t>
      </w:r>
      <w:r>
        <w:rPr>
          <w:rFonts w:ascii="Georgia" w:eastAsia="Georgia" w:hAnsi="Georgia" w:cs="Georgia"/>
          <w:spacing w:val="1"/>
          <w:sz w:val="19"/>
          <w:szCs w:val="19"/>
        </w:rPr>
        <w:t xml:space="preserve"> </w:t>
      </w:r>
      <w:proofErr w:type="spellStart"/>
      <w:r>
        <w:rPr>
          <w:rFonts w:ascii="Georgia" w:eastAsia="Georgia" w:hAnsi="Georgia" w:cs="Georgia"/>
          <w:sz w:val="19"/>
          <w:szCs w:val="19"/>
        </w:rPr>
        <w:t>Beichel</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R.,</w:t>
      </w:r>
      <w:r>
        <w:rPr>
          <w:rFonts w:ascii="Georgia" w:eastAsia="Georgia" w:hAnsi="Georgia" w:cs="Georgia"/>
          <w:spacing w:val="3"/>
          <w:sz w:val="19"/>
          <w:szCs w:val="19"/>
        </w:rPr>
        <w:t xml:space="preserve"> </w:t>
      </w:r>
      <w:r>
        <w:rPr>
          <w:rFonts w:ascii="Georgia" w:eastAsia="Georgia" w:hAnsi="Georgia" w:cs="Georgia"/>
          <w:sz w:val="19"/>
          <w:szCs w:val="19"/>
        </w:rPr>
        <w:t>Mendoza,</w:t>
      </w:r>
      <w:r>
        <w:rPr>
          <w:rFonts w:ascii="Georgia" w:eastAsia="Georgia" w:hAnsi="Georgia" w:cs="Georgia"/>
          <w:spacing w:val="13"/>
          <w:sz w:val="19"/>
          <w:szCs w:val="19"/>
        </w:rPr>
        <w:t xml:space="preserve"> </w:t>
      </w:r>
      <w:r>
        <w:rPr>
          <w:rFonts w:ascii="Georgia" w:eastAsia="Georgia" w:hAnsi="Georgia" w:cs="Georgia"/>
          <w:sz w:val="19"/>
          <w:szCs w:val="19"/>
        </w:rPr>
        <w:t>C.</w:t>
      </w:r>
      <w:r>
        <w:rPr>
          <w:rFonts w:ascii="Georgia" w:eastAsia="Georgia" w:hAnsi="Georgia" w:cs="Georgia"/>
          <w:spacing w:val="-2"/>
          <w:sz w:val="19"/>
          <w:szCs w:val="19"/>
        </w:rPr>
        <w:t xml:space="preserve"> </w:t>
      </w:r>
      <w:r>
        <w:rPr>
          <w:rFonts w:ascii="Georgia" w:eastAsia="Georgia" w:hAnsi="Georgia" w:cs="Georgia"/>
          <w:sz w:val="19"/>
          <w:szCs w:val="19"/>
        </w:rPr>
        <w:t xml:space="preserve">S., </w:t>
      </w:r>
      <w:proofErr w:type="spellStart"/>
      <w:r>
        <w:rPr>
          <w:rFonts w:ascii="Georgia" w:eastAsia="Georgia" w:hAnsi="Georgia" w:cs="Georgia"/>
          <w:sz w:val="19"/>
          <w:szCs w:val="19"/>
        </w:rPr>
        <w:t>Wiemker</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R.,</w:t>
      </w:r>
      <w:r>
        <w:rPr>
          <w:rFonts w:ascii="Georgia" w:eastAsia="Georgia" w:hAnsi="Georgia" w:cs="Georgia"/>
          <w:spacing w:val="4"/>
          <w:sz w:val="19"/>
          <w:szCs w:val="19"/>
        </w:rPr>
        <w:t xml:space="preserve"> </w:t>
      </w:r>
      <w:r>
        <w:rPr>
          <w:rFonts w:ascii="Georgia" w:eastAsia="Georgia" w:hAnsi="Georgia" w:cs="Georgia"/>
          <w:sz w:val="19"/>
          <w:szCs w:val="19"/>
        </w:rPr>
        <w:t>Lee,</w:t>
      </w:r>
      <w:r>
        <w:rPr>
          <w:rFonts w:ascii="Georgia" w:eastAsia="Georgia" w:hAnsi="Georgia" w:cs="Georgia"/>
          <w:spacing w:val="3"/>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r>
        <w:rPr>
          <w:rFonts w:ascii="Georgia" w:eastAsia="Georgia" w:hAnsi="Georgia" w:cs="Georgia"/>
          <w:sz w:val="19"/>
          <w:szCs w:val="19"/>
        </w:rPr>
        <w:t>Reeves,</w:t>
      </w:r>
      <w:r>
        <w:rPr>
          <w:rFonts w:ascii="Georgia" w:eastAsia="Georgia" w:hAnsi="Georgia" w:cs="Georgia"/>
          <w:spacing w:val="10"/>
          <w:sz w:val="19"/>
          <w:szCs w:val="19"/>
        </w:rPr>
        <w:t xml:space="preserve"> </w:t>
      </w:r>
      <w:r>
        <w:rPr>
          <w:rFonts w:ascii="Georgia" w:eastAsia="Georgia" w:hAnsi="Georgia" w:cs="Georgia"/>
          <w:sz w:val="19"/>
          <w:szCs w:val="19"/>
        </w:rPr>
        <w:t>A. P.,</w:t>
      </w:r>
      <w:r>
        <w:rPr>
          <w:rFonts w:ascii="Georgia" w:eastAsia="Georgia" w:hAnsi="Georgia" w:cs="Georgia"/>
          <w:spacing w:val="4"/>
          <w:sz w:val="19"/>
          <w:szCs w:val="19"/>
        </w:rPr>
        <w:t xml:space="preserve"> </w:t>
      </w:r>
      <w:r>
        <w:rPr>
          <w:rFonts w:ascii="Georgia" w:eastAsia="Georgia" w:hAnsi="Georgia" w:cs="Georgia"/>
          <w:sz w:val="19"/>
          <w:szCs w:val="19"/>
        </w:rPr>
        <w:t>Born,</w:t>
      </w:r>
      <w:r>
        <w:rPr>
          <w:rFonts w:ascii="Georgia" w:eastAsia="Georgia" w:hAnsi="Georgia" w:cs="Georgia"/>
          <w:spacing w:val="6"/>
          <w:sz w:val="19"/>
          <w:szCs w:val="19"/>
        </w:rPr>
        <w:t xml:space="preserve"> </w:t>
      </w:r>
      <w:r>
        <w:rPr>
          <w:rFonts w:ascii="Georgia" w:eastAsia="Georgia" w:hAnsi="Georgia" w:cs="Georgia"/>
          <w:sz w:val="19"/>
          <w:szCs w:val="19"/>
        </w:rPr>
        <w:t>S.,</w:t>
      </w:r>
      <w:r>
        <w:rPr>
          <w:rFonts w:ascii="Georgia" w:eastAsia="Georgia" w:hAnsi="Georgia" w:cs="Georgia"/>
          <w:spacing w:val="1"/>
          <w:sz w:val="19"/>
          <w:szCs w:val="19"/>
        </w:rPr>
        <w:t xml:space="preserve"> </w:t>
      </w:r>
      <w:proofErr w:type="spellStart"/>
      <w:r>
        <w:rPr>
          <w:rFonts w:ascii="Georgia" w:eastAsia="Georgia" w:hAnsi="Georgia" w:cs="Georgia"/>
          <w:w w:val="102"/>
          <w:sz w:val="19"/>
          <w:szCs w:val="19"/>
        </w:rPr>
        <w:t>Weinheimer</w:t>
      </w:r>
      <w:proofErr w:type="spellEnd"/>
      <w:r>
        <w:rPr>
          <w:rFonts w:ascii="Georgia" w:eastAsia="Georgia" w:hAnsi="Georgia" w:cs="Georgia"/>
          <w:w w:val="102"/>
          <w:sz w:val="19"/>
          <w:szCs w:val="19"/>
        </w:rPr>
        <w:t xml:space="preserve">, </w:t>
      </w:r>
      <w:r>
        <w:rPr>
          <w:rFonts w:ascii="Georgia" w:eastAsia="Georgia" w:hAnsi="Georgia" w:cs="Georgia"/>
          <w:sz w:val="19"/>
          <w:szCs w:val="19"/>
        </w:rPr>
        <w:t>O.,</w:t>
      </w:r>
      <w:r>
        <w:rPr>
          <w:rFonts w:ascii="Georgia" w:eastAsia="Georgia" w:hAnsi="Georgia" w:cs="Georgia"/>
          <w:spacing w:val="12"/>
          <w:sz w:val="19"/>
          <w:szCs w:val="19"/>
        </w:rPr>
        <w:t xml:space="preserve"> </w:t>
      </w:r>
      <w:proofErr w:type="spellStart"/>
      <w:r>
        <w:rPr>
          <w:rFonts w:ascii="Georgia" w:eastAsia="Georgia" w:hAnsi="Georgia" w:cs="Georgia"/>
          <w:sz w:val="19"/>
          <w:szCs w:val="19"/>
        </w:rPr>
        <w:t>Rikxoort</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E.</w:t>
      </w:r>
      <w:r>
        <w:rPr>
          <w:rFonts w:ascii="Georgia" w:eastAsia="Georgia" w:hAnsi="Georgia" w:cs="Georgia"/>
          <w:spacing w:val="9"/>
          <w:sz w:val="19"/>
          <w:szCs w:val="19"/>
        </w:rPr>
        <w:t xml:space="preserve"> </w:t>
      </w:r>
      <w:r>
        <w:rPr>
          <w:rFonts w:ascii="Georgia" w:eastAsia="Georgia" w:hAnsi="Georgia" w:cs="Georgia"/>
          <w:sz w:val="19"/>
          <w:szCs w:val="19"/>
        </w:rPr>
        <w:t>M.</w:t>
      </w:r>
      <w:r>
        <w:rPr>
          <w:rFonts w:ascii="Georgia" w:eastAsia="Georgia" w:hAnsi="Georgia" w:cs="Georgia"/>
          <w:spacing w:val="11"/>
          <w:sz w:val="19"/>
          <w:szCs w:val="19"/>
        </w:rPr>
        <w:t xml:space="preserve"> </w:t>
      </w:r>
      <w:r>
        <w:rPr>
          <w:rFonts w:ascii="Georgia" w:eastAsia="Georgia" w:hAnsi="Georgia" w:cs="Georgia"/>
          <w:sz w:val="19"/>
          <w:szCs w:val="19"/>
        </w:rPr>
        <w:t>van,</w:t>
      </w:r>
      <w:r>
        <w:rPr>
          <w:rFonts w:ascii="Georgia" w:eastAsia="Georgia" w:hAnsi="Georgia" w:cs="Georgia"/>
          <w:spacing w:val="18"/>
          <w:sz w:val="19"/>
          <w:szCs w:val="19"/>
        </w:rPr>
        <w:t xml:space="preserve"> </w:t>
      </w:r>
      <w:proofErr w:type="spellStart"/>
      <w:r>
        <w:rPr>
          <w:rFonts w:ascii="Georgia" w:eastAsia="Georgia" w:hAnsi="Georgia" w:cs="Georgia"/>
          <w:sz w:val="19"/>
          <w:szCs w:val="19"/>
        </w:rPr>
        <w:t>Tschirren</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J.,</w:t>
      </w:r>
      <w:r>
        <w:rPr>
          <w:rFonts w:ascii="Georgia" w:eastAsia="Georgia" w:hAnsi="Georgia" w:cs="Georgia"/>
          <w:spacing w:val="13"/>
          <w:sz w:val="19"/>
          <w:szCs w:val="19"/>
        </w:rPr>
        <w:t xml:space="preserve"> </w:t>
      </w:r>
      <w:r>
        <w:rPr>
          <w:rFonts w:ascii="Georgia" w:eastAsia="Georgia" w:hAnsi="Georgia" w:cs="Georgia"/>
          <w:sz w:val="19"/>
          <w:szCs w:val="19"/>
        </w:rPr>
        <w:t>Mori,</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12"/>
          <w:sz w:val="19"/>
          <w:szCs w:val="19"/>
        </w:rPr>
        <w:t xml:space="preserve"> </w:t>
      </w:r>
      <w:proofErr w:type="spellStart"/>
      <w:r>
        <w:rPr>
          <w:rFonts w:ascii="Georgia" w:eastAsia="Georgia" w:hAnsi="Georgia" w:cs="Georgia"/>
          <w:sz w:val="19"/>
          <w:szCs w:val="19"/>
        </w:rPr>
        <w:t>Odry</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B.,</w:t>
      </w:r>
      <w:r>
        <w:rPr>
          <w:rFonts w:ascii="Georgia" w:eastAsia="Georgia" w:hAnsi="Georgia" w:cs="Georgia"/>
          <w:spacing w:val="14"/>
          <w:sz w:val="19"/>
          <w:szCs w:val="19"/>
        </w:rPr>
        <w:t xml:space="preserve"> </w:t>
      </w:r>
      <w:proofErr w:type="spellStart"/>
      <w:r>
        <w:rPr>
          <w:rFonts w:ascii="Georgia" w:eastAsia="Georgia" w:hAnsi="Georgia" w:cs="Georgia"/>
          <w:sz w:val="19"/>
          <w:szCs w:val="19"/>
        </w:rPr>
        <w:t>Naidich</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P.,</w:t>
      </w:r>
      <w:r>
        <w:rPr>
          <w:rFonts w:ascii="Georgia" w:eastAsia="Georgia" w:hAnsi="Georgia" w:cs="Georgia"/>
          <w:spacing w:val="14"/>
          <w:sz w:val="19"/>
          <w:szCs w:val="19"/>
        </w:rPr>
        <w:t xml:space="preserve"> </w:t>
      </w:r>
      <w:r>
        <w:rPr>
          <w:rFonts w:ascii="Georgia" w:eastAsia="Georgia" w:hAnsi="Georgia" w:cs="Georgia"/>
          <w:sz w:val="19"/>
          <w:szCs w:val="19"/>
        </w:rPr>
        <w:t>Hartmann,</w:t>
      </w:r>
      <w:r>
        <w:rPr>
          <w:rFonts w:ascii="Georgia" w:eastAsia="Georgia" w:hAnsi="Georgia" w:cs="Georgia"/>
          <w:spacing w:val="26"/>
          <w:sz w:val="19"/>
          <w:szCs w:val="19"/>
        </w:rPr>
        <w:t xml:space="preserve"> </w:t>
      </w:r>
      <w:r>
        <w:rPr>
          <w:rFonts w:ascii="Georgia" w:eastAsia="Georgia" w:hAnsi="Georgia" w:cs="Georgia"/>
          <w:sz w:val="19"/>
          <w:szCs w:val="19"/>
        </w:rPr>
        <w:t>I.,</w:t>
      </w:r>
      <w:r>
        <w:rPr>
          <w:rFonts w:ascii="Georgia" w:eastAsia="Georgia" w:hAnsi="Georgia" w:cs="Georgia"/>
          <w:spacing w:val="12"/>
          <w:sz w:val="19"/>
          <w:szCs w:val="19"/>
        </w:rPr>
        <w:t xml:space="preserve"> </w:t>
      </w:r>
      <w:r>
        <w:rPr>
          <w:rFonts w:ascii="Georgia" w:eastAsia="Georgia" w:hAnsi="Georgia" w:cs="Georgia"/>
          <w:sz w:val="19"/>
          <w:szCs w:val="19"/>
        </w:rPr>
        <w:t>Hoffman,</w:t>
      </w:r>
      <w:r>
        <w:rPr>
          <w:rFonts w:ascii="Georgia" w:eastAsia="Georgia" w:hAnsi="Georgia" w:cs="Georgia"/>
          <w:spacing w:val="23"/>
          <w:sz w:val="19"/>
          <w:szCs w:val="19"/>
        </w:rPr>
        <w:t xml:space="preserve"> </w:t>
      </w:r>
      <w:r>
        <w:rPr>
          <w:rFonts w:ascii="Georgia" w:eastAsia="Georgia" w:hAnsi="Georgia" w:cs="Georgia"/>
          <w:sz w:val="19"/>
          <w:szCs w:val="19"/>
        </w:rPr>
        <w:t>E.</w:t>
      </w:r>
      <w:r>
        <w:rPr>
          <w:rFonts w:ascii="Georgia" w:eastAsia="Georgia" w:hAnsi="Georgia" w:cs="Georgia"/>
          <w:spacing w:val="9"/>
          <w:sz w:val="19"/>
          <w:szCs w:val="19"/>
        </w:rPr>
        <w:t xml:space="preserve"> </w:t>
      </w:r>
      <w:r>
        <w:rPr>
          <w:rFonts w:ascii="Georgia" w:eastAsia="Georgia" w:hAnsi="Georgia" w:cs="Georgia"/>
          <w:sz w:val="19"/>
          <w:szCs w:val="19"/>
        </w:rPr>
        <w:t>A.,</w:t>
      </w:r>
      <w:r>
        <w:rPr>
          <w:rFonts w:ascii="Georgia" w:eastAsia="Georgia" w:hAnsi="Georgia" w:cs="Georgia"/>
          <w:spacing w:val="14"/>
          <w:sz w:val="19"/>
          <w:szCs w:val="19"/>
        </w:rPr>
        <w:t xml:space="preserve"> </w:t>
      </w:r>
      <w:proofErr w:type="spellStart"/>
      <w:r>
        <w:rPr>
          <w:rFonts w:ascii="Georgia" w:eastAsia="Georgia" w:hAnsi="Georgia" w:cs="Georgia"/>
          <w:sz w:val="19"/>
          <w:szCs w:val="19"/>
        </w:rPr>
        <w:t>Prokop</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M.,</w:t>
      </w:r>
      <w:r>
        <w:rPr>
          <w:rFonts w:ascii="Georgia" w:eastAsia="Georgia" w:hAnsi="Georgia" w:cs="Georgia"/>
          <w:spacing w:val="13"/>
          <w:sz w:val="19"/>
          <w:szCs w:val="19"/>
        </w:rPr>
        <w:t xml:space="preserve"> </w:t>
      </w:r>
      <w:r>
        <w:rPr>
          <w:rFonts w:ascii="Georgia" w:eastAsia="Georgia" w:hAnsi="Georgia" w:cs="Georgia"/>
          <w:w w:val="102"/>
          <w:sz w:val="19"/>
          <w:szCs w:val="19"/>
        </w:rPr>
        <w:t xml:space="preserve">Pedersen, </w:t>
      </w:r>
      <w:r>
        <w:rPr>
          <w:rFonts w:ascii="Georgia" w:eastAsia="Georgia" w:hAnsi="Georgia" w:cs="Georgia"/>
          <w:sz w:val="19"/>
          <w:szCs w:val="19"/>
        </w:rPr>
        <w:t>J.</w:t>
      </w:r>
      <w:r>
        <w:rPr>
          <w:rFonts w:ascii="Georgia" w:eastAsia="Georgia" w:hAnsi="Georgia" w:cs="Georgia"/>
          <w:spacing w:val="21"/>
          <w:sz w:val="19"/>
          <w:szCs w:val="19"/>
        </w:rPr>
        <w:t xml:space="preserve"> </w:t>
      </w:r>
      <w:r>
        <w:rPr>
          <w:rFonts w:ascii="Georgia" w:eastAsia="Georgia" w:hAnsi="Georgia" w:cs="Georgia"/>
          <w:sz w:val="19"/>
          <w:szCs w:val="19"/>
        </w:rPr>
        <w:t>H.,</w:t>
      </w:r>
      <w:r>
        <w:rPr>
          <w:rFonts w:ascii="Georgia" w:eastAsia="Georgia" w:hAnsi="Georgia" w:cs="Georgia"/>
          <w:spacing w:val="29"/>
          <w:sz w:val="19"/>
          <w:szCs w:val="19"/>
        </w:rPr>
        <w:t xml:space="preserve"> </w:t>
      </w:r>
      <w:r>
        <w:rPr>
          <w:rFonts w:ascii="Georgia" w:eastAsia="Georgia" w:hAnsi="Georgia" w:cs="Georgia"/>
          <w:sz w:val="19"/>
          <w:szCs w:val="19"/>
        </w:rPr>
        <w:t>and</w:t>
      </w:r>
      <w:r>
        <w:rPr>
          <w:rFonts w:ascii="Georgia" w:eastAsia="Georgia" w:hAnsi="Georgia" w:cs="Georgia"/>
          <w:spacing w:val="23"/>
          <w:sz w:val="19"/>
          <w:szCs w:val="19"/>
        </w:rPr>
        <w:t xml:space="preserve"> </w:t>
      </w:r>
      <w:proofErr w:type="spellStart"/>
      <w:r>
        <w:rPr>
          <w:rFonts w:ascii="Georgia" w:eastAsia="Georgia" w:hAnsi="Georgia" w:cs="Georgia"/>
          <w:sz w:val="19"/>
          <w:szCs w:val="19"/>
        </w:rPr>
        <w:t>Bruijne</w:t>
      </w:r>
      <w:proofErr w:type="spellEnd"/>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sz w:val="19"/>
          <w:szCs w:val="19"/>
        </w:rPr>
        <w:t>M.</w:t>
      </w:r>
      <w:r>
        <w:rPr>
          <w:rFonts w:ascii="Georgia" w:eastAsia="Georgia" w:hAnsi="Georgia" w:cs="Georgia"/>
          <w:spacing w:val="22"/>
          <w:sz w:val="19"/>
          <w:szCs w:val="19"/>
        </w:rPr>
        <w:t xml:space="preserve"> </w:t>
      </w:r>
      <w:r>
        <w:rPr>
          <w:rFonts w:ascii="Georgia" w:eastAsia="Georgia" w:hAnsi="Georgia" w:cs="Georgia"/>
          <w:sz w:val="19"/>
          <w:szCs w:val="19"/>
        </w:rPr>
        <w:t xml:space="preserve">de. </w:t>
      </w:r>
      <w:r>
        <w:rPr>
          <w:rFonts w:ascii="Georgia" w:eastAsia="Georgia" w:hAnsi="Georgia" w:cs="Georgia"/>
          <w:spacing w:val="24"/>
          <w:sz w:val="19"/>
          <w:szCs w:val="19"/>
        </w:rPr>
        <w:t xml:space="preserve"> </w:t>
      </w:r>
      <w:r>
        <w:rPr>
          <w:rFonts w:ascii="Georgia" w:eastAsia="Georgia" w:hAnsi="Georgia" w:cs="Georgia"/>
          <w:sz w:val="19"/>
          <w:szCs w:val="19"/>
        </w:rPr>
        <w:t>“</w:t>
      </w:r>
      <w:r>
        <w:rPr>
          <w:rFonts w:ascii="Georgia" w:eastAsia="Georgia" w:hAnsi="Georgia" w:cs="Georgia"/>
          <w:b/>
          <w:bCs/>
          <w:sz w:val="19"/>
          <w:szCs w:val="19"/>
        </w:rPr>
        <w:t>Extraction</w:t>
      </w:r>
      <w:r>
        <w:rPr>
          <w:rFonts w:ascii="Georgia" w:eastAsia="Georgia" w:hAnsi="Georgia" w:cs="Georgia"/>
          <w:b/>
          <w:bCs/>
          <w:spacing w:val="40"/>
          <w:sz w:val="19"/>
          <w:szCs w:val="19"/>
        </w:rPr>
        <w:t xml:space="preserve"> </w:t>
      </w:r>
      <w:r>
        <w:rPr>
          <w:rFonts w:ascii="Georgia" w:eastAsia="Georgia" w:hAnsi="Georgia" w:cs="Georgia"/>
          <w:b/>
          <w:bCs/>
          <w:sz w:val="19"/>
          <w:szCs w:val="19"/>
        </w:rPr>
        <w:t>of</w:t>
      </w:r>
      <w:r>
        <w:rPr>
          <w:rFonts w:ascii="Georgia" w:eastAsia="Georgia" w:hAnsi="Georgia" w:cs="Georgia"/>
          <w:b/>
          <w:bCs/>
          <w:spacing w:val="22"/>
          <w:sz w:val="19"/>
          <w:szCs w:val="19"/>
        </w:rPr>
        <w:t xml:space="preserve"> </w:t>
      </w:r>
      <w:r>
        <w:rPr>
          <w:rFonts w:ascii="Georgia" w:eastAsia="Georgia" w:hAnsi="Georgia" w:cs="Georgia"/>
          <w:b/>
          <w:bCs/>
          <w:sz w:val="19"/>
          <w:szCs w:val="19"/>
        </w:rPr>
        <w:t>Airways</w:t>
      </w:r>
      <w:r>
        <w:rPr>
          <w:rFonts w:ascii="Georgia" w:eastAsia="Georgia" w:hAnsi="Georgia" w:cs="Georgia"/>
          <w:b/>
          <w:bCs/>
          <w:spacing w:val="34"/>
          <w:sz w:val="19"/>
          <w:szCs w:val="19"/>
        </w:rPr>
        <w:t xml:space="preserve"> </w:t>
      </w:r>
      <w:r>
        <w:rPr>
          <w:rFonts w:ascii="Georgia" w:eastAsia="Georgia" w:hAnsi="Georgia" w:cs="Georgia"/>
          <w:b/>
          <w:bCs/>
          <w:sz w:val="19"/>
          <w:szCs w:val="19"/>
        </w:rPr>
        <w:t>from</w:t>
      </w:r>
      <w:r>
        <w:rPr>
          <w:rFonts w:ascii="Georgia" w:eastAsia="Georgia" w:hAnsi="Georgia" w:cs="Georgia"/>
          <w:b/>
          <w:bCs/>
          <w:spacing w:val="28"/>
          <w:sz w:val="19"/>
          <w:szCs w:val="19"/>
        </w:rPr>
        <w:t xml:space="preserve"> </w:t>
      </w:r>
      <w:r>
        <w:rPr>
          <w:rFonts w:ascii="Georgia" w:eastAsia="Georgia" w:hAnsi="Georgia" w:cs="Georgia"/>
          <w:b/>
          <w:bCs/>
          <w:sz w:val="19"/>
          <w:szCs w:val="19"/>
        </w:rPr>
        <w:t>CT</w:t>
      </w:r>
      <w:r>
        <w:rPr>
          <w:rFonts w:ascii="Georgia" w:eastAsia="Georgia" w:hAnsi="Georgia" w:cs="Georgia"/>
          <w:b/>
          <w:bCs/>
          <w:spacing w:val="23"/>
          <w:sz w:val="19"/>
          <w:szCs w:val="19"/>
        </w:rPr>
        <w:t xml:space="preserve"> </w:t>
      </w:r>
      <w:r>
        <w:rPr>
          <w:rFonts w:ascii="Georgia" w:eastAsia="Georgia" w:hAnsi="Georgia" w:cs="Georgia"/>
          <w:b/>
          <w:bCs/>
          <w:sz w:val="19"/>
          <w:szCs w:val="19"/>
        </w:rPr>
        <w:t>(EXACT’09)</w:t>
      </w:r>
      <w:r>
        <w:rPr>
          <w:rFonts w:ascii="Georgia" w:eastAsia="Georgia" w:hAnsi="Georgia" w:cs="Georgia"/>
          <w:sz w:val="19"/>
          <w:szCs w:val="19"/>
        </w:rPr>
        <w:t>”</w:t>
      </w:r>
      <w:r>
        <w:rPr>
          <w:rFonts w:ascii="Georgia" w:eastAsia="Georgia" w:hAnsi="Georgia" w:cs="Georgia"/>
          <w:spacing w:val="42"/>
          <w:sz w:val="19"/>
          <w:szCs w:val="19"/>
        </w:rPr>
        <w:t xml:space="preserve"> </w:t>
      </w:r>
      <w:r>
        <w:rPr>
          <w:rFonts w:ascii="Georgia" w:eastAsia="Georgia" w:hAnsi="Georgia" w:cs="Georgia"/>
          <w:i/>
          <w:sz w:val="19"/>
          <w:szCs w:val="19"/>
        </w:rPr>
        <w:t>IEEE</w:t>
      </w:r>
      <w:r>
        <w:rPr>
          <w:rFonts w:ascii="Georgia" w:eastAsia="Georgia" w:hAnsi="Georgia" w:cs="Georgia"/>
          <w:i/>
          <w:spacing w:val="16"/>
          <w:sz w:val="19"/>
          <w:szCs w:val="19"/>
        </w:rPr>
        <w:t xml:space="preserve"> </w:t>
      </w:r>
      <w:r>
        <w:rPr>
          <w:rFonts w:ascii="Georgia" w:eastAsia="Georgia" w:hAnsi="Georgia" w:cs="Georgia"/>
          <w:i/>
          <w:sz w:val="19"/>
          <w:szCs w:val="19"/>
        </w:rPr>
        <w:t>Trans</w:t>
      </w:r>
      <w:r>
        <w:rPr>
          <w:rFonts w:ascii="Georgia" w:eastAsia="Georgia" w:hAnsi="Georgia" w:cs="Georgia"/>
          <w:i/>
          <w:spacing w:val="16"/>
          <w:sz w:val="19"/>
          <w:szCs w:val="19"/>
        </w:rPr>
        <w:t xml:space="preserve"> </w:t>
      </w:r>
      <w:r>
        <w:rPr>
          <w:rFonts w:ascii="Georgia" w:eastAsia="Georgia" w:hAnsi="Georgia" w:cs="Georgia"/>
          <w:i/>
          <w:sz w:val="19"/>
          <w:szCs w:val="19"/>
        </w:rPr>
        <w:t>Med</w:t>
      </w:r>
      <w:r>
        <w:rPr>
          <w:rFonts w:ascii="Georgia" w:eastAsia="Georgia" w:hAnsi="Georgia" w:cs="Georgia"/>
          <w:i/>
          <w:spacing w:val="16"/>
          <w:sz w:val="19"/>
          <w:szCs w:val="19"/>
        </w:rPr>
        <w:t xml:space="preserve"> </w:t>
      </w:r>
      <w:r>
        <w:rPr>
          <w:rFonts w:ascii="Georgia" w:eastAsia="Georgia" w:hAnsi="Georgia" w:cs="Georgia"/>
          <w:i/>
          <w:sz w:val="19"/>
          <w:szCs w:val="19"/>
        </w:rPr>
        <w:t>Imaging</w:t>
      </w:r>
      <w:r>
        <w:rPr>
          <w:rFonts w:ascii="Georgia" w:eastAsia="Georgia" w:hAnsi="Georgia" w:cs="Georgia"/>
          <w:i/>
          <w:spacing w:val="17"/>
          <w:sz w:val="19"/>
          <w:szCs w:val="19"/>
        </w:rPr>
        <w:t xml:space="preserve"> </w:t>
      </w:r>
      <w:r>
        <w:rPr>
          <w:rFonts w:ascii="Georgia" w:eastAsia="Georgia" w:hAnsi="Georgia" w:cs="Georgia"/>
          <w:sz w:val="19"/>
          <w:szCs w:val="19"/>
        </w:rPr>
        <w:t>31,</w:t>
      </w:r>
      <w:r>
        <w:rPr>
          <w:rFonts w:ascii="Georgia" w:eastAsia="Georgia" w:hAnsi="Georgia" w:cs="Georgia"/>
          <w:spacing w:val="28"/>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r>
        <w:rPr>
          <w:rFonts w:ascii="Georgia" w:eastAsia="Georgia" w:hAnsi="Georgia" w:cs="Georgia"/>
          <w:sz w:val="19"/>
          <w:szCs w:val="19"/>
        </w:rPr>
        <w:t>11</w:t>
      </w:r>
      <w:r>
        <w:rPr>
          <w:rFonts w:ascii="Georgia" w:eastAsia="Georgia" w:hAnsi="Georgia" w:cs="Georgia"/>
          <w:spacing w:val="22"/>
          <w:sz w:val="19"/>
          <w:szCs w:val="19"/>
        </w:rPr>
        <w:t xml:space="preserve"> </w:t>
      </w:r>
      <w:r>
        <w:rPr>
          <w:rFonts w:ascii="Georgia" w:eastAsia="Georgia" w:hAnsi="Georgia" w:cs="Georgia"/>
          <w:w w:val="102"/>
          <w:sz w:val="19"/>
          <w:szCs w:val="19"/>
        </w:rPr>
        <w:t>(2012):</w:t>
      </w:r>
    </w:p>
    <w:p w14:paraId="2EA1DBB8" w14:textId="77777777" w:rsidR="00E61F9D" w:rsidRDefault="005C64D6">
      <w:pPr>
        <w:spacing w:after="0" w:line="240" w:lineRule="auto"/>
        <w:ind w:left="120" w:right="7544"/>
        <w:jc w:val="both"/>
        <w:rPr>
          <w:rFonts w:ascii="Georgia" w:eastAsia="Georgia" w:hAnsi="Georgia" w:cs="Georgia"/>
          <w:sz w:val="19"/>
          <w:szCs w:val="19"/>
        </w:rPr>
      </w:pPr>
      <w:r>
        <w:rPr>
          <w:rFonts w:ascii="Georgia" w:eastAsia="Georgia" w:hAnsi="Georgia" w:cs="Georgia"/>
          <w:sz w:val="19"/>
          <w:szCs w:val="19"/>
        </w:rPr>
        <w:t>2093–107.</w:t>
      </w:r>
      <w:r>
        <w:rPr>
          <w:rFonts w:ascii="Georgia" w:eastAsia="Georgia" w:hAnsi="Georgia" w:cs="Georgia"/>
          <w:spacing w:val="3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0">
        <w:r>
          <w:rPr>
            <w:rFonts w:ascii="Georgia" w:eastAsia="Georgia" w:hAnsi="Georgia" w:cs="Georgia"/>
            <w:color w:val="0000FF"/>
            <w:w w:val="102"/>
            <w:sz w:val="19"/>
            <w:szCs w:val="19"/>
          </w:rPr>
          <w:t>10.1109/TMI.2012.2209674</w:t>
        </w:r>
      </w:hyperlink>
    </w:p>
    <w:p w14:paraId="1276E954" w14:textId="77777777" w:rsidR="00E61F9D" w:rsidRDefault="005C64D6">
      <w:pPr>
        <w:spacing w:before="93" w:after="0" w:line="240" w:lineRule="auto"/>
        <w:ind w:left="115" w:right="486"/>
        <w:jc w:val="both"/>
        <w:rPr>
          <w:rFonts w:ascii="Georgia" w:eastAsia="Georgia" w:hAnsi="Georgia" w:cs="Georgia"/>
          <w:sz w:val="19"/>
          <w:szCs w:val="19"/>
        </w:rPr>
      </w:pPr>
      <w:r>
        <w:rPr>
          <w:rFonts w:ascii="Georgia" w:eastAsia="Georgia" w:hAnsi="Georgia" w:cs="Georgia"/>
          <w:sz w:val="19"/>
          <w:szCs w:val="19"/>
        </w:rPr>
        <w:t xml:space="preserve">78. </w:t>
      </w:r>
      <w:r>
        <w:rPr>
          <w:rFonts w:ascii="Georgia" w:eastAsia="Georgia" w:hAnsi="Georgia" w:cs="Georgia"/>
          <w:spacing w:val="35"/>
          <w:sz w:val="19"/>
          <w:szCs w:val="19"/>
        </w:rPr>
        <w:t xml:space="preserve"> </w:t>
      </w:r>
      <w:r>
        <w:rPr>
          <w:rFonts w:ascii="Georgia" w:eastAsia="Georgia" w:hAnsi="Georgia" w:cs="Georgia"/>
          <w:sz w:val="19"/>
          <w:szCs w:val="19"/>
        </w:rPr>
        <w:t>Feuerstein,</w:t>
      </w:r>
      <w:r>
        <w:rPr>
          <w:rFonts w:ascii="Georgia" w:eastAsia="Georgia" w:hAnsi="Georgia" w:cs="Georgia"/>
          <w:spacing w:val="45"/>
          <w:sz w:val="19"/>
          <w:szCs w:val="19"/>
        </w:rPr>
        <w:t xml:space="preserve"> </w:t>
      </w:r>
      <w:r>
        <w:rPr>
          <w:rFonts w:ascii="Georgia" w:eastAsia="Georgia" w:hAnsi="Georgia" w:cs="Georgia"/>
          <w:sz w:val="19"/>
          <w:szCs w:val="19"/>
        </w:rPr>
        <w:t>M.,</w:t>
      </w:r>
      <w:r>
        <w:rPr>
          <w:rFonts w:ascii="Georgia" w:eastAsia="Georgia" w:hAnsi="Georgia" w:cs="Georgia"/>
          <w:spacing w:val="31"/>
          <w:sz w:val="19"/>
          <w:szCs w:val="19"/>
        </w:rPr>
        <w:t xml:space="preserve"> </w:t>
      </w:r>
      <w:proofErr w:type="spellStart"/>
      <w:r>
        <w:rPr>
          <w:rFonts w:ascii="Georgia" w:eastAsia="Georgia" w:hAnsi="Georgia" w:cs="Georgia"/>
          <w:sz w:val="19"/>
          <w:szCs w:val="19"/>
        </w:rPr>
        <w:t>Kitasaka</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T.,</w:t>
      </w:r>
      <w:r>
        <w:rPr>
          <w:rFonts w:ascii="Georgia" w:eastAsia="Georgia" w:hAnsi="Georgia" w:cs="Georgia"/>
          <w:spacing w:val="32"/>
          <w:sz w:val="19"/>
          <w:szCs w:val="19"/>
        </w:rPr>
        <w:t xml:space="preserve"> </w:t>
      </w:r>
      <w:r>
        <w:rPr>
          <w:rFonts w:ascii="Georgia" w:eastAsia="Georgia" w:hAnsi="Georgia" w:cs="Georgia"/>
          <w:sz w:val="19"/>
          <w:szCs w:val="19"/>
        </w:rPr>
        <w:t>and</w:t>
      </w:r>
      <w:r>
        <w:rPr>
          <w:rFonts w:ascii="Georgia" w:eastAsia="Georgia" w:hAnsi="Georgia" w:cs="Georgia"/>
          <w:spacing w:val="27"/>
          <w:sz w:val="19"/>
          <w:szCs w:val="19"/>
        </w:rPr>
        <w:t xml:space="preserve"> </w:t>
      </w:r>
      <w:r>
        <w:rPr>
          <w:rFonts w:ascii="Georgia" w:eastAsia="Georgia" w:hAnsi="Georgia" w:cs="Georgia"/>
          <w:sz w:val="19"/>
          <w:szCs w:val="19"/>
        </w:rPr>
        <w:t>Mori,</w:t>
      </w:r>
      <w:r>
        <w:rPr>
          <w:rFonts w:ascii="Georgia" w:eastAsia="Georgia" w:hAnsi="Georgia" w:cs="Georgia"/>
          <w:spacing w:val="35"/>
          <w:sz w:val="19"/>
          <w:szCs w:val="19"/>
        </w:rPr>
        <w:t xml:space="preserve"> </w:t>
      </w:r>
      <w:r>
        <w:rPr>
          <w:rFonts w:ascii="Georgia" w:eastAsia="Georgia" w:hAnsi="Georgia" w:cs="Georgia"/>
          <w:sz w:val="19"/>
          <w:szCs w:val="19"/>
        </w:rPr>
        <w:t>K.</w:t>
      </w:r>
      <w:r>
        <w:rPr>
          <w:rFonts w:ascii="Georgia" w:eastAsia="Georgia" w:hAnsi="Georgia" w:cs="Georgia"/>
          <w:spacing w:val="25"/>
          <w:sz w:val="19"/>
          <w:szCs w:val="19"/>
        </w:rPr>
        <w:t xml:space="preserve"> </w:t>
      </w:r>
      <w:r>
        <w:rPr>
          <w:rFonts w:ascii="Georgia" w:eastAsia="Georgia" w:hAnsi="Georgia" w:cs="Georgia"/>
          <w:sz w:val="19"/>
          <w:szCs w:val="19"/>
        </w:rPr>
        <w:t>“</w:t>
      </w:r>
      <w:r>
        <w:rPr>
          <w:rFonts w:ascii="Georgia" w:eastAsia="Georgia" w:hAnsi="Georgia" w:cs="Georgia"/>
          <w:b/>
          <w:bCs/>
          <w:sz w:val="19"/>
          <w:szCs w:val="19"/>
        </w:rPr>
        <w:t>Adaptive</w:t>
      </w:r>
      <w:r>
        <w:rPr>
          <w:rFonts w:ascii="Georgia" w:eastAsia="Georgia" w:hAnsi="Georgia" w:cs="Georgia"/>
          <w:b/>
          <w:bCs/>
          <w:spacing w:val="41"/>
          <w:sz w:val="19"/>
          <w:szCs w:val="19"/>
        </w:rPr>
        <w:t xml:space="preserve"> </w:t>
      </w:r>
      <w:r>
        <w:rPr>
          <w:rFonts w:ascii="Georgia" w:eastAsia="Georgia" w:hAnsi="Georgia" w:cs="Georgia"/>
          <w:b/>
          <w:bCs/>
          <w:sz w:val="19"/>
          <w:szCs w:val="19"/>
        </w:rPr>
        <w:t>Branch</w:t>
      </w:r>
      <w:r>
        <w:rPr>
          <w:rFonts w:ascii="Georgia" w:eastAsia="Georgia" w:hAnsi="Georgia" w:cs="Georgia"/>
          <w:b/>
          <w:bCs/>
          <w:spacing w:val="36"/>
          <w:sz w:val="19"/>
          <w:szCs w:val="19"/>
        </w:rPr>
        <w:t xml:space="preserve"> </w:t>
      </w:r>
      <w:r>
        <w:rPr>
          <w:rFonts w:ascii="Georgia" w:eastAsia="Georgia" w:hAnsi="Georgia" w:cs="Georgia"/>
          <w:b/>
          <w:bCs/>
          <w:sz w:val="19"/>
          <w:szCs w:val="19"/>
        </w:rPr>
        <w:t>Tracing</w:t>
      </w:r>
      <w:r>
        <w:rPr>
          <w:rFonts w:ascii="Georgia" w:eastAsia="Georgia" w:hAnsi="Georgia" w:cs="Georgia"/>
          <w:b/>
          <w:bCs/>
          <w:spacing w:val="37"/>
          <w:sz w:val="19"/>
          <w:szCs w:val="19"/>
        </w:rPr>
        <w:t xml:space="preserve"> </w:t>
      </w:r>
      <w:r>
        <w:rPr>
          <w:rFonts w:ascii="Georgia" w:eastAsia="Georgia" w:hAnsi="Georgia" w:cs="Georgia"/>
          <w:b/>
          <w:bCs/>
          <w:sz w:val="19"/>
          <w:szCs w:val="19"/>
        </w:rPr>
        <w:t>and</w:t>
      </w:r>
      <w:r>
        <w:rPr>
          <w:rFonts w:ascii="Georgia" w:eastAsia="Georgia" w:hAnsi="Georgia" w:cs="Georgia"/>
          <w:b/>
          <w:bCs/>
          <w:spacing w:val="29"/>
          <w:sz w:val="19"/>
          <w:szCs w:val="19"/>
        </w:rPr>
        <w:t xml:space="preserve"> </w:t>
      </w:r>
      <w:r>
        <w:rPr>
          <w:rFonts w:ascii="Georgia" w:eastAsia="Georgia" w:hAnsi="Georgia" w:cs="Georgia"/>
          <w:b/>
          <w:bCs/>
          <w:sz w:val="19"/>
          <w:szCs w:val="19"/>
        </w:rPr>
        <w:t>Image</w:t>
      </w:r>
      <w:r>
        <w:rPr>
          <w:rFonts w:ascii="Georgia" w:eastAsia="Georgia" w:hAnsi="Georgia" w:cs="Georgia"/>
          <w:b/>
          <w:bCs/>
          <w:spacing w:val="34"/>
          <w:sz w:val="19"/>
          <w:szCs w:val="19"/>
        </w:rPr>
        <w:t xml:space="preserve"> </w:t>
      </w:r>
      <w:r>
        <w:rPr>
          <w:rFonts w:ascii="Georgia" w:eastAsia="Georgia" w:hAnsi="Georgia" w:cs="Georgia"/>
          <w:b/>
          <w:bCs/>
          <w:sz w:val="19"/>
          <w:szCs w:val="19"/>
        </w:rPr>
        <w:t>Sharpening</w:t>
      </w:r>
      <w:r>
        <w:rPr>
          <w:rFonts w:ascii="Georgia" w:eastAsia="Georgia" w:hAnsi="Georgia" w:cs="Georgia"/>
          <w:b/>
          <w:bCs/>
          <w:spacing w:val="45"/>
          <w:sz w:val="19"/>
          <w:szCs w:val="19"/>
        </w:rPr>
        <w:t xml:space="preserve"> </w:t>
      </w:r>
      <w:r>
        <w:rPr>
          <w:rFonts w:ascii="Georgia" w:eastAsia="Georgia" w:hAnsi="Georgia" w:cs="Georgia"/>
          <w:b/>
          <w:bCs/>
          <w:sz w:val="19"/>
          <w:szCs w:val="19"/>
        </w:rPr>
        <w:t>for</w:t>
      </w:r>
      <w:r>
        <w:rPr>
          <w:rFonts w:ascii="Georgia" w:eastAsia="Georgia" w:hAnsi="Georgia" w:cs="Georgia"/>
          <w:b/>
          <w:bCs/>
          <w:spacing w:val="28"/>
          <w:sz w:val="19"/>
          <w:szCs w:val="19"/>
        </w:rPr>
        <w:t xml:space="preserve"> </w:t>
      </w:r>
      <w:r>
        <w:rPr>
          <w:rFonts w:ascii="Georgia" w:eastAsia="Georgia" w:hAnsi="Georgia" w:cs="Georgia"/>
          <w:b/>
          <w:bCs/>
          <w:sz w:val="19"/>
          <w:szCs w:val="19"/>
        </w:rPr>
        <w:t>Airway</w:t>
      </w:r>
      <w:r>
        <w:rPr>
          <w:rFonts w:ascii="Georgia" w:eastAsia="Georgia" w:hAnsi="Georgia" w:cs="Georgia"/>
          <w:b/>
          <w:bCs/>
          <w:spacing w:val="36"/>
          <w:sz w:val="19"/>
          <w:szCs w:val="19"/>
        </w:rPr>
        <w:t xml:space="preserve"> </w:t>
      </w:r>
      <w:r>
        <w:rPr>
          <w:rFonts w:ascii="Georgia" w:eastAsia="Georgia" w:hAnsi="Georgia" w:cs="Georgia"/>
          <w:b/>
          <w:bCs/>
          <w:w w:val="102"/>
          <w:sz w:val="19"/>
          <w:szCs w:val="19"/>
        </w:rPr>
        <w:t>Tree</w:t>
      </w:r>
    </w:p>
    <w:p w14:paraId="76E1F9EE" w14:textId="77777777" w:rsidR="00E61F9D" w:rsidRDefault="005C64D6">
      <w:pPr>
        <w:spacing w:before="33" w:after="0" w:line="240" w:lineRule="auto"/>
        <w:ind w:left="120" w:right="1851"/>
        <w:jc w:val="both"/>
        <w:rPr>
          <w:rFonts w:ascii="Georgia" w:eastAsia="Georgia" w:hAnsi="Georgia" w:cs="Georgia"/>
          <w:sz w:val="19"/>
          <w:szCs w:val="19"/>
        </w:rPr>
      </w:pPr>
      <w:r>
        <w:rPr>
          <w:rFonts w:ascii="Georgia" w:eastAsia="Georgia" w:hAnsi="Georgia" w:cs="Georgia"/>
          <w:b/>
          <w:bCs/>
          <w:sz w:val="19"/>
          <w:szCs w:val="19"/>
        </w:rPr>
        <w:t>Extraction</w:t>
      </w:r>
      <w:r>
        <w:rPr>
          <w:rFonts w:ascii="Georgia" w:eastAsia="Georgia" w:hAnsi="Georgia" w:cs="Georgia"/>
          <w:b/>
          <w:bCs/>
          <w:spacing w:val="22"/>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3-d</w:t>
      </w:r>
      <w:r>
        <w:rPr>
          <w:rFonts w:ascii="Georgia" w:eastAsia="Georgia" w:hAnsi="Georgia" w:cs="Georgia"/>
          <w:b/>
          <w:bCs/>
          <w:spacing w:val="7"/>
          <w:sz w:val="19"/>
          <w:szCs w:val="19"/>
        </w:rPr>
        <w:t xml:space="preserve"> </w:t>
      </w:r>
      <w:r>
        <w:rPr>
          <w:rFonts w:ascii="Georgia" w:eastAsia="Georgia" w:hAnsi="Georgia" w:cs="Georgia"/>
          <w:b/>
          <w:bCs/>
          <w:sz w:val="19"/>
          <w:szCs w:val="19"/>
        </w:rPr>
        <w:t>Chest</w:t>
      </w:r>
      <w:r>
        <w:rPr>
          <w:rFonts w:ascii="Georgia" w:eastAsia="Georgia" w:hAnsi="Georgia" w:cs="Georgia"/>
          <w:b/>
          <w:bCs/>
          <w:spacing w:val="12"/>
          <w:sz w:val="19"/>
          <w:szCs w:val="19"/>
        </w:rPr>
        <w:t xml:space="preserve"> </w:t>
      </w:r>
      <w:r>
        <w:rPr>
          <w:rFonts w:ascii="Georgia" w:eastAsia="Georgia" w:hAnsi="Georgia" w:cs="Georgia"/>
          <w:b/>
          <w:bCs/>
          <w:sz w:val="19"/>
          <w:szCs w:val="19"/>
        </w:rPr>
        <w:t>CT</w:t>
      </w:r>
      <w:r>
        <w:rPr>
          <w:rFonts w:ascii="Georgia" w:eastAsia="Georgia" w:hAnsi="Georgia" w:cs="Georgia"/>
          <w:sz w:val="19"/>
          <w:szCs w:val="19"/>
        </w:rPr>
        <w:t>”</w:t>
      </w:r>
      <w:r>
        <w:rPr>
          <w:rFonts w:ascii="Georgia" w:eastAsia="Georgia" w:hAnsi="Georgia" w:cs="Georgia"/>
          <w:spacing w:val="9"/>
          <w:sz w:val="19"/>
          <w:szCs w:val="19"/>
        </w:rPr>
        <w:t xml:space="preserve"> </w:t>
      </w:r>
      <w:r>
        <w:rPr>
          <w:rFonts w:ascii="Georgia" w:eastAsia="Georgia" w:hAnsi="Georgia" w:cs="Georgia"/>
          <w:i/>
          <w:sz w:val="19"/>
          <w:szCs w:val="19"/>
        </w:rPr>
        <w:t>Proc.</w:t>
      </w:r>
      <w:r>
        <w:rPr>
          <w:rFonts w:ascii="Georgia" w:eastAsia="Georgia" w:hAnsi="Georgia" w:cs="Georgia"/>
          <w:i/>
          <w:spacing w:val="15"/>
          <w:sz w:val="19"/>
          <w:szCs w:val="19"/>
        </w:rPr>
        <w:t xml:space="preserve"> </w:t>
      </w:r>
      <w:r>
        <w:rPr>
          <w:rFonts w:ascii="Georgia" w:eastAsia="Georgia" w:hAnsi="Georgia" w:cs="Georgia"/>
          <w:i/>
          <w:sz w:val="19"/>
          <w:szCs w:val="19"/>
        </w:rPr>
        <w:t>of second international workshop on pulmonary image analysis</w:t>
      </w:r>
      <w:r>
        <w:rPr>
          <w:rFonts w:ascii="Georgia" w:eastAsia="Georgia" w:hAnsi="Georgia" w:cs="Georgia"/>
          <w:i/>
          <w:spacing w:val="2"/>
          <w:sz w:val="19"/>
          <w:szCs w:val="19"/>
        </w:rPr>
        <w:t xml:space="preserve"> </w:t>
      </w:r>
      <w:r>
        <w:rPr>
          <w:rFonts w:ascii="Georgia" w:eastAsia="Georgia" w:hAnsi="Georgia" w:cs="Georgia"/>
          <w:w w:val="102"/>
          <w:sz w:val="19"/>
          <w:szCs w:val="19"/>
        </w:rPr>
        <w:t>(2009):</w:t>
      </w:r>
    </w:p>
    <w:p w14:paraId="563E0510" w14:textId="77777777" w:rsidR="00E61F9D" w:rsidRDefault="005C64D6">
      <w:pPr>
        <w:spacing w:before="93" w:after="0"/>
        <w:ind w:left="120" w:right="452" w:hanging="5"/>
        <w:jc w:val="both"/>
        <w:rPr>
          <w:rFonts w:ascii="Georgia" w:eastAsia="Georgia" w:hAnsi="Georgia" w:cs="Georgia"/>
          <w:sz w:val="19"/>
          <w:szCs w:val="19"/>
        </w:rPr>
      </w:pPr>
      <w:r>
        <w:rPr>
          <w:rFonts w:ascii="Georgia" w:eastAsia="Georgia" w:hAnsi="Georgia" w:cs="Georgia"/>
          <w:sz w:val="19"/>
          <w:szCs w:val="19"/>
        </w:rPr>
        <w:t>79.</w:t>
      </w:r>
      <w:r>
        <w:rPr>
          <w:rFonts w:ascii="Georgia" w:eastAsia="Georgia" w:hAnsi="Georgia" w:cs="Georgia"/>
          <w:spacing w:val="19"/>
          <w:sz w:val="19"/>
          <w:szCs w:val="19"/>
        </w:rPr>
        <w:t xml:space="preserve"> </w:t>
      </w:r>
      <w:r>
        <w:rPr>
          <w:rFonts w:ascii="Georgia" w:eastAsia="Georgia" w:hAnsi="Georgia" w:cs="Georgia"/>
          <w:sz w:val="19"/>
          <w:szCs w:val="19"/>
        </w:rPr>
        <w:t>Lee,</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3"/>
          <w:sz w:val="19"/>
          <w:szCs w:val="19"/>
        </w:rPr>
        <w:t xml:space="preserve"> </w:t>
      </w:r>
      <w:r>
        <w:rPr>
          <w:rFonts w:ascii="Georgia" w:eastAsia="Georgia" w:hAnsi="Georgia" w:cs="Georgia"/>
          <w:sz w:val="19"/>
          <w:szCs w:val="19"/>
        </w:rPr>
        <w:t>and Reeves,</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1"/>
          <w:sz w:val="19"/>
          <w:szCs w:val="19"/>
        </w:rPr>
        <w:t xml:space="preserve"> </w:t>
      </w:r>
      <w:r>
        <w:rPr>
          <w:rFonts w:ascii="Georgia" w:eastAsia="Georgia" w:hAnsi="Georgia" w:cs="Georgia"/>
          <w:sz w:val="19"/>
          <w:szCs w:val="19"/>
        </w:rPr>
        <w:t>P.</w:t>
      </w:r>
      <w:r>
        <w:rPr>
          <w:rFonts w:ascii="Georgia" w:eastAsia="Georgia" w:hAnsi="Georgia" w:cs="Georgia"/>
          <w:spacing w:val="-2"/>
          <w:sz w:val="19"/>
          <w:szCs w:val="19"/>
        </w:rPr>
        <w:t xml:space="preserve"> </w:t>
      </w:r>
      <w:r>
        <w:rPr>
          <w:rFonts w:ascii="Georgia" w:eastAsia="Georgia" w:hAnsi="Georgia" w:cs="Georgia"/>
          <w:sz w:val="19"/>
          <w:szCs w:val="19"/>
        </w:rPr>
        <w:t>“</w:t>
      </w:r>
      <w:r>
        <w:rPr>
          <w:rFonts w:ascii="Georgia" w:eastAsia="Georgia" w:hAnsi="Georgia" w:cs="Georgia"/>
          <w:b/>
          <w:bCs/>
          <w:sz w:val="19"/>
          <w:szCs w:val="19"/>
        </w:rPr>
        <w:t>Segmentation</w:t>
      </w:r>
      <w:r>
        <w:rPr>
          <w:rFonts w:ascii="Georgia" w:eastAsia="Georgia" w:hAnsi="Georgia" w:cs="Georgia"/>
          <w:b/>
          <w:bCs/>
          <w:spacing w:val="22"/>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the</w:t>
      </w:r>
      <w:r>
        <w:rPr>
          <w:rFonts w:ascii="Georgia" w:eastAsia="Georgia" w:hAnsi="Georgia" w:cs="Georgia"/>
          <w:b/>
          <w:bCs/>
          <w:spacing w:val="-1"/>
          <w:sz w:val="19"/>
          <w:szCs w:val="19"/>
        </w:rPr>
        <w:t xml:space="preserve"> </w:t>
      </w:r>
      <w:r>
        <w:rPr>
          <w:rFonts w:ascii="Georgia" w:eastAsia="Georgia" w:hAnsi="Georgia" w:cs="Georgia"/>
          <w:b/>
          <w:bCs/>
          <w:sz w:val="19"/>
          <w:szCs w:val="19"/>
        </w:rPr>
        <w:t>Airway</w:t>
      </w:r>
      <w:r>
        <w:rPr>
          <w:rFonts w:ascii="Georgia" w:eastAsia="Georgia" w:hAnsi="Georgia" w:cs="Georgia"/>
          <w:b/>
          <w:bCs/>
          <w:spacing w:val="7"/>
          <w:sz w:val="19"/>
          <w:szCs w:val="19"/>
        </w:rPr>
        <w:t xml:space="preserve"> </w:t>
      </w:r>
      <w:r>
        <w:rPr>
          <w:rFonts w:ascii="Georgia" w:eastAsia="Georgia" w:hAnsi="Georgia" w:cs="Georgia"/>
          <w:b/>
          <w:bCs/>
          <w:sz w:val="19"/>
          <w:szCs w:val="19"/>
        </w:rPr>
        <w:t>Tree</w:t>
      </w:r>
      <w:r>
        <w:rPr>
          <w:rFonts w:ascii="Georgia" w:eastAsia="Georgia" w:hAnsi="Georgia" w:cs="Georgia"/>
          <w:b/>
          <w:bCs/>
          <w:spacing w:val="2"/>
          <w:sz w:val="19"/>
          <w:szCs w:val="19"/>
        </w:rPr>
        <w:t xml:space="preserve"> </w:t>
      </w:r>
      <w:r>
        <w:rPr>
          <w:rFonts w:ascii="Georgia" w:eastAsia="Georgia" w:hAnsi="Georgia" w:cs="Georgia"/>
          <w:b/>
          <w:bCs/>
          <w:sz w:val="19"/>
          <w:szCs w:val="19"/>
        </w:rPr>
        <w:t>from</w:t>
      </w:r>
      <w:r>
        <w:rPr>
          <w:rFonts w:ascii="Georgia" w:eastAsia="Georgia" w:hAnsi="Georgia" w:cs="Georgia"/>
          <w:b/>
          <w:bCs/>
          <w:spacing w:val="3"/>
          <w:sz w:val="19"/>
          <w:szCs w:val="19"/>
        </w:rPr>
        <w:t xml:space="preserve"> </w:t>
      </w:r>
      <w:r>
        <w:rPr>
          <w:rFonts w:ascii="Georgia" w:eastAsia="Georgia" w:hAnsi="Georgia" w:cs="Georgia"/>
          <w:b/>
          <w:bCs/>
          <w:sz w:val="19"/>
          <w:szCs w:val="19"/>
        </w:rPr>
        <w:t>Chest</w:t>
      </w:r>
      <w:r>
        <w:rPr>
          <w:rFonts w:ascii="Georgia" w:eastAsia="Georgia" w:hAnsi="Georgia" w:cs="Georgia"/>
          <w:b/>
          <w:bCs/>
          <w:spacing w:val="4"/>
          <w:sz w:val="19"/>
          <w:szCs w:val="19"/>
        </w:rPr>
        <w:t xml:space="preserve"> </w:t>
      </w:r>
      <w:r>
        <w:rPr>
          <w:rFonts w:ascii="Georgia" w:eastAsia="Georgia" w:hAnsi="Georgia" w:cs="Georgia"/>
          <w:b/>
          <w:bCs/>
          <w:sz w:val="19"/>
          <w:szCs w:val="19"/>
        </w:rPr>
        <w:t>CT</w:t>
      </w:r>
      <w:r>
        <w:rPr>
          <w:rFonts w:ascii="Georgia" w:eastAsia="Georgia" w:hAnsi="Georgia" w:cs="Georgia"/>
          <w:b/>
          <w:bCs/>
          <w:spacing w:val="-2"/>
          <w:sz w:val="19"/>
          <w:szCs w:val="19"/>
        </w:rPr>
        <w:t xml:space="preserve"> </w:t>
      </w:r>
      <w:r>
        <w:rPr>
          <w:rFonts w:ascii="Georgia" w:eastAsia="Georgia" w:hAnsi="Georgia" w:cs="Georgia"/>
          <w:b/>
          <w:bCs/>
          <w:sz w:val="19"/>
          <w:szCs w:val="19"/>
        </w:rPr>
        <w:t>Using</w:t>
      </w:r>
      <w:r>
        <w:rPr>
          <w:rFonts w:ascii="Georgia" w:eastAsia="Georgia" w:hAnsi="Georgia" w:cs="Georgia"/>
          <w:b/>
          <w:bCs/>
          <w:spacing w:val="4"/>
          <w:sz w:val="19"/>
          <w:szCs w:val="19"/>
        </w:rPr>
        <w:t xml:space="preserve"> </w:t>
      </w:r>
      <w:r>
        <w:rPr>
          <w:rFonts w:ascii="Georgia" w:eastAsia="Georgia" w:hAnsi="Georgia" w:cs="Georgia"/>
          <w:b/>
          <w:bCs/>
          <w:sz w:val="19"/>
          <w:szCs w:val="19"/>
        </w:rPr>
        <w:t>Local</w:t>
      </w:r>
      <w:r>
        <w:rPr>
          <w:rFonts w:ascii="Georgia" w:eastAsia="Georgia" w:hAnsi="Georgia" w:cs="Georgia"/>
          <w:b/>
          <w:bCs/>
          <w:spacing w:val="4"/>
          <w:sz w:val="19"/>
          <w:szCs w:val="19"/>
        </w:rPr>
        <w:t xml:space="preserve"> </w:t>
      </w:r>
      <w:r>
        <w:rPr>
          <w:rFonts w:ascii="Georgia" w:eastAsia="Georgia" w:hAnsi="Georgia" w:cs="Georgia"/>
          <w:b/>
          <w:bCs/>
          <w:sz w:val="19"/>
          <w:szCs w:val="19"/>
        </w:rPr>
        <w:t>Volume</w:t>
      </w:r>
      <w:r>
        <w:rPr>
          <w:rFonts w:ascii="Georgia" w:eastAsia="Georgia" w:hAnsi="Georgia" w:cs="Georgia"/>
          <w:b/>
          <w:bCs/>
          <w:spacing w:val="8"/>
          <w:sz w:val="19"/>
          <w:szCs w:val="19"/>
        </w:rPr>
        <w:t xml:space="preserve"> </w:t>
      </w:r>
      <w:r>
        <w:rPr>
          <w:rFonts w:ascii="Georgia" w:eastAsia="Georgia" w:hAnsi="Georgia" w:cs="Georgia"/>
          <w:b/>
          <w:bCs/>
          <w:sz w:val="19"/>
          <w:szCs w:val="19"/>
        </w:rPr>
        <w:t>of</w:t>
      </w:r>
      <w:r>
        <w:rPr>
          <w:rFonts w:ascii="Georgia" w:eastAsia="Georgia" w:hAnsi="Georgia" w:cs="Georgia"/>
          <w:b/>
          <w:bCs/>
          <w:spacing w:val="-3"/>
          <w:sz w:val="19"/>
          <w:szCs w:val="19"/>
        </w:rPr>
        <w:t xml:space="preserve"> </w:t>
      </w:r>
      <w:r>
        <w:rPr>
          <w:rFonts w:ascii="Georgia" w:eastAsia="Georgia" w:hAnsi="Georgia" w:cs="Georgia"/>
          <w:b/>
          <w:bCs/>
          <w:sz w:val="19"/>
          <w:szCs w:val="19"/>
        </w:rPr>
        <w:t>Interes</w:t>
      </w:r>
      <w:r>
        <w:rPr>
          <w:rFonts w:ascii="Georgia" w:eastAsia="Georgia" w:hAnsi="Georgia" w:cs="Georgia"/>
          <w:b/>
          <w:bCs/>
          <w:spacing w:val="-1"/>
          <w:sz w:val="19"/>
          <w:szCs w:val="19"/>
        </w:rPr>
        <w:t>t</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i/>
          <w:sz w:val="19"/>
          <w:szCs w:val="19"/>
        </w:rPr>
        <w:t>Proc. of second international workshop on pulmonary image analysis</w:t>
      </w:r>
      <w:r>
        <w:rPr>
          <w:rFonts w:ascii="Georgia" w:eastAsia="Georgia" w:hAnsi="Georgia" w:cs="Georgia"/>
          <w:i/>
          <w:spacing w:val="2"/>
          <w:sz w:val="19"/>
          <w:szCs w:val="19"/>
        </w:rPr>
        <w:t xml:space="preserve"> </w:t>
      </w:r>
      <w:r>
        <w:rPr>
          <w:rFonts w:ascii="Georgia" w:eastAsia="Georgia" w:hAnsi="Georgia" w:cs="Georgia"/>
          <w:w w:val="102"/>
          <w:sz w:val="19"/>
          <w:szCs w:val="19"/>
        </w:rPr>
        <w:t>(2009):</w:t>
      </w:r>
    </w:p>
    <w:p w14:paraId="24551C58" w14:textId="77777777" w:rsidR="00E61F9D" w:rsidRDefault="005C64D6">
      <w:pPr>
        <w:spacing w:before="60" w:after="0"/>
        <w:ind w:left="112" w:right="452" w:firstLine="8"/>
        <w:jc w:val="both"/>
        <w:rPr>
          <w:rFonts w:ascii="Georgia" w:eastAsia="Georgia" w:hAnsi="Georgia" w:cs="Georgia"/>
          <w:sz w:val="19"/>
          <w:szCs w:val="19"/>
        </w:rPr>
      </w:pPr>
      <w:r>
        <w:rPr>
          <w:rFonts w:ascii="Georgia" w:eastAsia="Georgia" w:hAnsi="Georgia" w:cs="Georgia"/>
          <w:sz w:val="19"/>
          <w:szCs w:val="19"/>
        </w:rPr>
        <w:t xml:space="preserve">80. </w:t>
      </w:r>
      <w:r>
        <w:rPr>
          <w:rFonts w:ascii="Georgia" w:eastAsia="Georgia" w:hAnsi="Georgia" w:cs="Georgia"/>
          <w:spacing w:val="3"/>
          <w:sz w:val="19"/>
          <w:szCs w:val="19"/>
        </w:rPr>
        <w:t xml:space="preserve"> </w:t>
      </w:r>
      <w:r>
        <w:rPr>
          <w:rFonts w:ascii="Georgia" w:eastAsia="Georgia" w:hAnsi="Georgia" w:cs="Georgia"/>
          <w:sz w:val="19"/>
          <w:szCs w:val="19"/>
        </w:rPr>
        <w:t>Song,</w:t>
      </w:r>
      <w:r>
        <w:rPr>
          <w:rFonts w:ascii="Georgia" w:eastAsia="Georgia" w:hAnsi="Georgia" w:cs="Georgia"/>
          <w:spacing w:val="21"/>
          <w:sz w:val="19"/>
          <w:szCs w:val="19"/>
        </w:rPr>
        <w:t xml:space="preserve"> </w:t>
      </w:r>
      <w:r>
        <w:rPr>
          <w:rFonts w:ascii="Georgia" w:eastAsia="Georgia" w:hAnsi="Georgia" w:cs="Georgia"/>
          <w:sz w:val="19"/>
          <w:szCs w:val="19"/>
        </w:rPr>
        <w:t>G.,</w:t>
      </w:r>
      <w:r>
        <w:rPr>
          <w:rFonts w:ascii="Georgia" w:eastAsia="Georgia" w:hAnsi="Georgia" w:cs="Georgia"/>
          <w:spacing w:val="17"/>
          <w:sz w:val="19"/>
          <w:szCs w:val="19"/>
        </w:rPr>
        <w:t xml:space="preserve"> </w:t>
      </w:r>
      <w:proofErr w:type="spellStart"/>
      <w:r>
        <w:rPr>
          <w:rFonts w:ascii="Georgia" w:eastAsia="Georgia" w:hAnsi="Georgia" w:cs="Georgia"/>
          <w:sz w:val="19"/>
          <w:szCs w:val="19"/>
        </w:rPr>
        <w:t>Tustison</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N.,</w:t>
      </w:r>
      <w:r>
        <w:rPr>
          <w:rFonts w:ascii="Georgia" w:eastAsia="Georgia" w:hAnsi="Georgia" w:cs="Georgia"/>
          <w:spacing w:val="17"/>
          <w:sz w:val="19"/>
          <w:szCs w:val="19"/>
        </w:rPr>
        <w:t xml:space="preserve"> </w:t>
      </w:r>
      <w:r>
        <w:rPr>
          <w:rFonts w:ascii="Georgia" w:eastAsia="Georgia" w:hAnsi="Georgia" w:cs="Georgia"/>
          <w:sz w:val="19"/>
          <w:szCs w:val="19"/>
        </w:rPr>
        <w:t>and</w:t>
      </w:r>
      <w:r>
        <w:rPr>
          <w:rFonts w:ascii="Georgia" w:eastAsia="Georgia" w:hAnsi="Georgia" w:cs="Georgia"/>
          <w:spacing w:val="16"/>
          <w:sz w:val="19"/>
          <w:szCs w:val="19"/>
        </w:rPr>
        <w:t xml:space="preserve"> </w:t>
      </w:r>
      <w:r>
        <w:rPr>
          <w:rFonts w:ascii="Georgia" w:eastAsia="Georgia" w:hAnsi="Georgia" w:cs="Georgia"/>
          <w:sz w:val="19"/>
          <w:szCs w:val="19"/>
        </w:rPr>
        <w:t>Gee,</w:t>
      </w:r>
      <w:r>
        <w:rPr>
          <w:rFonts w:ascii="Georgia" w:eastAsia="Georgia" w:hAnsi="Georgia" w:cs="Georgia"/>
          <w:spacing w:val="19"/>
          <w:sz w:val="19"/>
          <w:szCs w:val="19"/>
        </w:rPr>
        <w:t xml:space="preserve"> </w:t>
      </w:r>
      <w:r>
        <w:rPr>
          <w:rFonts w:ascii="Georgia" w:eastAsia="Georgia" w:hAnsi="Georgia" w:cs="Georgia"/>
          <w:sz w:val="19"/>
          <w:szCs w:val="19"/>
        </w:rPr>
        <w:t>J.</w:t>
      </w:r>
      <w:r>
        <w:rPr>
          <w:rFonts w:ascii="Georgia" w:eastAsia="Georgia" w:hAnsi="Georgia" w:cs="Georgia"/>
          <w:spacing w:val="14"/>
          <w:sz w:val="19"/>
          <w:szCs w:val="19"/>
        </w:rPr>
        <w:t xml:space="preserve"> </w:t>
      </w:r>
      <w:r>
        <w:rPr>
          <w:rFonts w:ascii="Georgia" w:eastAsia="Georgia" w:hAnsi="Georgia" w:cs="Georgia"/>
          <w:sz w:val="19"/>
          <w:szCs w:val="19"/>
        </w:rPr>
        <w:t>C.</w:t>
      </w:r>
      <w:r>
        <w:rPr>
          <w:rFonts w:ascii="Georgia" w:eastAsia="Georgia" w:hAnsi="Georgia" w:cs="Georgia"/>
          <w:spacing w:val="13"/>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Airway</w:t>
      </w:r>
      <w:r>
        <w:rPr>
          <w:rFonts w:ascii="Georgia" w:eastAsia="Georgia" w:hAnsi="Georgia" w:cs="Georgia"/>
          <w:b/>
          <w:bCs/>
          <w:spacing w:val="25"/>
          <w:sz w:val="19"/>
          <w:szCs w:val="19"/>
        </w:rPr>
        <w:t xml:space="preserve"> </w:t>
      </w:r>
      <w:r>
        <w:rPr>
          <w:rFonts w:ascii="Georgia" w:eastAsia="Georgia" w:hAnsi="Georgia" w:cs="Georgia"/>
          <w:b/>
          <w:bCs/>
          <w:sz w:val="19"/>
          <w:szCs w:val="19"/>
        </w:rPr>
        <w:t>Tree</w:t>
      </w:r>
      <w:r>
        <w:rPr>
          <w:rFonts w:ascii="Georgia" w:eastAsia="Georgia" w:hAnsi="Georgia" w:cs="Georgia"/>
          <w:b/>
          <w:bCs/>
          <w:spacing w:val="19"/>
          <w:sz w:val="19"/>
          <w:szCs w:val="19"/>
        </w:rPr>
        <w:t xml:space="preserve"> </w:t>
      </w:r>
      <w:r>
        <w:rPr>
          <w:rFonts w:ascii="Georgia" w:eastAsia="Georgia" w:hAnsi="Georgia" w:cs="Georgia"/>
          <w:b/>
          <w:bCs/>
          <w:sz w:val="19"/>
          <w:szCs w:val="19"/>
        </w:rPr>
        <w:t>Segmentation</w:t>
      </w:r>
      <w:r>
        <w:rPr>
          <w:rFonts w:ascii="Georgia" w:eastAsia="Georgia" w:hAnsi="Georgia" w:cs="Georgia"/>
          <w:b/>
          <w:bCs/>
          <w:spacing w:val="37"/>
          <w:sz w:val="19"/>
          <w:szCs w:val="19"/>
        </w:rPr>
        <w:t xml:space="preserve"> </w:t>
      </w:r>
      <w:r>
        <w:rPr>
          <w:rFonts w:ascii="Georgia" w:eastAsia="Georgia" w:hAnsi="Georgia" w:cs="Georgia"/>
          <w:b/>
          <w:bCs/>
          <w:sz w:val="19"/>
          <w:szCs w:val="19"/>
        </w:rPr>
        <w:t>by</w:t>
      </w:r>
      <w:r>
        <w:rPr>
          <w:rFonts w:ascii="Georgia" w:eastAsia="Georgia" w:hAnsi="Georgia" w:cs="Georgia"/>
          <w:b/>
          <w:bCs/>
          <w:spacing w:val="15"/>
          <w:sz w:val="19"/>
          <w:szCs w:val="19"/>
        </w:rPr>
        <w:t xml:space="preserve"> </w:t>
      </w:r>
      <w:r>
        <w:rPr>
          <w:rFonts w:ascii="Georgia" w:eastAsia="Georgia" w:hAnsi="Georgia" w:cs="Georgia"/>
          <w:b/>
          <w:bCs/>
          <w:sz w:val="19"/>
          <w:szCs w:val="19"/>
        </w:rPr>
        <w:t>Removing</w:t>
      </w:r>
      <w:r>
        <w:rPr>
          <w:rFonts w:ascii="Georgia" w:eastAsia="Georgia" w:hAnsi="Georgia" w:cs="Georgia"/>
          <w:b/>
          <w:bCs/>
          <w:spacing w:val="30"/>
          <w:sz w:val="19"/>
          <w:szCs w:val="19"/>
        </w:rPr>
        <w:t xml:space="preserve"> </w:t>
      </w:r>
      <w:r>
        <w:rPr>
          <w:rFonts w:ascii="Georgia" w:eastAsia="Georgia" w:hAnsi="Georgia" w:cs="Georgia"/>
          <w:b/>
          <w:bCs/>
          <w:sz w:val="19"/>
          <w:szCs w:val="19"/>
        </w:rPr>
        <w:t>Paths</w:t>
      </w:r>
      <w:r>
        <w:rPr>
          <w:rFonts w:ascii="Georgia" w:eastAsia="Georgia" w:hAnsi="Georgia" w:cs="Georgia"/>
          <w:b/>
          <w:bCs/>
          <w:spacing w:val="21"/>
          <w:sz w:val="19"/>
          <w:szCs w:val="19"/>
        </w:rPr>
        <w:t xml:space="preserve"> </w:t>
      </w:r>
      <w:r>
        <w:rPr>
          <w:rFonts w:ascii="Georgia" w:eastAsia="Georgia" w:hAnsi="Georgia" w:cs="Georgia"/>
          <w:b/>
          <w:bCs/>
          <w:sz w:val="19"/>
          <w:szCs w:val="19"/>
        </w:rPr>
        <w:t>of</w:t>
      </w:r>
      <w:r>
        <w:rPr>
          <w:rFonts w:ascii="Georgia" w:eastAsia="Georgia" w:hAnsi="Georgia" w:cs="Georgia"/>
          <w:b/>
          <w:bCs/>
          <w:spacing w:val="14"/>
          <w:sz w:val="19"/>
          <w:szCs w:val="19"/>
        </w:rPr>
        <w:t xml:space="preserve"> </w:t>
      </w:r>
      <w:r>
        <w:rPr>
          <w:rFonts w:ascii="Georgia" w:eastAsia="Georgia" w:hAnsi="Georgia" w:cs="Georgia"/>
          <w:b/>
          <w:bCs/>
          <w:sz w:val="19"/>
          <w:szCs w:val="19"/>
        </w:rPr>
        <w:t>Leakag</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i/>
          <w:sz w:val="19"/>
          <w:szCs w:val="19"/>
        </w:rPr>
        <w:t>Proc.</w:t>
      </w:r>
      <w:r>
        <w:rPr>
          <w:rFonts w:ascii="Georgia" w:eastAsia="Georgia" w:hAnsi="Georgia" w:cs="Georgia"/>
          <w:i/>
          <w:spacing w:val="40"/>
          <w:sz w:val="19"/>
          <w:szCs w:val="19"/>
        </w:rPr>
        <w:t xml:space="preserve"> </w:t>
      </w:r>
      <w:r>
        <w:rPr>
          <w:rFonts w:ascii="Georgia" w:eastAsia="Georgia" w:hAnsi="Georgia" w:cs="Georgia"/>
          <w:i/>
          <w:sz w:val="19"/>
          <w:szCs w:val="19"/>
        </w:rPr>
        <w:t>3rd</w:t>
      </w:r>
      <w:r>
        <w:rPr>
          <w:rFonts w:ascii="Georgia" w:eastAsia="Georgia" w:hAnsi="Georgia" w:cs="Georgia"/>
          <w:i/>
          <w:spacing w:val="9"/>
          <w:sz w:val="19"/>
          <w:szCs w:val="19"/>
        </w:rPr>
        <w:t xml:space="preserve"> </w:t>
      </w:r>
      <w:r>
        <w:rPr>
          <w:rFonts w:ascii="Georgia" w:eastAsia="Georgia" w:hAnsi="Georgia" w:cs="Georgia"/>
          <w:i/>
          <w:sz w:val="19"/>
          <w:szCs w:val="19"/>
        </w:rPr>
        <w:t>int. workshop pulmonary image analysis</w:t>
      </w:r>
      <w:r>
        <w:rPr>
          <w:rFonts w:ascii="Georgia" w:eastAsia="Georgia" w:hAnsi="Georgia" w:cs="Georgia"/>
          <w:i/>
          <w:spacing w:val="2"/>
          <w:sz w:val="19"/>
          <w:szCs w:val="19"/>
        </w:rPr>
        <w:t xml:space="preserve"> </w:t>
      </w:r>
      <w:r>
        <w:rPr>
          <w:rFonts w:ascii="Georgia" w:eastAsia="Georgia" w:hAnsi="Georgia" w:cs="Georgia"/>
          <w:sz w:val="19"/>
          <w:szCs w:val="19"/>
        </w:rPr>
        <w:t>(2010):</w:t>
      </w:r>
      <w:r>
        <w:rPr>
          <w:rFonts w:ascii="Georgia" w:eastAsia="Georgia" w:hAnsi="Georgia" w:cs="Georgia"/>
          <w:spacing w:val="29"/>
          <w:sz w:val="19"/>
          <w:szCs w:val="19"/>
        </w:rPr>
        <w:t xml:space="preserve"> </w:t>
      </w:r>
      <w:r>
        <w:rPr>
          <w:rFonts w:ascii="Georgia" w:eastAsia="Georgia" w:hAnsi="Georgia" w:cs="Georgia"/>
          <w:w w:val="102"/>
          <w:sz w:val="19"/>
          <w:szCs w:val="19"/>
        </w:rPr>
        <w:t>109–116.</w:t>
      </w:r>
    </w:p>
    <w:p w14:paraId="702D142A" w14:textId="77777777" w:rsidR="00E61F9D" w:rsidRDefault="005C64D6">
      <w:pPr>
        <w:spacing w:before="60" w:after="0"/>
        <w:ind w:left="120" w:right="487"/>
        <w:jc w:val="both"/>
        <w:rPr>
          <w:rFonts w:ascii="Georgia" w:eastAsia="Georgia" w:hAnsi="Georgia" w:cs="Georgia"/>
          <w:sz w:val="19"/>
          <w:szCs w:val="19"/>
        </w:rPr>
      </w:pPr>
      <w:r>
        <w:rPr>
          <w:rFonts w:ascii="Georgia" w:eastAsia="Georgia" w:hAnsi="Georgia" w:cs="Georgia"/>
          <w:sz w:val="19"/>
          <w:szCs w:val="19"/>
        </w:rPr>
        <w:t>81.</w:t>
      </w:r>
      <w:r>
        <w:rPr>
          <w:rFonts w:ascii="Georgia" w:eastAsia="Georgia" w:hAnsi="Georgia" w:cs="Georgia"/>
          <w:spacing w:val="46"/>
          <w:sz w:val="19"/>
          <w:szCs w:val="19"/>
        </w:rPr>
        <w:t xml:space="preserve"> </w:t>
      </w:r>
      <w:r>
        <w:rPr>
          <w:rFonts w:ascii="Georgia" w:eastAsia="Georgia" w:hAnsi="Georgia" w:cs="Georgia"/>
          <w:sz w:val="19"/>
          <w:szCs w:val="19"/>
        </w:rPr>
        <w:t>Staring,</w:t>
      </w:r>
      <w:r>
        <w:rPr>
          <w:rFonts w:ascii="Georgia" w:eastAsia="Georgia" w:hAnsi="Georgia" w:cs="Georgia"/>
          <w:spacing w:val="24"/>
          <w:sz w:val="19"/>
          <w:szCs w:val="19"/>
        </w:rPr>
        <w:t xml:space="preserve"> </w:t>
      </w:r>
      <w:r>
        <w:rPr>
          <w:rFonts w:ascii="Georgia" w:eastAsia="Georgia" w:hAnsi="Georgia" w:cs="Georgia"/>
          <w:sz w:val="19"/>
          <w:szCs w:val="19"/>
        </w:rPr>
        <w:t>M.,</w:t>
      </w:r>
      <w:r>
        <w:rPr>
          <w:rFonts w:ascii="Georgia" w:eastAsia="Georgia" w:hAnsi="Georgia" w:cs="Georgia"/>
          <w:spacing w:val="17"/>
          <w:sz w:val="19"/>
          <w:szCs w:val="19"/>
        </w:rPr>
        <w:t xml:space="preserve"> </w:t>
      </w:r>
      <w:r>
        <w:rPr>
          <w:rFonts w:ascii="Georgia" w:eastAsia="Georgia" w:hAnsi="Georgia" w:cs="Georgia"/>
          <w:sz w:val="19"/>
          <w:szCs w:val="19"/>
        </w:rPr>
        <w:t>Xiao,</w:t>
      </w:r>
      <w:r>
        <w:rPr>
          <w:rFonts w:ascii="Georgia" w:eastAsia="Georgia" w:hAnsi="Georgia" w:cs="Georgia"/>
          <w:spacing w:val="20"/>
          <w:sz w:val="19"/>
          <w:szCs w:val="19"/>
        </w:rPr>
        <w:t xml:space="preserve"> </w:t>
      </w:r>
      <w:r>
        <w:rPr>
          <w:rFonts w:ascii="Georgia" w:eastAsia="Georgia" w:hAnsi="Georgia" w:cs="Georgia"/>
          <w:sz w:val="19"/>
          <w:szCs w:val="19"/>
        </w:rPr>
        <w:t>C.,</w:t>
      </w:r>
      <w:r>
        <w:rPr>
          <w:rFonts w:ascii="Georgia" w:eastAsia="Georgia" w:hAnsi="Georgia" w:cs="Georgia"/>
          <w:spacing w:val="15"/>
          <w:sz w:val="19"/>
          <w:szCs w:val="19"/>
        </w:rPr>
        <w:t xml:space="preserve"> </w:t>
      </w:r>
      <w:proofErr w:type="spellStart"/>
      <w:r>
        <w:rPr>
          <w:rFonts w:ascii="Georgia" w:eastAsia="Georgia" w:hAnsi="Georgia" w:cs="Georgia"/>
          <w:sz w:val="19"/>
          <w:szCs w:val="19"/>
        </w:rPr>
        <w:t>Shamonin</w:t>
      </w:r>
      <w:proofErr w:type="spellEnd"/>
      <w:r>
        <w:rPr>
          <w:rFonts w:ascii="Georgia" w:eastAsia="Georgia" w:hAnsi="Georgia" w:cs="Georgia"/>
          <w:sz w:val="19"/>
          <w:szCs w:val="19"/>
        </w:rPr>
        <w:t>,</w:t>
      </w:r>
      <w:r>
        <w:rPr>
          <w:rFonts w:ascii="Georgia" w:eastAsia="Georgia" w:hAnsi="Georgia" w:cs="Georgia"/>
          <w:spacing w:val="29"/>
          <w:sz w:val="19"/>
          <w:szCs w:val="19"/>
        </w:rPr>
        <w:t xml:space="preserve"> </w:t>
      </w:r>
      <w:r>
        <w:rPr>
          <w:rFonts w:ascii="Georgia" w:eastAsia="Georgia" w:hAnsi="Georgia" w:cs="Georgia"/>
          <w:sz w:val="19"/>
          <w:szCs w:val="19"/>
        </w:rPr>
        <w:t>D.</w:t>
      </w:r>
      <w:r>
        <w:rPr>
          <w:rFonts w:ascii="Georgia" w:eastAsia="Georgia" w:hAnsi="Georgia" w:cs="Georgia"/>
          <w:spacing w:val="13"/>
          <w:sz w:val="19"/>
          <w:szCs w:val="19"/>
        </w:rPr>
        <w:t xml:space="preserve"> </w:t>
      </w:r>
      <w:r>
        <w:rPr>
          <w:rFonts w:ascii="Georgia" w:eastAsia="Georgia" w:hAnsi="Georgia" w:cs="Georgia"/>
          <w:sz w:val="19"/>
          <w:szCs w:val="19"/>
        </w:rPr>
        <w:t>P.,</w:t>
      </w:r>
      <w:r>
        <w:rPr>
          <w:rFonts w:ascii="Georgia" w:eastAsia="Georgia" w:hAnsi="Georgia" w:cs="Georgia"/>
          <w:spacing w:val="18"/>
          <w:sz w:val="19"/>
          <w:szCs w:val="19"/>
        </w:rPr>
        <w:t xml:space="preserve"> </w:t>
      </w:r>
      <w:r>
        <w:rPr>
          <w:rFonts w:ascii="Georgia" w:eastAsia="Georgia" w:hAnsi="Georgia" w:cs="Georgia"/>
          <w:sz w:val="19"/>
          <w:szCs w:val="19"/>
        </w:rPr>
        <w:t>and</w:t>
      </w:r>
      <w:r>
        <w:rPr>
          <w:rFonts w:ascii="Georgia" w:eastAsia="Georgia" w:hAnsi="Georgia" w:cs="Georgia"/>
          <w:spacing w:val="15"/>
          <w:sz w:val="19"/>
          <w:szCs w:val="19"/>
        </w:rPr>
        <w:t xml:space="preserve"> </w:t>
      </w:r>
      <w:proofErr w:type="spellStart"/>
      <w:r>
        <w:rPr>
          <w:rFonts w:ascii="Georgia" w:eastAsia="Georgia" w:hAnsi="Georgia" w:cs="Georgia"/>
          <w:sz w:val="19"/>
          <w:szCs w:val="19"/>
        </w:rPr>
        <w:t>Stoel</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B.</w:t>
      </w:r>
      <w:r>
        <w:rPr>
          <w:rFonts w:ascii="Georgia" w:eastAsia="Georgia" w:hAnsi="Georgia" w:cs="Georgia"/>
          <w:spacing w:val="14"/>
          <w:sz w:val="19"/>
          <w:szCs w:val="19"/>
        </w:rPr>
        <w:t xml:space="preserve"> </w:t>
      </w:r>
      <w:r>
        <w:rPr>
          <w:rFonts w:ascii="Georgia" w:eastAsia="Georgia" w:hAnsi="Georgia" w:cs="Georgia"/>
          <w:sz w:val="19"/>
          <w:szCs w:val="19"/>
        </w:rPr>
        <w:t>C.</w:t>
      </w:r>
      <w:r>
        <w:rPr>
          <w:rFonts w:ascii="Georgia" w:eastAsia="Georgia" w:hAnsi="Georgia" w:cs="Georgia"/>
          <w:spacing w:val="1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Pulmonary</w:t>
      </w:r>
      <w:r>
        <w:rPr>
          <w:rFonts w:ascii="Georgia" w:eastAsia="Georgia" w:hAnsi="Georgia" w:cs="Georgia"/>
          <w:b/>
          <w:bCs/>
          <w:spacing w:val="32"/>
          <w:sz w:val="19"/>
          <w:szCs w:val="19"/>
        </w:rPr>
        <w:t xml:space="preserve"> </w:t>
      </w:r>
      <w:r>
        <w:rPr>
          <w:rFonts w:ascii="Georgia" w:eastAsia="Georgia" w:hAnsi="Georgia" w:cs="Georgia"/>
          <w:b/>
          <w:bCs/>
          <w:sz w:val="19"/>
          <w:szCs w:val="19"/>
        </w:rPr>
        <w:t>Vessel</w:t>
      </w:r>
      <w:r>
        <w:rPr>
          <w:rFonts w:ascii="Georgia" w:eastAsia="Georgia" w:hAnsi="Georgia" w:cs="Georgia"/>
          <w:b/>
          <w:bCs/>
          <w:spacing w:val="21"/>
          <w:sz w:val="19"/>
          <w:szCs w:val="19"/>
        </w:rPr>
        <w:t xml:space="preserve"> </w:t>
      </w:r>
      <w:r>
        <w:rPr>
          <w:rFonts w:ascii="Georgia" w:eastAsia="Georgia" w:hAnsi="Georgia" w:cs="Georgia"/>
          <w:b/>
          <w:bCs/>
          <w:sz w:val="19"/>
          <w:szCs w:val="19"/>
        </w:rPr>
        <w:t>Segmentation</w:t>
      </w:r>
      <w:r>
        <w:rPr>
          <w:rFonts w:ascii="Georgia" w:eastAsia="Georgia" w:hAnsi="Georgia" w:cs="Georgia"/>
          <w:b/>
          <w:bCs/>
          <w:spacing w:val="36"/>
          <w:sz w:val="19"/>
          <w:szCs w:val="19"/>
        </w:rPr>
        <w:t xml:space="preserve"> </w:t>
      </w:r>
      <w:r>
        <w:rPr>
          <w:rFonts w:ascii="Georgia" w:eastAsia="Georgia" w:hAnsi="Georgia" w:cs="Georgia"/>
          <w:b/>
          <w:bCs/>
          <w:sz w:val="19"/>
          <w:szCs w:val="19"/>
        </w:rPr>
        <w:t>Using</w:t>
      </w:r>
      <w:r>
        <w:rPr>
          <w:rFonts w:ascii="Georgia" w:eastAsia="Georgia" w:hAnsi="Georgia" w:cs="Georgia"/>
          <w:b/>
          <w:bCs/>
          <w:spacing w:val="21"/>
          <w:sz w:val="19"/>
          <w:szCs w:val="19"/>
        </w:rPr>
        <w:t xml:space="preserve"> </w:t>
      </w:r>
      <w:r>
        <w:rPr>
          <w:rFonts w:ascii="Georgia" w:eastAsia="Georgia" w:hAnsi="Georgia" w:cs="Georgia"/>
          <w:b/>
          <w:bCs/>
          <w:sz w:val="19"/>
          <w:szCs w:val="19"/>
        </w:rPr>
        <w:t>Vessel</w:t>
      </w:r>
      <w:r>
        <w:rPr>
          <w:rFonts w:ascii="Georgia" w:eastAsia="Georgia" w:hAnsi="Georgia" w:cs="Georgia"/>
          <w:b/>
          <w:bCs/>
          <w:spacing w:val="21"/>
          <w:sz w:val="19"/>
          <w:szCs w:val="19"/>
        </w:rPr>
        <w:t xml:space="preserve"> </w:t>
      </w:r>
      <w:r>
        <w:rPr>
          <w:rFonts w:ascii="Georgia" w:eastAsia="Georgia" w:hAnsi="Georgia" w:cs="Georgia"/>
          <w:b/>
          <w:bCs/>
          <w:w w:val="102"/>
          <w:sz w:val="19"/>
          <w:szCs w:val="19"/>
        </w:rPr>
        <w:t xml:space="preserve">Enhance- </w:t>
      </w:r>
      <w:proofErr w:type="spellStart"/>
      <w:r>
        <w:rPr>
          <w:rFonts w:ascii="Georgia" w:eastAsia="Georgia" w:hAnsi="Georgia" w:cs="Georgia"/>
          <w:b/>
          <w:bCs/>
          <w:sz w:val="19"/>
          <w:szCs w:val="19"/>
        </w:rPr>
        <w:t>ment</w:t>
      </w:r>
      <w:proofErr w:type="spellEnd"/>
      <w:r>
        <w:rPr>
          <w:rFonts w:ascii="Georgia" w:eastAsia="Georgia" w:hAnsi="Georgia" w:cs="Georgia"/>
          <w:b/>
          <w:bCs/>
          <w:spacing w:val="11"/>
          <w:sz w:val="19"/>
          <w:szCs w:val="19"/>
        </w:rPr>
        <w:t xml:space="preserve"> </w:t>
      </w:r>
      <w:r>
        <w:rPr>
          <w:rFonts w:ascii="Georgia" w:eastAsia="Georgia" w:hAnsi="Georgia" w:cs="Georgia"/>
          <w:b/>
          <w:bCs/>
          <w:sz w:val="19"/>
          <w:szCs w:val="19"/>
        </w:rPr>
        <w:t>Filters</w:t>
      </w:r>
      <w:r>
        <w:rPr>
          <w:rFonts w:ascii="Georgia" w:eastAsia="Georgia" w:hAnsi="Georgia" w:cs="Georgia"/>
          <w:sz w:val="19"/>
          <w:szCs w:val="19"/>
        </w:rPr>
        <w:t>”</w:t>
      </w:r>
      <w:r>
        <w:rPr>
          <w:rFonts w:ascii="Georgia" w:eastAsia="Georgia" w:hAnsi="Georgia" w:cs="Georgia"/>
          <w:spacing w:val="15"/>
          <w:sz w:val="19"/>
          <w:szCs w:val="19"/>
        </w:rPr>
        <w:t xml:space="preserve"> </w:t>
      </w:r>
      <w:proofErr w:type="spellStart"/>
      <w:r>
        <w:rPr>
          <w:rFonts w:ascii="Georgia" w:eastAsia="Georgia" w:hAnsi="Georgia" w:cs="Georgia"/>
          <w:i/>
          <w:sz w:val="19"/>
          <w:szCs w:val="19"/>
        </w:rPr>
        <w:t>VESsel</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SEgmentation</w:t>
      </w:r>
      <w:proofErr w:type="spellEnd"/>
      <w:r>
        <w:rPr>
          <w:rFonts w:ascii="Georgia" w:eastAsia="Georgia" w:hAnsi="Georgia" w:cs="Georgia"/>
          <w:i/>
          <w:sz w:val="19"/>
          <w:szCs w:val="19"/>
        </w:rPr>
        <w:t xml:space="preserve"> in the Lung</w:t>
      </w:r>
      <w:r>
        <w:rPr>
          <w:rFonts w:ascii="Georgia" w:eastAsia="Georgia" w:hAnsi="Georgia" w:cs="Georgia"/>
          <w:i/>
          <w:spacing w:val="1"/>
          <w:sz w:val="19"/>
          <w:szCs w:val="19"/>
        </w:rPr>
        <w:t xml:space="preserve"> </w:t>
      </w:r>
      <w:r>
        <w:rPr>
          <w:rFonts w:ascii="Georgia" w:eastAsia="Georgia" w:hAnsi="Georgia" w:cs="Georgia"/>
          <w:w w:val="102"/>
          <w:sz w:val="19"/>
          <w:szCs w:val="19"/>
        </w:rPr>
        <w:t>(2012):</w:t>
      </w:r>
    </w:p>
    <w:p w14:paraId="0C6B71F1" w14:textId="77777777" w:rsidR="00E61F9D" w:rsidRDefault="005C64D6">
      <w:pPr>
        <w:spacing w:before="60" w:after="0" w:line="277" w:lineRule="auto"/>
        <w:ind w:left="120" w:right="487"/>
        <w:jc w:val="both"/>
        <w:rPr>
          <w:rFonts w:ascii="Georgia" w:eastAsia="Georgia" w:hAnsi="Georgia" w:cs="Georgia"/>
          <w:sz w:val="19"/>
          <w:szCs w:val="19"/>
        </w:rPr>
      </w:pPr>
      <w:r>
        <w:rPr>
          <w:rFonts w:ascii="Georgia" w:eastAsia="Georgia" w:hAnsi="Georgia" w:cs="Georgia"/>
          <w:sz w:val="19"/>
          <w:szCs w:val="19"/>
        </w:rPr>
        <w:t>82.</w:t>
      </w:r>
      <w:r>
        <w:rPr>
          <w:rFonts w:ascii="Georgia" w:eastAsia="Georgia" w:hAnsi="Georgia" w:cs="Georgia"/>
          <w:spacing w:val="37"/>
          <w:sz w:val="19"/>
          <w:szCs w:val="19"/>
        </w:rPr>
        <w:t xml:space="preserve"> </w:t>
      </w:r>
      <w:proofErr w:type="spellStart"/>
      <w:r>
        <w:rPr>
          <w:rFonts w:ascii="Georgia" w:eastAsia="Georgia" w:hAnsi="Georgia" w:cs="Georgia"/>
          <w:sz w:val="19"/>
          <w:szCs w:val="19"/>
        </w:rPr>
        <w:t>Ostergaard</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L.,</w:t>
      </w:r>
      <w:r>
        <w:rPr>
          <w:rFonts w:ascii="Georgia" w:eastAsia="Georgia" w:hAnsi="Georgia" w:cs="Georgia"/>
          <w:spacing w:val="14"/>
          <w:sz w:val="19"/>
          <w:szCs w:val="19"/>
        </w:rPr>
        <w:t xml:space="preserve"> </w:t>
      </w:r>
      <w:proofErr w:type="spellStart"/>
      <w:r>
        <w:rPr>
          <w:rFonts w:ascii="Georgia" w:eastAsia="Georgia" w:hAnsi="Georgia" w:cs="Georgia"/>
          <w:sz w:val="19"/>
          <w:szCs w:val="19"/>
        </w:rPr>
        <w:t>Weisskoff</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z w:val="19"/>
          <w:szCs w:val="19"/>
        </w:rPr>
        <w:t>M.,</w:t>
      </w:r>
      <w:r>
        <w:rPr>
          <w:rFonts w:ascii="Georgia" w:eastAsia="Georgia" w:hAnsi="Georgia" w:cs="Georgia"/>
          <w:spacing w:val="14"/>
          <w:sz w:val="19"/>
          <w:szCs w:val="19"/>
        </w:rPr>
        <w:t xml:space="preserve"> </w:t>
      </w:r>
      <w:proofErr w:type="spellStart"/>
      <w:r>
        <w:rPr>
          <w:rFonts w:ascii="Georgia" w:eastAsia="Georgia" w:hAnsi="Georgia" w:cs="Georgia"/>
          <w:sz w:val="19"/>
          <w:szCs w:val="19"/>
        </w:rPr>
        <w:t>Chesler</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D.</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5"/>
          <w:sz w:val="19"/>
          <w:szCs w:val="19"/>
        </w:rPr>
        <w:t xml:space="preserve"> </w:t>
      </w:r>
      <w:proofErr w:type="spellStart"/>
      <w:r>
        <w:rPr>
          <w:rFonts w:ascii="Georgia" w:eastAsia="Georgia" w:hAnsi="Georgia" w:cs="Georgia"/>
          <w:sz w:val="19"/>
          <w:szCs w:val="19"/>
        </w:rPr>
        <w:t>Gyldensted</w:t>
      </w:r>
      <w:proofErr w:type="spellEnd"/>
      <w:r>
        <w:rPr>
          <w:rFonts w:ascii="Georgia" w:eastAsia="Georgia" w:hAnsi="Georgia" w:cs="Georgia"/>
          <w:sz w:val="19"/>
          <w:szCs w:val="19"/>
        </w:rPr>
        <w:t>,</w:t>
      </w:r>
      <w:r>
        <w:rPr>
          <w:rFonts w:ascii="Georgia" w:eastAsia="Georgia" w:hAnsi="Georgia" w:cs="Georgia"/>
          <w:spacing w:val="28"/>
          <w:sz w:val="19"/>
          <w:szCs w:val="19"/>
        </w:rPr>
        <w:t xml:space="preserve"> </w:t>
      </w:r>
      <w:r>
        <w:rPr>
          <w:rFonts w:ascii="Georgia" w:eastAsia="Georgia" w:hAnsi="Georgia" w:cs="Georgia"/>
          <w:sz w:val="19"/>
          <w:szCs w:val="19"/>
        </w:rPr>
        <w:t>C.,</w:t>
      </w:r>
      <w:r>
        <w:rPr>
          <w:rFonts w:ascii="Georgia" w:eastAsia="Georgia" w:hAnsi="Georgia" w:cs="Georgia"/>
          <w:spacing w:val="12"/>
          <w:sz w:val="19"/>
          <w:szCs w:val="19"/>
        </w:rPr>
        <w:t xml:space="preserve"> </w:t>
      </w:r>
      <w:r>
        <w:rPr>
          <w:rFonts w:ascii="Georgia" w:eastAsia="Georgia" w:hAnsi="Georgia" w:cs="Georgia"/>
          <w:sz w:val="19"/>
          <w:szCs w:val="19"/>
        </w:rPr>
        <w:t>and</w:t>
      </w:r>
      <w:r>
        <w:rPr>
          <w:rFonts w:ascii="Georgia" w:eastAsia="Georgia" w:hAnsi="Georgia" w:cs="Georgia"/>
          <w:spacing w:val="12"/>
          <w:sz w:val="19"/>
          <w:szCs w:val="19"/>
        </w:rPr>
        <w:t xml:space="preserve"> </w:t>
      </w:r>
      <w:r>
        <w:rPr>
          <w:rFonts w:ascii="Georgia" w:eastAsia="Georgia" w:hAnsi="Georgia" w:cs="Georgia"/>
          <w:sz w:val="19"/>
          <w:szCs w:val="19"/>
        </w:rPr>
        <w:t>Rosen,</w:t>
      </w:r>
      <w:r>
        <w:rPr>
          <w:rFonts w:ascii="Georgia" w:eastAsia="Georgia" w:hAnsi="Georgia" w:cs="Georgia"/>
          <w:spacing w:val="19"/>
          <w:sz w:val="19"/>
          <w:szCs w:val="19"/>
        </w:rPr>
        <w:t xml:space="preserve"> </w:t>
      </w:r>
      <w:r>
        <w:rPr>
          <w:rFonts w:ascii="Georgia" w:eastAsia="Georgia" w:hAnsi="Georgia" w:cs="Georgia"/>
          <w:sz w:val="19"/>
          <w:szCs w:val="19"/>
        </w:rPr>
        <w:t>B.</w:t>
      </w:r>
      <w:r>
        <w:rPr>
          <w:rFonts w:ascii="Georgia" w:eastAsia="Georgia" w:hAnsi="Georgia" w:cs="Georgia"/>
          <w:spacing w:val="11"/>
          <w:sz w:val="19"/>
          <w:szCs w:val="19"/>
        </w:rPr>
        <w:t xml:space="preserve"> </w:t>
      </w:r>
      <w:r>
        <w:rPr>
          <w:rFonts w:ascii="Georgia" w:eastAsia="Georgia" w:hAnsi="Georgia" w:cs="Georgia"/>
          <w:sz w:val="19"/>
          <w:szCs w:val="19"/>
        </w:rPr>
        <w:t>R.</w:t>
      </w:r>
      <w:r>
        <w:rPr>
          <w:rFonts w:ascii="Georgia" w:eastAsia="Georgia" w:hAnsi="Georgia" w:cs="Georgia"/>
          <w:spacing w:val="12"/>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High</w:t>
      </w:r>
      <w:r>
        <w:rPr>
          <w:rFonts w:ascii="Georgia" w:eastAsia="Georgia" w:hAnsi="Georgia" w:cs="Georgia"/>
          <w:b/>
          <w:bCs/>
          <w:spacing w:val="17"/>
          <w:sz w:val="19"/>
          <w:szCs w:val="19"/>
        </w:rPr>
        <w:t xml:space="preserve"> </w:t>
      </w:r>
      <w:r>
        <w:rPr>
          <w:rFonts w:ascii="Georgia" w:eastAsia="Georgia" w:hAnsi="Georgia" w:cs="Georgia"/>
          <w:b/>
          <w:bCs/>
          <w:sz w:val="19"/>
          <w:szCs w:val="19"/>
        </w:rPr>
        <w:t>Resolution</w:t>
      </w:r>
      <w:r>
        <w:rPr>
          <w:rFonts w:ascii="Georgia" w:eastAsia="Georgia" w:hAnsi="Georgia" w:cs="Georgia"/>
          <w:b/>
          <w:bCs/>
          <w:spacing w:val="27"/>
          <w:sz w:val="19"/>
          <w:szCs w:val="19"/>
        </w:rPr>
        <w:t xml:space="preserve"> </w:t>
      </w:r>
      <w:r>
        <w:rPr>
          <w:rFonts w:ascii="Georgia" w:eastAsia="Georgia" w:hAnsi="Georgia" w:cs="Georgia"/>
          <w:b/>
          <w:bCs/>
          <w:sz w:val="19"/>
          <w:szCs w:val="19"/>
        </w:rPr>
        <w:t>Measurement</w:t>
      </w:r>
      <w:r>
        <w:rPr>
          <w:rFonts w:ascii="Georgia" w:eastAsia="Georgia" w:hAnsi="Georgia" w:cs="Georgia"/>
          <w:b/>
          <w:bCs/>
          <w:spacing w:val="33"/>
          <w:sz w:val="19"/>
          <w:szCs w:val="19"/>
        </w:rPr>
        <w:t xml:space="preserve"> </w:t>
      </w:r>
      <w:r>
        <w:rPr>
          <w:rFonts w:ascii="Georgia" w:eastAsia="Georgia" w:hAnsi="Georgia" w:cs="Georgia"/>
          <w:b/>
          <w:bCs/>
          <w:w w:val="102"/>
          <w:sz w:val="19"/>
          <w:szCs w:val="19"/>
        </w:rPr>
        <w:t xml:space="preserve">of </w:t>
      </w:r>
      <w:r>
        <w:rPr>
          <w:rFonts w:ascii="Georgia" w:eastAsia="Georgia" w:hAnsi="Georgia" w:cs="Georgia"/>
          <w:b/>
          <w:bCs/>
          <w:sz w:val="19"/>
          <w:szCs w:val="19"/>
        </w:rPr>
        <w:t>Cerebral</w:t>
      </w:r>
      <w:r>
        <w:rPr>
          <w:rFonts w:ascii="Georgia" w:eastAsia="Georgia" w:hAnsi="Georgia" w:cs="Georgia"/>
          <w:b/>
          <w:bCs/>
          <w:spacing w:val="16"/>
          <w:sz w:val="19"/>
          <w:szCs w:val="19"/>
        </w:rPr>
        <w:t xml:space="preserve"> </w:t>
      </w:r>
      <w:r>
        <w:rPr>
          <w:rFonts w:ascii="Georgia" w:eastAsia="Georgia" w:hAnsi="Georgia" w:cs="Georgia"/>
          <w:b/>
          <w:bCs/>
          <w:sz w:val="19"/>
          <w:szCs w:val="19"/>
        </w:rPr>
        <w:t>Blood</w:t>
      </w:r>
      <w:r>
        <w:rPr>
          <w:rFonts w:ascii="Georgia" w:eastAsia="Georgia" w:hAnsi="Georgia" w:cs="Georgia"/>
          <w:b/>
          <w:bCs/>
          <w:spacing w:val="11"/>
          <w:sz w:val="19"/>
          <w:szCs w:val="19"/>
        </w:rPr>
        <w:t xml:space="preserve"> </w:t>
      </w:r>
      <w:r>
        <w:rPr>
          <w:rFonts w:ascii="Georgia" w:eastAsia="Georgia" w:hAnsi="Georgia" w:cs="Georgia"/>
          <w:b/>
          <w:bCs/>
          <w:sz w:val="19"/>
          <w:szCs w:val="19"/>
        </w:rPr>
        <w:t>Flow</w:t>
      </w:r>
      <w:r>
        <w:rPr>
          <w:rFonts w:ascii="Georgia" w:eastAsia="Georgia" w:hAnsi="Georgia" w:cs="Georgia"/>
          <w:b/>
          <w:bCs/>
          <w:spacing w:val="9"/>
          <w:sz w:val="19"/>
          <w:szCs w:val="19"/>
        </w:rPr>
        <w:t xml:space="preserve"> </w:t>
      </w:r>
      <w:r>
        <w:rPr>
          <w:rFonts w:ascii="Georgia" w:eastAsia="Georgia" w:hAnsi="Georgia" w:cs="Georgia"/>
          <w:b/>
          <w:bCs/>
          <w:sz w:val="19"/>
          <w:szCs w:val="19"/>
        </w:rPr>
        <w:t>Using</w:t>
      </w:r>
      <w:r>
        <w:rPr>
          <w:rFonts w:ascii="Georgia" w:eastAsia="Georgia" w:hAnsi="Georgia" w:cs="Georgia"/>
          <w:b/>
          <w:bCs/>
          <w:spacing w:val="10"/>
          <w:sz w:val="19"/>
          <w:szCs w:val="19"/>
        </w:rPr>
        <w:t xml:space="preserve"> </w:t>
      </w:r>
      <w:r>
        <w:rPr>
          <w:rFonts w:ascii="Georgia" w:eastAsia="Georgia" w:hAnsi="Georgia" w:cs="Georgia"/>
          <w:b/>
          <w:bCs/>
          <w:sz w:val="19"/>
          <w:szCs w:val="19"/>
        </w:rPr>
        <w:t>Intravascular</w:t>
      </w:r>
      <w:r>
        <w:rPr>
          <w:rFonts w:ascii="Georgia" w:eastAsia="Georgia" w:hAnsi="Georgia" w:cs="Georgia"/>
          <w:b/>
          <w:bCs/>
          <w:spacing w:val="26"/>
          <w:sz w:val="19"/>
          <w:szCs w:val="19"/>
        </w:rPr>
        <w:t xml:space="preserve"> </w:t>
      </w:r>
      <w:r>
        <w:rPr>
          <w:rFonts w:ascii="Georgia" w:eastAsia="Georgia" w:hAnsi="Georgia" w:cs="Georgia"/>
          <w:b/>
          <w:bCs/>
          <w:sz w:val="19"/>
          <w:szCs w:val="19"/>
        </w:rPr>
        <w:t>Tracer</w:t>
      </w:r>
      <w:r>
        <w:rPr>
          <w:rFonts w:ascii="Georgia" w:eastAsia="Georgia" w:hAnsi="Georgia" w:cs="Georgia"/>
          <w:b/>
          <w:bCs/>
          <w:spacing w:val="12"/>
          <w:sz w:val="19"/>
          <w:szCs w:val="19"/>
        </w:rPr>
        <w:t xml:space="preserve"> </w:t>
      </w:r>
      <w:r>
        <w:rPr>
          <w:rFonts w:ascii="Georgia" w:eastAsia="Georgia" w:hAnsi="Georgia" w:cs="Georgia"/>
          <w:b/>
          <w:bCs/>
          <w:sz w:val="19"/>
          <w:szCs w:val="19"/>
        </w:rPr>
        <w:t>Bolus</w:t>
      </w:r>
      <w:r>
        <w:rPr>
          <w:rFonts w:ascii="Georgia" w:eastAsia="Georgia" w:hAnsi="Georgia" w:cs="Georgia"/>
          <w:b/>
          <w:bCs/>
          <w:spacing w:val="10"/>
          <w:sz w:val="19"/>
          <w:szCs w:val="19"/>
        </w:rPr>
        <w:t xml:space="preserve"> </w:t>
      </w:r>
      <w:r>
        <w:rPr>
          <w:rFonts w:ascii="Georgia" w:eastAsia="Georgia" w:hAnsi="Georgia" w:cs="Georgia"/>
          <w:b/>
          <w:bCs/>
          <w:sz w:val="19"/>
          <w:szCs w:val="19"/>
        </w:rPr>
        <w:t>Passages.</w:t>
      </w:r>
      <w:r>
        <w:rPr>
          <w:rFonts w:ascii="Georgia" w:eastAsia="Georgia" w:hAnsi="Georgia" w:cs="Georgia"/>
          <w:b/>
          <w:bCs/>
          <w:spacing w:val="36"/>
          <w:sz w:val="19"/>
          <w:szCs w:val="19"/>
        </w:rPr>
        <w:t xml:space="preserve"> </w:t>
      </w:r>
      <w:r>
        <w:rPr>
          <w:rFonts w:ascii="Georgia" w:eastAsia="Georgia" w:hAnsi="Georgia" w:cs="Georgia"/>
          <w:b/>
          <w:bCs/>
          <w:sz w:val="19"/>
          <w:szCs w:val="19"/>
        </w:rPr>
        <w:t>Part</w:t>
      </w:r>
      <w:r>
        <w:rPr>
          <w:rFonts w:ascii="Georgia" w:eastAsia="Georgia" w:hAnsi="Georgia" w:cs="Georgia"/>
          <w:b/>
          <w:bCs/>
          <w:spacing w:val="7"/>
          <w:sz w:val="19"/>
          <w:szCs w:val="19"/>
        </w:rPr>
        <w:t xml:space="preserve"> </w:t>
      </w:r>
      <w:r>
        <w:rPr>
          <w:rFonts w:ascii="Georgia" w:eastAsia="Georgia" w:hAnsi="Georgia" w:cs="Georgia"/>
          <w:b/>
          <w:bCs/>
          <w:sz w:val="19"/>
          <w:szCs w:val="19"/>
        </w:rPr>
        <w:t>I:</w:t>
      </w:r>
      <w:r>
        <w:rPr>
          <w:rFonts w:ascii="Georgia" w:eastAsia="Georgia" w:hAnsi="Georgia" w:cs="Georgia"/>
          <w:b/>
          <w:bCs/>
          <w:spacing w:val="2"/>
          <w:sz w:val="19"/>
          <w:szCs w:val="19"/>
        </w:rPr>
        <w:t xml:space="preserve"> </w:t>
      </w:r>
      <w:r>
        <w:rPr>
          <w:rFonts w:ascii="Georgia" w:eastAsia="Georgia" w:hAnsi="Georgia" w:cs="Georgia"/>
          <w:b/>
          <w:bCs/>
          <w:sz w:val="19"/>
          <w:szCs w:val="19"/>
        </w:rPr>
        <w:t>Mathematical</w:t>
      </w:r>
      <w:r>
        <w:rPr>
          <w:rFonts w:ascii="Georgia" w:eastAsia="Georgia" w:hAnsi="Georgia" w:cs="Georgia"/>
          <w:b/>
          <w:bCs/>
          <w:spacing w:val="26"/>
          <w:sz w:val="19"/>
          <w:szCs w:val="19"/>
        </w:rPr>
        <w:t xml:space="preserve"> </w:t>
      </w:r>
      <w:r>
        <w:rPr>
          <w:rFonts w:ascii="Georgia" w:eastAsia="Georgia" w:hAnsi="Georgia" w:cs="Georgia"/>
          <w:b/>
          <w:bCs/>
          <w:sz w:val="19"/>
          <w:szCs w:val="19"/>
        </w:rPr>
        <w:t>Approach</w:t>
      </w:r>
      <w:r>
        <w:rPr>
          <w:rFonts w:ascii="Georgia" w:eastAsia="Georgia" w:hAnsi="Georgia" w:cs="Georgia"/>
          <w:b/>
          <w:bCs/>
          <w:spacing w:val="18"/>
          <w:sz w:val="19"/>
          <w:szCs w:val="19"/>
        </w:rPr>
        <w:t xml:space="preserve"> </w:t>
      </w:r>
      <w:r>
        <w:rPr>
          <w:rFonts w:ascii="Georgia" w:eastAsia="Georgia" w:hAnsi="Georgia" w:cs="Georgia"/>
          <w:b/>
          <w:bCs/>
          <w:sz w:val="19"/>
          <w:szCs w:val="19"/>
        </w:rPr>
        <w:t>and</w:t>
      </w:r>
      <w:r>
        <w:rPr>
          <w:rFonts w:ascii="Georgia" w:eastAsia="Georgia" w:hAnsi="Georgia" w:cs="Georgia"/>
          <w:b/>
          <w:bCs/>
          <w:spacing w:val="6"/>
          <w:sz w:val="19"/>
          <w:szCs w:val="19"/>
        </w:rPr>
        <w:t xml:space="preserve"> </w:t>
      </w:r>
      <w:proofErr w:type="spellStart"/>
      <w:r>
        <w:rPr>
          <w:rFonts w:ascii="Georgia" w:eastAsia="Georgia" w:hAnsi="Georgia" w:cs="Georgia"/>
          <w:b/>
          <w:bCs/>
          <w:w w:val="102"/>
          <w:sz w:val="19"/>
          <w:szCs w:val="19"/>
        </w:rPr>
        <w:t>Statisti</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cal</w:t>
      </w:r>
      <w:proofErr w:type="spellEnd"/>
      <w:r>
        <w:rPr>
          <w:rFonts w:ascii="Georgia" w:eastAsia="Georgia" w:hAnsi="Georgia" w:cs="Georgia"/>
          <w:b/>
          <w:bCs/>
          <w:spacing w:val="7"/>
          <w:sz w:val="19"/>
          <w:szCs w:val="19"/>
        </w:rPr>
        <w:t xml:space="preserve"> </w:t>
      </w:r>
      <w:r>
        <w:rPr>
          <w:rFonts w:ascii="Georgia" w:eastAsia="Georgia" w:hAnsi="Georgia" w:cs="Georgia"/>
          <w:b/>
          <w:bCs/>
          <w:sz w:val="19"/>
          <w:szCs w:val="19"/>
        </w:rPr>
        <w:t>Analysis</w:t>
      </w:r>
      <w:r>
        <w:rPr>
          <w:rFonts w:ascii="Georgia" w:eastAsia="Georgia" w:hAnsi="Georgia" w:cs="Georgia"/>
          <w:sz w:val="19"/>
          <w:szCs w:val="19"/>
        </w:rPr>
        <w:t>”</w:t>
      </w:r>
      <w:r>
        <w:rPr>
          <w:rFonts w:ascii="Georgia" w:eastAsia="Georgia" w:hAnsi="Georgia" w:cs="Georgia"/>
          <w:spacing w:val="19"/>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Med</w:t>
      </w:r>
      <w:r>
        <w:rPr>
          <w:rFonts w:ascii="Georgia" w:eastAsia="Georgia" w:hAnsi="Georgia" w:cs="Georgia"/>
          <w:i/>
          <w:spacing w:val="4"/>
          <w:sz w:val="19"/>
          <w:szCs w:val="19"/>
        </w:rPr>
        <w:t xml:space="preserve"> </w:t>
      </w:r>
      <w:r>
        <w:rPr>
          <w:rFonts w:ascii="Georgia" w:eastAsia="Georgia" w:hAnsi="Georgia" w:cs="Georgia"/>
          <w:sz w:val="19"/>
          <w:szCs w:val="19"/>
        </w:rPr>
        <w:t>36,</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5</w:t>
      </w:r>
      <w:r>
        <w:rPr>
          <w:rFonts w:ascii="Georgia" w:eastAsia="Georgia" w:hAnsi="Georgia" w:cs="Georgia"/>
          <w:spacing w:val="3"/>
          <w:sz w:val="19"/>
          <w:szCs w:val="19"/>
        </w:rPr>
        <w:t xml:space="preserve"> </w:t>
      </w:r>
      <w:r>
        <w:rPr>
          <w:rFonts w:ascii="Georgia" w:eastAsia="Georgia" w:hAnsi="Georgia" w:cs="Georgia"/>
          <w:sz w:val="19"/>
          <w:szCs w:val="19"/>
        </w:rPr>
        <w:t>(1996):</w:t>
      </w:r>
      <w:r>
        <w:rPr>
          <w:rFonts w:ascii="Georgia" w:eastAsia="Georgia" w:hAnsi="Georgia" w:cs="Georgia"/>
          <w:spacing w:val="29"/>
          <w:sz w:val="19"/>
          <w:szCs w:val="19"/>
        </w:rPr>
        <w:t xml:space="preserve"> </w:t>
      </w:r>
      <w:r>
        <w:rPr>
          <w:rFonts w:ascii="Georgia" w:eastAsia="Georgia" w:hAnsi="Georgia" w:cs="Georgia"/>
          <w:w w:val="102"/>
          <w:sz w:val="19"/>
          <w:szCs w:val="19"/>
        </w:rPr>
        <w:t>715–25.</w:t>
      </w:r>
    </w:p>
    <w:p w14:paraId="10FEE692" w14:textId="77777777" w:rsidR="00E61F9D" w:rsidRDefault="005C64D6">
      <w:pPr>
        <w:spacing w:before="59" w:after="0" w:line="277" w:lineRule="auto"/>
        <w:ind w:left="120" w:right="459"/>
        <w:jc w:val="both"/>
        <w:rPr>
          <w:rFonts w:ascii="Georgia" w:eastAsia="Georgia" w:hAnsi="Georgia" w:cs="Georgia"/>
          <w:sz w:val="19"/>
          <w:szCs w:val="19"/>
        </w:rPr>
      </w:pPr>
      <w:r>
        <w:rPr>
          <w:rFonts w:ascii="Georgia" w:eastAsia="Georgia" w:hAnsi="Georgia" w:cs="Georgia"/>
          <w:sz w:val="19"/>
          <w:szCs w:val="19"/>
        </w:rPr>
        <w:t xml:space="preserve">83. </w:t>
      </w:r>
      <w:r>
        <w:rPr>
          <w:rFonts w:ascii="Georgia" w:eastAsia="Georgia" w:hAnsi="Georgia" w:cs="Georgia"/>
          <w:spacing w:val="11"/>
          <w:sz w:val="19"/>
          <w:szCs w:val="19"/>
        </w:rPr>
        <w:t xml:space="preserve"> </w:t>
      </w:r>
      <w:proofErr w:type="spellStart"/>
      <w:r>
        <w:rPr>
          <w:rFonts w:ascii="Georgia" w:eastAsia="Georgia" w:hAnsi="Georgia" w:cs="Georgia"/>
          <w:sz w:val="19"/>
          <w:szCs w:val="19"/>
        </w:rPr>
        <w:t>Ohno</w:t>
      </w:r>
      <w:proofErr w:type="spellEnd"/>
      <w:r>
        <w:rPr>
          <w:rFonts w:ascii="Georgia" w:eastAsia="Georgia" w:hAnsi="Georgia" w:cs="Georgia"/>
          <w:sz w:val="19"/>
          <w:szCs w:val="19"/>
        </w:rPr>
        <w:t>,</w:t>
      </w:r>
      <w:r>
        <w:rPr>
          <w:rFonts w:ascii="Georgia" w:eastAsia="Georgia" w:hAnsi="Georgia" w:cs="Georgia"/>
          <w:spacing w:val="26"/>
          <w:sz w:val="19"/>
          <w:szCs w:val="19"/>
        </w:rPr>
        <w:t xml:space="preserve"> </w:t>
      </w:r>
      <w:r>
        <w:rPr>
          <w:rFonts w:ascii="Georgia" w:eastAsia="Georgia" w:hAnsi="Georgia" w:cs="Georgia"/>
          <w:sz w:val="19"/>
          <w:szCs w:val="19"/>
        </w:rPr>
        <w:t>Y.,</w:t>
      </w:r>
      <w:r>
        <w:rPr>
          <w:rFonts w:ascii="Georgia" w:eastAsia="Georgia" w:hAnsi="Georgia" w:cs="Georgia"/>
          <w:spacing w:val="20"/>
          <w:sz w:val="19"/>
          <w:szCs w:val="19"/>
        </w:rPr>
        <w:t xml:space="preserve"> </w:t>
      </w:r>
      <w:proofErr w:type="spellStart"/>
      <w:r>
        <w:rPr>
          <w:rFonts w:ascii="Georgia" w:eastAsia="Georgia" w:hAnsi="Georgia" w:cs="Georgia"/>
          <w:sz w:val="19"/>
          <w:szCs w:val="19"/>
        </w:rPr>
        <w:t>Hatabu</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H.,</w:t>
      </w:r>
      <w:r>
        <w:rPr>
          <w:rFonts w:ascii="Georgia" w:eastAsia="Georgia" w:hAnsi="Georgia" w:cs="Georgia"/>
          <w:spacing w:val="24"/>
          <w:sz w:val="19"/>
          <w:szCs w:val="19"/>
        </w:rPr>
        <w:t xml:space="preserve"> </w:t>
      </w:r>
      <w:proofErr w:type="spellStart"/>
      <w:r>
        <w:rPr>
          <w:rFonts w:ascii="Georgia" w:eastAsia="Georgia" w:hAnsi="Georgia" w:cs="Georgia"/>
          <w:sz w:val="19"/>
          <w:szCs w:val="19"/>
        </w:rPr>
        <w:t>Murase</w:t>
      </w:r>
      <w:proofErr w:type="spell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K.,</w:t>
      </w:r>
      <w:r>
        <w:rPr>
          <w:rFonts w:ascii="Georgia" w:eastAsia="Georgia" w:hAnsi="Georgia" w:cs="Georgia"/>
          <w:spacing w:val="21"/>
          <w:sz w:val="19"/>
          <w:szCs w:val="19"/>
        </w:rPr>
        <w:t xml:space="preserve"> </w:t>
      </w:r>
      <w:proofErr w:type="spellStart"/>
      <w:r>
        <w:rPr>
          <w:rFonts w:ascii="Georgia" w:eastAsia="Georgia" w:hAnsi="Georgia" w:cs="Georgia"/>
          <w:sz w:val="19"/>
          <w:szCs w:val="19"/>
        </w:rPr>
        <w:t>Higashino</w:t>
      </w:r>
      <w:proofErr w:type="spellEnd"/>
      <w:r>
        <w:rPr>
          <w:rFonts w:ascii="Georgia" w:eastAsia="Georgia" w:hAnsi="Georgia" w:cs="Georgia"/>
          <w:sz w:val="19"/>
          <w:szCs w:val="19"/>
        </w:rPr>
        <w:t>,</w:t>
      </w:r>
      <w:r>
        <w:rPr>
          <w:rFonts w:ascii="Georgia" w:eastAsia="Georgia" w:hAnsi="Georgia" w:cs="Georgia"/>
          <w:spacing w:val="34"/>
          <w:sz w:val="19"/>
          <w:szCs w:val="19"/>
        </w:rPr>
        <w:t xml:space="preserve"> </w:t>
      </w:r>
      <w:r>
        <w:rPr>
          <w:rFonts w:ascii="Georgia" w:eastAsia="Georgia" w:hAnsi="Georgia" w:cs="Georgia"/>
          <w:sz w:val="19"/>
          <w:szCs w:val="19"/>
        </w:rPr>
        <w:t>T.,</w:t>
      </w:r>
      <w:r>
        <w:rPr>
          <w:rFonts w:ascii="Georgia" w:eastAsia="Georgia" w:hAnsi="Georgia" w:cs="Georgia"/>
          <w:spacing w:val="23"/>
          <w:sz w:val="19"/>
          <w:szCs w:val="19"/>
        </w:rPr>
        <w:t xml:space="preserve"> </w:t>
      </w:r>
      <w:proofErr w:type="spellStart"/>
      <w:r>
        <w:rPr>
          <w:rFonts w:ascii="Georgia" w:eastAsia="Georgia" w:hAnsi="Georgia" w:cs="Georgia"/>
          <w:sz w:val="19"/>
          <w:szCs w:val="19"/>
        </w:rPr>
        <w:t>Kawamitsu</w:t>
      </w:r>
      <w:proofErr w:type="spellEnd"/>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sz w:val="19"/>
          <w:szCs w:val="19"/>
        </w:rPr>
        <w:t>H.,</w:t>
      </w:r>
      <w:r>
        <w:rPr>
          <w:rFonts w:ascii="Georgia" w:eastAsia="Georgia" w:hAnsi="Georgia" w:cs="Georgia"/>
          <w:spacing w:val="24"/>
          <w:sz w:val="19"/>
          <w:szCs w:val="19"/>
        </w:rPr>
        <w:t xml:space="preserve"> </w:t>
      </w:r>
      <w:r>
        <w:rPr>
          <w:rFonts w:ascii="Georgia" w:eastAsia="Georgia" w:hAnsi="Georgia" w:cs="Georgia"/>
          <w:sz w:val="19"/>
          <w:szCs w:val="19"/>
        </w:rPr>
        <w:t>Watanabe,</w:t>
      </w:r>
      <w:r>
        <w:rPr>
          <w:rFonts w:ascii="Georgia" w:eastAsia="Georgia" w:hAnsi="Georgia" w:cs="Georgia"/>
          <w:spacing w:val="34"/>
          <w:sz w:val="19"/>
          <w:szCs w:val="19"/>
        </w:rPr>
        <w:t xml:space="preserve"> </w:t>
      </w:r>
      <w:r>
        <w:rPr>
          <w:rFonts w:ascii="Georgia" w:eastAsia="Georgia" w:hAnsi="Georgia" w:cs="Georgia"/>
          <w:sz w:val="19"/>
          <w:szCs w:val="19"/>
        </w:rPr>
        <w:t>H.,</w:t>
      </w:r>
      <w:r>
        <w:rPr>
          <w:rFonts w:ascii="Georgia" w:eastAsia="Georgia" w:hAnsi="Georgia" w:cs="Georgia"/>
          <w:spacing w:val="24"/>
          <w:sz w:val="19"/>
          <w:szCs w:val="19"/>
        </w:rPr>
        <w:t xml:space="preserve"> </w:t>
      </w:r>
      <w:proofErr w:type="spellStart"/>
      <w:r>
        <w:rPr>
          <w:rFonts w:ascii="Georgia" w:eastAsia="Georgia" w:hAnsi="Georgia" w:cs="Georgia"/>
          <w:sz w:val="19"/>
          <w:szCs w:val="19"/>
        </w:rPr>
        <w:t>Takenaka</w:t>
      </w:r>
      <w:proofErr w:type="spell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D.,</w:t>
      </w:r>
      <w:r>
        <w:rPr>
          <w:rFonts w:ascii="Georgia" w:eastAsia="Georgia" w:hAnsi="Georgia" w:cs="Georgia"/>
          <w:spacing w:val="21"/>
          <w:sz w:val="19"/>
          <w:szCs w:val="19"/>
        </w:rPr>
        <w:t xml:space="preserve"> </w:t>
      </w:r>
      <w:proofErr w:type="spellStart"/>
      <w:r>
        <w:rPr>
          <w:rFonts w:ascii="Georgia" w:eastAsia="Georgia" w:hAnsi="Georgia" w:cs="Georgia"/>
          <w:sz w:val="19"/>
          <w:szCs w:val="19"/>
        </w:rPr>
        <w:t>Fujii</w:t>
      </w:r>
      <w:proofErr w:type="spellEnd"/>
      <w:r>
        <w:rPr>
          <w:rFonts w:ascii="Georgia" w:eastAsia="Georgia" w:hAnsi="Georgia" w:cs="Georgia"/>
          <w:sz w:val="19"/>
          <w:szCs w:val="19"/>
        </w:rPr>
        <w:t>,</w:t>
      </w:r>
      <w:r>
        <w:rPr>
          <w:rFonts w:ascii="Georgia" w:eastAsia="Georgia" w:hAnsi="Georgia" w:cs="Georgia"/>
          <w:spacing w:val="25"/>
          <w:sz w:val="19"/>
          <w:szCs w:val="19"/>
        </w:rPr>
        <w:t xml:space="preserve"> </w:t>
      </w:r>
      <w:r>
        <w:rPr>
          <w:rFonts w:ascii="Georgia" w:eastAsia="Georgia" w:hAnsi="Georgia" w:cs="Georgia"/>
          <w:sz w:val="19"/>
          <w:szCs w:val="19"/>
        </w:rPr>
        <w:t>M.,</w:t>
      </w:r>
      <w:r>
        <w:rPr>
          <w:rFonts w:ascii="Georgia" w:eastAsia="Georgia" w:hAnsi="Georgia" w:cs="Georgia"/>
          <w:spacing w:val="22"/>
          <w:sz w:val="19"/>
          <w:szCs w:val="19"/>
        </w:rPr>
        <w:t xml:space="preserve"> </w:t>
      </w:r>
      <w:r>
        <w:rPr>
          <w:rFonts w:ascii="Georgia" w:eastAsia="Georgia" w:hAnsi="Georgia" w:cs="Georgia"/>
          <w:sz w:val="19"/>
          <w:szCs w:val="19"/>
        </w:rPr>
        <w:t>and</w:t>
      </w:r>
      <w:r>
        <w:rPr>
          <w:rFonts w:ascii="Georgia" w:eastAsia="Georgia" w:hAnsi="Georgia" w:cs="Georgia"/>
          <w:spacing w:val="19"/>
          <w:sz w:val="19"/>
          <w:szCs w:val="19"/>
        </w:rPr>
        <w:t xml:space="preserve"> </w:t>
      </w:r>
      <w:r>
        <w:rPr>
          <w:rFonts w:ascii="Georgia" w:eastAsia="Georgia" w:hAnsi="Georgia" w:cs="Georgia"/>
          <w:w w:val="102"/>
          <w:sz w:val="19"/>
          <w:szCs w:val="19"/>
        </w:rPr>
        <w:t xml:space="preserve">Sugimura, </w:t>
      </w:r>
      <w:r>
        <w:rPr>
          <w:rFonts w:ascii="Georgia" w:eastAsia="Georgia" w:hAnsi="Georgia" w:cs="Georgia"/>
          <w:sz w:val="19"/>
          <w:szCs w:val="19"/>
        </w:rPr>
        <w:t>K.</w:t>
      </w:r>
      <w:r>
        <w:rPr>
          <w:rFonts w:ascii="Georgia" w:eastAsia="Georgia" w:hAnsi="Georgia" w:cs="Georgia"/>
          <w:spacing w:val="18"/>
          <w:sz w:val="19"/>
          <w:szCs w:val="19"/>
        </w:rPr>
        <w:t xml:space="preserve"> </w:t>
      </w:r>
      <w:r>
        <w:rPr>
          <w:rFonts w:ascii="Georgia" w:eastAsia="Georgia" w:hAnsi="Georgia" w:cs="Georgia"/>
          <w:sz w:val="19"/>
          <w:szCs w:val="19"/>
        </w:rPr>
        <w:t>“</w:t>
      </w:r>
      <w:r>
        <w:rPr>
          <w:rFonts w:ascii="Georgia" w:eastAsia="Georgia" w:hAnsi="Georgia" w:cs="Georgia"/>
          <w:b/>
          <w:bCs/>
          <w:sz w:val="19"/>
          <w:szCs w:val="19"/>
        </w:rPr>
        <w:t>Quantitative</w:t>
      </w:r>
      <w:r>
        <w:rPr>
          <w:rFonts w:ascii="Georgia" w:eastAsia="Georgia" w:hAnsi="Georgia" w:cs="Georgia"/>
          <w:b/>
          <w:bCs/>
          <w:spacing w:val="40"/>
          <w:sz w:val="19"/>
          <w:szCs w:val="19"/>
        </w:rPr>
        <w:t xml:space="preserve"> </w:t>
      </w:r>
      <w:r>
        <w:rPr>
          <w:rFonts w:ascii="Georgia" w:eastAsia="Georgia" w:hAnsi="Georgia" w:cs="Georgia"/>
          <w:b/>
          <w:bCs/>
          <w:sz w:val="19"/>
          <w:szCs w:val="19"/>
        </w:rPr>
        <w:t>Assessment</w:t>
      </w:r>
      <w:r>
        <w:rPr>
          <w:rFonts w:ascii="Georgia" w:eastAsia="Georgia" w:hAnsi="Georgia" w:cs="Georgia"/>
          <w:b/>
          <w:bCs/>
          <w:spacing w:val="37"/>
          <w:sz w:val="19"/>
          <w:szCs w:val="19"/>
        </w:rPr>
        <w:t xml:space="preserve"> </w:t>
      </w:r>
      <w:r>
        <w:rPr>
          <w:rFonts w:ascii="Georgia" w:eastAsia="Georgia" w:hAnsi="Georgia" w:cs="Georgia"/>
          <w:b/>
          <w:bCs/>
          <w:sz w:val="19"/>
          <w:szCs w:val="19"/>
        </w:rPr>
        <w:t>of</w:t>
      </w:r>
      <w:r>
        <w:rPr>
          <w:rFonts w:ascii="Georgia" w:eastAsia="Georgia" w:hAnsi="Georgia" w:cs="Georgia"/>
          <w:b/>
          <w:bCs/>
          <w:spacing w:val="18"/>
          <w:sz w:val="19"/>
          <w:szCs w:val="19"/>
        </w:rPr>
        <w:t xml:space="preserve"> </w:t>
      </w:r>
      <w:r>
        <w:rPr>
          <w:rFonts w:ascii="Georgia" w:eastAsia="Georgia" w:hAnsi="Georgia" w:cs="Georgia"/>
          <w:b/>
          <w:bCs/>
          <w:sz w:val="19"/>
          <w:szCs w:val="19"/>
        </w:rPr>
        <w:t>Regional</w:t>
      </w:r>
      <w:r>
        <w:rPr>
          <w:rFonts w:ascii="Georgia" w:eastAsia="Georgia" w:hAnsi="Georgia" w:cs="Georgia"/>
          <w:b/>
          <w:bCs/>
          <w:spacing w:val="31"/>
          <w:sz w:val="19"/>
          <w:szCs w:val="19"/>
        </w:rPr>
        <w:t xml:space="preserve"> </w:t>
      </w:r>
      <w:r>
        <w:rPr>
          <w:rFonts w:ascii="Georgia" w:eastAsia="Georgia" w:hAnsi="Georgia" w:cs="Georgia"/>
          <w:b/>
          <w:bCs/>
          <w:sz w:val="19"/>
          <w:szCs w:val="19"/>
        </w:rPr>
        <w:t>Pulmonary</w:t>
      </w:r>
      <w:r>
        <w:rPr>
          <w:rFonts w:ascii="Georgia" w:eastAsia="Georgia" w:hAnsi="Georgia" w:cs="Georgia"/>
          <w:b/>
          <w:bCs/>
          <w:spacing w:val="36"/>
          <w:sz w:val="19"/>
          <w:szCs w:val="19"/>
        </w:rPr>
        <w:t xml:space="preserve"> </w:t>
      </w:r>
      <w:r>
        <w:rPr>
          <w:rFonts w:ascii="Georgia" w:eastAsia="Georgia" w:hAnsi="Georgia" w:cs="Georgia"/>
          <w:b/>
          <w:bCs/>
          <w:sz w:val="19"/>
          <w:szCs w:val="19"/>
        </w:rPr>
        <w:t>Perfusion</w:t>
      </w:r>
      <w:r>
        <w:rPr>
          <w:rFonts w:ascii="Georgia" w:eastAsia="Georgia" w:hAnsi="Georgia" w:cs="Georgia"/>
          <w:b/>
          <w:bCs/>
          <w:spacing w:val="33"/>
          <w:sz w:val="19"/>
          <w:szCs w:val="19"/>
        </w:rPr>
        <w:t xml:space="preserve"> </w:t>
      </w:r>
      <w:r>
        <w:rPr>
          <w:rFonts w:ascii="Georgia" w:eastAsia="Georgia" w:hAnsi="Georgia" w:cs="Georgia"/>
          <w:b/>
          <w:bCs/>
          <w:sz w:val="19"/>
          <w:szCs w:val="19"/>
        </w:rPr>
        <w:t>in</w:t>
      </w:r>
      <w:r>
        <w:rPr>
          <w:rFonts w:ascii="Georgia" w:eastAsia="Georgia" w:hAnsi="Georgia" w:cs="Georgia"/>
          <w:b/>
          <w:bCs/>
          <w:spacing w:val="18"/>
          <w:sz w:val="19"/>
          <w:szCs w:val="19"/>
        </w:rPr>
        <w:t xml:space="preserve"> </w:t>
      </w:r>
      <w:r>
        <w:rPr>
          <w:rFonts w:ascii="Georgia" w:eastAsia="Georgia" w:hAnsi="Georgia" w:cs="Georgia"/>
          <w:b/>
          <w:bCs/>
          <w:sz w:val="19"/>
          <w:szCs w:val="19"/>
        </w:rPr>
        <w:t>the</w:t>
      </w:r>
      <w:r>
        <w:rPr>
          <w:rFonts w:ascii="Georgia" w:eastAsia="Georgia" w:hAnsi="Georgia" w:cs="Georgia"/>
          <w:b/>
          <w:bCs/>
          <w:spacing w:val="20"/>
          <w:sz w:val="19"/>
          <w:szCs w:val="19"/>
        </w:rPr>
        <w:t xml:space="preserve"> </w:t>
      </w:r>
      <w:r>
        <w:rPr>
          <w:rFonts w:ascii="Georgia" w:eastAsia="Georgia" w:hAnsi="Georgia" w:cs="Georgia"/>
          <w:b/>
          <w:bCs/>
          <w:sz w:val="19"/>
          <w:szCs w:val="19"/>
        </w:rPr>
        <w:t>Entire</w:t>
      </w:r>
      <w:r>
        <w:rPr>
          <w:rFonts w:ascii="Georgia" w:eastAsia="Georgia" w:hAnsi="Georgia" w:cs="Georgia"/>
          <w:b/>
          <w:bCs/>
          <w:spacing w:val="26"/>
          <w:sz w:val="19"/>
          <w:szCs w:val="19"/>
        </w:rPr>
        <w:t xml:space="preserve"> </w:t>
      </w:r>
      <w:r>
        <w:rPr>
          <w:rFonts w:ascii="Georgia" w:eastAsia="Georgia" w:hAnsi="Georgia" w:cs="Georgia"/>
          <w:b/>
          <w:bCs/>
          <w:sz w:val="19"/>
          <w:szCs w:val="19"/>
        </w:rPr>
        <w:t>Lung</w:t>
      </w:r>
      <w:r>
        <w:rPr>
          <w:rFonts w:ascii="Georgia" w:eastAsia="Georgia" w:hAnsi="Georgia" w:cs="Georgia"/>
          <w:b/>
          <w:bCs/>
          <w:spacing w:val="24"/>
          <w:sz w:val="19"/>
          <w:szCs w:val="19"/>
        </w:rPr>
        <w:t xml:space="preserve"> </w:t>
      </w:r>
      <w:r>
        <w:rPr>
          <w:rFonts w:ascii="Georgia" w:eastAsia="Georgia" w:hAnsi="Georgia" w:cs="Georgia"/>
          <w:b/>
          <w:bCs/>
          <w:sz w:val="19"/>
          <w:szCs w:val="19"/>
        </w:rPr>
        <w:t>Using</w:t>
      </w:r>
      <w:r>
        <w:rPr>
          <w:rFonts w:ascii="Georgia" w:eastAsia="Georgia" w:hAnsi="Georgia" w:cs="Georgia"/>
          <w:b/>
          <w:bCs/>
          <w:spacing w:val="25"/>
          <w:sz w:val="19"/>
          <w:szCs w:val="19"/>
        </w:rPr>
        <w:t xml:space="preserve"> </w:t>
      </w:r>
      <w:r>
        <w:rPr>
          <w:rFonts w:ascii="Georgia" w:eastAsia="Georgia" w:hAnsi="Georgia" w:cs="Georgia"/>
          <w:b/>
          <w:bCs/>
          <w:w w:val="102"/>
          <w:sz w:val="19"/>
          <w:szCs w:val="19"/>
        </w:rPr>
        <w:t xml:space="preserve">Three-Dimensional </w:t>
      </w:r>
      <w:r>
        <w:rPr>
          <w:rFonts w:ascii="Georgia" w:eastAsia="Georgia" w:hAnsi="Georgia" w:cs="Georgia"/>
          <w:b/>
          <w:bCs/>
          <w:sz w:val="19"/>
          <w:szCs w:val="19"/>
        </w:rPr>
        <w:t>Ultrafast</w:t>
      </w:r>
      <w:r>
        <w:rPr>
          <w:rFonts w:ascii="Georgia" w:eastAsia="Georgia" w:hAnsi="Georgia" w:cs="Georgia"/>
          <w:b/>
          <w:bCs/>
          <w:spacing w:val="16"/>
          <w:sz w:val="19"/>
          <w:szCs w:val="19"/>
        </w:rPr>
        <w:t xml:space="preserve"> </w:t>
      </w:r>
      <w:r>
        <w:rPr>
          <w:rFonts w:ascii="Georgia" w:eastAsia="Georgia" w:hAnsi="Georgia" w:cs="Georgia"/>
          <w:b/>
          <w:bCs/>
          <w:sz w:val="19"/>
          <w:szCs w:val="19"/>
        </w:rPr>
        <w:t>Dynamic</w:t>
      </w:r>
      <w:r>
        <w:rPr>
          <w:rFonts w:ascii="Georgia" w:eastAsia="Georgia" w:hAnsi="Georgia" w:cs="Georgia"/>
          <w:b/>
          <w:bCs/>
          <w:spacing w:val="16"/>
          <w:sz w:val="19"/>
          <w:szCs w:val="19"/>
        </w:rPr>
        <w:t xml:space="preserve"> </w:t>
      </w:r>
      <w:r>
        <w:rPr>
          <w:rFonts w:ascii="Georgia" w:eastAsia="Georgia" w:hAnsi="Georgia" w:cs="Georgia"/>
          <w:b/>
          <w:bCs/>
          <w:sz w:val="19"/>
          <w:szCs w:val="19"/>
        </w:rPr>
        <w:t>Contrast-Enhanced</w:t>
      </w:r>
      <w:r>
        <w:rPr>
          <w:rFonts w:ascii="Georgia" w:eastAsia="Georgia" w:hAnsi="Georgia" w:cs="Georgia"/>
          <w:b/>
          <w:bCs/>
          <w:spacing w:val="37"/>
          <w:sz w:val="19"/>
          <w:szCs w:val="19"/>
        </w:rPr>
        <w:t xml:space="preserve"> </w:t>
      </w:r>
      <w:r>
        <w:rPr>
          <w:rFonts w:ascii="Georgia" w:eastAsia="Georgia" w:hAnsi="Georgia" w:cs="Georgia"/>
          <w:b/>
          <w:bCs/>
          <w:sz w:val="19"/>
          <w:szCs w:val="19"/>
        </w:rPr>
        <w:t>Magnetic</w:t>
      </w:r>
      <w:r>
        <w:rPr>
          <w:rFonts w:ascii="Georgia" w:eastAsia="Georgia" w:hAnsi="Georgia" w:cs="Georgia"/>
          <w:b/>
          <w:bCs/>
          <w:spacing w:val="17"/>
          <w:sz w:val="19"/>
          <w:szCs w:val="19"/>
        </w:rPr>
        <w:t xml:space="preserve"> </w:t>
      </w:r>
      <w:r>
        <w:rPr>
          <w:rFonts w:ascii="Georgia" w:eastAsia="Georgia" w:hAnsi="Georgia" w:cs="Georgia"/>
          <w:b/>
          <w:bCs/>
          <w:sz w:val="19"/>
          <w:szCs w:val="19"/>
        </w:rPr>
        <w:t>Resonance</w:t>
      </w:r>
      <w:r>
        <w:rPr>
          <w:rFonts w:ascii="Georgia" w:eastAsia="Georgia" w:hAnsi="Georgia" w:cs="Georgia"/>
          <w:b/>
          <w:bCs/>
          <w:spacing w:val="20"/>
          <w:sz w:val="19"/>
          <w:szCs w:val="19"/>
        </w:rPr>
        <w:t xml:space="preserve"> </w:t>
      </w:r>
      <w:r>
        <w:rPr>
          <w:rFonts w:ascii="Georgia" w:eastAsia="Georgia" w:hAnsi="Georgia" w:cs="Georgia"/>
          <w:b/>
          <w:bCs/>
          <w:sz w:val="19"/>
          <w:szCs w:val="19"/>
        </w:rPr>
        <w:t>Imaging:</w:t>
      </w:r>
      <w:r>
        <w:rPr>
          <w:rFonts w:ascii="Georgia" w:eastAsia="Georgia" w:hAnsi="Georgia" w:cs="Georgia"/>
          <w:b/>
          <w:bCs/>
          <w:spacing w:val="34"/>
          <w:sz w:val="19"/>
          <w:szCs w:val="19"/>
        </w:rPr>
        <w:t xml:space="preserve"> </w:t>
      </w:r>
      <w:r>
        <w:rPr>
          <w:rFonts w:ascii="Georgia" w:eastAsia="Georgia" w:hAnsi="Georgia" w:cs="Georgia"/>
          <w:b/>
          <w:bCs/>
          <w:sz w:val="19"/>
          <w:szCs w:val="19"/>
        </w:rPr>
        <w:t>Preliminary</w:t>
      </w:r>
      <w:r>
        <w:rPr>
          <w:rFonts w:ascii="Georgia" w:eastAsia="Georgia" w:hAnsi="Georgia" w:cs="Georgia"/>
          <w:b/>
          <w:bCs/>
          <w:spacing w:val="23"/>
          <w:sz w:val="19"/>
          <w:szCs w:val="19"/>
        </w:rPr>
        <w:t xml:space="preserve"> </w:t>
      </w:r>
      <w:r>
        <w:rPr>
          <w:rFonts w:ascii="Georgia" w:eastAsia="Georgia" w:hAnsi="Georgia" w:cs="Georgia"/>
          <w:b/>
          <w:bCs/>
          <w:sz w:val="19"/>
          <w:szCs w:val="19"/>
        </w:rPr>
        <w:t>Experience</w:t>
      </w:r>
      <w:r>
        <w:rPr>
          <w:rFonts w:ascii="Georgia" w:eastAsia="Georgia" w:hAnsi="Georgia" w:cs="Georgia"/>
          <w:b/>
          <w:bCs/>
          <w:spacing w:val="21"/>
          <w:sz w:val="19"/>
          <w:szCs w:val="19"/>
        </w:rPr>
        <w:t xml:space="preserve"> </w:t>
      </w:r>
      <w:r>
        <w:rPr>
          <w:rFonts w:ascii="Georgia" w:eastAsia="Georgia" w:hAnsi="Georgia" w:cs="Georgia"/>
          <w:b/>
          <w:bCs/>
          <w:sz w:val="19"/>
          <w:szCs w:val="19"/>
        </w:rPr>
        <w:t>in</w:t>
      </w:r>
      <w:r>
        <w:rPr>
          <w:rFonts w:ascii="Georgia" w:eastAsia="Georgia" w:hAnsi="Georgia" w:cs="Georgia"/>
          <w:b/>
          <w:bCs/>
          <w:spacing w:val="3"/>
          <w:sz w:val="19"/>
          <w:szCs w:val="19"/>
        </w:rPr>
        <w:t xml:space="preserve"> </w:t>
      </w:r>
      <w:r>
        <w:rPr>
          <w:rFonts w:ascii="Georgia" w:eastAsia="Georgia" w:hAnsi="Georgia" w:cs="Georgia"/>
          <w:b/>
          <w:bCs/>
          <w:sz w:val="19"/>
          <w:szCs w:val="19"/>
        </w:rPr>
        <w:t>40</w:t>
      </w:r>
      <w:r>
        <w:rPr>
          <w:rFonts w:ascii="Georgia" w:eastAsia="Georgia" w:hAnsi="Georgia" w:cs="Georgia"/>
          <w:b/>
          <w:bCs/>
          <w:spacing w:val="4"/>
          <w:sz w:val="19"/>
          <w:szCs w:val="19"/>
        </w:rPr>
        <w:t xml:space="preserve"> </w:t>
      </w:r>
      <w:r>
        <w:rPr>
          <w:rFonts w:ascii="Georgia" w:eastAsia="Georgia" w:hAnsi="Georgia" w:cs="Georgia"/>
          <w:b/>
          <w:bCs/>
          <w:w w:val="102"/>
          <w:sz w:val="19"/>
          <w:szCs w:val="19"/>
        </w:rPr>
        <w:t>Subject</w:t>
      </w:r>
      <w:r>
        <w:rPr>
          <w:rFonts w:ascii="Georgia" w:eastAsia="Georgia" w:hAnsi="Georgia" w:cs="Georgia"/>
          <w:b/>
          <w:bCs/>
          <w:spacing w:val="-1"/>
          <w:w w:val="102"/>
          <w:sz w:val="19"/>
          <w:szCs w:val="19"/>
        </w:rPr>
        <w:t>s</w:t>
      </w:r>
      <w:r>
        <w:rPr>
          <w:rFonts w:ascii="Georgia" w:eastAsia="Georgia" w:hAnsi="Georgia" w:cs="Georgia"/>
          <w:w w:val="102"/>
          <w:sz w:val="19"/>
          <w:szCs w:val="19"/>
        </w:rPr>
        <w:t>”</w:t>
      </w:r>
    </w:p>
    <w:p w14:paraId="1DE03579" w14:textId="77777777" w:rsidR="00E61F9D" w:rsidRDefault="00E61F9D">
      <w:pPr>
        <w:spacing w:after="0"/>
        <w:jc w:val="both"/>
        <w:sectPr w:rsidR="00E61F9D">
          <w:pgSz w:w="12240" w:h="15840"/>
          <w:pgMar w:top="680" w:right="180" w:bottom="280" w:left="600" w:header="720" w:footer="720" w:gutter="0"/>
          <w:cols w:space="720"/>
        </w:sectPr>
      </w:pPr>
    </w:p>
    <w:p w14:paraId="3D7032E8" w14:textId="77777777" w:rsidR="00E61F9D" w:rsidRDefault="005C64D6">
      <w:pPr>
        <w:spacing w:before="85" w:after="0" w:line="240" w:lineRule="auto"/>
        <w:ind w:left="135" w:right="4464"/>
        <w:jc w:val="both"/>
        <w:rPr>
          <w:rFonts w:ascii="Georgia" w:eastAsia="Georgia" w:hAnsi="Georgia" w:cs="Georgia"/>
          <w:sz w:val="19"/>
          <w:szCs w:val="19"/>
        </w:rPr>
      </w:pPr>
      <w:proofErr w:type="gramStart"/>
      <w:r>
        <w:rPr>
          <w:rFonts w:ascii="Georgia" w:eastAsia="Georgia" w:hAnsi="Georgia" w:cs="Georgia"/>
          <w:i/>
          <w:sz w:val="19"/>
          <w:szCs w:val="19"/>
        </w:rPr>
        <w:lastRenderedPageBreak/>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20,</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(2004):</w:t>
      </w:r>
      <w:r>
        <w:rPr>
          <w:rFonts w:ascii="Georgia" w:eastAsia="Georgia" w:hAnsi="Georgia" w:cs="Georgia"/>
          <w:spacing w:val="30"/>
          <w:sz w:val="19"/>
          <w:szCs w:val="19"/>
        </w:rPr>
        <w:t xml:space="preserve"> </w:t>
      </w:r>
      <w:r>
        <w:rPr>
          <w:rFonts w:ascii="Georgia" w:eastAsia="Georgia" w:hAnsi="Georgia" w:cs="Georgia"/>
          <w:sz w:val="19"/>
          <w:szCs w:val="19"/>
        </w:rPr>
        <w:t>353–65.</w:t>
      </w:r>
      <w:proofErr w:type="gramEnd"/>
      <w:r>
        <w:rPr>
          <w:rFonts w:ascii="Georgia" w:eastAsia="Georgia" w:hAnsi="Georgia" w:cs="Georgia"/>
          <w:spacing w:val="31"/>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1">
        <w:r>
          <w:rPr>
            <w:rFonts w:ascii="Georgia" w:eastAsia="Georgia" w:hAnsi="Georgia" w:cs="Georgia"/>
            <w:color w:val="0000FF"/>
            <w:w w:val="102"/>
            <w:sz w:val="19"/>
            <w:szCs w:val="19"/>
          </w:rPr>
          <w:t>10.1002/jmri.20137</w:t>
        </w:r>
      </w:hyperlink>
    </w:p>
    <w:p w14:paraId="145DC0DB" w14:textId="77777777" w:rsidR="00E61F9D" w:rsidRDefault="005C64D6">
      <w:pPr>
        <w:spacing w:before="93" w:after="0" w:line="277" w:lineRule="auto"/>
        <w:ind w:left="140" w:right="86"/>
        <w:jc w:val="both"/>
        <w:rPr>
          <w:rFonts w:ascii="Georgia" w:eastAsia="Georgia" w:hAnsi="Georgia" w:cs="Georgia"/>
          <w:sz w:val="19"/>
          <w:szCs w:val="19"/>
        </w:rPr>
      </w:pPr>
      <w:r>
        <w:rPr>
          <w:rFonts w:ascii="Georgia" w:eastAsia="Georgia" w:hAnsi="Georgia" w:cs="Georgia"/>
          <w:sz w:val="19"/>
          <w:szCs w:val="19"/>
        </w:rPr>
        <w:t>84.</w:t>
      </w:r>
      <w:r>
        <w:rPr>
          <w:rFonts w:ascii="Georgia" w:eastAsia="Georgia" w:hAnsi="Georgia" w:cs="Georgia"/>
          <w:spacing w:val="22"/>
          <w:sz w:val="19"/>
          <w:szCs w:val="19"/>
        </w:rPr>
        <w:t xml:space="preserve"> </w:t>
      </w:r>
      <w:proofErr w:type="spellStart"/>
      <w:r>
        <w:rPr>
          <w:rFonts w:ascii="Georgia" w:eastAsia="Georgia" w:hAnsi="Georgia" w:cs="Georgia"/>
          <w:sz w:val="19"/>
          <w:szCs w:val="19"/>
        </w:rPr>
        <w:t>Hansch</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proofErr w:type="spellStart"/>
      <w:r>
        <w:rPr>
          <w:rFonts w:ascii="Georgia" w:eastAsia="Georgia" w:hAnsi="Georgia" w:cs="Georgia"/>
          <w:sz w:val="19"/>
          <w:szCs w:val="19"/>
        </w:rPr>
        <w:t>Kohlmann</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P.,</w:t>
      </w:r>
      <w:r>
        <w:rPr>
          <w:rFonts w:ascii="Georgia" w:eastAsia="Georgia" w:hAnsi="Georgia" w:cs="Georgia"/>
          <w:spacing w:val="8"/>
          <w:sz w:val="19"/>
          <w:szCs w:val="19"/>
        </w:rPr>
        <w:t xml:space="preserve"> </w:t>
      </w:r>
      <w:proofErr w:type="spellStart"/>
      <w:r>
        <w:rPr>
          <w:rFonts w:ascii="Georgia" w:eastAsia="Georgia" w:hAnsi="Georgia" w:cs="Georgia"/>
          <w:sz w:val="19"/>
          <w:szCs w:val="19"/>
        </w:rPr>
        <w:t>Hinneburg</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U.,</w:t>
      </w:r>
      <w:r>
        <w:rPr>
          <w:rFonts w:ascii="Georgia" w:eastAsia="Georgia" w:hAnsi="Georgia" w:cs="Georgia"/>
          <w:spacing w:val="6"/>
          <w:sz w:val="19"/>
          <w:szCs w:val="19"/>
        </w:rPr>
        <w:t xml:space="preserve"> </w:t>
      </w:r>
      <w:r>
        <w:rPr>
          <w:rFonts w:ascii="Georgia" w:eastAsia="Georgia" w:hAnsi="Georgia" w:cs="Georgia"/>
          <w:sz w:val="19"/>
          <w:szCs w:val="19"/>
        </w:rPr>
        <w:t>Boettcher,</w:t>
      </w:r>
      <w:r>
        <w:rPr>
          <w:rFonts w:ascii="Georgia" w:eastAsia="Georgia" w:hAnsi="Georgia" w:cs="Georgia"/>
          <w:spacing w:val="18"/>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proofErr w:type="spellStart"/>
      <w:r>
        <w:rPr>
          <w:rFonts w:ascii="Georgia" w:eastAsia="Georgia" w:hAnsi="Georgia" w:cs="Georgia"/>
          <w:sz w:val="19"/>
          <w:szCs w:val="19"/>
        </w:rPr>
        <w:t>Malich</w:t>
      </w:r>
      <w:proofErr w:type="spellEnd"/>
      <w:r>
        <w:rPr>
          <w:rFonts w:ascii="Georgia" w:eastAsia="Georgia" w:hAnsi="Georgia" w:cs="Georgia"/>
          <w:sz w:val="19"/>
          <w:szCs w:val="19"/>
        </w:rPr>
        <w:t>,</w:t>
      </w:r>
      <w:r>
        <w:rPr>
          <w:rFonts w:ascii="Georgia" w:eastAsia="Georgia" w:hAnsi="Georgia" w:cs="Georgia"/>
          <w:spacing w:val="14"/>
          <w:sz w:val="19"/>
          <w:szCs w:val="19"/>
        </w:rPr>
        <w:t xml:space="preserve"> </w:t>
      </w:r>
      <w:r>
        <w:rPr>
          <w:rFonts w:ascii="Georgia" w:eastAsia="Georgia" w:hAnsi="Georgia" w:cs="Georgia"/>
          <w:sz w:val="19"/>
          <w:szCs w:val="19"/>
        </w:rPr>
        <w:t>A.,</w:t>
      </w:r>
      <w:r>
        <w:rPr>
          <w:rFonts w:ascii="Georgia" w:eastAsia="Georgia" w:hAnsi="Georgia" w:cs="Georgia"/>
          <w:spacing w:val="8"/>
          <w:sz w:val="19"/>
          <w:szCs w:val="19"/>
        </w:rPr>
        <w:t xml:space="preserve"> </w:t>
      </w:r>
      <w:r>
        <w:rPr>
          <w:rFonts w:ascii="Georgia" w:eastAsia="Georgia" w:hAnsi="Georgia" w:cs="Georgia"/>
          <w:sz w:val="19"/>
          <w:szCs w:val="19"/>
        </w:rPr>
        <w:t>Wolf,</w:t>
      </w:r>
      <w:r>
        <w:rPr>
          <w:rFonts w:ascii="Georgia" w:eastAsia="Georgia" w:hAnsi="Georgia" w:cs="Georgia"/>
          <w:spacing w:val="10"/>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r>
        <w:rPr>
          <w:rFonts w:ascii="Georgia" w:eastAsia="Georgia" w:hAnsi="Georgia" w:cs="Georgia"/>
          <w:sz w:val="19"/>
          <w:szCs w:val="19"/>
        </w:rPr>
        <w:t>Laue,</w:t>
      </w:r>
      <w:r>
        <w:rPr>
          <w:rFonts w:ascii="Georgia" w:eastAsia="Georgia" w:hAnsi="Georgia" w:cs="Georgia"/>
          <w:spacing w:val="10"/>
          <w:sz w:val="19"/>
          <w:szCs w:val="19"/>
        </w:rPr>
        <w:t xml:space="preserve"> </w:t>
      </w:r>
      <w:r>
        <w:rPr>
          <w:rFonts w:ascii="Georgia" w:eastAsia="Georgia" w:hAnsi="Georgia" w:cs="Georgia"/>
          <w:sz w:val="19"/>
          <w:szCs w:val="19"/>
        </w:rPr>
        <w:t>H.,</w:t>
      </w:r>
      <w:r>
        <w:rPr>
          <w:rFonts w:ascii="Georgia" w:eastAsia="Georgia" w:hAnsi="Georgia" w:cs="Georgia"/>
          <w:spacing w:val="9"/>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proofErr w:type="spellStart"/>
      <w:r>
        <w:rPr>
          <w:rFonts w:ascii="Georgia" w:eastAsia="Georgia" w:hAnsi="Georgia" w:cs="Georgia"/>
          <w:sz w:val="19"/>
          <w:szCs w:val="19"/>
        </w:rPr>
        <w:t>Pfeil</w:t>
      </w:r>
      <w:proofErr w:type="spellEnd"/>
      <w:r>
        <w:rPr>
          <w:rFonts w:ascii="Georgia" w:eastAsia="Georgia" w:hAnsi="Georgia" w:cs="Georgia"/>
          <w:sz w:val="19"/>
          <w:szCs w:val="19"/>
        </w:rPr>
        <w:t>,</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Quantitative</w:t>
      </w:r>
      <w:r>
        <w:rPr>
          <w:rFonts w:ascii="Georgia" w:eastAsia="Georgia" w:hAnsi="Georgia" w:cs="Georgia"/>
          <w:b/>
          <w:bCs/>
          <w:spacing w:val="27"/>
          <w:sz w:val="19"/>
          <w:szCs w:val="19"/>
        </w:rPr>
        <w:t xml:space="preserve"> </w:t>
      </w:r>
      <w:proofErr w:type="spellStart"/>
      <w:r>
        <w:rPr>
          <w:rFonts w:ascii="Georgia" w:eastAsia="Georgia" w:hAnsi="Georgia" w:cs="Georgia"/>
          <w:b/>
          <w:bCs/>
          <w:w w:val="102"/>
          <w:sz w:val="19"/>
          <w:szCs w:val="19"/>
        </w:rPr>
        <w:t>Eval</w:t>
      </w:r>
      <w:proofErr w:type="spellEnd"/>
      <w:r>
        <w:rPr>
          <w:rFonts w:ascii="Georgia" w:eastAsia="Georgia" w:hAnsi="Georgia" w:cs="Georgia"/>
          <w:b/>
          <w:bCs/>
          <w:w w:val="102"/>
          <w:sz w:val="19"/>
          <w:szCs w:val="19"/>
        </w:rPr>
        <w:t xml:space="preserve">- </w:t>
      </w:r>
      <w:proofErr w:type="spellStart"/>
      <w:r>
        <w:rPr>
          <w:rFonts w:ascii="Georgia" w:eastAsia="Georgia" w:hAnsi="Georgia" w:cs="Georgia"/>
          <w:b/>
          <w:bCs/>
          <w:sz w:val="19"/>
          <w:szCs w:val="19"/>
        </w:rPr>
        <w:t>uation</w:t>
      </w:r>
      <w:proofErr w:type="spellEnd"/>
      <w:r>
        <w:rPr>
          <w:rFonts w:ascii="Georgia" w:eastAsia="Georgia" w:hAnsi="Georgia" w:cs="Georgia"/>
          <w:b/>
          <w:bCs/>
          <w:spacing w:val="27"/>
          <w:sz w:val="19"/>
          <w:szCs w:val="19"/>
        </w:rPr>
        <w:t xml:space="preserve"> </w:t>
      </w:r>
      <w:r>
        <w:rPr>
          <w:rFonts w:ascii="Georgia" w:eastAsia="Georgia" w:hAnsi="Georgia" w:cs="Georgia"/>
          <w:b/>
          <w:bCs/>
          <w:sz w:val="19"/>
          <w:szCs w:val="19"/>
        </w:rPr>
        <w:t>of</w:t>
      </w:r>
      <w:r>
        <w:rPr>
          <w:rFonts w:ascii="Georgia" w:eastAsia="Georgia" w:hAnsi="Georgia" w:cs="Georgia"/>
          <w:b/>
          <w:bCs/>
          <w:spacing w:val="18"/>
          <w:sz w:val="19"/>
          <w:szCs w:val="19"/>
        </w:rPr>
        <w:t xml:space="preserve"> </w:t>
      </w:r>
      <w:r>
        <w:rPr>
          <w:rFonts w:ascii="Georgia" w:eastAsia="Georgia" w:hAnsi="Georgia" w:cs="Georgia"/>
          <w:b/>
          <w:bCs/>
          <w:sz w:val="19"/>
          <w:szCs w:val="19"/>
        </w:rPr>
        <w:t>MR</w:t>
      </w:r>
      <w:r>
        <w:rPr>
          <w:rFonts w:ascii="Georgia" w:eastAsia="Georgia" w:hAnsi="Georgia" w:cs="Georgia"/>
          <w:b/>
          <w:bCs/>
          <w:spacing w:val="21"/>
          <w:sz w:val="19"/>
          <w:szCs w:val="19"/>
        </w:rPr>
        <w:t xml:space="preserve"> </w:t>
      </w:r>
      <w:r>
        <w:rPr>
          <w:rFonts w:ascii="Georgia" w:eastAsia="Georgia" w:hAnsi="Georgia" w:cs="Georgia"/>
          <w:b/>
          <w:bCs/>
          <w:sz w:val="19"/>
          <w:szCs w:val="19"/>
        </w:rPr>
        <w:t>Perfusion</w:t>
      </w:r>
      <w:r>
        <w:rPr>
          <w:rFonts w:ascii="Georgia" w:eastAsia="Georgia" w:hAnsi="Georgia" w:cs="Georgia"/>
          <w:b/>
          <w:bCs/>
          <w:spacing w:val="33"/>
          <w:sz w:val="19"/>
          <w:szCs w:val="19"/>
        </w:rPr>
        <w:t xml:space="preserve"> </w:t>
      </w:r>
      <w:r>
        <w:rPr>
          <w:rFonts w:ascii="Georgia" w:eastAsia="Georgia" w:hAnsi="Georgia" w:cs="Georgia"/>
          <w:b/>
          <w:bCs/>
          <w:sz w:val="19"/>
          <w:szCs w:val="19"/>
        </w:rPr>
        <w:t>Imaging</w:t>
      </w:r>
      <w:r>
        <w:rPr>
          <w:rFonts w:ascii="Georgia" w:eastAsia="Georgia" w:hAnsi="Georgia" w:cs="Georgia"/>
          <w:b/>
          <w:bCs/>
          <w:spacing w:val="30"/>
          <w:sz w:val="19"/>
          <w:szCs w:val="19"/>
        </w:rPr>
        <w:t xml:space="preserve"> </w:t>
      </w:r>
      <w:r>
        <w:rPr>
          <w:rFonts w:ascii="Georgia" w:eastAsia="Georgia" w:hAnsi="Georgia" w:cs="Georgia"/>
          <w:b/>
          <w:bCs/>
          <w:sz w:val="19"/>
          <w:szCs w:val="19"/>
        </w:rPr>
        <w:t>Using</w:t>
      </w:r>
      <w:r>
        <w:rPr>
          <w:rFonts w:ascii="Georgia" w:eastAsia="Georgia" w:hAnsi="Georgia" w:cs="Georgia"/>
          <w:b/>
          <w:bCs/>
          <w:spacing w:val="25"/>
          <w:sz w:val="19"/>
          <w:szCs w:val="19"/>
        </w:rPr>
        <w:t xml:space="preserve"> </w:t>
      </w:r>
      <w:r>
        <w:rPr>
          <w:rFonts w:ascii="Georgia" w:eastAsia="Georgia" w:hAnsi="Georgia" w:cs="Georgia"/>
          <w:b/>
          <w:bCs/>
          <w:sz w:val="19"/>
          <w:szCs w:val="19"/>
        </w:rPr>
        <w:t>Blood</w:t>
      </w:r>
      <w:r>
        <w:rPr>
          <w:rFonts w:ascii="Georgia" w:eastAsia="Georgia" w:hAnsi="Georgia" w:cs="Georgia"/>
          <w:b/>
          <w:bCs/>
          <w:spacing w:val="26"/>
          <w:sz w:val="19"/>
          <w:szCs w:val="19"/>
        </w:rPr>
        <w:t xml:space="preserve"> </w:t>
      </w:r>
      <w:r>
        <w:rPr>
          <w:rFonts w:ascii="Georgia" w:eastAsia="Georgia" w:hAnsi="Georgia" w:cs="Georgia"/>
          <w:b/>
          <w:bCs/>
          <w:sz w:val="19"/>
          <w:szCs w:val="19"/>
        </w:rPr>
        <w:t>Pool</w:t>
      </w:r>
      <w:r>
        <w:rPr>
          <w:rFonts w:ascii="Georgia" w:eastAsia="Georgia" w:hAnsi="Georgia" w:cs="Georgia"/>
          <w:b/>
          <w:bCs/>
          <w:spacing w:val="23"/>
          <w:sz w:val="19"/>
          <w:szCs w:val="19"/>
        </w:rPr>
        <w:t xml:space="preserve"> </w:t>
      </w:r>
      <w:r>
        <w:rPr>
          <w:rFonts w:ascii="Georgia" w:eastAsia="Georgia" w:hAnsi="Georgia" w:cs="Georgia"/>
          <w:b/>
          <w:bCs/>
          <w:sz w:val="19"/>
          <w:szCs w:val="19"/>
        </w:rPr>
        <w:t>Contrast</w:t>
      </w:r>
      <w:r>
        <w:rPr>
          <w:rFonts w:ascii="Georgia" w:eastAsia="Georgia" w:hAnsi="Georgia" w:cs="Georgia"/>
          <w:b/>
          <w:bCs/>
          <w:spacing w:val="31"/>
          <w:sz w:val="19"/>
          <w:szCs w:val="19"/>
        </w:rPr>
        <w:t xml:space="preserve"> </w:t>
      </w:r>
      <w:r>
        <w:rPr>
          <w:rFonts w:ascii="Georgia" w:eastAsia="Georgia" w:hAnsi="Georgia" w:cs="Georgia"/>
          <w:b/>
          <w:bCs/>
          <w:sz w:val="19"/>
          <w:szCs w:val="19"/>
        </w:rPr>
        <w:t>Agent</w:t>
      </w:r>
      <w:r>
        <w:rPr>
          <w:rFonts w:ascii="Georgia" w:eastAsia="Georgia" w:hAnsi="Georgia" w:cs="Georgia"/>
          <w:b/>
          <w:bCs/>
          <w:spacing w:val="25"/>
          <w:sz w:val="19"/>
          <w:szCs w:val="19"/>
        </w:rPr>
        <w:t xml:space="preserve"> </w:t>
      </w:r>
      <w:r>
        <w:rPr>
          <w:rFonts w:ascii="Georgia" w:eastAsia="Georgia" w:hAnsi="Georgia" w:cs="Georgia"/>
          <w:b/>
          <w:bCs/>
          <w:sz w:val="19"/>
          <w:szCs w:val="19"/>
        </w:rPr>
        <w:t>in</w:t>
      </w:r>
      <w:r>
        <w:rPr>
          <w:rFonts w:ascii="Georgia" w:eastAsia="Georgia" w:hAnsi="Georgia" w:cs="Georgia"/>
          <w:b/>
          <w:bCs/>
          <w:spacing w:val="18"/>
          <w:sz w:val="19"/>
          <w:szCs w:val="19"/>
        </w:rPr>
        <w:t xml:space="preserve"> </w:t>
      </w:r>
      <w:r>
        <w:rPr>
          <w:rFonts w:ascii="Georgia" w:eastAsia="Georgia" w:hAnsi="Georgia" w:cs="Georgia"/>
          <w:b/>
          <w:bCs/>
          <w:sz w:val="19"/>
          <w:szCs w:val="19"/>
        </w:rPr>
        <w:t>Subjects</w:t>
      </w:r>
      <w:r>
        <w:rPr>
          <w:rFonts w:ascii="Georgia" w:eastAsia="Georgia" w:hAnsi="Georgia" w:cs="Georgia"/>
          <w:b/>
          <w:bCs/>
          <w:spacing w:val="30"/>
          <w:sz w:val="19"/>
          <w:szCs w:val="19"/>
        </w:rPr>
        <w:t xml:space="preserve"> </w:t>
      </w:r>
      <w:r>
        <w:rPr>
          <w:rFonts w:ascii="Georgia" w:eastAsia="Georgia" w:hAnsi="Georgia" w:cs="Georgia"/>
          <w:b/>
          <w:bCs/>
          <w:sz w:val="19"/>
          <w:szCs w:val="19"/>
        </w:rPr>
        <w:t>Without</w:t>
      </w:r>
      <w:r>
        <w:rPr>
          <w:rFonts w:ascii="Georgia" w:eastAsia="Georgia" w:hAnsi="Georgia" w:cs="Georgia"/>
          <w:b/>
          <w:bCs/>
          <w:spacing w:val="30"/>
          <w:sz w:val="19"/>
          <w:szCs w:val="19"/>
        </w:rPr>
        <w:t xml:space="preserve"> </w:t>
      </w:r>
      <w:r>
        <w:rPr>
          <w:rFonts w:ascii="Georgia" w:eastAsia="Georgia" w:hAnsi="Georgia" w:cs="Georgia"/>
          <w:b/>
          <w:bCs/>
          <w:sz w:val="19"/>
          <w:szCs w:val="19"/>
        </w:rPr>
        <w:t>Pulmonary</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Diseases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in</w:t>
      </w:r>
      <w:r>
        <w:rPr>
          <w:rFonts w:ascii="Georgia" w:eastAsia="Georgia" w:hAnsi="Georgia" w:cs="Georgia"/>
          <w:b/>
          <w:bCs/>
          <w:spacing w:val="5"/>
          <w:sz w:val="19"/>
          <w:szCs w:val="19"/>
        </w:rPr>
        <w:t xml:space="preserve"> </w:t>
      </w:r>
      <w:r>
        <w:rPr>
          <w:rFonts w:ascii="Georgia" w:eastAsia="Georgia" w:hAnsi="Georgia" w:cs="Georgia"/>
          <w:b/>
          <w:bCs/>
          <w:sz w:val="19"/>
          <w:szCs w:val="19"/>
        </w:rPr>
        <w:t>Patients</w:t>
      </w:r>
      <w:r>
        <w:rPr>
          <w:rFonts w:ascii="Georgia" w:eastAsia="Georgia" w:hAnsi="Georgia" w:cs="Georgia"/>
          <w:b/>
          <w:bCs/>
          <w:spacing w:val="17"/>
          <w:sz w:val="19"/>
          <w:szCs w:val="19"/>
        </w:rPr>
        <w:t xml:space="preserve"> </w:t>
      </w:r>
      <w:r>
        <w:rPr>
          <w:rFonts w:ascii="Georgia" w:eastAsia="Georgia" w:hAnsi="Georgia" w:cs="Georgia"/>
          <w:b/>
          <w:bCs/>
          <w:sz w:val="19"/>
          <w:szCs w:val="19"/>
        </w:rPr>
        <w:t>with</w:t>
      </w:r>
      <w:r>
        <w:rPr>
          <w:rFonts w:ascii="Georgia" w:eastAsia="Georgia" w:hAnsi="Georgia" w:cs="Georgia"/>
          <w:b/>
          <w:bCs/>
          <w:spacing w:val="10"/>
          <w:sz w:val="19"/>
          <w:szCs w:val="19"/>
        </w:rPr>
        <w:t xml:space="preserve"> </w:t>
      </w:r>
      <w:r>
        <w:rPr>
          <w:rFonts w:ascii="Georgia" w:eastAsia="Georgia" w:hAnsi="Georgia" w:cs="Georgia"/>
          <w:b/>
          <w:bCs/>
          <w:sz w:val="19"/>
          <w:szCs w:val="19"/>
        </w:rPr>
        <w:t>Pulmonary</w:t>
      </w:r>
      <w:r>
        <w:rPr>
          <w:rFonts w:ascii="Georgia" w:eastAsia="Georgia" w:hAnsi="Georgia" w:cs="Georgia"/>
          <w:b/>
          <w:bCs/>
          <w:spacing w:val="23"/>
          <w:sz w:val="19"/>
          <w:szCs w:val="19"/>
        </w:rPr>
        <w:t xml:space="preserve"> </w:t>
      </w:r>
      <w:r>
        <w:rPr>
          <w:rFonts w:ascii="Georgia" w:eastAsia="Georgia" w:hAnsi="Georgia" w:cs="Georgia"/>
          <w:b/>
          <w:bCs/>
          <w:sz w:val="19"/>
          <w:szCs w:val="19"/>
        </w:rPr>
        <w:t>Embolis</w:t>
      </w:r>
      <w:r>
        <w:rPr>
          <w:rFonts w:ascii="Georgia" w:eastAsia="Georgia" w:hAnsi="Georgia" w:cs="Georgia"/>
          <w:b/>
          <w:bCs/>
          <w:spacing w:val="-1"/>
          <w:sz w:val="19"/>
          <w:szCs w:val="19"/>
        </w:rPr>
        <w:t>m</w:t>
      </w:r>
      <w:r>
        <w:rPr>
          <w:rFonts w:ascii="Georgia" w:eastAsia="Georgia" w:hAnsi="Georgia" w:cs="Georgia"/>
          <w:sz w:val="19"/>
          <w:szCs w:val="19"/>
        </w:rPr>
        <w:t>”</w:t>
      </w:r>
      <w:r>
        <w:rPr>
          <w:rFonts w:ascii="Georgia" w:eastAsia="Georgia" w:hAnsi="Georgia" w:cs="Georgia"/>
          <w:spacing w:val="22"/>
          <w:sz w:val="19"/>
          <w:szCs w:val="19"/>
        </w:rPr>
        <w:t xml:space="preserve"> </w:t>
      </w:r>
      <w:proofErr w:type="spellStart"/>
      <w:r>
        <w:rPr>
          <w:rFonts w:ascii="Georgia" w:eastAsia="Georgia" w:hAnsi="Georgia" w:cs="Georgia"/>
          <w:i/>
          <w:sz w:val="19"/>
          <w:szCs w:val="19"/>
        </w:rPr>
        <w:t>Eur</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Radiol</w:t>
      </w:r>
      <w:proofErr w:type="spellEnd"/>
      <w:r>
        <w:rPr>
          <w:rFonts w:ascii="Georgia" w:eastAsia="Georgia" w:hAnsi="Georgia" w:cs="Georgia"/>
          <w:i/>
          <w:spacing w:val="3"/>
          <w:sz w:val="19"/>
          <w:szCs w:val="19"/>
        </w:rPr>
        <w:t xml:space="preserve"> </w:t>
      </w:r>
      <w:r>
        <w:rPr>
          <w:rFonts w:ascii="Georgia" w:eastAsia="Georgia" w:hAnsi="Georgia" w:cs="Georgia"/>
          <w:sz w:val="19"/>
          <w:szCs w:val="19"/>
        </w:rPr>
        <w:t>22,</w:t>
      </w:r>
      <w:r>
        <w:rPr>
          <w:rFonts w:ascii="Georgia" w:eastAsia="Georgia" w:hAnsi="Georgia" w:cs="Georgia"/>
          <w:spacing w:val="9"/>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8</w:t>
      </w:r>
      <w:r>
        <w:rPr>
          <w:rFonts w:ascii="Georgia" w:eastAsia="Georgia" w:hAnsi="Georgia" w:cs="Georgia"/>
          <w:spacing w:val="3"/>
          <w:sz w:val="19"/>
          <w:szCs w:val="19"/>
        </w:rPr>
        <w:t xml:space="preserve"> </w:t>
      </w:r>
      <w:r>
        <w:rPr>
          <w:rFonts w:ascii="Georgia" w:eastAsia="Georgia" w:hAnsi="Georgia" w:cs="Georgia"/>
          <w:sz w:val="19"/>
          <w:szCs w:val="19"/>
        </w:rPr>
        <w:t>(2012):</w:t>
      </w:r>
      <w:r>
        <w:rPr>
          <w:rFonts w:ascii="Georgia" w:eastAsia="Georgia" w:hAnsi="Georgia" w:cs="Georgia"/>
          <w:spacing w:val="29"/>
          <w:sz w:val="19"/>
          <w:szCs w:val="19"/>
        </w:rPr>
        <w:t xml:space="preserve"> </w:t>
      </w:r>
      <w:r>
        <w:rPr>
          <w:rFonts w:ascii="Georgia" w:eastAsia="Georgia" w:hAnsi="Georgia" w:cs="Georgia"/>
          <w:sz w:val="19"/>
          <w:szCs w:val="19"/>
        </w:rPr>
        <w:t>1748–56.</w:t>
      </w:r>
      <w:r>
        <w:rPr>
          <w:rFonts w:ascii="Georgia" w:eastAsia="Georgia" w:hAnsi="Georgia" w:cs="Georgia"/>
          <w:spacing w:val="33"/>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2">
        <w:r>
          <w:rPr>
            <w:rFonts w:ascii="Georgia" w:eastAsia="Georgia" w:hAnsi="Georgia" w:cs="Georgia"/>
            <w:color w:val="0000FF"/>
            <w:w w:val="102"/>
            <w:sz w:val="19"/>
            <w:szCs w:val="19"/>
          </w:rPr>
          <w:t>10.1007/s00330-012-2428-z</w:t>
        </w:r>
      </w:hyperlink>
    </w:p>
    <w:p w14:paraId="6BBC4B7A" w14:textId="77777777" w:rsidR="00E61F9D" w:rsidRDefault="005C64D6">
      <w:pPr>
        <w:spacing w:before="60" w:after="0" w:line="277" w:lineRule="auto"/>
        <w:ind w:left="140" w:right="61"/>
        <w:jc w:val="both"/>
        <w:rPr>
          <w:rFonts w:ascii="Georgia" w:eastAsia="Georgia" w:hAnsi="Georgia" w:cs="Georgia"/>
          <w:sz w:val="19"/>
          <w:szCs w:val="19"/>
        </w:rPr>
      </w:pPr>
      <w:r>
        <w:rPr>
          <w:rFonts w:ascii="Georgia" w:eastAsia="Georgia" w:hAnsi="Georgia" w:cs="Georgia"/>
          <w:sz w:val="19"/>
          <w:szCs w:val="19"/>
        </w:rPr>
        <w:t>85.</w:t>
      </w:r>
      <w:r>
        <w:rPr>
          <w:rFonts w:ascii="Georgia" w:eastAsia="Georgia" w:hAnsi="Georgia" w:cs="Georgia"/>
          <w:spacing w:val="25"/>
          <w:sz w:val="19"/>
          <w:szCs w:val="19"/>
        </w:rPr>
        <w:t xml:space="preserve"> </w:t>
      </w:r>
      <w:proofErr w:type="spellStart"/>
      <w:r>
        <w:rPr>
          <w:rFonts w:ascii="Georgia" w:eastAsia="Georgia" w:hAnsi="Georgia" w:cs="Georgia"/>
          <w:sz w:val="19"/>
          <w:szCs w:val="19"/>
        </w:rPr>
        <w:t>Yushkevich</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P.</w:t>
      </w:r>
      <w:r>
        <w:rPr>
          <w:rFonts w:ascii="Georgia" w:eastAsia="Georgia" w:hAnsi="Georgia" w:cs="Georgia"/>
          <w:spacing w:val="7"/>
          <w:sz w:val="19"/>
          <w:szCs w:val="19"/>
        </w:rPr>
        <w:t xml:space="preserve"> </w:t>
      </w:r>
      <w:r>
        <w:rPr>
          <w:rFonts w:ascii="Georgia" w:eastAsia="Georgia" w:hAnsi="Georgia" w:cs="Georgia"/>
          <w:sz w:val="19"/>
          <w:szCs w:val="19"/>
        </w:rPr>
        <w:t>A.,</w:t>
      </w:r>
      <w:r>
        <w:rPr>
          <w:rFonts w:ascii="Georgia" w:eastAsia="Georgia" w:hAnsi="Georgia" w:cs="Georgia"/>
          <w:spacing w:val="10"/>
          <w:sz w:val="19"/>
          <w:szCs w:val="19"/>
        </w:rPr>
        <w:t xml:space="preserve"> </w:t>
      </w:r>
      <w:proofErr w:type="spellStart"/>
      <w:r>
        <w:rPr>
          <w:rFonts w:ascii="Georgia" w:eastAsia="Georgia" w:hAnsi="Georgia" w:cs="Georgia"/>
          <w:sz w:val="19"/>
          <w:szCs w:val="19"/>
        </w:rPr>
        <w:t>Piven</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proofErr w:type="spellStart"/>
      <w:r>
        <w:rPr>
          <w:rFonts w:ascii="Georgia" w:eastAsia="Georgia" w:hAnsi="Georgia" w:cs="Georgia"/>
          <w:sz w:val="19"/>
          <w:szCs w:val="19"/>
        </w:rPr>
        <w:t>Hazlett</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H.</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Smith,</w:t>
      </w:r>
      <w:r>
        <w:rPr>
          <w:rFonts w:ascii="Georgia" w:eastAsia="Georgia" w:hAnsi="Georgia" w:cs="Georgia"/>
          <w:spacing w:val="14"/>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G.,</w:t>
      </w:r>
      <w:r>
        <w:rPr>
          <w:rFonts w:ascii="Georgia" w:eastAsia="Georgia" w:hAnsi="Georgia" w:cs="Georgia"/>
          <w:spacing w:val="8"/>
          <w:sz w:val="19"/>
          <w:szCs w:val="19"/>
        </w:rPr>
        <w:t xml:space="preserve"> </w:t>
      </w:r>
      <w:r>
        <w:rPr>
          <w:rFonts w:ascii="Georgia" w:eastAsia="Georgia" w:hAnsi="Georgia" w:cs="Georgia"/>
          <w:sz w:val="19"/>
          <w:szCs w:val="19"/>
        </w:rPr>
        <w:t>Ho,</w:t>
      </w:r>
      <w:r>
        <w:rPr>
          <w:rFonts w:ascii="Georgia" w:eastAsia="Georgia" w:hAnsi="Georgia" w:cs="Georgia"/>
          <w:spacing w:val="9"/>
          <w:sz w:val="19"/>
          <w:szCs w:val="19"/>
        </w:rPr>
        <w:t xml:space="preserve"> </w:t>
      </w:r>
      <w:r>
        <w:rPr>
          <w:rFonts w:ascii="Georgia" w:eastAsia="Georgia" w:hAnsi="Georgia" w:cs="Georgia"/>
          <w:sz w:val="19"/>
          <w:szCs w:val="19"/>
        </w:rPr>
        <w:t>S.,</w:t>
      </w:r>
      <w:r>
        <w:rPr>
          <w:rFonts w:ascii="Georgia" w:eastAsia="Georgia" w:hAnsi="Georgia" w:cs="Georgia"/>
          <w:spacing w:val="7"/>
          <w:sz w:val="19"/>
          <w:szCs w:val="19"/>
        </w:rPr>
        <w:t xml:space="preserve"> </w:t>
      </w:r>
      <w:r>
        <w:rPr>
          <w:rFonts w:ascii="Georgia" w:eastAsia="Georgia" w:hAnsi="Georgia" w:cs="Georgia"/>
          <w:sz w:val="19"/>
          <w:szCs w:val="19"/>
        </w:rPr>
        <w:t>Gee,</w:t>
      </w:r>
      <w:r>
        <w:rPr>
          <w:rFonts w:ascii="Georgia" w:eastAsia="Georgia" w:hAnsi="Georgia" w:cs="Georgia"/>
          <w:spacing w:val="10"/>
          <w:sz w:val="19"/>
          <w:szCs w:val="19"/>
        </w:rPr>
        <w:t xml:space="preserve"> </w:t>
      </w:r>
      <w:r>
        <w:rPr>
          <w:rFonts w:ascii="Georgia" w:eastAsia="Georgia" w:hAnsi="Georgia" w:cs="Georgia"/>
          <w:sz w:val="19"/>
          <w:szCs w:val="19"/>
        </w:rPr>
        <w:t>J.</w:t>
      </w:r>
      <w:r>
        <w:rPr>
          <w:rFonts w:ascii="Georgia" w:eastAsia="Georgia" w:hAnsi="Georgia" w:cs="Georgia"/>
          <w:spacing w:val="6"/>
          <w:sz w:val="19"/>
          <w:szCs w:val="19"/>
        </w:rPr>
        <w:t xml:space="preserve"> </w:t>
      </w:r>
      <w:r>
        <w:rPr>
          <w:rFonts w:ascii="Georgia" w:eastAsia="Georgia" w:hAnsi="Georgia" w:cs="Georgia"/>
          <w:sz w:val="19"/>
          <w:szCs w:val="19"/>
        </w:rPr>
        <w:t>C.,</w:t>
      </w:r>
      <w:r>
        <w:rPr>
          <w:rFonts w:ascii="Georgia" w:eastAsia="Georgia" w:hAnsi="Georgia" w:cs="Georgia"/>
          <w:spacing w:val="7"/>
          <w:sz w:val="19"/>
          <w:szCs w:val="19"/>
        </w:rPr>
        <w:t xml:space="preserve"> </w:t>
      </w:r>
      <w:r>
        <w:rPr>
          <w:rFonts w:ascii="Georgia" w:eastAsia="Georgia" w:hAnsi="Georgia" w:cs="Georgia"/>
          <w:sz w:val="19"/>
          <w:szCs w:val="19"/>
        </w:rPr>
        <w:t>and</w:t>
      </w:r>
      <w:r>
        <w:rPr>
          <w:rFonts w:ascii="Georgia" w:eastAsia="Georgia" w:hAnsi="Georgia" w:cs="Georgia"/>
          <w:spacing w:val="8"/>
          <w:sz w:val="19"/>
          <w:szCs w:val="19"/>
        </w:rPr>
        <w:t xml:space="preserve"> </w:t>
      </w:r>
      <w:proofErr w:type="spellStart"/>
      <w:r>
        <w:rPr>
          <w:rFonts w:ascii="Georgia" w:eastAsia="Georgia" w:hAnsi="Georgia" w:cs="Georgia"/>
          <w:sz w:val="19"/>
          <w:szCs w:val="19"/>
        </w:rPr>
        <w:t>Gerig</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G.</w:t>
      </w:r>
      <w:r>
        <w:rPr>
          <w:rFonts w:ascii="Georgia" w:eastAsia="Georgia" w:hAnsi="Georgia" w:cs="Georgia"/>
          <w:spacing w:val="6"/>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User-Guided</w:t>
      </w:r>
      <w:r>
        <w:rPr>
          <w:rFonts w:ascii="Georgia" w:eastAsia="Georgia" w:hAnsi="Georgia" w:cs="Georgia"/>
          <w:b/>
          <w:bCs/>
          <w:spacing w:val="28"/>
          <w:sz w:val="19"/>
          <w:szCs w:val="19"/>
        </w:rPr>
        <w:t xml:space="preserve"> </w:t>
      </w:r>
      <w:r>
        <w:rPr>
          <w:rFonts w:ascii="Georgia" w:eastAsia="Georgia" w:hAnsi="Georgia" w:cs="Georgia"/>
          <w:b/>
          <w:bCs/>
          <w:sz w:val="19"/>
          <w:szCs w:val="19"/>
        </w:rPr>
        <w:t>3D</w:t>
      </w:r>
      <w:r>
        <w:rPr>
          <w:rFonts w:ascii="Georgia" w:eastAsia="Georgia" w:hAnsi="Georgia" w:cs="Georgia"/>
          <w:b/>
          <w:bCs/>
          <w:spacing w:val="8"/>
          <w:sz w:val="19"/>
          <w:szCs w:val="19"/>
        </w:rPr>
        <w:t xml:space="preserve"> </w:t>
      </w:r>
      <w:r>
        <w:rPr>
          <w:rFonts w:ascii="Georgia" w:eastAsia="Georgia" w:hAnsi="Georgia" w:cs="Georgia"/>
          <w:b/>
          <w:bCs/>
          <w:sz w:val="19"/>
          <w:szCs w:val="19"/>
        </w:rPr>
        <w:t>Active</w:t>
      </w:r>
      <w:r>
        <w:rPr>
          <w:rFonts w:ascii="Georgia" w:eastAsia="Georgia" w:hAnsi="Georgia" w:cs="Georgia"/>
          <w:b/>
          <w:bCs/>
          <w:spacing w:val="14"/>
          <w:sz w:val="19"/>
          <w:szCs w:val="19"/>
        </w:rPr>
        <w:t xml:space="preserve"> </w:t>
      </w:r>
      <w:r>
        <w:rPr>
          <w:rFonts w:ascii="Georgia" w:eastAsia="Georgia" w:hAnsi="Georgia" w:cs="Georgia"/>
          <w:b/>
          <w:bCs/>
          <w:w w:val="102"/>
          <w:sz w:val="19"/>
          <w:szCs w:val="19"/>
        </w:rPr>
        <w:t xml:space="preserve">Con- </w:t>
      </w:r>
      <w:r>
        <w:rPr>
          <w:rFonts w:ascii="Georgia" w:eastAsia="Georgia" w:hAnsi="Georgia" w:cs="Georgia"/>
          <w:b/>
          <w:bCs/>
          <w:sz w:val="19"/>
          <w:szCs w:val="19"/>
        </w:rPr>
        <w:t>tour</w:t>
      </w:r>
      <w:r>
        <w:rPr>
          <w:rFonts w:ascii="Georgia" w:eastAsia="Georgia" w:hAnsi="Georgia" w:cs="Georgia"/>
          <w:b/>
          <w:bCs/>
          <w:spacing w:val="2"/>
          <w:sz w:val="19"/>
          <w:szCs w:val="19"/>
        </w:rPr>
        <w:t xml:space="preserve"> </w:t>
      </w:r>
      <w:r>
        <w:rPr>
          <w:rFonts w:ascii="Georgia" w:eastAsia="Georgia" w:hAnsi="Georgia" w:cs="Georgia"/>
          <w:b/>
          <w:bCs/>
          <w:sz w:val="19"/>
          <w:szCs w:val="19"/>
        </w:rPr>
        <w:t>Segmentation</w:t>
      </w:r>
      <w:r>
        <w:rPr>
          <w:rFonts w:ascii="Georgia" w:eastAsia="Georgia" w:hAnsi="Georgia" w:cs="Georgia"/>
          <w:b/>
          <w:bCs/>
          <w:spacing w:val="21"/>
          <w:sz w:val="19"/>
          <w:szCs w:val="19"/>
        </w:rPr>
        <w:t xml:space="preserve"> </w:t>
      </w:r>
      <w:r>
        <w:rPr>
          <w:rFonts w:ascii="Georgia" w:eastAsia="Georgia" w:hAnsi="Georgia" w:cs="Georgia"/>
          <w:b/>
          <w:bCs/>
          <w:sz w:val="19"/>
          <w:szCs w:val="19"/>
        </w:rPr>
        <w:t>of</w:t>
      </w:r>
      <w:r>
        <w:rPr>
          <w:rFonts w:ascii="Georgia" w:eastAsia="Georgia" w:hAnsi="Georgia" w:cs="Georgia"/>
          <w:b/>
          <w:bCs/>
          <w:spacing w:val="-2"/>
          <w:sz w:val="19"/>
          <w:szCs w:val="19"/>
        </w:rPr>
        <w:t xml:space="preserve"> </w:t>
      </w:r>
      <w:r>
        <w:rPr>
          <w:rFonts w:ascii="Georgia" w:eastAsia="Georgia" w:hAnsi="Georgia" w:cs="Georgia"/>
          <w:b/>
          <w:bCs/>
          <w:sz w:val="19"/>
          <w:szCs w:val="19"/>
        </w:rPr>
        <w:t>Anatomical</w:t>
      </w:r>
      <w:r>
        <w:rPr>
          <w:rFonts w:ascii="Georgia" w:eastAsia="Georgia" w:hAnsi="Georgia" w:cs="Georgia"/>
          <w:b/>
          <w:bCs/>
          <w:spacing w:val="16"/>
          <w:sz w:val="19"/>
          <w:szCs w:val="19"/>
        </w:rPr>
        <w:t xml:space="preserve"> </w:t>
      </w:r>
      <w:r>
        <w:rPr>
          <w:rFonts w:ascii="Georgia" w:eastAsia="Georgia" w:hAnsi="Georgia" w:cs="Georgia"/>
          <w:b/>
          <w:bCs/>
          <w:sz w:val="19"/>
          <w:szCs w:val="19"/>
        </w:rPr>
        <w:t>Structures:</w:t>
      </w:r>
      <w:r>
        <w:rPr>
          <w:rFonts w:ascii="Georgia" w:eastAsia="Georgia" w:hAnsi="Georgia" w:cs="Georgia"/>
          <w:b/>
          <w:bCs/>
          <w:spacing w:val="36"/>
          <w:sz w:val="19"/>
          <w:szCs w:val="19"/>
        </w:rPr>
        <w:t xml:space="preserve"> </w:t>
      </w:r>
      <w:r>
        <w:rPr>
          <w:rFonts w:ascii="Georgia" w:eastAsia="Georgia" w:hAnsi="Georgia" w:cs="Georgia"/>
          <w:b/>
          <w:bCs/>
          <w:sz w:val="19"/>
          <w:szCs w:val="19"/>
        </w:rPr>
        <w:t>Significantly</w:t>
      </w:r>
      <w:r>
        <w:rPr>
          <w:rFonts w:ascii="Georgia" w:eastAsia="Georgia" w:hAnsi="Georgia" w:cs="Georgia"/>
          <w:b/>
          <w:bCs/>
          <w:spacing w:val="19"/>
          <w:sz w:val="19"/>
          <w:szCs w:val="19"/>
        </w:rPr>
        <w:t xml:space="preserve"> </w:t>
      </w:r>
      <w:r>
        <w:rPr>
          <w:rFonts w:ascii="Georgia" w:eastAsia="Georgia" w:hAnsi="Georgia" w:cs="Georgia"/>
          <w:b/>
          <w:bCs/>
          <w:sz w:val="19"/>
          <w:szCs w:val="19"/>
        </w:rPr>
        <w:t>Improved</w:t>
      </w:r>
      <w:r>
        <w:rPr>
          <w:rFonts w:ascii="Georgia" w:eastAsia="Georgia" w:hAnsi="Georgia" w:cs="Georgia"/>
          <w:b/>
          <w:bCs/>
          <w:spacing w:val="13"/>
          <w:sz w:val="19"/>
          <w:szCs w:val="19"/>
        </w:rPr>
        <w:t xml:space="preserve"> </w:t>
      </w:r>
      <w:r>
        <w:rPr>
          <w:rFonts w:ascii="Georgia" w:eastAsia="Georgia" w:hAnsi="Georgia" w:cs="Georgia"/>
          <w:b/>
          <w:bCs/>
          <w:sz w:val="19"/>
          <w:szCs w:val="19"/>
        </w:rPr>
        <w:t>Efficiency</w:t>
      </w:r>
      <w:r>
        <w:rPr>
          <w:rFonts w:ascii="Georgia" w:eastAsia="Georgia" w:hAnsi="Georgia" w:cs="Georgia"/>
          <w:b/>
          <w:bCs/>
          <w:spacing w:val="13"/>
          <w:sz w:val="19"/>
          <w:szCs w:val="19"/>
        </w:rPr>
        <w:t xml:space="preserve"> </w:t>
      </w:r>
      <w:r>
        <w:rPr>
          <w:rFonts w:ascii="Georgia" w:eastAsia="Georgia" w:hAnsi="Georgia" w:cs="Georgia"/>
          <w:b/>
          <w:bCs/>
          <w:sz w:val="19"/>
          <w:szCs w:val="19"/>
        </w:rPr>
        <w:t>and</w:t>
      </w:r>
      <w:r>
        <w:rPr>
          <w:rFonts w:ascii="Georgia" w:eastAsia="Georgia" w:hAnsi="Georgia" w:cs="Georgia"/>
          <w:b/>
          <w:bCs/>
          <w:spacing w:val="1"/>
          <w:sz w:val="19"/>
          <w:szCs w:val="19"/>
        </w:rPr>
        <w:t xml:space="preserve"> </w:t>
      </w:r>
      <w:r>
        <w:rPr>
          <w:rFonts w:ascii="Georgia" w:eastAsia="Georgia" w:hAnsi="Georgia" w:cs="Georgia"/>
          <w:b/>
          <w:bCs/>
          <w:sz w:val="19"/>
          <w:szCs w:val="19"/>
        </w:rPr>
        <w:t>Reliabilit</w:t>
      </w:r>
      <w:r>
        <w:rPr>
          <w:rFonts w:ascii="Georgia" w:eastAsia="Georgia" w:hAnsi="Georgia" w:cs="Georgia"/>
          <w:b/>
          <w:bCs/>
          <w:spacing w:val="2"/>
          <w:sz w:val="19"/>
          <w:szCs w:val="19"/>
        </w:rPr>
        <w:t>y</w:t>
      </w:r>
      <w:r>
        <w:rPr>
          <w:rFonts w:ascii="Georgia" w:eastAsia="Georgia" w:hAnsi="Georgia" w:cs="Georgia"/>
          <w:sz w:val="19"/>
          <w:szCs w:val="19"/>
        </w:rPr>
        <w:t>”</w:t>
      </w:r>
      <w:r>
        <w:rPr>
          <w:rFonts w:ascii="Georgia" w:eastAsia="Georgia" w:hAnsi="Georgia" w:cs="Georgia"/>
          <w:spacing w:val="17"/>
          <w:sz w:val="19"/>
          <w:szCs w:val="19"/>
        </w:rPr>
        <w:t xml:space="preserve"> </w:t>
      </w:r>
      <w:proofErr w:type="spellStart"/>
      <w:r>
        <w:rPr>
          <w:rFonts w:ascii="Georgia" w:eastAsia="Georgia" w:hAnsi="Georgia" w:cs="Georgia"/>
          <w:i/>
          <w:sz w:val="19"/>
          <w:szCs w:val="19"/>
        </w:rPr>
        <w:t>Neuroimage</w:t>
      </w:r>
      <w:proofErr w:type="spellEnd"/>
      <w:r>
        <w:rPr>
          <w:rFonts w:ascii="Georgia" w:eastAsia="Georgia" w:hAnsi="Georgia" w:cs="Georgia"/>
          <w:i/>
          <w:spacing w:val="-5"/>
          <w:sz w:val="19"/>
          <w:szCs w:val="19"/>
        </w:rPr>
        <w:t xml:space="preserve"> </w:t>
      </w:r>
      <w:r>
        <w:rPr>
          <w:rFonts w:ascii="Georgia" w:eastAsia="Georgia" w:hAnsi="Georgia" w:cs="Georgia"/>
          <w:w w:val="103"/>
          <w:sz w:val="19"/>
          <w:szCs w:val="19"/>
        </w:rPr>
        <w:t xml:space="preserve">31,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(2006):</w:t>
      </w:r>
      <w:r>
        <w:rPr>
          <w:rFonts w:ascii="Georgia" w:eastAsia="Georgia" w:hAnsi="Georgia" w:cs="Georgia"/>
          <w:spacing w:val="30"/>
          <w:sz w:val="19"/>
          <w:szCs w:val="19"/>
        </w:rPr>
        <w:t xml:space="preserve"> </w:t>
      </w:r>
      <w:r>
        <w:rPr>
          <w:rFonts w:ascii="Georgia" w:eastAsia="Georgia" w:hAnsi="Georgia" w:cs="Georgia"/>
          <w:sz w:val="19"/>
          <w:szCs w:val="19"/>
        </w:rPr>
        <w:t>1116–28.</w:t>
      </w:r>
      <w:r>
        <w:rPr>
          <w:rFonts w:ascii="Georgia" w:eastAsia="Georgia" w:hAnsi="Georgia" w:cs="Georgia"/>
          <w:spacing w:val="3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3">
        <w:r>
          <w:rPr>
            <w:rFonts w:ascii="Georgia" w:eastAsia="Georgia" w:hAnsi="Georgia" w:cs="Georgia"/>
            <w:color w:val="0000FF"/>
            <w:w w:val="102"/>
            <w:sz w:val="19"/>
            <w:szCs w:val="19"/>
          </w:rPr>
          <w:t>10.1016/j.neuroimage.2006.01.015</w:t>
        </w:r>
      </w:hyperlink>
    </w:p>
    <w:p w14:paraId="31A870D2" w14:textId="77777777" w:rsidR="00E61F9D" w:rsidRDefault="005C64D6">
      <w:pPr>
        <w:spacing w:before="59" w:after="0" w:line="240" w:lineRule="auto"/>
        <w:ind w:left="140" w:right="1038"/>
        <w:jc w:val="both"/>
        <w:rPr>
          <w:rFonts w:ascii="Georgia" w:eastAsia="Georgia" w:hAnsi="Georgia" w:cs="Georgia"/>
          <w:sz w:val="19"/>
          <w:szCs w:val="19"/>
        </w:rPr>
      </w:pPr>
      <w:r>
        <w:rPr>
          <w:rFonts w:ascii="Georgia" w:eastAsia="Georgia" w:hAnsi="Georgia" w:cs="Georgia"/>
          <w:sz w:val="19"/>
          <w:szCs w:val="19"/>
        </w:rPr>
        <w:t>86.</w:t>
      </w:r>
      <w:r>
        <w:rPr>
          <w:rFonts w:ascii="Georgia" w:eastAsia="Georgia" w:hAnsi="Georgia" w:cs="Georgia"/>
          <w:spacing w:val="22"/>
          <w:sz w:val="19"/>
          <w:szCs w:val="19"/>
        </w:rPr>
        <w:t xml:space="preserve"> </w:t>
      </w:r>
      <w:proofErr w:type="spellStart"/>
      <w:r>
        <w:rPr>
          <w:rFonts w:ascii="Georgia" w:eastAsia="Georgia" w:hAnsi="Georgia" w:cs="Georgia"/>
          <w:sz w:val="19"/>
          <w:szCs w:val="19"/>
        </w:rPr>
        <w:t>Caselles</w:t>
      </w:r>
      <w:proofErr w:type="spellEnd"/>
      <w:r>
        <w:rPr>
          <w:rFonts w:ascii="Georgia" w:eastAsia="Georgia" w:hAnsi="Georgia" w:cs="Georgia"/>
          <w:sz w:val="19"/>
          <w:szCs w:val="19"/>
        </w:rPr>
        <w:t>,</w:t>
      </w:r>
      <w:r>
        <w:rPr>
          <w:rFonts w:ascii="Georgia" w:eastAsia="Georgia" w:hAnsi="Georgia" w:cs="Georgia"/>
          <w:spacing w:val="15"/>
          <w:sz w:val="19"/>
          <w:szCs w:val="19"/>
        </w:rPr>
        <w:t xml:space="preserve"> </w:t>
      </w:r>
      <w:r>
        <w:rPr>
          <w:rFonts w:ascii="Georgia" w:eastAsia="Georgia" w:hAnsi="Georgia" w:cs="Georgia"/>
          <w:sz w:val="19"/>
          <w:szCs w:val="19"/>
        </w:rPr>
        <w:t>V.,</w:t>
      </w:r>
      <w:r>
        <w:rPr>
          <w:rFonts w:ascii="Georgia" w:eastAsia="Georgia" w:hAnsi="Georgia" w:cs="Georgia"/>
          <w:spacing w:val="8"/>
          <w:sz w:val="19"/>
          <w:szCs w:val="19"/>
        </w:rPr>
        <w:t xml:space="preserve"> </w:t>
      </w:r>
      <w:r>
        <w:rPr>
          <w:rFonts w:ascii="Georgia" w:eastAsia="Georgia" w:hAnsi="Georgia" w:cs="Georgia"/>
          <w:sz w:val="19"/>
          <w:szCs w:val="19"/>
        </w:rPr>
        <w:t>Kimmel,</w:t>
      </w:r>
      <w:r>
        <w:rPr>
          <w:rFonts w:ascii="Georgia" w:eastAsia="Georgia" w:hAnsi="Georgia" w:cs="Georgia"/>
          <w:spacing w:val="15"/>
          <w:sz w:val="19"/>
          <w:szCs w:val="19"/>
        </w:rPr>
        <w:t xml:space="preserve"> </w:t>
      </w:r>
      <w:r>
        <w:rPr>
          <w:rFonts w:ascii="Georgia" w:eastAsia="Georgia" w:hAnsi="Georgia" w:cs="Georgia"/>
          <w:sz w:val="19"/>
          <w:szCs w:val="19"/>
        </w:rPr>
        <w:t>R.,</w:t>
      </w:r>
      <w:r>
        <w:rPr>
          <w:rFonts w:ascii="Georgia" w:eastAsia="Georgia" w:hAnsi="Georgia" w:cs="Georgia"/>
          <w:spacing w:val="8"/>
          <w:sz w:val="19"/>
          <w:szCs w:val="19"/>
        </w:rPr>
        <w:t xml:space="preserve"> </w:t>
      </w:r>
      <w:r>
        <w:rPr>
          <w:rFonts w:ascii="Georgia" w:eastAsia="Georgia" w:hAnsi="Georgia" w:cs="Georgia"/>
          <w:sz w:val="19"/>
          <w:szCs w:val="19"/>
        </w:rPr>
        <w:t>and</w:t>
      </w:r>
      <w:r>
        <w:rPr>
          <w:rFonts w:ascii="Georgia" w:eastAsia="Georgia" w:hAnsi="Georgia" w:cs="Georgia"/>
          <w:spacing w:val="7"/>
          <w:sz w:val="19"/>
          <w:szCs w:val="19"/>
        </w:rPr>
        <w:t xml:space="preserve"> </w:t>
      </w:r>
      <w:proofErr w:type="spellStart"/>
      <w:r>
        <w:rPr>
          <w:rFonts w:ascii="Georgia" w:eastAsia="Georgia" w:hAnsi="Georgia" w:cs="Georgia"/>
          <w:sz w:val="19"/>
          <w:szCs w:val="19"/>
        </w:rPr>
        <w:t>Sapiro</w:t>
      </w:r>
      <w:proofErr w:type="spellEnd"/>
      <w:r>
        <w:rPr>
          <w:rFonts w:ascii="Georgia" w:eastAsia="Georgia" w:hAnsi="Georgia" w:cs="Georgia"/>
          <w:sz w:val="19"/>
          <w:szCs w:val="19"/>
        </w:rPr>
        <w:t>,</w:t>
      </w:r>
      <w:r>
        <w:rPr>
          <w:rFonts w:ascii="Georgia" w:eastAsia="Georgia" w:hAnsi="Georgia" w:cs="Georgia"/>
          <w:spacing w:val="13"/>
          <w:sz w:val="19"/>
          <w:szCs w:val="19"/>
        </w:rPr>
        <w:t xml:space="preserve"> </w:t>
      </w:r>
      <w:r>
        <w:rPr>
          <w:rFonts w:ascii="Georgia" w:eastAsia="Georgia" w:hAnsi="Georgia" w:cs="Georgia"/>
          <w:sz w:val="19"/>
          <w:szCs w:val="19"/>
        </w:rPr>
        <w:t>G.</w:t>
      </w:r>
      <w:r>
        <w:rPr>
          <w:rFonts w:ascii="Georgia" w:eastAsia="Georgia" w:hAnsi="Georgia" w:cs="Georgia"/>
          <w:spacing w:val="5"/>
          <w:sz w:val="19"/>
          <w:szCs w:val="19"/>
        </w:rPr>
        <w:t xml:space="preserve"> </w:t>
      </w:r>
      <w:r>
        <w:rPr>
          <w:rFonts w:ascii="Georgia" w:eastAsia="Georgia" w:hAnsi="Georgia" w:cs="Georgia"/>
          <w:spacing w:val="-1"/>
          <w:sz w:val="19"/>
          <w:szCs w:val="19"/>
        </w:rPr>
        <w:t>“</w:t>
      </w:r>
      <w:r>
        <w:rPr>
          <w:rFonts w:ascii="Georgia" w:eastAsia="Georgia" w:hAnsi="Georgia" w:cs="Georgia"/>
          <w:b/>
          <w:bCs/>
          <w:sz w:val="19"/>
          <w:szCs w:val="19"/>
        </w:rPr>
        <w:t>Geodesic</w:t>
      </w:r>
      <w:r>
        <w:rPr>
          <w:rFonts w:ascii="Georgia" w:eastAsia="Georgia" w:hAnsi="Georgia" w:cs="Georgia"/>
          <w:b/>
          <w:bCs/>
          <w:spacing w:val="20"/>
          <w:sz w:val="19"/>
          <w:szCs w:val="19"/>
        </w:rPr>
        <w:t xml:space="preserve"> </w:t>
      </w:r>
      <w:r>
        <w:rPr>
          <w:rFonts w:ascii="Georgia" w:eastAsia="Georgia" w:hAnsi="Georgia" w:cs="Georgia"/>
          <w:b/>
          <w:bCs/>
          <w:sz w:val="19"/>
          <w:szCs w:val="19"/>
        </w:rPr>
        <w:t>Active</w:t>
      </w:r>
      <w:r>
        <w:rPr>
          <w:rFonts w:ascii="Georgia" w:eastAsia="Georgia" w:hAnsi="Georgia" w:cs="Georgia"/>
          <w:b/>
          <w:bCs/>
          <w:spacing w:val="13"/>
          <w:sz w:val="19"/>
          <w:szCs w:val="19"/>
        </w:rPr>
        <w:t xml:space="preserve"> </w:t>
      </w:r>
      <w:r>
        <w:rPr>
          <w:rFonts w:ascii="Georgia" w:eastAsia="Georgia" w:hAnsi="Georgia" w:cs="Georgia"/>
          <w:b/>
          <w:bCs/>
          <w:sz w:val="19"/>
          <w:szCs w:val="19"/>
        </w:rPr>
        <w:t>Contours</w:t>
      </w:r>
      <w:r>
        <w:rPr>
          <w:rFonts w:ascii="Georgia" w:eastAsia="Georgia" w:hAnsi="Georgia" w:cs="Georgia"/>
          <w:sz w:val="19"/>
          <w:szCs w:val="19"/>
        </w:rPr>
        <w:t>”</w:t>
      </w:r>
      <w:r>
        <w:rPr>
          <w:rFonts w:ascii="Georgia" w:eastAsia="Georgia" w:hAnsi="Georgia" w:cs="Georgia"/>
          <w:spacing w:val="21"/>
          <w:sz w:val="19"/>
          <w:szCs w:val="19"/>
        </w:rPr>
        <w:t xml:space="preserve"> </w:t>
      </w:r>
      <w:proofErr w:type="spellStart"/>
      <w:r>
        <w:rPr>
          <w:rFonts w:ascii="Georgia" w:eastAsia="Georgia" w:hAnsi="Georgia" w:cs="Georgia"/>
          <w:i/>
          <w:sz w:val="19"/>
          <w:szCs w:val="19"/>
        </w:rPr>
        <w:t>Int</w:t>
      </w:r>
      <w:proofErr w:type="spellEnd"/>
      <w:r>
        <w:rPr>
          <w:rFonts w:ascii="Georgia" w:eastAsia="Georgia" w:hAnsi="Georgia" w:cs="Georgia"/>
          <w:i/>
          <w:sz w:val="19"/>
          <w:szCs w:val="19"/>
        </w:rPr>
        <w:t xml:space="preserve"> J </w:t>
      </w:r>
      <w:proofErr w:type="spellStart"/>
      <w:r>
        <w:rPr>
          <w:rFonts w:ascii="Georgia" w:eastAsia="Georgia" w:hAnsi="Georgia" w:cs="Georgia"/>
          <w:i/>
          <w:sz w:val="19"/>
          <w:szCs w:val="19"/>
        </w:rPr>
        <w:t>Comput</w:t>
      </w:r>
      <w:proofErr w:type="spellEnd"/>
      <w:r>
        <w:rPr>
          <w:rFonts w:ascii="Georgia" w:eastAsia="Georgia" w:hAnsi="Georgia" w:cs="Georgia"/>
          <w:i/>
          <w:sz w:val="19"/>
          <w:szCs w:val="19"/>
        </w:rPr>
        <w:t xml:space="preserve"> Vision</w:t>
      </w:r>
      <w:r>
        <w:rPr>
          <w:rFonts w:ascii="Georgia" w:eastAsia="Georgia" w:hAnsi="Georgia" w:cs="Georgia"/>
          <w:i/>
          <w:spacing w:val="2"/>
          <w:sz w:val="19"/>
          <w:szCs w:val="19"/>
        </w:rPr>
        <w:t xml:space="preserve"> </w:t>
      </w:r>
      <w:r>
        <w:rPr>
          <w:rFonts w:ascii="Georgia" w:eastAsia="Georgia" w:hAnsi="Georgia" w:cs="Georgia"/>
          <w:sz w:val="19"/>
          <w:szCs w:val="19"/>
        </w:rPr>
        <w:t>22,</w:t>
      </w:r>
      <w:r>
        <w:rPr>
          <w:rFonts w:ascii="Georgia" w:eastAsia="Georgia" w:hAnsi="Georgia" w:cs="Georgia"/>
          <w:spacing w:val="9"/>
          <w:sz w:val="19"/>
          <w:szCs w:val="19"/>
        </w:rPr>
        <w:t xml:space="preserve"> </w:t>
      </w:r>
      <w:r>
        <w:rPr>
          <w:rFonts w:ascii="Georgia" w:eastAsia="Georgia" w:hAnsi="Georgia" w:cs="Georgia"/>
          <w:sz w:val="19"/>
          <w:szCs w:val="19"/>
        </w:rPr>
        <w:t>(1997):</w:t>
      </w:r>
      <w:r>
        <w:rPr>
          <w:rFonts w:ascii="Georgia" w:eastAsia="Georgia" w:hAnsi="Georgia" w:cs="Georgia"/>
          <w:spacing w:val="29"/>
          <w:sz w:val="19"/>
          <w:szCs w:val="19"/>
        </w:rPr>
        <w:t xml:space="preserve"> </w:t>
      </w:r>
      <w:r>
        <w:rPr>
          <w:rFonts w:ascii="Georgia" w:eastAsia="Georgia" w:hAnsi="Georgia" w:cs="Georgia"/>
          <w:w w:val="102"/>
          <w:sz w:val="19"/>
          <w:szCs w:val="19"/>
        </w:rPr>
        <w:t>61–79.</w:t>
      </w:r>
    </w:p>
    <w:p w14:paraId="25FCF88A" w14:textId="77777777" w:rsidR="00E61F9D" w:rsidRDefault="005C64D6">
      <w:pPr>
        <w:spacing w:before="93" w:after="0" w:line="240" w:lineRule="auto"/>
        <w:ind w:left="140" w:right="86"/>
        <w:jc w:val="both"/>
        <w:rPr>
          <w:rFonts w:ascii="Georgia" w:eastAsia="Georgia" w:hAnsi="Georgia" w:cs="Georgia"/>
          <w:sz w:val="19"/>
          <w:szCs w:val="19"/>
        </w:rPr>
      </w:pPr>
      <w:r>
        <w:rPr>
          <w:rFonts w:ascii="Georgia" w:eastAsia="Georgia" w:hAnsi="Georgia" w:cs="Georgia"/>
          <w:sz w:val="19"/>
          <w:szCs w:val="19"/>
        </w:rPr>
        <w:t>87.</w:t>
      </w:r>
      <w:r>
        <w:rPr>
          <w:rFonts w:ascii="Georgia" w:eastAsia="Georgia" w:hAnsi="Georgia" w:cs="Georgia"/>
          <w:spacing w:val="19"/>
          <w:sz w:val="19"/>
          <w:szCs w:val="19"/>
        </w:rPr>
        <w:t xml:space="preserve"> </w:t>
      </w:r>
      <w:r>
        <w:rPr>
          <w:rFonts w:ascii="Georgia" w:eastAsia="Georgia" w:hAnsi="Georgia" w:cs="Georgia"/>
          <w:sz w:val="19"/>
          <w:szCs w:val="19"/>
        </w:rPr>
        <w:t>Zhu,</w:t>
      </w:r>
      <w:r>
        <w:rPr>
          <w:rFonts w:ascii="Georgia" w:eastAsia="Georgia" w:hAnsi="Georgia" w:cs="Georgia"/>
          <w:spacing w:val="3"/>
          <w:sz w:val="19"/>
          <w:szCs w:val="19"/>
        </w:rPr>
        <w:t xml:space="preserve"> </w:t>
      </w:r>
      <w:r>
        <w:rPr>
          <w:rFonts w:ascii="Georgia" w:eastAsia="Georgia" w:hAnsi="Georgia" w:cs="Georgia"/>
          <w:sz w:val="19"/>
          <w:szCs w:val="19"/>
        </w:rPr>
        <w:t>S.</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1"/>
          <w:sz w:val="19"/>
          <w:szCs w:val="19"/>
        </w:rPr>
        <w:t xml:space="preserve"> </w:t>
      </w:r>
      <w:proofErr w:type="spellStart"/>
      <w:r>
        <w:rPr>
          <w:rFonts w:ascii="Georgia" w:eastAsia="Georgia" w:hAnsi="Georgia" w:cs="Georgia"/>
          <w:sz w:val="19"/>
          <w:szCs w:val="19"/>
        </w:rPr>
        <w:t>Yuille</w:t>
      </w:r>
      <w:proofErr w:type="spellEnd"/>
      <w:r>
        <w:rPr>
          <w:rFonts w:ascii="Georgia" w:eastAsia="Georgia" w:hAnsi="Georgia" w:cs="Georgia"/>
          <w:sz w:val="19"/>
          <w:szCs w:val="19"/>
        </w:rPr>
        <w:t>,</w:t>
      </w:r>
      <w:r>
        <w:rPr>
          <w:rFonts w:ascii="Georgia" w:eastAsia="Georgia" w:hAnsi="Georgia" w:cs="Georgia"/>
          <w:spacing w:val="6"/>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w:t>
      </w:r>
      <w:r>
        <w:rPr>
          <w:rFonts w:ascii="Georgia" w:eastAsia="Georgia" w:hAnsi="Georgia" w:cs="Georgia"/>
          <w:b/>
          <w:bCs/>
          <w:sz w:val="19"/>
          <w:szCs w:val="19"/>
        </w:rPr>
        <w:t>Region</w:t>
      </w:r>
      <w:r>
        <w:rPr>
          <w:rFonts w:ascii="Georgia" w:eastAsia="Georgia" w:hAnsi="Georgia" w:cs="Georgia"/>
          <w:b/>
          <w:bCs/>
          <w:spacing w:val="8"/>
          <w:sz w:val="19"/>
          <w:szCs w:val="19"/>
        </w:rPr>
        <w:t xml:space="preserve"> </w:t>
      </w:r>
      <w:r>
        <w:rPr>
          <w:rFonts w:ascii="Georgia" w:eastAsia="Georgia" w:hAnsi="Georgia" w:cs="Georgia"/>
          <w:b/>
          <w:bCs/>
          <w:sz w:val="19"/>
          <w:szCs w:val="19"/>
        </w:rPr>
        <w:t>Competition:</w:t>
      </w:r>
      <w:r>
        <w:rPr>
          <w:rFonts w:ascii="Georgia" w:eastAsia="Georgia" w:hAnsi="Georgia" w:cs="Georgia"/>
          <w:b/>
          <w:bCs/>
          <w:spacing w:val="39"/>
          <w:sz w:val="19"/>
          <w:szCs w:val="19"/>
        </w:rPr>
        <w:t xml:space="preserve"> </w:t>
      </w:r>
      <w:r>
        <w:rPr>
          <w:rFonts w:ascii="Georgia" w:eastAsia="Georgia" w:hAnsi="Georgia" w:cs="Georgia"/>
          <w:b/>
          <w:bCs/>
          <w:sz w:val="19"/>
          <w:szCs w:val="19"/>
        </w:rPr>
        <w:t>Unifying</w:t>
      </w:r>
      <w:r>
        <w:rPr>
          <w:rFonts w:ascii="Georgia" w:eastAsia="Georgia" w:hAnsi="Georgia" w:cs="Georgia"/>
          <w:b/>
          <w:bCs/>
          <w:spacing w:val="10"/>
          <w:sz w:val="19"/>
          <w:szCs w:val="19"/>
        </w:rPr>
        <w:t xml:space="preserve"> </w:t>
      </w:r>
      <w:r>
        <w:rPr>
          <w:rFonts w:ascii="Georgia" w:eastAsia="Georgia" w:hAnsi="Georgia" w:cs="Georgia"/>
          <w:b/>
          <w:bCs/>
          <w:sz w:val="19"/>
          <w:szCs w:val="19"/>
        </w:rPr>
        <w:t>Snakes,</w:t>
      </w:r>
      <w:r>
        <w:rPr>
          <w:rFonts w:ascii="Georgia" w:eastAsia="Georgia" w:hAnsi="Georgia" w:cs="Georgia"/>
          <w:b/>
          <w:bCs/>
          <w:spacing w:val="10"/>
          <w:sz w:val="19"/>
          <w:szCs w:val="19"/>
        </w:rPr>
        <w:t xml:space="preserve"> </w:t>
      </w:r>
      <w:r>
        <w:rPr>
          <w:rFonts w:ascii="Georgia" w:eastAsia="Georgia" w:hAnsi="Georgia" w:cs="Georgia"/>
          <w:b/>
          <w:bCs/>
          <w:sz w:val="19"/>
          <w:szCs w:val="19"/>
        </w:rPr>
        <w:t>Region</w:t>
      </w:r>
      <w:r>
        <w:rPr>
          <w:rFonts w:ascii="Georgia" w:eastAsia="Georgia" w:hAnsi="Georgia" w:cs="Georgia"/>
          <w:b/>
          <w:bCs/>
          <w:spacing w:val="7"/>
          <w:sz w:val="19"/>
          <w:szCs w:val="19"/>
        </w:rPr>
        <w:t xml:space="preserve"> </w:t>
      </w:r>
      <w:r>
        <w:rPr>
          <w:rFonts w:ascii="Georgia" w:eastAsia="Georgia" w:hAnsi="Georgia" w:cs="Georgia"/>
          <w:b/>
          <w:bCs/>
          <w:sz w:val="19"/>
          <w:szCs w:val="19"/>
        </w:rPr>
        <w:t>Growing,</w:t>
      </w:r>
      <w:r>
        <w:rPr>
          <w:rFonts w:ascii="Georgia" w:eastAsia="Georgia" w:hAnsi="Georgia" w:cs="Georgia"/>
          <w:b/>
          <w:bCs/>
          <w:spacing w:val="13"/>
          <w:sz w:val="19"/>
          <w:szCs w:val="19"/>
        </w:rPr>
        <w:t xml:space="preserve"> </w:t>
      </w:r>
      <w:r>
        <w:rPr>
          <w:rFonts w:ascii="Georgia" w:eastAsia="Georgia" w:hAnsi="Georgia" w:cs="Georgia"/>
          <w:b/>
          <w:bCs/>
          <w:sz w:val="19"/>
          <w:szCs w:val="19"/>
        </w:rPr>
        <w:t>and Bayes/MDL</w:t>
      </w:r>
      <w:r>
        <w:rPr>
          <w:rFonts w:ascii="Georgia" w:eastAsia="Georgia" w:hAnsi="Georgia" w:cs="Georgia"/>
          <w:b/>
          <w:bCs/>
          <w:spacing w:val="16"/>
          <w:sz w:val="19"/>
          <w:szCs w:val="19"/>
        </w:rPr>
        <w:t xml:space="preserve"> </w:t>
      </w:r>
      <w:r>
        <w:rPr>
          <w:rFonts w:ascii="Georgia" w:eastAsia="Georgia" w:hAnsi="Georgia" w:cs="Georgia"/>
          <w:b/>
          <w:bCs/>
          <w:sz w:val="19"/>
          <w:szCs w:val="19"/>
        </w:rPr>
        <w:t>for</w:t>
      </w:r>
      <w:r>
        <w:rPr>
          <w:rFonts w:ascii="Georgia" w:eastAsia="Georgia" w:hAnsi="Georgia" w:cs="Georgia"/>
          <w:b/>
          <w:bCs/>
          <w:spacing w:val="-1"/>
          <w:sz w:val="19"/>
          <w:szCs w:val="19"/>
        </w:rPr>
        <w:t xml:space="preserve"> </w:t>
      </w:r>
      <w:r>
        <w:rPr>
          <w:rFonts w:ascii="Georgia" w:eastAsia="Georgia" w:hAnsi="Georgia" w:cs="Georgia"/>
          <w:b/>
          <w:bCs/>
          <w:w w:val="102"/>
          <w:sz w:val="19"/>
          <w:szCs w:val="19"/>
        </w:rPr>
        <w:t>Multiband</w:t>
      </w:r>
    </w:p>
    <w:p w14:paraId="74D78E36" w14:textId="77777777" w:rsidR="00E61F9D" w:rsidRDefault="005C64D6">
      <w:pPr>
        <w:spacing w:before="33" w:after="0" w:line="240" w:lineRule="auto"/>
        <w:ind w:left="140" w:right="3129"/>
        <w:jc w:val="both"/>
        <w:rPr>
          <w:rFonts w:ascii="Georgia" w:eastAsia="Georgia" w:hAnsi="Georgia" w:cs="Georgia"/>
          <w:sz w:val="19"/>
          <w:szCs w:val="19"/>
        </w:rPr>
      </w:pPr>
      <w:proofErr w:type="gramStart"/>
      <w:r>
        <w:rPr>
          <w:rFonts w:ascii="Georgia" w:eastAsia="Georgia" w:hAnsi="Georgia" w:cs="Georgia"/>
          <w:b/>
          <w:bCs/>
          <w:sz w:val="19"/>
          <w:szCs w:val="19"/>
        </w:rPr>
        <w:t>Image</w:t>
      </w:r>
      <w:r>
        <w:rPr>
          <w:rFonts w:ascii="Georgia" w:eastAsia="Georgia" w:hAnsi="Georgia" w:cs="Georgia"/>
          <w:b/>
          <w:bCs/>
          <w:spacing w:val="13"/>
          <w:sz w:val="19"/>
          <w:szCs w:val="19"/>
        </w:rPr>
        <w:t xml:space="preserve"> </w:t>
      </w:r>
      <w:r>
        <w:rPr>
          <w:rFonts w:ascii="Georgia" w:eastAsia="Georgia" w:hAnsi="Georgia" w:cs="Georgia"/>
          <w:b/>
          <w:bCs/>
          <w:sz w:val="19"/>
          <w:szCs w:val="19"/>
        </w:rPr>
        <w:t>Segmentation</w:t>
      </w:r>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i/>
          <w:sz w:val="19"/>
          <w:szCs w:val="19"/>
        </w:rPr>
        <w:t xml:space="preserve">IEEE Trans Pattern Anal Mach </w:t>
      </w:r>
      <w:proofErr w:type="spellStart"/>
      <w:r>
        <w:rPr>
          <w:rFonts w:ascii="Georgia" w:eastAsia="Georgia" w:hAnsi="Georgia" w:cs="Georgia"/>
          <w:i/>
          <w:sz w:val="19"/>
          <w:szCs w:val="19"/>
        </w:rPr>
        <w:t>Intell</w:t>
      </w:r>
      <w:proofErr w:type="spellEnd"/>
      <w:r>
        <w:rPr>
          <w:rFonts w:ascii="Georgia" w:eastAsia="Georgia" w:hAnsi="Georgia" w:cs="Georgia"/>
          <w:i/>
          <w:spacing w:val="3"/>
          <w:sz w:val="19"/>
          <w:szCs w:val="19"/>
        </w:rPr>
        <w:t xml:space="preserve"> </w:t>
      </w:r>
      <w:r>
        <w:rPr>
          <w:rFonts w:ascii="Georgia" w:eastAsia="Georgia" w:hAnsi="Georgia" w:cs="Georgia"/>
          <w:sz w:val="19"/>
          <w:szCs w:val="19"/>
        </w:rPr>
        <w:t>18,</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9</w:t>
      </w:r>
      <w:r>
        <w:rPr>
          <w:rFonts w:ascii="Georgia" w:eastAsia="Georgia" w:hAnsi="Georgia" w:cs="Georgia"/>
          <w:spacing w:val="3"/>
          <w:sz w:val="19"/>
          <w:szCs w:val="19"/>
        </w:rPr>
        <w:t xml:space="preserve"> </w:t>
      </w:r>
      <w:r>
        <w:rPr>
          <w:rFonts w:ascii="Georgia" w:eastAsia="Georgia" w:hAnsi="Georgia" w:cs="Georgia"/>
          <w:sz w:val="19"/>
          <w:szCs w:val="19"/>
        </w:rPr>
        <w:t>(1996):</w:t>
      </w:r>
      <w:r>
        <w:rPr>
          <w:rFonts w:ascii="Georgia" w:eastAsia="Georgia" w:hAnsi="Georgia" w:cs="Georgia"/>
          <w:spacing w:val="29"/>
          <w:sz w:val="19"/>
          <w:szCs w:val="19"/>
        </w:rPr>
        <w:t xml:space="preserve"> </w:t>
      </w:r>
      <w:r>
        <w:rPr>
          <w:rFonts w:ascii="Georgia" w:eastAsia="Georgia" w:hAnsi="Georgia" w:cs="Georgia"/>
          <w:w w:val="102"/>
          <w:sz w:val="19"/>
          <w:szCs w:val="19"/>
        </w:rPr>
        <w:t>884–900.</w:t>
      </w:r>
      <w:proofErr w:type="gramEnd"/>
    </w:p>
    <w:p w14:paraId="0C77A3C8" w14:textId="77777777" w:rsidR="00E61F9D" w:rsidRDefault="005C64D6">
      <w:pPr>
        <w:spacing w:before="93" w:after="0" w:line="240" w:lineRule="auto"/>
        <w:ind w:left="140" w:right="7419"/>
        <w:jc w:val="both"/>
        <w:rPr>
          <w:rFonts w:ascii="Georgia" w:eastAsia="Georgia" w:hAnsi="Georgia" w:cs="Georgia"/>
          <w:sz w:val="19"/>
          <w:szCs w:val="19"/>
        </w:rPr>
      </w:pPr>
      <w:r>
        <w:rPr>
          <w:rFonts w:ascii="Georgia" w:eastAsia="Georgia" w:hAnsi="Georgia" w:cs="Georgia"/>
          <w:sz w:val="19"/>
          <w:szCs w:val="19"/>
        </w:rPr>
        <w:t>88.</w:t>
      </w:r>
      <w:r>
        <w:rPr>
          <w:rFonts w:ascii="Georgia" w:eastAsia="Georgia" w:hAnsi="Georgia" w:cs="Georgia"/>
          <w:spacing w:val="23"/>
          <w:sz w:val="19"/>
          <w:szCs w:val="19"/>
        </w:rPr>
        <w:t xml:space="preserve"> </w:t>
      </w:r>
      <w:r>
        <w:rPr>
          <w:rFonts w:ascii="Georgia" w:eastAsia="Georgia" w:hAnsi="Georgia" w:cs="Georgia"/>
          <w:sz w:val="19"/>
          <w:szCs w:val="19"/>
        </w:rPr>
        <w:t>Available</w:t>
      </w:r>
      <w:r>
        <w:rPr>
          <w:rFonts w:ascii="Georgia" w:eastAsia="Georgia" w:hAnsi="Georgia" w:cs="Georgia"/>
          <w:spacing w:val="16"/>
          <w:sz w:val="19"/>
          <w:szCs w:val="19"/>
        </w:rPr>
        <w:t xml:space="preserve"> </w:t>
      </w:r>
      <w:r>
        <w:rPr>
          <w:rFonts w:ascii="Georgia" w:eastAsia="Georgia" w:hAnsi="Georgia" w:cs="Georgia"/>
          <w:sz w:val="19"/>
          <w:szCs w:val="19"/>
        </w:rPr>
        <w:t>at</w:t>
      </w:r>
      <w:r>
        <w:rPr>
          <w:rFonts w:ascii="Georgia" w:eastAsia="Georgia" w:hAnsi="Georgia" w:cs="Georgia"/>
          <w:spacing w:val="5"/>
          <w:sz w:val="19"/>
          <w:szCs w:val="19"/>
        </w:rPr>
        <w:t xml:space="preserve"> </w:t>
      </w:r>
      <w:hyperlink r:id="rId84">
        <w:r>
          <w:rPr>
            <w:rFonts w:ascii="Georgia" w:eastAsia="Georgia" w:hAnsi="Georgia" w:cs="Georgia"/>
            <w:color w:val="0000FF"/>
            <w:w w:val="102"/>
            <w:sz w:val="19"/>
            <w:szCs w:val="19"/>
          </w:rPr>
          <w:t>http://www.itksnap.org</w:t>
        </w:r>
      </w:hyperlink>
    </w:p>
    <w:p w14:paraId="64D2F45D" w14:textId="77777777" w:rsidR="00E61F9D" w:rsidRDefault="005C64D6">
      <w:pPr>
        <w:spacing w:before="93"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89. </w:t>
      </w:r>
      <w:r>
        <w:rPr>
          <w:rFonts w:ascii="Georgia" w:eastAsia="Georgia" w:hAnsi="Georgia" w:cs="Georgia"/>
          <w:spacing w:val="45"/>
          <w:sz w:val="19"/>
          <w:szCs w:val="19"/>
        </w:rPr>
        <w:t xml:space="preserve"> </w:t>
      </w:r>
      <w:proofErr w:type="spellStart"/>
      <w:r>
        <w:rPr>
          <w:rFonts w:ascii="Georgia" w:eastAsia="Georgia" w:hAnsi="Georgia" w:cs="Georgia"/>
          <w:sz w:val="19"/>
          <w:szCs w:val="19"/>
        </w:rPr>
        <w:t>Dregely</w:t>
      </w:r>
      <w:proofErr w:type="spellEnd"/>
      <w:r>
        <w:rPr>
          <w:rFonts w:ascii="Georgia" w:eastAsia="Georgia" w:hAnsi="Georgia" w:cs="Georgia"/>
          <w:sz w:val="19"/>
          <w:szCs w:val="19"/>
        </w:rPr>
        <w:t>,</w:t>
      </w:r>
      <w:r>
        <w:rPr>
          <w:rFonts w:ascii="Georgia" w:eastAsia="Georgia" w:hAnsi="Georgia" w:cs="Georgia"/>
          <w:spacing w:val="44"/>
          <w:sz w:val="19"/>
          <w:szCs w:val="19"/>
        </w:rPr>
        <w:t xml:space="preserve"> </w:t>
      </w:r>
      <w:r>
        <w:rPr>
          <w:rFonts w:ascii="Georgia" w:eastAsia="Georgia" w:hAnsi="Georgia" w:cs="Georgia"/>
          <w:sz w:val="19"/>
          <w:szCs w:val="19"/>
        </w:rPr>
        <w:t>I.,</w:t>
      </w:r>
      <w:r>
        <w:rPr>
          <w:rFonts w:ascii="Georgia" w:eastAsia="Georgia" w:hAnsi="Georgia" w:cs="Georgia"/>
          <w:spacing w:val="35"/>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43"/>
          <w:sz w:val="19"/>
          <w:szCs w:val="19"/>
        </w:rPr>
        <w:t xml:space="preserve"> </w:t>
      </w:r>
      <w:r>
        <w:rPr>
          <w:rFonts w:ascii="Georgia" w:eastAsia="Georgia" w:hAnsi="Georgia" w:cs="Georgia"/>
          <w:sz w:val="19"/>
          <w:szCs w:val="19"/>
        </w:rPr>
        <w:t>J.</w:t>
      </w:r>
      <w:r>
        <w:rPr>
          <w:rFonts w:ascii="Georgia" w:eastAsia="Georgia" w:hAnsi="Georgia" w:cs="Georgia"/>
          <w:spacing w:val="28"/>
          <w:sz w:val="19"/>
          <w:szCs w:val="19"/>
        </w:rPr>
        <w:t xml:space="preserve"> </w:t>
      </w:r>
      <w:r>
        <w:rPr>
          <w:rFonts w:ascii="Georgia" w:eastAsia="Georgia" w:hAnsi="Georgia" w:cs="Georgia"/>
          <w:sz w:val="19"/>
          <w:szCs w:val="19"/>
        </w:rPr>
        <w:t>P.,</w:t>
      </w:r>
      <w:r>
        <w:rPr>
          <w:rFonts w:ascii="Georgia" w:eastAsia="Georgia" w:hAnsi="Georgia" w:cs="Georgia"/>
          <w:spacing w:val="36"/>
          <w:sz w:val="19"/>
          <w:szCs w:val="19"/>
        </w:rPr>
        <w:t xml:space="preserve"> </w:t>
      </w:r>
      <w:r>
        <w:rPr>
          <w:rFonts w:ascii="Georgia" w:eastAsia="Georgia" w:hAnsi="Georgia" w:cs="Georgia"/>
          <w:sz w:val="19"/>
          <w:szCs w:val="19"/>
        </w:rPr>
        <w:t>3rd,</w:t>
      </w:r>
      <w:r>
        <w:rPr>
          <w:rFonts w:ascii="Georgia" w:eastAsia="Georgia" w:hAnsi="Georgia" w:cs="Georgia"/>
          <w:spacing w:val="37"/>
          <w:sz w:val="19"/>
          <w:szCs w:val="19"/>
        </w:rPr>
        <w:t xml:space="preserve"> </w:t>
      </w:r>
      <w:proofErr w:type="spellStart"/>
      <w:r>
        <w:rPr>
          <w:rFonts w:ascii="Georgia" w:eastAsia="Georgia" w:hAnsi="Georgia" w:cs="Georgia"/>
          <w:sz w:val="19"/>
          <w:szCs w:val="19"/>
        </w:rPr>
        <w:t>Ruset</w:t>
      </w:r>
      <w:proofErr w:type="spell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I.</w:t>
      </w:r>
      <w:r>
        <w:rPr>
          <w:rFonts w:ascii="Georgia" w:eastAsia="Georgia" w:hAnsi="Georgia" w:cs="Georgia"/>
          <w:spacing w:val="28"/>
          <w:sz w:val="19"/>
          <w:szCs w:val="19"/>
        </w:rPr>
        <w:t xml:space="preserve"> </w:t>
      </w:r>
      <w:r>
        <w:rPr>
          <w:rFonts w:ascii="Georgia" w:eastAsia="Georgia" w:hAnsi="Georgia" w:cs="Georgia"/>
          <w:sz w:val="19"/>
          <w:szCs w:val="19"/>
        </w:rPr>
        <w:t>C.,</w:t>
      </w:r>
      <w:r>
        <w:rPr>
          <w:rFonts w:ascii="Georgia" w:eastAsia="Georgia" w:hAnsi="Georgia" w:cs="Georgia"/>
          <w:spacing w:val="34"/>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39"/>
          <w:sz w:val="19"/>
          <w:szCs w:val="19"/>
        </w:rPr>
        <w:t xml:space="preserve"> </w:t>
      </w:r>
      <w:r>
        <w:rPr>
          <w:rFonts w:ascii="Georgia" w:eastAsia="Georgia" w:hAnsi="Georgia" w:cs="Georgia"/>
          <w:sz w:val="19"/>
          <w:szCs w:val="19"/>
        </w:rPr>
        <w:t>T.</w:t>
      </w:r>
      <w:r>
        <w:rPr>
          <w:rFonts w:ascii="Georgia" w:eastAsia="Georgia" w:hAnsi="Georgia" w:cs="Georgia"/>
          <w:spacing w:val="29"/>
          <w:sz w:val="19"/>
          <w:szCs w:val="19"/>
        </w:rPr>
        <w:t xml:space="preserve"> </w:t>
      </w:r>
      <w:r>
        <w:rPr>
          <w:rFonts w:ascii="Georgia" w:eastAsia="Georgia" w:hAnsi="Georgia" w:cs="Georgia"/>
          <w:sz w:val="19"/>
          <w:szCs w:val="19"/>
        </w:rPr>
        <w:t>A.,</w:t>
      </w:r>
      <w:r>
        <w:rPr>
          <w:rFonts w:ascii="Georgia" w:eastAsia="Georgia" w:hAnsi="Georgia" w:cs="Georgia"/>
          <w:spacing w:val="37"/>
          <w:sz w:val="19"/>
          <w:szCs w:val="19"/>
        </w:rPr>
        <w:t xml:space="preserve"> </w:t>
      </w:r>
      <w:r>
        <w:rPr>
          <w:rFonts w:ascii="Georgia" w:eastAsia="Georgia" w:hAnsi="Georgia" w:cs="Georgia"/>
          <w:sz w:val="19"/>
          <w:szCs w:val="19"/>
        </w:rPr>
        <w:t>Mata,</w:t>
      </w:r>
      <w:r>
        <w:rPr>
          <w:rFonts w:ascii="Georgia" w:eastAsia="Georgia" w:hAnsi="Georgia" w:cs="Georgia"/>
          <w:spacing w:val="39"/>
          <w:sz w:val="19"/>
          <w:szCs w:val="19"/>
        </w:rPr>
        <w:t xml:space="preserve"> </w:t>
      </w:r>
      <w:r>
        <w:rPr>
          <w:rFonts w:ascii="Georgia" w:eastAsia="Georgia" w:hAnsi="Georgia" w:cs="Georgia"/>
          <w:sz w:val="19"/>
          <w:szCs w:val="19"/>
        </w:rPr>
        <w:t>J.</w:t>
      </w:r>
      <w:r>
        <w:rPr>
          <w:rFonts w:ascii="Georgia" w:eastAsia="Georgia" w:hAnsi="Georgia" w:cs="Georgia"/>
          <w:spacing w:val="28"/>
          <w:sz w:val="19"/>
          <w:szCs w:val="19"/>
        </w:rPr>
        <w:t xml:space="preserve"> </w:t>
      </w:r>
      <w:r>
        <w:rPr>
          <w:rFonts w:ascii="Georgia" w:eastAsia="Georgia" w:hAnsi="Georgia" w:cs="Georgia"/>
          <w:sz w:val="19"/>
          <w:szCs w:val="19"/>
        </w:rPr>
        <w:t>F.,</w:t>
      </w:r>
      <w:r>
        <w:rPr>
          <w:rFonts w:ascii="Georgia" w:eastAsia="Georgia" w:hAnsi="Georgia" w:cs="Georgia"/>
          <w:spacing w:val="34"/>
          <w:sz w:val="19"/>
          <w:szCs w:val="19"/>
        </w:rPr>
        <w:t xml:space="preserve"> </w:t>
      </w:r>
      <w:r>
        <w:rPr>
          <w:rFonts w:ascii="Georgia" w:eastAsia="Georgia" w:hAnsi="Georgia" w:cs="Georgia"/>
          <w:sz w:val="19"/>
          <w:szCs w:val="19"/>
        </w:rPr>
        <w:t>Miller,</w:t>
      </w:r>
      <w:r>
        <w:rPr>
          <w:rFonts w:ascii="Georgia" w:eastAsia="Georgia" w:hAnsi="Georgia" w:cs="Georgia"/>
          <w:spacing w:val="41"/>
          <w:sz w:val="19"/>
          <w:szCs w:val="19"/>
        </w:rPr>
        <w:t xml:space="preserve"> </w:t>
      </w:r>
      <w:r>
        <w:rPr>
          <w:rFonts w:ascii="Georgia" w:eastAsia="Georgia" w:hAnsi="Georgia" w:cs="Georgia"/>
          <w:sz w:val="19"/>
          <w:szCs w:val="19"/>
        </w:rPr>
        <w:t>G.</w:t>
      </w:r>
      <w:r>
        <w:rPr>
          <w:rFonts w:ascii="Georgia" w:eastAsia="Georgia" w:hAnsi="Georgia" w:cs="Georgia"/>
          <w:spacing w:val="28"/>
          <w:sz w:val="19"/>
          <w:szCs w:val="19"/>
        </w:rPr>
        <w:t xml:space="preserve"> </w:t>
      </w:r>
      <w:r>
        <w:rPr>
          <w:rFonts w:ascii="Georgia" w:eastAsia="Georgia" w:hAnsi="Georgia" w:cs="Georgia"/>
          <w:sz w:val="19"/>
          <w:szCs w:val="19"/>
        </w:rPr>
        <w:t>W.,</w:t>
      </w:r>
      <w:r>
        <w:rPr>
          <w:rFonts w:ascii="Georgia" w:eastAsia="Georgia" w:hAnsi="Georgia" w:cs="Georgia"/>
          <w:spacing w:val="38"/>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J.,</w:t>
      </w:r>
      <w:r>
        <w:rPr>
          <w:rFonts w:ascii="Georgia" w:eastAsia="Georgia" w:hAnsi="Georgia" w:cs="Georgia"/>
          <w:spacing w:val="36"/>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0"/>
          <w:sz w:val="19"/>
          <w:szCs w:val="19"/>
        </w:rPr>
        <w:t xml:space="preserve"> </w:t>
      </w:r>
      <w:r>
        <w:rPr>
          <w:rFonts w:ascii="Georgia" w:eastAsia="Georgia" w:hAnsi="Georgia" w:cs="Georgia"/>
          <w:sz w:val="19"/>
          <w:szCs w:val="19"/>
        </w:rPr>
        <w:t>S.,</w:t>
      </w:r>
      <w:r>
        <w:rPr>
          <w:rFonts w:ascii="Georgia" w:eastAsia="Georgia" w:hAnsi="Georgia" w:cs="Georgia"/>
          <w:spacing w:val="34"/>
          <w:sz w:val="19"/>
          <w:szCs w:val="19"/>
        </w:rPr>
        <w:t xml:space="preserve"> </w:t>
      </w:r>
      <w:proofErr w:type="spellStart"/>
      <w:r>
        <w:rPr>
          <w:rFonts w:ascii="Georgia" w:eastAsia="Georgia" w:hAnsi="Georgia" w:cs="Georgia"/>
          <w:sz w:val="19"/>
          <w:szCs w:val="19"/>
        </w:rPr>
        <w:t>Distelbrink</w:t>
      </w:r>
      <w:proofErr w:type="spellEnd"/>
      <w:proofErr w:type="gramStart"/>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w w:val="103"/>
          <w:sz w:val="19"/>
          <w:szCs w:val="19"/>
        </w:rPr>
        <w:t>J</w:t>
      </w:r>
      <w:proofErr w:type="gramEnd"/>
      <w:r>
        <w:rPr>
          <w:rFonts w:ascii="Georgia" w:eastAsia="Georgia" w:hAnsi="Georgia" w:cs="Georgia"/>
          <w:w w:val="103"/>
          <w:sz w:val="19"/>
          <w:szCs w:val="19"/>
        </w:rPr>
        <w:t xml:space="preserve">., </w:t>
      </w:r>
      <w:proofErr w:type="spellStart"/>
      <w:r>
        <w:rPr>
          <w:rFonts w:ascii="Georgia" w:eastAsia="Georgia" w:hAnsi="Georgia" w:cs="Georgia"/>
          <w:sz w:val="19"/>
          <w:szCs w:val="19"/>
        </w:rPr>
        <w:t>Hersman</w:t>
      </w:r>
      <w:proofErr w:type="spellEnd"/>
      <w:r>
        <w:rPr>
          <w:rFonts w:ascii="Georgia" w:eastAsia="Georgia" w:hAnsi="Georgia" w:cs="Georgia"/>
          <w:sz w:val="19"/>
          <w:szCs w:val="19"/>
        </w:rPr>
        <w:t xml:space="preserve">, </w:t>
      </w:r>
      <w:r>
        <w:rPr>
          <w:rFonts w:ascii="Georgia" w:eastAsia="Georgia" w:hAnsi="Georgia" w:cs="Georgia"/>
          <w:spacing w:val="6"/>
          <w:sz w:val="19"/>
          <w:szCs w:val="19"/>
        </w:rPr>
        <w:t xml:space="preserve"> </w:t>
      </w:r>
      <w:r>
        <w:rPr>
          <w:rFonts w:ascii="Georgia" w:eastAsia="Georgia" w:hAnsi="Georgia" w:cs="Georgia"/>
          <w:sz w:val="19"/>
          <w:szCs w:val="19"/>
        </w:rPr>
        <w:t>F.</w:t>
      </w:r>
      <w:r>
        <w:rPr>
          <w:rFonts w:ascii="Georgia" w:eastAsia="Georgia" w:hAnsi="Georgia" w:cs="Georgia"/>
          <w:spacing w:val="31"/>
          <w:sz w:val="19"/>
          <w:szCs w:val="19"/>
        </w:rPr>
        <w:t xml:space="preserve"> </w:t>
      </w:r>
      <w:r>
        <w:rPr>
          <w:rFonts w:ascii="Georgia" w:eastAsia="Georgia" w:hAnsi="Georgia" w:cs="Georgia"/>
          <w:sz w:val="19"/>
          <w:szCs w:val="19"/>
        </w:rPr>
        <w:t>W.,</w:t>
      </w:r>
      <w:r>
        <w:rPr>
          <w:rFonts w:ascii="Georgia" w:eastAsia="Georgia" w:hAnsi="Georgia" w:cs="Georgia"/>
          <w:spacing w:val="43"/>
          <w:sz w:val="19"/>
          <w:szCs w:val="19"/>
        </w:rPr>
        <w:t xml:space="preserve"> </w:t>
      </w:r>
      <w:r>
        <w:rPr>
          <w:rFonts w:ascii="Georgia" w:eastAsia="Georgia" w:hAnsi="Georgia" w:cs="Georgia"/>
          <w:sz w:val="19"/>
          <w:szCs w:val="19"/>
        </w:rPr>
        <w:t>and</w:t>
      </w:r>
      <w:r>
        <w:rPr>
          <w:rFonts w:ascii="Georgia" w:eastAsia="Georgia" w:hAnsi="Georgia" w:cs="Georgia"/>
          <w:spacing w:val="34"/>
          <w:sz w:val="19"/>
          <w:szCs w:val="19"/>
        </w:rPr>
        <w:t xml:space="preserve"> </w:t>
      </w:r>
      <w:proofErr w:type="spellStart"/>
      <w:r>
        <w:rPr>
          <w:rFonts w:ascii="Georgia" w:eastAsia="Georgia" w:hAnsi="Georgia" w:cs="Georgia"/>
          <w:sz w:val="19"/>
          <w:szCs w:val="19"/>
        </w:rPr>
        <w:t>Ruppert</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K.</w:t>
      </w:r>
      <w:r>
        <w:rPr>
          <w:rFonts w:ascii="Georgia" w:eastAsia="Georgia" w:hAnsi="Georgia" w:cs="Georgia"/>
          <w:spacing w:val="31"/>
          <w:sz w:val="19"/>
          <w:szCs w:val="19"/>
        </w:rPr>
        <w:t xml:space="preserve"> </w:t>
      </w:r>
      <w:r>
        <w:rPr>
          <w:rFonts w:ascii="Georgia" w:eastAsia="Georgia" w:hAnsi="Georgia" w:cs="Georgia"/>
          <w:sz w:val="19"/>
          <w:szCs w:val="19"/>
        </w:rPr>
        <w:t>“</w:t>
      </w:r>
      <w:r>
        <w:rPr>
          <w:rFonts w:ascii="Georgia" w:eastAsia="Georgia" w:hAnsi="Georgia" w:cs="Georgia"/>
          <w:b/>
          <w:bCs/>
          <w:sz w:val="19"/>
          <w:szCs w:val="19"/>
        </w:rPr>
        <w:t xml:space="preserve">Hyperpolarized </w:t>
      </w:r>
      <w:r>
        <w:rPr>
          <w:rFonts w:ascii="Georgia" w:eastAsia="Georgia" w:hAnsi="Georgia" w:cs="Georgia"/>
          <w:b/>
          <w:bCs/>
          <w:spacing w:val="13"/>
          <w:sz w:val="19"/>
          <w:szCs w:val="19"/>
        </w:rPr>
        <w:t xml:space="preserve"> </w:t>
      </w:r>
      <w:r>
        <w:rPr>
          <w:rFonts w:ascii="Georgia" w:eastAsia="Georgia" w:hAnsi="Georgia" w:cs="Georgia"/>
          <w:b/>
          <w:bCs/>
          <w:sz w:val="19"/>
          <w:szCs w:val="19"/>
        </w:rPr>
        <w:t xml:space="preserve">Xenon-129 </w:t>
      </w:r>
      <w:r>
        <w:rPr>
          <w:rFonts w:ascii="Georgia" w:eastAsia="Georgia" w:hAnsi="Georgia" w:cs="Georgia"/>
          <w:b/>
          <w:bCs/>
          <w:spacing w:val="2"/>
          <w:sz w:val="19"/>
          <w:szCs w:val="19"/>
        </w:rPr>
        <w:t xml:space="preserve"> </w:t>
      </w:r>
      <w:r>
        <w:rPr>
          <w:rFonts w:ascii="Georgia" w:eastAsia="Georgia" w:hAnsi="Georgia" w:cs="Georgia"/>
          <w:b/>
          <w:bCs/>
          <w:sz w:val="19"/>
          <w:szCs w:val="19"/>
        </w:rPr>
        <w:t xml:space="preserve">Gas-Exchange </w:t>
      </w:r>
      <w:r>
        <w:rPr>
          <w:rFonts w:ascii="Georgia" w:eastAsia="Georgia" w:hAnsi="Georgia" w:cs="Georgia"/>
          <w:b/>
          <w:bCs/>
          <w:spacing w:val="9"/>
          <w:sz w:val="19"/>
          <w:szCs w:val="19"/>
        </w:rPr>
        <w:t xml:space="preserve"> </w:t>
      </w:r>
      <w:r>
        <w:rPr>
          <w:rFonts w:ascii="Georgia" w:eastAsia="Georgia" w:hAnsi="Georgia" w:cs="Georgia"/>
          <w:b/>
          <w:bCs/>
          <w:sz w:val="19"/>
          <w:szCs w:val="19"/>
        </w:rPr>
        <w:t>Imaging</w:t>
      </w:r>
      <w:r>
        <w:rPr>
          <w:rFonts w:ascii="Georgia" w:eastAsia="Georgia" w:hAnsi="Georgia" w:cs="Georgia"/>
          <w:b/>
          <w:bCs/>
          <w:spacing w:val="45"/>
          <w:sz w:val="19"/>
          <w:szCs w:val="19"/>
        </w:rPr>
        <w:t xml:space="preserve"> </w:t>
      </w:r>
      <w:r>
        <w:rPr>
          <w:rFonts w:ascii="Georgia" w:eastAsia="Georgia" w:hAnsi="Georgia" w:cs="Georgia"/>
          <w:b/>
          <w:bCs/>
          <w:sz w:val="19"/>
          <w:szCs w:val="19"/>
        </w:rPr>
        <w:t>of</w:t>
      </w:r>
      <w:r>
        <w:rPr>
          <w:rFonts w:ascii="Georgia" w:eastAsia="Georgia" w:hAnsi="Georgia" w:cs="Georgia"/>
          <w:b/>
          <w:bCs/>
          <w:spacing w:val="33"/>
          <w:sz w:val="19"/>
          <w:szCs w:val="19"/>
        </w:rPr>
        <w:t xml:space="preserve"> </w:t>
      </w:r>
      <w:r>
        <w:rPr>
          <w:rFonts w:ascii="Georgia" w:eastAsia="Georgia" w:hAnsi="Georgia" w:cs="Georgia"/>
          <w:b/>
          <w:bCs/>
          <w:sz w:val="19"/>
          <w:szCs w:val="19"/>
        </w:rPr>
        <w:t>Lung</w:t>
      </w:r>
      <w:r>
        <w:rPr>
          <w:rFonts w:ascii="Georgia" w:eastAsia="Georgia" w:hAnsi="Georgia" w:cs="Georgia"/>
          <w:b/>
          <w:bCs/>
          <w:spacing w:val="39"/>
          <w:sz w:val="19"/>
          <w:szCs w:val="19"/>
        </w:rPr>
        <w:t xml:space="preserve"> </w:t>
      </w:r>
      <w:r>
        <w:rPr>
          <w:rFonts w:ascii="Georgia" w:eastAsia="Georgia" w:hAnsi="Georgia" w:cs="Georgia"/>
          <w:b/>
          <w:bCs/>
          <w:w w:val="102"/>
          <w:sz w:val="19"/>
          <w:szCs w:val="19"/>
        </w:rPr>
        <w:t xml:space="preserve">Microstructure: </w:t>
      </w:r>
      <w:r>
        <w:rPr>
          <w:rFonts w:ascii="Georgia" w:eastAsia="Georgia" w:hAnsi="Georgia" w:cs="Georgia"/>
          <w:b/>
          <w:bCs/>
          <w:sz w:val="19"/>
          <w:szCs w:val="19"/>
        </w:rPr>
        <w:t>First</w:t>
      </w:r>
      <w:r>
        <w:rPr>
          <w:rFonts w:ascii="Georgia" w:eastAsia="Georgia" w:hAnsi="Georgia" w:cs="Georgia"/>
          <w:b/>
          <w:bCs/>
          <w:spacing w:val="29"/>
          <w:sz w:val="19"/>
          <w:szCs w:val="19"/>
        </w:rPr>
        <w:t xml:space="preserve"> </w:t>
      </w:r>
      <w:r>
        <w:rPr>
          <w:rFonts w:ascii="Georgia" w:eastAsia="Georgia" w:hAnsi="Georgia" w:cs="Georgia"/>
          <w:b/>
          <w:bCs/>
          <w:sz w:val="19"/>
          <w:szCs w:val="19"/>
        </w:rPr>
        <w:t>Case</w:t>
      </w:r>
      <w:r>
        <w:rPr>
          <w:rFonts w:ascii="Georgia" w:eastAsia="Georgia" w:hAnsi="Georgia" w:cs="Georgia"/>
          <w:b/>
          <w:bCs/>
          <w:spacing w:val="29"/>
          <w:sz w:val="19"/>
          <w:szCs w:val="19"/>
        </w:rPr>
        <w:t xml:space="preserve"> </w:t>
      </w:r>
      <w:r>
        <w:rPr>
          <w:rFonts w:ascii="Georgia" w:eastAsia="Georgia" w:hAnsi="Georgia" w:cs="Georgia"/>
          <w:b/>
          <w:bCs/>
          <w:sz w:val="19"/>
          <w:szCs w:val="19"/>
        </w:rPr>
        <w:t>Studies</w:t>
      </w:r>
      <w:r>
        <w:rPr>
          <w:rFonts w:ascii="Georgia" w:eastAsia="Georgia" w:hAnsi="Georgia" w:cs="Georgia"/>
          <w:b/>
          <w:bCs/>
          <w:spacing w:val="35"/>
          <w:sz w:val="19"/>
          <w:szCs w:val="19"/>
        </w:rPr>
        <w:t xml:space="preserve"> </w:t>
      </w:r>
      <w:r>
        <w:rPr>
          <w:rFonts w:ascii="Georgia" w:eastAsia="Georgia" w:hAnsi="Georgia" w:cs="Georgia"/>
          <w:b/>
          <w:bCs/>
          <w:sz w:val="19"/>
          <w:szCs w:val="19"/>
        </w:rPr>
        <w:t>in</w:t>
      </w:r>
      <w:r>
        <w:rPr>
          <w:rFonts w:ascii="Georgia" w:eastAsia="Georgia" w:hAnsi="Georgia" w:cs="Georgia"/>
          <w:b/>
          <w:bCs/>
          <w:spacing w:val="24"/>
          <w:sz w:val="19"/>
          <w:szCs w:val="19"/>
        </w:rPr>
        <w:t xml:space="preserve"> </w:t>
      </w:r>
      <w:r>
        <w:rPr>
          <w:rFonts w:ascii="Georgia" w:eastAsia="Georgia" w:hAnsi="Georgia" w:cs="Georgia"/>
          <w:b/>
          <w:bCs/>
          <w:sz w:val="19"/>
          <w:szCs w:val="19"/>
        </w:rPr>
        <w:t>Subjects</w:t>
      </w:r>
      <w:r>
        <w:rPr>
          <w:rFonts w:ascii="Georgia" w:eastAsia="Georgia" w:hAnsi="Georgia" w:cs="Georgia"/>
          <w:b/>
          <w:bCs/>
          <w:spacing w:val="36"/>
          <w:sz w:val="19"/>
          <w:szCs w:val="19"/>
        </w:rPr>
        <w:t xml:space="preserve"> </w:t>
      </w:r>
      <w:r>
        <w:rPr>
          <w:rFonts w:ascii="Georgia" w:eastAsia="Georgia" w:hAnsi="Georgia" w:cs="Georgia"/>
          <w:b/>
          <w:bCs/>
          <w:sz w:val="19"/>
          <w:szCs w:val="19"/>
        </w:rPr>
        <w:t>with</w:t>
      </w:r>
      <w:r>
        <w:rPr>
          <w:rFonts w:ascii="Georgia" w:eastAsia="Georgia" w:hAnsi="Georgia" w:cs="Georgia"/>
          <w:b/>
          <w:bCs/>
          <w:spacing w:val="29"/>
          <w:sz w:val="19"/>
          <w:szCs w:val="19"/>
        </w:rPr>
        <w:t xml:space="preserve"> </w:t>
      </w:r>
      <w:r>
        <w:rPr>
          <w:rFonts w:ascii="Georgia" w:eastAsia="Georgia" w:hAnsi="Georgia" w:cs="Georgia"/>
          <w:b/>
          <w:bCs/>
          <w:sz w:val="19"/>
          <w:szCs w:val="19"/>
        </w:rPr>
        <w:t>Obstructive</w:t>
      </w:r>
      <w:r>
        <w:rPr>
          <w:rFonts w:ascii="Georgia" w:eastAsia="Georgia" w:hAnsi="Georgia" w:cs="Georgia"/>
          <w:b/>
          <w:bCs/>
          <w:spacing w:val="43"/>
          <w:sz w:val="19"/>
          <w:szCs w:val="19"/>
        </w:rPr>
        <w:t xml:space="preserve"> </w:t>
      </w:r>
      <w:r>
        <w:rPr>
          <w:rFonts w:ascii="Georgia" w:eastAsia="Georgia" w:hAnsi="Georgia" w:cs="Georgia"/>
          <w:b/>
          <w:bCs/>
          <w:sz w:val="19"/>
          <w:szCs w:val="19"/>
        </w:rPr>
        <w:t>Lung</w:t>
      </w:r>
      <w:r>
        <w:rPr>
          <w:rFonts w:ascii="Georgia" w:eastAsia="Georgia" w:hAnsi="Georgia" w:cs="Georgia"/>
          <w:b/>
          <w:bCs/>
          <w:spacing w:val="30"/>
          <w:sz w:val="19"/>
          <w:szCs w:val="19"/>
        </w:rPr>
        <w:t xml:space="preserve"> </w:t>
      </w:r>
      <w:r>
        <w:rPr>
          <w:rFonts w:ascii="Georgia" w:eastAsia="Georgia" w:hAnsi="Georgia" w:cs="Georgia"/>
          <w:b/>
          <w:bCs/>
          <w:sz w:val="19"/>
          <w:szCs w:val="19"/>
        </w:rPr>
        <w:t>Diseas</w:t>
      </w:r>
      <w:r>
        <w:rPr>
          <w:rFonts w:ascii="Georgia" w:eastAsia="Georgia" w:hAnsi="Georgia" w:cs="Georgia"/>
          <w:b/>
          <w:bCs/>
          <w:spacing w:val="-1"/>
          <w:sz w:val="19"/>
          <w:szCs w:val="19"/>
        </w:rPr>
        <w:t>e</w:t>
      </w:r>
      <w:r>
        <w:rPr>
          <w:rFonts w:ascii="Georgia" w:eastAsia="Georgia" w:hAnsi="Georgia" w:cs="Georgia"/>
          <w:sz w:val="19"/>
          <w:szCs w:val="19"/>
        </w:rPr>
        <w:t>”</w:t>
      </w:r>
      <w:r>
        <w:rPr>
          <w:rFonts w:ascii="Georgia" w:eastAsia="Georgia" w:hAnsi="Georgia" w:cs="Georgia"/>
          <w:spacing w:val="36"/>
          <w:sz w:val="19"/>
          <w:szCs w:val="19"/>
        </w:rPr>
        <w:t xml:space="preserve"> </w:t>
      </w:r>
      <w:r>
        <w:rPr>
          <w:rFonts w:ascii="Georgia" w:eastAsia="Georgia" w:hAnsi="Georgia" w:cs="Georgia"/>
          <w:i/>
          <w:sz w:val="19"/>
          <w:szCs w:val="19"/>
        </w:rPr>
        <w:t>J</w:t>
      </w:r>
      <w:r>
        <w:rPr>
          <w:rFonts w:ascii="Georgia" w:eastAsia="Georgia" w:hAnsi="Georgia" w:cs="Georgia"/>
          <w:i/>
          <w:spacing w:val="18"/>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18"/>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18"/>
          <w:sz w:val="19"/>
          <w:szCs w:val="19"/>
        </w:rPr>
        <w:t xml:space="preserve"> </w:t>
      </w:r>
      <w:r>
        <w:rPr>
          <w:rFonts w:ascii="Georgia" w:eastAsia="Georgia" w:hAnsi="Georgia" w:cs="Georgia"/>
          <w:i/>
          <w:sz w:val="19"/>
          <w:szCs w:val="19"/>
        </w:rPr>
        <w:t>Imaging</w:t>
      </w:r>
      <w:r>
        <w:rPr>
          <w:rFonts w:ascii="Georgia" w:eastAsia="Georgia" w:hAnsi="Georgia" w:cs="Georgia"/>
          <w:i/>
          <w:spacing w:val="19"/>
          <w:sz w:val="19"/>
          <w:szCs w:val="19"/>
        </w:rPr>
        <w:t xml:space="preserve"> </w:t>
      </w:r>
      <w:r>
        <w:rPr>
          <w:rFonts w:ascii="Georgia" w:eastAsia="Georgia" w:hAnsi="Georgia" w:cs="Georgia"/>
          <w:sz w:val="19"/>
          <w:szCs w:val="19"/>
        </w:rPr>
        <w:t>33,</w:t>
      </w:r>
      <w:r>
        <w:rPr>
          <w:rFonts w:ascii="Georgia" w:eastAsia="Georgia" w:hAnsi="Georgia" w:cs="Georgia"/>
          <w:spacing w:val="32"/>
          <w:sz w:val="19"/>
          <w:szCs w:val="19"/>
        </w:rPr>
        <w:t xml:space="preserve"> </w:t>
      </w:r>
      <w:r>
        <w:rPr>
          <w:rFonts w:ascii="Georgia" w:eastAsia="Georgia" w:hAnsi="Georgia" w:cs="Georgia"/>
          <w:sz w:val="19"/>
          <w:szCs w:val="19"/>
        </w:rPr>
        <w:t xml:space="preserve">no. </w:t>
      </w:r>
      <w:r>
        <w:rPr>
          <w:rFonts w:ascii="Georgia" w:eastAsia="Georgia" w:hAnsi="Georgia" w:cs="Georgia"/>
          <w:spacing w:val="30"/>
          <w:sz w:val="19"/>
          <w:szCs w:val="19"/>
        </w:rPr>
        <w:t xml:space="preserve"> </w:t>
      </w:r>
      <w:proofErr w:type="gramStart"/>
      <w:r>
        <w:rPr>
          <w:rFonts w:ascii="Georgia" w:eastAsia="Georgia" w:hAnsi="Georgia" w:cs="Georgia"/>
          <w:sz w:val="19"/>
          <w:szCs w:val="19"/>
        </w:rPr>
        <w:t>5</w:t>
      </w:r>
      <w:r>
        <w:rPr>
          <w:rFonts w:ascii="Georgia" w:eastAsia="Georgia" w:hAnsi="Georgia" w:cs="Georgia"/>
          <w:spacing w:val="21"/>
          <w:sz w:val="19"/>
          <w:szCs w:val="19"/>
        </w:rPr>
        <w:t xml:space="preserve"> </w:t>
      </w:r>
      <w:r>
        <w:rPr>
          <w:rFonts w:ascii="Georgia" w:eastAsia="Georgia" w:hAnsi="Georgia" w:cs="Georgia"/>
          <w:sz w:val="19"/>
          <w:szCs w:val="19"/>
        </w:rPr>
        <w:t xml:space="preserve">(2011): </w:t>
      </w:r>
      <w:r>
        <w:rPr>
          <w:rFonts w:ascii="Georgia" w:eastAsia="Georgia" w:hAnsi="Georgia" w:cs="Georgia"/>
          <w:spacing w:val="19"/>
          <w:sz w:val="19"/>
          <w:szCs w:val="19"/>
        </w:rPr>
        <w:t xml:space="preserve"> </w:t>
      </w:r>
      <w:r>
        <w:rPr>
          <w:rFonts w:ascii="Georgia" w:eastAsia="Georgia" w:hAnsi="Georgia" w:cs="Georgia"/>
          <w:w w:val="102"/>
          <w:sz w:val="19"/>
          <w:szCs w:val="19"/>
        </w:rPr>
        <w:t>1052–62.</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5">
        <w:r>
          <w:rPr>
            <w:rFonts w:ascii="Georgia" w:eastAsia="Georgia" w:hAnsi="Georgia" w:cs="Georgia"/>
            <w:color w:val="0000FF"/>
            <w:w w:val="102"/>
            <w:sz w:val="19"/>
            <w:szCs w:val="19"/>
          </w:rPr>
          <w:t>10.1002/jmri.22533</w:t>
        </w:r>
      </w:hyperlink>
    </w:p>
    <w:p w14:paraId="0BF58348" w14:textId="77777777" w:rsidR="00E61F9D" w:rsidRDefault="005C64D6">
      <w:pPr>
        <w:spacing w:before="60"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90.  </w:t>
      </w:r>
      <w:r>
        <w:rPr>
          <w:rFonts w:ascii="Georgia" w:eastAsia="Georgia" w:hAnsi="Georgia" w:cs="Georgia"/>
          <w:spacing w:val="16"/>
          <w:sz w:val="19"/>
          <w:szCs w:val="19"/>
        </w:rPr>
        <w:t xml:space="preserve"> </w:t>
      </w:r>
      <w:proofErr w:type="spellStart"/>
      <w:r>
        <w:rPr>
          <w:rFonts w:ascii="Georgia" w:eastAsia="Georgia" w:hAnsi="Georgia" w:cs="Georgia"/>
          <w:sz w:val="19"/>
          <w:szCs w:val="19"/>
        </w:rPr>
        <w:t>Mugler</w:t>
      </w:r>
      <w:proofErr w:type="spellEnd"/>
      <w:proofErr w:type="gramStart"/>
      <w:r>
        <w:rPr>
          <w:rFonts w:ascii="Georgia" w:eastAsia="Georgia" w:hAnsi="Georgia" w:cs="Georgia"/>
          <w:sz w:val="19"/>
          <w:szCs w:val="19"/>
        </w:rPr>
        <w:t xml:space="preserve">, </w:t>
      </w:r>
      <w:r>
        <w:rPr>
          <w:rFonts w:ascii="Georgia" w:eastAsia="Georgia" w:hAnsi="Georgia" w:cs="Georgia"/>
          <w:spacing w:val="3"/>
          <w:sz w:val="19"/>
          <w:szCs w:val="19"/>
        </w:rPr>
        <w:t xml:space="preserve"> </w:t>
      </w:r>
      <w:r>
        <w:rPr>
          <w:rFonts w:ascii="Georgia" w:eastAsia="Georgia" w:hAnsi="Georgia" w:cs="Georgia"/>
          <w:sz w:val="19"/>
          <w:szCs w:val="19"/>
        </w:rPr>
        <w:t>J</w:t>
      </w:r>
      <w:proofErr w:type="gramEnd"/>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sz w:val="19"/>
          <w:szCs w:val="19"/>
        </w:rPr>
        <w:t>P.,</w:t>
      </w:r>
      <w:r>
        <w:rPr>
          <w:rFonts w:ascii="Georgia" w:eastAsia="Georgia" w:hAnsi="Georgia" w:cs="Georgia"/>
          <w:spacing w:val="42"/>
          <w:sz w:val="19"/>
          <w:szCs w:val="19"/>
        </w:rPr>
        <w:t xml:space="preserve"> </w:t>
      </w:r>
      <w:r>
        <w:rPr>
          <w:rFonts w:ascii="Georgia" w:eastAsia="Georgia" w:hAnsi="Georgia" w:cs="Georgia"/>
          <w:sz w:val="19"/>
          <w:szCs w:val="19"/>
        </w:rPr>
        <w:t>3rd,</w:t>
      </w:r>
      <w:r>
        <w:rPr>
          <w:rFonts w:ascii="Georgia" w:eastAsia="Georgia" w:hAnsi="Georgia" w:cs="Georgia"/>
          <w:spacing w:val="43"/>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T.</w:t>
      </w:r>
      <w:r>
        <w:rPr>
          <w:rFonts w:ascii="Georgia" w:eastAsia="Georgia" w:hAnsi="Georgia" w:cs="Georgia"/>
          <w:spacing w:val="34"/>
          <w:sz w:val="19"/>
          <w:szCs w:val="19"/>
        </w:rPr>
        <w:t xml:space="preserve"> </w:t>
      </w:r>
      <w:r>
        <w:rPr>
          <w:rFonts w:ascii="Georgia" w:eastAsia="Georgia" w:hAnsi="Georgia" w:cs="Georgia"/>
          <w:sz w:val="19"/>
          <w:szCs w:val="19"/>
        </w:rPr>
        <w:t>A.,</w:t>
      </w:r>
      <w:r>
        <w:rPr>
          <w:rFonts w:ascii="Georgia" w:eastAsia="Georgia" w:hAnsi="Georgia" w:cs="Georgia"/>
          <w:spacing w:val="43"/>
          <w:sz w:val="19"/>
          <w:szCs w:val="19"/>
        </w:rPr>
        <w:t xml:space="preserve"> </w:t>
      </w:r>
      <w:proofErr w:type="spellStart"/>
      <w:r>
        <w:rPr>
          <w:rFonts w:ascii="Georgia" w:eastAsia="Georgia" w:hAnsi="Georgia" w:cs="Georgia"/>
          <w:sz w:val="19"/>
          <w:szCs w:val="19"/>
        </w:rPr>
        <w:t>Ruset</w:t>
      </w:r>
      <w:proofErr w:type="spellEnd"/>
      <w:r>
        <w:rPr>
          <w:rFonts w:ascii="Georgia" w:eastAsia="Georgia" w:hAnsi="Georgia" w:cs="Georgia"/>
          <w:sz w:val="19"/>
          <w:szCs w:val="19"/>
        </w:rPr>
        <w:t xml:space="preserve">, </w:t>
      </w:r>
      <w:r>
        <w:rPr>
          <w:rFonts w:ascii="Georgia" w:eastAsia="Georgia" w:hAnsi="Georgia" w:cs="Georgia"/>
          <w:spacing w:val="1"/>
          <w:sz w:val="19"/>
          <w:szCs w:val="19"/>
        </w:rPr>
        <w:t xml:space="preserve"> </w:t>
      </w:r>
      <w:r>
        <w:rPr>
          <w:rFonts w:ascii="Georgia" w:eastAsia="Georgia" w:hAnsi="Georgia" w:cs="Georgia"/>
          <w:sz w:val="19"/>
          <w:szCs w:val="19"/>
        </w:rPr>
        <w:t>I.</w:t>
      </w:r>
      <w:r>
        <w:rPr>
          <w:rFonts w:ascii="Georgia" w:eastAsia="Georgia" w:hAnsi="Georgia" w:cs="Georgia"/>
          <w:spacing w:val="33"/>
          <w:sz w:val="19"/>
          <w:szCs w:val="19"/>
        </w:rPr>
        <w:t xml:space="preserve"> </w:t>
      </w:r>
      <w:r>
        <w:rPr>
          <w:rFonts w:ascii="Georgia" w:eastAsia="Georgia" w:hAnsi="Georgia" w:cs="Georgia"/>
          <w:sz w:val="19"/>
          <w:szCs w:val="19"/>
        </w:rPr>
        <w:t>C.,</w:t>
      </w:r>
      <w:r>
        <w:rPr>
          <w:rFonts w:ascii="Georgia" w:eastAsia="Georgia" w:hAnsi="Georgia" w:cs="Georgia"/>
          <w:spacing w:val="40"/>
          <w:sz w:val="19"/>
          <w:szCs w:val="19"/>
        </w:rPr>
        <w:t xml:space="preserve"> </w:t>
      </w:r>
      <w:proofErr w:type="spellStart"/>
      <w:r>
        <w:rPr>
          <w:rFonts w:ascii="Georgia" w:eastAsia="Georgia" w:hAnsi="Georgia" w:cs="Georgia"/>
          <w:sz w:val="19"/>
          <w:szCs w:val="19"/>
        </w:rPr>
        <w:t>Dregely</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I.</w:t>
      </w:r>
      <w:r>
        <w:rPr>
          <w:rFonts w:ascii="Georgia" w:eastAsia="Georgia" w:hAnsi="Georgia" w:cs="Georgia"/>
          <w:spacing w:val="33"/>
          <w:sz w:val="19"/>
          <w:szCs w:val="19"/>
        </w:rPr>
        <w:t xml:space="preserve"> </w:t>
      </w:r>
      <w:r>
        <w:rPr>
          <w:rFonts w:ascii="Georgia" w:eastAsia="Georgia" w:hAnsi="Georgia" w:cs="Georgia"/>
          <w:sz w:val="19"/>
          <w:szCs w:val="19"/>
        </w:rPr>
        <w:t>M.,</w:t>
      </w:r>
      <w:r>
        <w:rPr>
          <w:rFonts w:ascii="Georgia" w:eastAsia="Georgia" w:hAnsi="Georgia" w:cs="Georgia"/>
          <w:spacing w:val="41"/>
          <w:sz w:val="19"/>
          <w:szCs w:val="19"/>
        </w:rPr>
        <w:t xml:space="preserve"> </w:t>
      </w:r>
      <w:r>
        <w:rPr>
          <w:rFonts w:ascii="Georgia" w:eastAsia="Georgia" w:hAnsi="Georgia" w:cs="Georgia"/>
          <w:sz w:val="19"/>
          <w:szCs w:val="19"/>
        </w:rPr>
        <w:t>Mata,</w:t>
      </w:r>
      <w:r>
        <w:rPr>
          <w:rFonts w:ascii="Georgia" w:eastAsia="Georgia" w:hAnsi="Georgia" w:cs="Georgia"/>
          <w:spacing w:val="45"/>
          <w:sz w:val="19"/>
          <w:szCs w:val="19"/>
        </w:rPr>
        <w:t xml:space="preserve"> </w:t>
      </w:r>
      <w:r>
        <w:rPr>
          <w:rFonts w:ascii="Georgia" w:eastAsia="Georgia" w:hAnsi="Georgia" w:cs="Georgia"/>
          <w:sz w:val="19"/>
          <w:szCs w:val="19"/>
        </w:rPr>
        <w:t>J.</w:t>
      </w:r>
      <w:r>
        <w:rPr>
          <w:rFonts w:ascii="Georgia" w:eastAsia="Georgia" w:hAnsi="Georgia" w:cs="Georgia"/>
          <w:spacing w:val="33"/>
          <w:sz w:val="19"/>
          <w:szCs w:val="19"/>
        </w:rPr>
        <w:t xml:space="preserve"> </w:t>
      </w:r>
      <w:r>
        <w:rPr>
          <w:rFonts w:ascii="Georgia" w:eastAsia="Georgia" w:hAnsi="Georgia" w:cs="Georgia"/>
          <w:sz w:val="19"/>
          <w:szCs w:val="19"/>
        </w:rPr>
        <w:t>F.,</w:t>
      </w:r>
      <w:r>
        <w:rPr>
          <w:rFonts w:ascii="Georgia" w:eastAsia="Georgia" w:hAnsi="Georgia" w:cs="Georgia"/>
          <w:spacing w:val="40"/>
          <w:sz w:val="19"/>
          <w:szCs w:val="19"/>
        </w:rPr>
        <w:t xml:space="preserve"> </w:t>
      </w:r>
      <w:r>
        <w:rPr>
          <w:rFonts w:ascii="Georgia" w:eastAsia="Georgia" w:hAnsi="Georgia" w:cs="Georgia"/>
          <w:sz w:val="19"/>
          <w:szCs w:val="19"/>
        </w:rPr>
        <w:t xml:space="preserve">Miller, </w:t>
      </w:r>
      <w:r>
        <w:rPr>
          <w:rFonts w:ascii="Georgia" w:eastAsia="Georgia" w:hAnsi="Georgia" w:cs="Georgia"/>
          <w:spacing w:val="1"/>
          <w:sz w:val="19"/>
          <w:szCs w:val="19"/>
        </w:rPr>
        <w:t xml:space="preserve"> </w:t>
      </w:r>
      <w:r>
        <w:rPr>
          <w:rFonts w:ascii="Georgia" w:eastAsia="Georgia" w:hAnsi="Georgia" w:cs="Georgia"/>
          <w:sz w:val="19"/>
          <w:szCs w:val="19"/>
        </w:rPr>
        <w:t>G.</w:t>
      </w:r>
      <w:r>
        <w:rPr>
          <w:rFonts w:ascii="Georgia" w:eastAsia="Georgia" w:hAnsi="Georgia" w:cs="Georgia"/>
          <w:spacing w:val="33"/>
          <w:sz w:val="19"/>
          <w:szCs w:val="19"/>
        </w:rPr>
        <w:t xml:space="preserve"> </w:t>
      </w:r>
      <w:r>
        <w:rPr>
          <w:rFonts w:ascii="Georgia" w:eastAsia="Georgia" w:hAnsi="Georgia" w:cs="Georgia"/>
          <w:sz w:val="19"/>
          <w:szCs w:val="19"/>
        </w:rPr>
        <w:t>W.,</w:t>
      </w:r>
      <w:r>
        <w:rPr>
          <w:rFonts w:ascii="Georgia" w:eastAsia="Georgia" w:hAnsi="Georgia" w:cs="Georgia"/>
          <w:spacing w:val="44"/>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6"/>
          <w:sz w:val="19"/>
          <w:szCs w:val="19"/>
        </w:rPr>
        <w:t xml:space="preserve"> </w:t>
      </w:r>
      <w:r>
        <w:rPr>
          <w:rFonts w:ascii="Georgia" w:eastAsia="Georgia" w:hAnsi="Georgia" w:cs="Georgia"/>
          <w:sz w:val="19"/>
          <w:szCs w:val="19"/>
        </w:rPr>
        <w:t>S.,</w:t>
      </w:r>
      <w:r>
        <w:rPr>
          <w:rFonts w:ascii="Georgia" w:eastAsia="Georgia" w:hAnsi="Georgia" w:cs="Georgia"/>
          <w:spacing w:val="40"/>
          <w:sz w:val="19"/>
          <w:szCs w:val="19"/>
        </w:rPr>
        <w:t xml:space="preserve"> </w:t>
      </w:r>
      <w:proofErr w:type="spellStart"/>
      <w:r>
        <w:rPr>
          <w:rFonts w:ascii="Georgia" w:eastAsia="Georgia" w:hAnsi="Georgia" w:cs="Georgia"/>
          <w:sz w:val="19"/>
          <w:szCs w:val="19"/>
        </w:rPr>
        <w:t>Ketel</w:t>
      </w:r>
      <w:proofErr w:type="spellEnd"/>
      <w:r>
        <w:rPr>
          <w:rFonts w:ascii="Georgia" w:eastAsia="Georgia" w:hAnsi="Georgia" w:cs="Georgia"/>
          <w:sz w:val="19"/>
          <w:szCs w:val="19"/>
        </w:rPr>
        <w:t>,</w:t>
      </w:r>
      <w:r>
        <w:rPr>
          <w:rFonts w:ascii="Georgia" w:eastAsia="Georgia" w:hAnsi="Georgia" w:cs="Georgia"/>
          <w:spacing w:val="46"/>
          <w:sz w:val="19"/>
          <w:szCs w:val="19"/>
        </w:rPr>
        <w:t xml:space="preserve"> </w:t>
      </w:r>
      <w:r>
        <w:rPr>
          <w:rFonts w:ascii="Georgia" w:eastAsia="Georgia" w:hAnsi="Georgia" w:cs="Georgia"/>
          <w:sz w:val="19"/>
          <w:szCs w:val="19"/>
        </w:rPr>
        <w:t>J.,</w:t>
      </w:r>
      <w:r>
        <w:rPr>
          <w:rFonts w:ascii="Georgia" w:eastAsia="Georgia" w:hAnsi="Georgia" w:cs="Georgia"/>
          <w:spacing w:val="42"/>
          <w:sz w:val="19"/>
          <w:szCs w:val="19"/>
        </w:rPr>
        <w:t xml:space="preserve"> </w:t>
      </w:r>
      <w:proofErr w:type="spellStart"/>
      <w:r>
        <w:rPr>
          <w:rFonts w:ascii="Georgia" w:eastAsia="Georgia" w:hAnsi="Georgia" w:cs="Georgia"/>
          <w:w w:val="102"/>
          <w:sz w:val="19"/>
          <w:szCs w:val="19"/>
        </w:rPr>
        <w:t>Hersman</w:t>
      </w:r>
      <w:proofErr w:type="spellEnd"/>
      <w:r>
        <w:rPr>
          <w:rFonts w:ascii="Georgia" w:eastAsia="Georgia" w:hAnsi="Georgia" w:cs="Georgia"/>
          <w:w w:val="102"/>
          <w:sz w:val="19"/>
          <w:szCs w:val="19"/>
        </w:rPr>
        <w:t xml:space="preserve">, </w:t>
      </w:r>
      <w:r>
        <w:rPr>
          <w:rFonts w:ascii="Georgia" w:eastAsia="Georgia" w:hAnsi="Georgia" w:cs="Georgia"/>
          <w:sz w:val="19"/>
          <w:szCs w:val="19"/>
        </w:rPr>
        <w:t>F.</w:t>
      </w:r>
      <w:r>
        <w:rPr>
          <w:rFonts w:ascii="Georgia" w:eastAsia="Georgia" w:hAnsi="Georgia" w:cs="Georgia"/>
          <w:spacing w:val="32"/>
          <w:sz w:val="19"/>
          <w:szCs w:val="19"/>
        </w:rPr>
        <w:t xml:space="preserve"> </w:t>
      </w:r>
      <w:r>
        <w:rPr>
          <w:rFonts w:ascii="Georgia" w:eastAsia="Georgia" w:hAnsi="Georgia" w:cs="Georgia"/>
          <w:sz w:val="19"/>
          <w:szCs w:val="19"/>
        </w:rPr>
        <w:t>W.,</w:t>
      </w:r>
      <w:r>
        <w:rPr>
          <w:rFonts w:ascii="Georgia" w:eastAsia="Georgia" w:hAnsi="Georgia" w:cs="Georgia"/>
          <w:spacing w:val="43"/>
          <w:sz w:val="19"/>
          <w:szCs w:val="19"/>
        </w:rPr>
        <w:t xml:space="preserve"> </w:t>
      </w:r>
      <w:r>
        <w:rPr>
          <w:rFonts w:ascii="Georgia" w:eastAsia="Georgia" w:hAnsi="Georgia" w:cs="Georgia"/>
          <w:sz w:val="19"/>
          <w:szCs w:val="19"/>
        </w:rPr>
        <w:t>and</w:t>
      </w:r>
      <w:r>
        <w:rPr>
          <w:rFonts w:ascii="Georgia" w:eastAsia="Georgia" w:hAnsi="Georgia" w:cs="Georgia"/>
          <w:spacing w:val="35"/>
          <w:sz w:val="19"/>
          <w:szCs w:val="19"/>
        </w:rPr>
        <w:t xml:space="preserve"> </w:t>
      </w:r>
      <w:proofErr w:type="spellStart"/>
      <w:r>
        <w:rPr>
          <w:rFonts w:ascii="Georgia" w:eastAsia="Georgia" w:hAnsi="Georgia" w:cs="Georgia"/>
          <w:sz w:val="19"/>
          <w:szCs w:val="19"/>
        </w:rPr>
        <w:t>Ruppert</w:t>
      </w:r>
      <w:proofErr w:type="spellEnd"/>
      <w:r>
        <w:rPr>
          <w:rFonts w:ascii="Georgia" w:eastAsia="Georgia" w:hAnsi="Georgia" w:cs="Georgia"/>
          <w:sz w:val="19"/>
          <w:szCs w:val="19"/>
        </w:rPr>
        <w:t xml:space="preserve">, </w:t>
      </w:r>
      <w:r>
        <w:rPr>
          <w:rFonts w:ascii="Georgia" w:eastAsia="Georgia" w:hAnsi="Georgia" w:cs="Georgia"/>
          <w:spacing w:val="4"/>
          <w:sz w:val="19"/>
          <w:szCs w:val="19"/>
        </w:rPr>
        <w:t xml:space="preserve"> </w:t>
      </w:r>
      <w:r>
        <w:rPr>
          <w:rFonts w:ascii="Georgia" w:eastAsia="Georgia" w:hAnsi="Georgia" w:cs="Georgia"/>
          <w:sz w:val="19"/>
          <w:szCs w:val="19"/>
        </w:rPr>
        <w:t>K.</w:t>
      </w:r>
      <w:r>
        <w:rPr>
          <w:rFonts w:ascii="Georgia" w:eastAsia="Georgia" w:hAnsi="Georgia" w:cs="Georgia"/>
          <w:spacing w:val="32"/>
          <w:sz w:val="19"/>
          <w:szCs w:val="19"/>
        </w:rPr>
        <w:t xml:space="preserve"> </w:t>
      </w:r>
      <w:r>
        <w:rPr>
          <w:rFonts w:ascii="Georgia" w:eastAsia="Georgia" w:hAnsi="Georgia" w:cs="Georgia"/>
          <w:sz w:val="19"/>
          <w:szCs w:val="19"/>
        </w:rPr>
        <w:t>“</w:t>
      </w:r>
      <w:r>
        <w:rPr>
          <w:rFonts w:ascii="Georgia" w:eastAsia="Georgia" w:hAnsi="Georgia" w:cs="Georgia"/>
          <w:b/>
          <w:bCs/>
          <w:sz w:val="19"/>
          <w:szCs w:val="19"/>
        </w:rPr>
        <w:t xml:space="preserve">Simultaneous </w:t>
      </w:r>
      <w:r>
        <w:rPr>
          <w:rFonts w:ascii="Georgia" w:eastAsia="Georgia" w:hAnsi="Georgia" w:cs="Georgia"/>
          <w:b/>
          <w:bCs/>
          <w:spacing w:val="11"/>
          <w:sz w:val="19"/>
          <w:szCs w:val="19"/>
        </w:rPr>
        <w:t xml:space="preserve"> </w:t>
      </w:r>
      <w:r>
        <w:rPr>
          <w:rFonts w:ascii="Georgia" w:eastAsia="Georgia" w:hAnsi="Georgia" w:cs="Georgia"/>
          <w:b/>
          <w:bCs/>
          <w:sz w:val="19"/>
          <w:szCs w:val="19"/>
        </w:rPr>
        <w:t xml:space="preserve">Magnetic  Resonance </w:t>
      </w:r>
      <w:r>
        <w:rPr>
          <w:rFonts w:ascii="Georgia" w:eastAsia="Georgia" w:hAnsi="Georgia" w:cs="Georgia"/>
          <w:b/>
          <w:bCs/>
          <w:spacing w:val="3"/>
          <w:sz w:val="19"/>
          <w:szCs w:val="19"/>
        </w:rPr>
        <w:t xml:space="preserve"> </w:t>
      </w:r>
      <w:r>
        <w:rPr>
          <w:rFonts w:ascii="Georgia" w:eastAsia="Georgia" w:hAnsi="Georgia" w:cs="Georgia"/>
          <w:b/>
          <w:bCs/>
          <w:sz w:val="19"/>
          <w:szCs w:val="19"/>
        </w:rPr>
        <w:t>Imaging</w:t>
      </w:r>
      <w:r>
        <w:rPr>
          <w:rFonts w:ascii="Georgia" w:eastAsia="Georgia" w:hAnsi="Georgia" w:cs="Georgia"/>
          <w:b/>
          <w:bCs/>
          <w:spacing w:val="46"/>
          <w:sz w:val="19"/>
          <w:szCs w:val="19"/>
        </w:rPr>
        <w:t xml:space="preserve"> </w:t>
      </w:r>
      <w:r>
        <w:rPr>
          <w:rFonts w:ascii="Georgia" w:eastAsia="Georgia" w:hAnsi="Georgia" w:cs="Georgia"/>
          <w:b/>
          <w:bCs/>
          <w:sz w:val="19"/>
          <w:szCs w:val="19"/>
        </w:rPr>
        <w:t>of</w:t>
      </w:r>
      <w:r>
        <w:rPr>
          <w:rFonts w:ascii="Georgia" w:eastAsia="Georgia" w:hAnsi="Georgia" w:cs="Georgia"/>
          <w:b/>
          <w:bCs/>
          <w:spacing w:val="34"/>
          <w:sz w:val="19"/>
          <w:szCs w:val="19"/>
        </w:rPr>
        <w:t xml:space="preserve"> </w:t>
      </w:r>
      <w:r>
        <w:rPr>
          <w:rFonts w:ascii="Georgia" w:eastAsia="Georgia" w:hAnsi="Georgia" w:cs="Georgia"/>
          <w:b/>
          <w:bCs/>
          <w:sz w:val="19"/>
          <w:szCs w:val="19"/>
        </w:rPr>
        <w:t xml:space="preserve">Ventilation </w:t>
      </w:r>
      <w:r>
        <w:rPr>
          <w:rFonts w:ascii="Georgia" w:eastAsia="Georgia" w:hAnsi="Georgia" w:cs="Georgia"/>
          <w:b/>
          <w:bCs/>
          <w:spacing w:val="4"/>
          <w:sz w:val="19"/>
          <w:szCs w:val="19"/>
        </w:rPr>
        <w:t xml:space="preserve"> </w:t>
      </w:r>
      <w:r>
        <w:rPr>
          <w:rFonts w:ascii="Georgia" w:eastAsia="Georgia" w:hAnsi="Georgia" w:cs="Georgia"/>
          <w:b/>
          <w:bCs/>
          <w:sz w:val="19"/>
          <w:szCs w:val="19"/>
        </w:rPr>
        <w:t xml:space="preserve">Distribution </w:t>
      </w:r>
      <w:r>
        <w:rPr>
          <w:rFonts w:ascii="Georgia" w:eastAsia="Georgia" w:hAnsi="Georgia" w:cs="Georgia"/>
          <w:b/>
          <w:bCs/>
          <w:spacing w:val="6"/>
          <w:sz w:val="19"/>
          <w:szCs w:val="19"/>
        </w:rPr>
        <w:t xml:space="preserve"> </w:t>
      </w:r>
      <w:r>
        <w:rPr>
          <w:rFonts w:ascii="Georgia" w:eastAsia="Georgia" w:hAnsi="Georgia" w:cs="Georgia"/>
          <w:b/>
          <w:bCs/>
          <w:sz w:val="19"/>
          <w:szCs w:val="19"/>
        </w:rPr>
        <w:t>and</w:t>
      </w:r>
      <w:r>
        <w:rPr>
          <w:rFonts w:ascii="Georgia" w:eastAsia="Georgia" w:hAnsi="Georgia" w:cs="Georgia"/>
          <w:b/>
          <w:bCs/>
          <w:spacing w:val="37"/>
          <w:sz w:val="19"/>
          <w:szCs w:val="19"/>
        </w:rPr>
        <w:t xml:space="preserve"> </w:t>
      </w:r>
      <w:r>
        <w:rPr>
          <w:rFonts w:ascii="Georgia" w:eastAsia="Georgia" w:hAnsi="Georgia" w:cs="Georgia"/>
          <w:b/>
          <w:bCs/>
          <w:sz w:val="19"/>
          <w:szCs w:val="19"/>
        </w:rPr>
        <w:t>Gas</w:t>
      </w:r>
      <w:r>
        <w:rPr>
          <w:rFonts w:ascii="Georgia" w:eastAsia="Georgia" w:hAnsi="Georgia" w:cs="Georgia"/>
          <w:b/>
          <w:bCs/>
          <w:spacing w:val="37"/>
          <w:sz w:val="19"/>
          <w:szCs w:val="19"/>
        </w:rPr>
        <w:t xml:space="preserve"> </w:t>
      </w:r>
      <w:r>
        <w:rPr>
          <w:rFonts w:ascii="Georgia" w:eastAsia="Georgia" w:hAnsi="Georgia" w:cs="Georgia"/>
          <w:b/>
          <w:bCs/>
          <w:w w:val="102"/>
          <w:sz w:val="19"/>
          <w:szCs w:val="19"/>
        </w:rPr>
        <w:t xml:space="preserve">Up- </w:t>
      </w:r>
      <w:r>
        <w:rPr>
          <w:rFonts w:ascii="Georgia" w:eastAsia="Georgia" w:hAnsi="Georgia" w:cs="Georgia"/>
          <w:b/>
          <w:bCs/>
          <w:sz w:val="19"/>
          <w:szCs w:val="19"/>
        </w:rPr>
        <w:t>take</w:t>
      </w:r>
      <w:r>
        <w:rPr>
          <w:rFonts w:ascii="Georgia" w:eastAsia="Georgia" w:hAnsi="Georgia" w:cs="Georgia"/>
          <w:b/>
          <w:bCs/>
          <w:spacing w:val="17"/>
          <w:sz w:val="19"/>
          <w:szCs w:val="19"/>
        </w:rPr>
        <w:t xml:space="preserve"> </w:t>
      </w:r>
      <w:r>
        <w:rPr>
          <w:rFonts w:ascii="Georgia" w:eastAsia="Georgia" w:hAnsi="Georgia" w:cs="Georgia"/>
          <w:b/>
          <w:bCs/>
          <w:sz w:val="19"/>
          <w:szCs w:val="19"/>
        </w:rPr>
        <w:t>in</w:t>
      </w:r>
      <w:r>
        <w:rPr>
          <w:rFonts w:ascii="Georgia" w:eastAsia="Georgia" w:hAnsi="Georgia" w:cs="Georgia"/>
          <w:b/>
          <w:bCs/>
          <w:spacing w:val="14"/>
          <w:sz w:val="19"/>
          <w:szCs w:val="19"/>
        </w:rPr>
        <w:t xml:space="preserve"> </w:t>
      </w:r>
      <w:r>
        <w:rPr>
          <w:rFonts w:ascii="Georgia" w:eastAsia="Georgia" w:hAnsi="Georgia" w:cs="Georgia"/>
          <w:b/>
          <w:bCs/>
          <w:sz w:val="19"/>
          <w:szCs w:val="19"/>
        </w:rPr>
        <w:t>the</w:t>
      </w:r>
      <w:r>
        <w:rPr>
          <w:rFonts w:ascii="Georgia" w:eastAsia="Georgia" w:hAnsi="Georgia" w:cs="Georgia"/>
          <w:b/>
          <w:bCs/>
          <w:spacing w:val="16"/>
          <w:sz w:val="19"/>
          <w:szCs w:val="19"/>
        </w:rPr>
        <w:t xml:space="preserve"> </w:t>
      </w:r>
      <w:r>
        <w:rPr>
          <w:rFonts w:ascii="Georgia" w:eastAsia="Georgia" w:hAnsi="Georgia" w:cs="Georgia"/>
          <w:b/>
          <w:bCs/>
          <w:sz w:val="19"/>
          <w:szCs w:val="19"/>
        </w:rPr>
        <w:t>Human</w:t>
      </w:r>
      <w:r>
        <w:rPr>
          <w:rFonts w:ascii="Georgia" w:eastAsia="Georgia" w:hAnsi="Georgia" w:cs="Georgia"/>
          <w:b/>
          <w:bCs/>
          <w:spacing w:val="25"/>
          <w:sz w:val="19"/>
          <w:szCs w:val="19"/>
        </w:rPr>
        <w:t xml:space="preserve"> </w:t>
      </w:r>
      <w:r>
        <w:rPr>
          <w:rFonts w:ascii="Georgia" w:eastAsia="Georgia" w:hAnsi="Georgia" w:cs="Georgia"/>
          <w:b/>
          <w:bCs/>
          <w:sz w:val="19"/>
          <w:szCs w:val="19"/>
        </w:rPr>
        <w:t>Lung</w:t>
      </w:r>
      <w:r>
        <w:rPr>
          <w:rFonts w:ascii="Georgia" w:eastAsia="Georgia" w:hAnsi="Georgia" w:cs="Georgia"/>
          <w:b/>
          <w:bCs/>
          <w:spacing w:val="20"/>
          <w:sz w:val="19"/>
          <w:szCs w:val="19"/>
        </w:rPr>
        <w:t xml:space="preserve"> </w:t>
      </w:r>
      <w:r>
        <w:rPr>
          <w:rFonts w:ascii="Georgia" w:eastAsia="Georgia" w:hAnsi="Georgia" w:cs="Georgia"/>
          <w:b/>
          <w:bCs/>
          <w:sz w:val="19"/>
          <w:szCs w:val="19"/>
        </w:rPr>
        <w:t>Using</w:t>
      </w:r>
      <w:r>
        <w:rPr>
          <w:rFonts w:ascii="Georgia" w:eastAsia="Georgia" w:hAnsi="Georgia" w:cs="Georgia"/>
          <w:b/>
          <w:bCs/>
          <w:spacing w:val="21"/>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1"/>
          <w:sz w:val="19"/>
          <w:szCs w:val="19"/>
        </w:rPr>
        <w:t xml:space="preserve"> </w:t>
      </w:r>
      <w:r>
        <w:rPr>
          <w:rFonts w:ascii="Georgia" w:eastAsia="Georgia" w:hAnsi="Georgia" w:cs="Georgia"/>
          <w:b/>
          <w:bCs/>
          <w:sz w:val="19"/>
          <w:szCs w:val="19"/>
        </w:rPr>
        <w:t>Xenon-12</w:t>
      </w:r>
      <w:r>
        <w:rPr>
          <w:rFonts w:ascii="Georgia" w:eastAsia="Georgia" w:hAnsi="Georgia" w:cs="Georgia"/>
          <w:b/>
          <w:bCs/>
          <w:spacing w:val="-1"/>
          <w:sz w:val="19"/>
          <w:szCs w:val="19"/>
        </w:rPr>
        <w:t>9</w:t>
      </w:r>
      <w:r>
        <w:rPr>
          <w:rFonts w:ascii="Georgia" w:eastAsia="Georgia" w:hAnsi="Georgia" w:cs="Georgia"/>
          <w:sz w:val="19"/>
          <w:szCs w:val="19"/>
        </w:rPr>
        <w:t>”</w:t>
      </w:r>
      <w:r>
        <w:rPr>
          <w:rFonts w:ascii="Georgia" w:eastAsia="Georgia" w:hAnsi="Georgia" w:cs="Georgia"/>
          <w:spacing w:val="32"/>
          <w:sz w:val="19"/>
          <w:szCs w:val="19"/>
        </w:rPr>
        <w:t xml:space="preserve"> </w:t>
      </w:r>
      <w:proofErr w:type="spellStart"/>
      <w:r>
        <w:rPr>
          <w:rFonts w:ascii="Georgia" w:eastAsia="Georgia" w:hAnsi="Georgia" w:cs="Georgia"/>
          <w:i/>
          <w:sz w:val="19"/>
          <w:szCs w:val="19"/>
        </w:rPr>
        <w:t>Proc</w:t>
      </w:r>
      <w:proofErr w:type="spellEnd"/>
      <w:r>
        <w:rPr>
          <w:rFonts w:ascii="Georgia" w:eastAsia="Georgia" w:hAnsi="Georgia" w:cs="Georgia"/>
          <w:i/>
          <w:spacing w:val="8"/>
          <w:sz w:val="19"/>
          <w:szCs w:val="19"/>
        </w:rPr>
        <w:t xml:space="preserve"> </w:t>
      </w:r>
      <w:proofErr w:type="spellStart"/>
      <w:r>
        <w:rPr>
          <w:rFonts w:ascii="Georgia" w:eastAsia="Georgia" w:hAnsi="Georgia" w:cs="Georgia"/>
          <w:i/>
          <w:sz w:val="19"/>
          <w:szCs w:val="19"/>
        </w:rPr>
        <w:t>Natl</w:t>
      </w:r>
      <w:proofErr w:type="spellEnd"/>
      <w:r>
        <w:rPr>
          <w:rFonts w:ascii="Georgia" w:eastAsia="Georgia" w:hAnsi="Georgia" w:cs="Georgia"/>
          <w:i/>
          <w:spacing w:val="8"/>
          <w:sz w:val="19"/>
          <w:szCs w:val="19"/>
        </w:rPr>
        <w:t xml:space="preserve"> </w:t>
      </w:r>
      <w:proofErr w:type="spellStart"/>
      <w:r>
        <w:rPr>
          <w:rFonts w:ascii="Georgia" w:eastAsia="Georgia" w:hAnsi="Georgia" w:cs="Georgia"/>
          <w:i/>
          <w:sz w:val="19"/>
          <w:szCs w:val="19"/>
        </w:rPr>
        <w:t>Acad</w:t>
      </w:r>
      <w:proofErr w:type="spellEnd"/>
      <w:r>
        <w:rPr>
          <w:rFonts w:ascii="Georgia" w:eastAsia="Georgia" w:hAnsi="Georgia" w:cs="Georgia"/>
          <w:i/>
          <w:spacing w:val="8"/>
          <w:sz w:val="19"/>
          <w:szCs w:val="19"/>
        </w:rPr>
        <w:t xml:space="preserve"> </w:t>
      </w:r>
      <w:proofErr w:type="spellStart"/>
      <w:r>
        <w:rPr>
          <w:rFonts w:ascii="Georgia" w:eastAsia="Georgia" w:hAnsi="Georgia" w:cs="Georgia"/>
          <w:i/>
          <w:sz w:val="19"/>
          <w:szCs w:val="19"/>
        </w:rPr>
        <w:t>Sci</w:t>
      </w:r>
      <w:proofErr w:type="spellEnd"/>
      <w:r>
        <w:rPr>
          <w:rFonts w:ascii="Georgia" w:eastAsia="Georgia" w:hAnsi="Georgia" w:cs="Georgia"/>
          <w:i/>
          <w:spacing w:val="8"/>
          <w:sz w:val="19"/>
          <w:szCs w:val="19"/>
        </w:rPr>
        <w:t xml:space="preserve"> </w:t>
      </w:r>
      <w:r>
        <w:rPr>
          <w:rFonts w:ascii="Georgia" w:eastAsia="Georgia" w:hAnsi="Georgia" w:cs="Georgia"/>
          <w:i/>
          <w:sz w:val="19"/>
          <w:szCs w:val="19"/>
        </w:rPr>
        <w:t>U</w:t>
      </w:r>
      <w:r>
        <w:rPr>
          <w:rFonts w:ascii="Georgia" w:eastAsia="Georgia" w:hAnsi="Georgia" w:cs="Georgia"/>
          <w:i/>
          <w:spacing w:val="8"/>
          <w:sz w:val="19"/>
          <w:szCs w:val="19"/>
        </w:rPr>
        <w:t xml:space="preserve"> </w:t>
      </w:r>
      <w:r>
        <w:rPr>
          <w:rFonts w:ascii="Georgia" w:eastAsia="Georgia" w:hAnsi="Georgia" w:cs="Georgia"/>
          <w:i/>
          <w:sz w:val="19"/>
          <w:szCs w:val="19"/>
        </w:rPr>
        <w:t>S</w:t>
      </w:r>
      <w:r>
        <w:rPr>
          <w:rFonts w:ascii="Georgia" w:eastAsia="Georgia" w:hAnsi="Georgia" w:cs="Georgia"/>
          <w:i/>
          <w:spacing w:val="8"/>
          <w:sz w:val="19"/>
          <w:szCs w:val="19"/>
        </w:rPr>
        <w:t xml:space="preserve"> </w:t>
      </w:r>
      <w:r>
        <w:rPr>
          <w:rFonts w:ascii="Georgia" w:eastAsia="Georgia" w:hAnsi="Georgia" w:cs="Georgia"/>
          <w:i/>
          <w:sz w:val="19"/>
          <w:szCs w:val="19"/>
        </w:rPr>
        <w:t>A</w:t>
      </w:r>
      <w:r>
        <w:rPr>
          <w:rFonts w:ascii="Georgia" w:eastAsia="Georgia" w:hAnsi="Georgia" w:cs="Georgia"/>
          <w:i/>
          <w:spacing w:val="9"/>
          <w:sz w:val="19"/>
          <w:szCs w:val="19"/>
        </w:rPr>
        <w:t xml:space="preserve"> </w:t>
      </w:r>
      <w:r>
        <w:rPr>
          <w:rFonts w:ascii="Georgia" w:eastAsia="Georgia" w:hAnsi="Georgia" w:cs="Georgia"/>
          <w:sz w:val="19"/>
          <w:szCs w:val="19"/>
        </w:rPr>
        <w:t>107,</w:t>
      </w:r>
      <w:r>
        <w:rPr>
          <w:rFonts w:ascii="Georgia" w:eastAsia="Georgia" w:hAnsi="Georgia" w:cs="Georgia"/>
          <w:spacing w:val="18"/>
          <w:sz w:val="19"/>
          <w:szCs w:val="19"/>
        </w:rPr>
        <w:t xml:space="preserve"> </w:t>
      </w:r>
      <w:r>
        <w:rPr>
          <w:rFonts w:ascii="Georgia" w:eastAsia="Georgia" w:hAnsi="Georgia" w:cs="Georgia"/>
          <w:sz w:val="19"/>
          <w:szCs w:val="19"/>
        </w:rPr>
        <w:t xml:space="preserve">no.  </w:t>
      </w:r>
      <w:proofErr w:type="gramStart"/>
      <w:r>
        <w:rPr>
          <w:rFonts w:ascii="Georgia" w:eastAsia="Georgia" w:hAnsi="Georgia" w:cs="Georgia"/>
          <w:sz w:val="19"/>
          <w:szCs w:val="19"/>
        </w:rPr>
        <w:t>50</w:t>
      </w:r>
      <w:r>
        <w:rPr>
          <w:rFonts w:ascii="Georgia" w:eastAsia="Georgia" w:hAnsi="Georgia" w:cs="Georgia"/>
          <w:spacing w:val="13"/>
          <w:sz w:val="19"/>
          <w:szCs w:val="19"/>
        </w:rPr>
        <w:t xml:space="preserve"> </w:t>
      </w:r>
      <w:r>
        <w:rPr>
          <w:rFonts w:ascii="Georgia" w:eastAsia="Georgia" w:hAnsi="Georgia" w:cs="Georgia"/>
          <w:sz w:val="19"/>
          <w:szCs w:val="19"/>
        </w:rPr>
        <w:t>(2010):</w:t>
      </w:r>
      <w:r>
        <w:rPr>
          <w:rFonts w:ascii="Georgia" w:eastAsia="Georgia" w:hAnsi="Georgia" w:cs="Georgia"/>
          <w:spacing w:val="45"/>
          <w:sz w:val="19"/>
          <w:szCs w:val="19"/>
        </w:rPr>
        <w:t xml:space="preserve"> </w:t>
      </w:r>
      <w:r>
        <w:rPr>
          <w:rFonts w:ascii="Georgia" w:eastAsia="Georgia" w:hAnsi="Georgia" w:cs="Georgia"/>
          <w:w w:val="102"/>
          <w:sz w:val="19"/>
          <w:szCs w:val="19"/>
        </w:rPr>
        <w:t>21707–12.</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6">
        <w:r>
          <w:rPr>
            <w:rFonts w:ascii="Georgia" w:eastAsia="Georgia" w:hAnsi="Georgia" w:cs="Georgia"/>
            <w:color w:val="0000FF"/>
            <w:w w:val="102"/>
            <w:sz w:val="19"/>
            <w:szCs w:val="19"/>
          </w:rPr>
          <w:t>10.1073/pnas.1011912107</w:t>
        </w:r>
      </w:hyperlink>
    </w:p>
    <w:p w14:paraId="64BA1F6B" w14:textId="77777777" w:rsidR="00E61F9D" w:rsidRDefault="005C64D6">
      <w:pPr>
        <w:spacing w:before="60" w:after="0" w:line="277" w:lineRule="auto"/>
        <w:ind w:left="116" w:right="48" w:firstLine="24"/>
        <w:jc w:val="both"/>
        <w:rPr>
          <w:rFonts w:ascii="Georgia" w:eastAsia="Georgia" w:hAnsi="Georgia" w:cs="Georgia"/>
          <w:sz w:val="19"/>
          <w:szCs w:val="19"/>
        </w:rPr>
      </w:pPr>
      <w:r>
        <w:rPr>
          <w:rFonts w:ascii="Georgia" w:eastAsia="Georgia" w:hAnsi="Georgia" w:cs="Georgia"/>
          <w:sz w:val="19"/>
          <w:szCs w:val="19"/>
        </w:rPr>
        <w:t>91.</w:t>
      </w:r>
      <w:r>
        <w:rPr>
          <w:rFonts w:ascii="Georgia" w:eastAsia="Georgia" w:hAnsi="Georgia" w:cs="Georgia"/>
          <w:spacing w:val="36"/>
          <w:sz w:val="19"/>
          <w:szCs w:val="19"/>
        </w:rPr>
        <w:t xml:space="preserve"> </w:t>
      </w:r>
      <w:r>
        <w:rPr>
          <w:rFonts w:ascii="Georgia" w:eastAsia="Georgia" w:hAnsi="Georgia" w:cs="Georgia"/>
          <w:sz w:val="19"/>
          <w:szCs w:val="19"/>
        </w:rPr>
        <w:t>Qing,</w:t>
      </w:r>
      <w:r>
        <w:rPr>
          <w:rFonts w:ascii="Georgia" w:eastAsia="Georgia" w:hAnsi="Georgia" w:cs="Georgia"/>
          <w:spacing w:val="16"/>
          <w:sz w:val="19"/>
          <w:szCs w:val="19"/>
        </w:rPr>
        <w:t xml:space="preserve"> </w:t>
      </w:r>
      <w:r>
        <w:rPr>
          <w:rFonts w:ascii="Georgia" w:eastAsia="Georgia" w:hAnsi="Georgia" w:cs="Georgia"/>
          <w:sz w:val="19"/>
          <w:szCs w:val="19"/>
        </w:rPr>
        <w:t>K.,</w:t>
      </w:r>
      <w:r>
        <w:rPr>
          <w:rFonts w:ascii="Georgia" w:eastAsia="Georgia" w:hAnsi="Georgia" w:cs="Georgia"/>
          <w:spacing w:val="11"/>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20"/>
          <w:sz w:val="19"/>
          <w:szCs w:val="19"/>
        </w:rPr>
        <w:t xml:space="preserve"> </w:t>
      </w:r>
      <w:r>
        <w:rPr>
          <w:rFonts w:ascii="Georgia" w:eastAsia="Georgia" w:hAnsi="Georgia" w:cs="Georgia"/>
          <w:sz w:val="19"/>
          <w:szCs w:val="19"/>
        </w:rPr>
        <w:t>J.</w:t>
      </w:r>
      <w:r>
        <w:rPr>
          <w:rFonts w:ascii="Georgia" w:eastAsia="Georgia" w:hAnsi="Georgia" w:cs="Georgia"/>
          <w:spacing w:val="9"/>
          <w:sz w:val="19"/>
          <w:szCs w:val="19"/>
        </w:rPr>
        <w:t xml:space="preserve"> </w:t>
      </w:r>
      <w:r>
        <w:rPr>
          <w:rFonts w:ascii="Georgia" w:eastAsia="Georgia" w:hAnsi="Georgia" w:cs="Georgia"/>
          <w:sz w:val="19"/>
          <w:szCs w:val="19"/>
        </w:rPr>
        <w:t>P.,</w:t>
      </w:r>
      <w:r>
        <w:rPr>
          <w:rFonts w:ascii="Georgia" w:eastAsia="Georgia" w:hAnsi="Georgia" w:cs="Georgia"/>
          <w:spacing w:val="14"/>
          <w:sz w:val="19"/>
          <w:szCs w:val="19"/>
        </w:rPr>
        <w:t xml:space="preserve"> </w:t>
      </w:r>
      <w:r>
        <w:rPr>
          <w:rFonts w:ascii="Georgia" w:eastAsia="Georgia" w:hAnsi="Georgia" w:cs="Georgia"/>
          <w:sz w:val="19"/>
          <w:szCs w:val="19"/>
        </w:rPr>
        <w:t>3rd,</w:t>
      </w:r>
      <w:r>
        <w:rPr>
          <w:rFonts w:ascii="Georgia" w:eastAsia="Georgia" w:hAnsi="Georgia" w:cs="Georgia"/>
          <w:spacing w:val="13"/>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16"/>
          <w:sz w:val="19"/>
          <w:szCs w:val="19"/>
        </w:rPr>
        <w:t xml:space="preserve"> </w:t>
      </w:r>
      <w:r>
        <w:rPr>
          <w:rFonts w:ascii="Georgia" w:eastAsia="Georgia" w:hAnsi="Georgia" w:cs="Georgia"/>
          <w:sz w:val="19"/>
          <w:szCs w:val="19"/>
        </w:rPr>
        <w:t>T.</w:t>
      </w:r>
      <w:r>
        <w:rPr>
          <w:rFonts w:ascii="Georgia" w:eastAsia="Georgia" w:hAnsi="Georgia" w:cs="Georgia"/>
          <w:spacing w:val="10"/>
          <w:sz w:val="19"/>
          <w:szCs w:val="19"/>
        </w:rPr>
        <w:t xml:space="preserve"> </w:t>
      </w:r>
      <w:r>
        <w:rPr>
          <w:rFonts w:ascii="Georgia" w:eastAsia="Georgia" w:hAnsi="Georgia" w:cs="Georgia"/>
          <w:sz w:val="19"/>
          <w:szCs w:val="19"/>
        </w:rPr>
        <w:t>A.,</w:t>
      </w:r>
      <w:r>
        <w:rPr>
          <w:rFonts w:ascii="Georgia" w:eastAsia="Georgia" w:hAnsi="Georgia" w:cs="Georgia"/>
          <w:spacing w:val="14"/>
          <w:sz w:val="19"/>
          <w:szCs w:val="19"/>
        </w:rPr>
        <w:t xml:space="preserve"> </w:t>
      </w:r>
      <w:r>
        <w:rPr>
          <w:rFonts w:ascii="Georgia" w:eastAsia="Georgia" w:hAnsi="Georgia" w:cs="Georgia"/>
          <w:sz w:val="19"/>
          <w:szCs w:val="19"/>
        </w:rPr>
        <w:t>Jiang,</w:t>
      </w:r>
      <w:r>
        <w:rPr>
          <w:rFonts w:ascii="Georgia" w:eastAsia="Georgia" w:hAnsi="Georgia" w:cs="Georgia"/>
          <w:spacing w:val="16"/>
          <w:sz w:val="19"/>
          <w:szCs w:val="19"/>
        </w:rPr>
        <w:t xml:space="preserve"> </w:t>
      </w:r>
      <w:r>
        <w:rPr>
          <w:rFonts w:ascii="Georgia" w:eastAsia="Georgia" w:hAnsi="Georgia" w:cs="Georgia"/>
          <w:sz w:val="19"/>
          <w:szCs w:val="19"/>
        </w:rPr>
        <w:t>Y.,</w:t>
      </w:r>
      <w:r>
        <w:rPr>
          <w:rFonts w:ascii="Georgia" w:eastAsia="Georgia" w:hAnsi="Georgia" w:cs="Georgia"/>
          <w:spacing w:val="11"/>
          <w:sz w:val="19"/>
          <w:szCs w:val="19"/>
        </w:rPr>
        <w:t xml:space="preserve"> </w:t>
      </w:r>
      <w:r>
        <w:rPr>
          <w:rFonts w:ascii="Georgia" w:eastAsia="Georgia" w:hAnsi="Georgia" w:cs="Georgia"/>
          <w:sz w:val="19"/>
          <w:szCs w:val="19"/>
        </w:rPr>
        <w:t>Mata,</w:t>
      </w:r>
      <w:r>
        <w:rPr>
          <w:rFonts w:ascii="Georgia" w:eastAsia="Georgia" w:hAnsi="Georgia" w:cs="Georgia"/>
          <w:spacing w:val="16"/>
          <w:sz w:val="19"/>
          <w:szCs w:val="19"/>
        </w:rPr>
        <w:t xml:space="preserve"> </w:t>
      </w:r>
      <w:r>
        <w:rPr>
          <w:rFonts w:ascii="Georgia" w:eastAsia="Georgia" w:hAnsi="Georgia" w:cs="Georgia"/>
          <w:sz w:val="19"/>
          <w:szCs w:val="19"/>
        </w:rPr>
        <w:t>J.</w:t>
      </w:r>
      <w:r>
        <w:rPr>
          <w:rFonts w:ascii="Georgia" w:eastAsia="Georgia" w:hAnsi="Georgia" w:cs="Georgia"/>
          <w:spacing w:val="10"/>
          <w:sz w:val="19"/>
          <w:szCs w:val="19"/>
        </w:rPr>
        <w:t xml:space="preserve"> </w:t>
      </w:r>
      <w:r>
        <w:rPr>
          <w:rFonts w:ascii="Georgia" w:eastAsia="Georgia" w:hAnsi="Georgia" w:cs="Georgia"/>
          <w:sz w:val="19"/>
          <w:szCs w:val="19"/>
        </w:rPr>
        <w:t>F.,</w:t>
      </w:r>
      <w:r>
        <w:rPr>
          <w:rFonts w:ascii="Georgia" w:eastAsia="Georgia" w:hAnsi="Georgia" w:cs="Georgia"/>
          <w:spacing w:val="10"/>
          <w:sz w:val="19"/>
          <w:szCs w:val="19"/>
        </w:rPr>
        <w:t xml:space="preserve"> </w:t>
      </w:r>
      <w:r>
        <w:rPr>
          <w:rFonts w:ascii="Georgia" w:eastAsia="Georgia" w:hAnsi="Georgia" w:cs="Georgia"/>
          <w:sz w:val="19"/>
          <w:szCs w:val="19"/>
        </w:rPr>
        <w:t>Miller,</w:t>
      </w:r>
      <w:r>
        <w:rPr>
          <w:rFonts w:ascii="Georgia" w:eastAsia="Georgia" w:hAnsi="Georgia" w:cs="Georgia"/>
          <w:spacing w:val="18"/>
          <w:sz w:val="19"/>
          <w:szCs w:val="19"/>
        </w:rPr>
        <w:t xml:space="preserve"> </w:t>
      </w:r>
      <w:r>
        <w:rPr>
          <w:rFonts w:ascii="Georgia" w:eastAsia="Georgia" w:hAnsi="Georgia" w:cs="Georgia"/>
          <w:sz w:val="19"/>
          <w:szCs w:val="19"/>
        </w:rPr>
        <w:t>G.</w:t>
      </w:r>
      <w:r>
        <w:rPr>
          <w:rFonts w:ascii="Georgia" w:eastAsia="Georgia" w:hAnsi="Georgia" w:cs="Georgia"/>
          <w:spacing w:val="9"/>
          <w:sz w:val="19"/>
          <w:szCs w:val="19"/>
        </w:rPr>
        <w:t xml:space="preserve"> </w:t>
      </w:r>
      <w:r>
        <w:rPr>
          <w:rFonts w:ascii="Georgia" w:eastAsia="Georgia" w:hAnsi="Georgia" w:cs="Georgia"/>
          <w:sz w:val="19"/>
          <w:szCs w:val="19"/>
        </w:rPr>
        <w:t>W.,</w:t>
      </w:r>
      <w:r>
        <w:rPr>
          <w:rFonts w:ascii="Georgia" w:eastAsia="Georgia" w:hAnsi="Georgia" w:cs="Georgia"/>
          <w:spacing w:val="16"/>
          <w:sz w:val="19"/>
          <w:szCs w:val="19"/>
        </w:rPr>
        <w:t xml:space="preserve"> </w:t>
      </w:r>
      <w:proofErr w:type="spellStart"/>
      <w:r>
        <w:rPr>
          <w:rFonts w:ascii="Georgia" w:eastAsia="Georgia" w:hAnsi="Georgia" w:cs="Georgia"/>
          <w:sz w:val="19"/>
          <w:szCs w:val="19"/>
        </w:rPr>
        <w:t>Ruset</w:t>
      </w:r>
      <w:proofErr w:type="spellEnd"/>
      <w:r>
        <w:rPr>
          <w:rFonts w:ascii="Georgia" w:eastAsia="Georgia" w:hAnsi="Georgia" w:cs="Georgia"/>
          <w:sz w:val="19"/>
          <w:szCs w:val="19"/>
        </w:rPr>
        <w:t>,</w:t>
      </w:r>
      <w:r>
        <w:rPr>
          <w:rFonts w:ascii="Georgia" w:eastAsia="Georgia" w:hAnsi="Georgia" w:cs="Georgia"/>
          <w:spacing w:val="17"/>
          <w:sz w:val="19"/>
          <w:szCs w:val="19"/>
        </w:rPr>
        <w:t xml:space="preserve"> </w:t>
      </w:r>
      <w:r>
        <w:rPr>
          <w:rFonts w:ascii="Georgia" w:eastAsia="Georgia" w:hAnsi="Georgia" w:cs="Georgia"/>
          <w:sz w:val="19"/>
          <w:szCs w:val="19"/>
        </w:rPr>
        <w:t>I.</w:t>
      </w:r>
      <w:r>
        <w:rPr>
          <w:rFonts w:ascii="Georgia" w:eastAsia="Georgia" w:hAnsi="Georgia" w:cs="Georgia"/>
          <w:spacing w:val="9"/>
          <w:sz w:val="19"/>
          <w:szCs w:val="19"/>
        </w:rPr>
        <w:t xml:space="preserve"> </w:t>
      </w:r>
      <w:r>
        <w:rPr>
          <w:rFonts w:ascii="Georgia" w:eastAsia="Georgia" w:hAnsi="Georgia" w:cs="Georgia"/>
          <w:sz w:val="19"/>
          <w:szCs w:val="19"/>
        </w:rPr>
        <w:t>C.,</w:t>
      </w:r>
      <w:r>
        <w:rPr>
          <w:rFonts w:ascii="Georgia" w:eastAsia="Georgia" w:hAnsi="Georgia" w:cs="Georgia"/>
          <w:spacing w:val="11"/>
          <w:sz w:val="19"/>
          <w:szCs w:val="19"/>
        </w:rPr>
        <w:t xml:space="preserve"> </w:t>
      </w:r>
      <w:proofErr w:type="spellStart"/>
      <w:r>
        <w:rPr>
          <w:rFonts w:ascii="Georgia" w:eastAsia="Georgia" w:hAnsi="Georgia" w:cs="Georgia"/>
          <w:sz w:val="19"/>
          <w:szCs w:val="19"/>
        </w:rPr>
        <w:t>Hersman</w:t>
      </w:r>
      <w:proofErr w:type="spellEnd"/>
      <w:r>
        <w:rPr>
          <w:rFonts w:ascii="Georgia" w:eastAsia="Georgia" w:hAnsi="Georgia" w:cs="Georgia"/>
          <w:sz w:val="19"/>
          <w:szCs w:val="19"/>
        </w:rPr>
        <w:t>,</w:t>
      </w:r>
      <w:r>
        <w:rPr>
          <w:rFonts w:ascii="Georgia" w:eastAsia="Georgia" w:hAnsi="Georgia" w:cs="Georgia"/>
          <w:spacing w:val="24"/>
          <w:sz w:val="19"/>
          <w:szCs w:val="19"/>
        </w:rPr>
        <w:t xml:space="preserve"> </w:t>
      </w:r>
      <w:r>
        <w:rPr>
          <w:rFonts w:ascii="Georgia" w:eastAsia="Georgia" w:hAnsi="Georgia" w:cs="Georgia"/>
          <w:sz w:val="19"/>
          <w:szCs w:val="19"/>
        </w:rPr>
        <w:t>F.</w:t>
      </w:r>
      <w:r>
        <w:rPr>
          <w:rFonts w:ascii="Georgia" w:eastAsia="Georgia" w:hAnsi="Georgia" w:cs="Georgia"/>
          <w:spacing w:val="8"/>
          <w:sz w:val="19"/>
          <w:szCs w:val="19"/>
        </w:rPr>
        <w:t xml:space="preserve"> </w:t>
      </w:r>
      <w:r>
        <w:rPr>
          <w:rFonts w:ascii="Georgia" w:eastAsia="Georgia" w:hAnsi="Georgia" w:cs="Georgia"/>
          <w:sz w:val="19"/>
          <w:szCs w:val="19"/>
        </w:rPr>
        <w:t>W.,</w:t>
      </w:r>
      <w:r>
        <w:rPr>
          <w:rFonts w:ascii="Georgia" w:eastAsia="Georgia" w:hAnsi="Georgia" w:cs="Georgia"/>
          <w:spacing w:val="15"/>
          <w:sz w:val="19"/>
          <w:szCs w:val="19"/>
        </w:rPr>
        <w:t xml:space="preserve"> </w:t>
      </w:r>
      <w:r>
        <w:rPr>
          <w:rFonts w:ascii="Georgia" w:eastAsia="Georgia" w:hAnsi="Georgia" w:cs="Georgia"/>
          <w:sz w:val="19"/>
          <w:szCs w:val="19"/>
        </w:rPr>
        <w:t>and</w:t>
      </w:r>
      <w:r>
        <w:rPr>
          <w:rFonts w:ascii="Georgia" w:eastAsia="Georgia" w:hAnsi="Georgia" w:cs="Georgia"/>
          <w:spacing w:val="12"/>
          <w:sz w:val="19"/>
          <w:szCs w:val="19"/>
        </w:rPr>
        <w:t xml:space="preserve"> </w:t>
      </w:r>
      <w:proofErr w:type="spellStart"/>
      <w:r>
        <w:rPr>
          <w:rFonts w:ascii="Georgia" w:eastAsia="Georgia" w:hAnsi="Georgia" w:cs="Georgia"/>
          <w:sz w:val="19"/>
          <w:szCs w:val="19"/>
        </w:rPr>
        <w:t>Ruppert</w:t>
      </w:r>
      <w:proofErr w:type="spellEnd"/>
      <w:r>
        <w:rPr>
          <w:rFonts w:ascii="Georgia" w:eastAsia="Georgia" w:hAnsi="Georgia" w:cs="Georgia"/>
          <w:sz w:val="19"/>
          <w:szCs w:val="19"/>
        </w:rPr>
        <w:t>,</w:t>
      </w:r>
      <w:r>
        <w:rPr>
          <w:rFonts w:ascii="Georgia" w:eastAsia="Georgia" w:hAnsi="Georgia" w:cs="Georgia"/>
          <w:spacing w:val="21"/>
          <w:sz w:val="19"/>
          <w:szCs w:val="19"/>
        </w:rPr>
        <w:t xml:space="preserve"> </w:t>
      </w:r>
      <w:r>
        <w:rPr>
          <w:rFonts w:ascii="Georgia" w:eastAsia="Georgia" w:hAnsi="Georgia" w:cs="Georgia"/>
          <w:w w:val="102"/>
          <w:sz w:val="19"/>
          <w:szCs w:val="19"/>
        </w:rPr>
        <w:t xml:space="preserve">K. </w:t>
      </w:r>
      <w:r>
        <w:rPr>
          <w:rFonts w:ascii="Georgia" w:eastAsia="Georgia" w:hAnsi="Georgia" w:cs="Georgia"/>
          <w:sz w:val="19"/>
          <w:szCs w:val="19"/>
        </w:rPr>
        <w:t>“</w:t>
      </w:r>
      <w:r>
        <w:rPr>
          <w:rFonts w:ascii="Georgia" w:eastAsia="Georgia" w:hAnsi="Georgia" w:cs="Georgia"/>
          <w:b/>
          <w:bCs/>
          <w:sz w:val="19"/>
          <w:szCs w:val="19"/>
        </w:rPr>
        <w:t>Assessment</w:t>
      </w:r>
      <w:r>
        <w:rPr>
          <w:rFonts w:ascii="Georgia" w:eastAsia="Georgia" w:hAnsi="Georgia" w:cs="Georgia"/>
          <w:b/>
          <w:bCs/>
          <w:spacing w:val="36"/>
          <w:sz w:val="19"/>
          <w:szCs w:val="19"/>
        </w:rPr>
        <w:t xml:space="preserve"> </w:t>
      </w:r>
      <w:r>
        <w:rPr>
          <w:rFonts w:ascii="Georgia" w:eastAsia="Georgia" w:hAnsi="Georgia" w:cs="Georgia"/>
          <w:b/>
          <w:bCs/>
          <w:sz w:val="19"/>
          <w:szCs w:val="19"/>
        </w:rPr>
        <w:t>of</w:t>
      </w:r>
      <w:r>
        <w:rPr>
          <w:rFonts w:ascii="Georgia" w:eastAsia="Georgia" w:hAnsi="Georgia" w:cs="Georgia"/>
          <w:b/>
          <w:bCs/>
          <w:spacing w:val="15"/>
          <w:sz w:val="19"/>
          <w:szCs w:val="19"/>
        </w:rPr>
        <w:t xml:space="preserve"> </w:t>
      </w:r>
      <w:r>
        <w:rPr>
          <w:rFonts w:ascii="Georgia" w:eastAsia="Georgia" w:hAnsi="Georgia" w:cs="Georgia"/>
          <w:b/>
          <w:bCs/>
          <w:sz w:val="19"/>
          <w:szCs w:val="19"/>
        </w:rPr>
        <w:t>Lung</w:t>
      </w:r>
      <w:r>
        <w:rPr>
          <w:rFonts w:ascii="Georgia" w:eastAsia="Georgia" w:hAnsi="Georgia" w:cs="Georgia"/>
          <w:b/>
          <w:bCs/>
          <w:spacing w:val="21"/>
          <w:sz w:val="19"/>
          <w:szCs w:val="19"/>
        </w:rPr>
        <w:t xml:space="preserve"> </w:t>
      </w:r>
      <w:r>
        <w:rPr>
          <w:rFonts w:ascii="Georgia" w:eastAsia="Georgia" w:hAnsi="Georgia" w:cs="Georgia"/>
          <w:b/>
          <w:bCs/>
          <w:sz w:val="19"/>
          <w:szCs w:val="19"/>
        </w:rPr>
        <w:t>Function</w:t>
      </w:r>
      <w:r>
        <w:rPr>
          <w:rFonts w:ascii="Georgia" w:eastAsia="Georgia" w:hAnsi="Georgia" w:cs="Georgia"/>
          <w:b/>
          <w:bCs/>
          <w:spacing w:val="29"/>
          <w:sz w:val="19"/>
          <w:szCs w:val="19"/>
        </w:rPr>
        <w:t xml:space="preserve"> </w:t>
      </w:r>
      <w:r>
        <w:rPr>
          <w:rFonts w:ascii="Georgia" w:eastAsia="Georgia" w:hAnsi="Georgia" w:cs="Georgia"/>
          <w:b/>
          <w:bCs/>
          <w:sz w:val="19"/>
          <w:szCs w:val="19"/>
        </w:rPr>
        <w:t>in</w:t>
      </w:r>
      <w:r>
        <w:rPr>
          <w:rFonts w:ascii="Georgia" w:eastAsia="Georgia" w:hAnsi="Georgia" w:cs="Georgia"/>
          <w:b/>
          <w:bCs/>
          <w:spacing w:val="15"/>
          <w:sz w:val="19"/>
          <w:szCs w:val="19"/>
        </w:rPr>
        <w:t xml:space="preserve"> </w:t>
      </w:r>
      <w:r>
        <w:rPr>
          <w:rFonts w:ascii="Georgia" w:eastAsia="Georgia" w:hAnsi="Georgia" w:cs="Georgia"/>
          <w:b/>
          <w:bCs/>
          <w:sz w:val="19"/>
          <w:szCs w:val="19"/>
        </w:rPr>
        <w:t>Asthma</w:t>
      </w:r>
      <w:r>
        <w:rPr>
          <w:rFonts w:ascii="Georgia" w:eastAsia="Georgia" w:hAnsi="Georgia" w:cs="Georgia"/>
          <w:b/>
          <w:bCs/>
          <w:spacing w:val="26"/>
          <w:sz w:val="19"/>
          <w:szCs w:val="19"/>
        </w:rPr>
        <w:t xml:space="preserve"> </w:t>
      </w:r>
      <w:r>
        <w:rPr>
          <w:rFonts w:ascii="Georgia" w:eastAsia="Georgia" w:hAnsi="Georgia" w:cs="Georgia"/>
          <w:b/>
          <w:bCs/>
          <w:sz w:val="19"/>
          <w:szCs w:val="19"/>
        </w:rPr>
        <w:t>and</w:t>
      </w:r>
      <w:r>
        <w:rPr>
          <w:rFonts w:ascii="Georgia" w:eastAsia="Georgia" w:hAnsi="Georgia" w:cs="Georgia"/>
          <w:b/>
          <w:bCs/>
          <w:spacing w:val="18"/>
          <w:sz w:val="19"/>
          <w:szCs w:val="19"/>
        </w:rPr>
        <w:t xml:space="preserve"> </w:t>
      </w:r>
      <w:r>
        <w:rPr>
          <w:rFonts w:ascii="Georgia" w:eastAsia="Georgia" w:hAnsi="Georgia" w:cs="Georgia"/>
          <w:b/>
          <w:bCs/>
          <w:sz w:val="19"/>
          <w:szCs w:val="19"/>
        </w:rPr>
        <w:t>COPD</w:t>
      </w:r>
      <w:r>
        <w:rPr>
          <w:rFonts w:ascii="Georgia" w:eastAsia="Georgia" w:hAnsi="Georgia" w:cs="Georgia"/>
          <w:b/>
          <w:bCs/>
          <w:spacing w:val="23"/>
          <w:sz w:val="19"/>
          <w:szCs w:val="19"/>
        </w:rPr>
        <w:t xml:space="preserve"> </w:t>
      </w:r>
      <w:r>
        <w:rPr>
          <w:rFonts w:ascii="Georgia" w:eastAsia="Georgia" w:hAnsi="Georgia" w:cs="Georgia"/>
          <w:b/>
          <w:bCs/>
          <w:sz w:val="19"/>
          <w:szCs w:val="19"/>
        </w:rPr>
        <w:t>Using</w:t>
      </w:r>
      <w:r>
        <w:rPr>
          <w:rFonts w:ascii="Georgia" w:eastAsia="Georgia" w:hAnsi="Georgia" w:cs="Georgia"/>
          <w:b/>
          <w:bCs/>
          <w:spacing w:val="22"/>
          <w:sz w:val="19"/>
          <w:szCs w:val="19"/>
        </w:rPr>
        <w:t xml:space="preserve"> </w:t>
      </w:r>
      <w:r>
        <w:rPr>
          <w:rFonts w:ascii="Georgia" w:eastAsia="Georgia" w:hAnsi="Georgia" w:cs="Georgia"/>
          <w:b/>
          <w:bCs/>
          <w:sz w:val="19"/>
          <w:szCs w:val="19"/>
        </w:rPr>
        <w:t>Hyperpolarized</w:t>
      </w:r>
      <w:r>
        <w:rPr>
          <w:rFonts w:ascii="Georgia" w:eastAsia="Georgia" w:hAnsi="Georgia" w:cs="Georgia"/>
          <w:b/>
          <w:bCs/>
          <w:spacing w:val="42"/>
          <w:sz w:val="19"/>
          <w:szCs w:val="19"/>
        </w:rPr>
        <w:t xml:space="preserve"> </w:t>
      </w:r>
      <w:r>
        <w:rPr>
          <w:rFonts w:ascii="Georgia" w:eastAsia="Georgia" w:hAnsi="Georgia" w:cs="Georgia"/>
          <w:b/>
          <w:bCs/>
          <w:sz w:val="19"/>
          <w:szCs w:val="19"/>
        </w:rPr>
        <w:t>129Xe</w:t>
      </w:r>
      <w:r>
        <w:rPr>
          <w:rFonts w:ascii="Georgia" w:eastAsia="Georgia" w:hAnsi="Georgia" w:cs="Georgia"/>
          <w:b/>
          <w:bCs/>
          <w:spacing w:val="23"/>
          <w:sz w:val="19"/>
          <w:szCs w:val="19"/>
        </w:rPr>
        <w:t xml:space="preserve"> </w:t>
      </w:r>
      <w:r>
        <w:rPr>
          <w:rFonts w:ascii="Georgia" w:eastAsia="Georgia" w:hAnsi="Georgia" w:cs="Georgia"/>
          <w:b/>
          <w:bCs/>
          <w:sz w:val="19"/>
          <w:szCs w:val="19"/>
        </w:rPr>
        <w:t>Chemical</w:t>
      </w:r>
      <w:r>
        <w:rPr>
          <w:rFonts w:ascii="Georgia" w:eastAsia="Georgia" w:hAnsi="Georgia" w:cs="Georgia"/>
          <w:b/>
          <w:bCs/>
          <w:spacing w:val="29"/>
          <w:sz w:val="19"/>
          <w:szCs w:val="19"/>
        </w:rPr>
        <w:t xml:space="preserve"> </w:t>
      </w:r>
      <w:r>
        <w:rPr>
          <w:rFonts w:ascii="Georgia" w:eastAsia="Georgia" w:hAnsi="Georgia" w:cs="Georgia"/>
          <w:b/>
          <w:bCs/>
          <w:sz w:val="19"/>
          <w:szCs w:val="19"/>
        </w:rPr>
        <w:t>Shift</w:t>
      </w:r>
      <w:r>
        <w:rPr>
          <w:rFonts w:ascii="Georgia" w:eastAsia="Georgia" w:hAnsi="Georgia" w:cs="Georgia"/>
          <w:b/>
          <w:bCs/>
          <w:spacing w:val="20"/>
          <w:sz w:val="19"/>
          <w:szCs w:val="19"/>
        </w:rPr>
        <w:t xml:space="preserve"> </w:t>
      </w:r>
      <w:r>
        <w:rPr>
          <w:rFonts w:ascii="Georgia" w:eastAsia="Georgia" w:hAnsi="Georgia" w:cs="Georgia"/>
          <w:b/>
          <w:bCs/>
          <w:w w:val="102"/>
          <w:sz w:val="19"/>
          <w:szCs w:val="19"/>
        </w:rPr>
        <w:t xml:space="preserve">Saturation </w:t>
      </w:r>
      <w:r>
        <w:rPr>
          <w:rFonts w:ascii="Georgia" w:eastAsia="Georgia" w:hAnsi="Georgia" w:cs="Georgia"/>
          <w:b/>
          <w:bCs/>
          <w:sz w:val="19"/>
          <w:szCs w:val="19"/>
        </w:rPr>
        <w:t>Recovery</w:t>
      </w:r>
      <w:r>
        <w:rPr>
          <w:rFonts w:ascii="Georgia" w:eastAsia="Georgia" w:hAnsi="Georgia" w:cs="Georgia"/>
          <w:b/>
          <w:bCs/>
          <w:spacing w:val="19"/>
          <w:sz w:val="19"/>
          <w:szCs w:val="19"/>
        </w:rPr>
        <w:t xml:space="preserve"> </w:t>
      </w:r>
      <w:r>
        <w:rPr>
          <w:rFonts w:ascii="Georgia" w:eastAsia="Georgia" w:hAnsi="Georgia" w:cs="Georgia"/>
          <w:b/>
          <w:bCs/>
          <w:sz w:val="19"/>
          <w:szCs w:val="19"/>
        </w:rPr>
        <w:t>Spectroscopy</w:t>
      </w:r>
      <w:r>
        <w:rPr>
          <w:rFonts w:ascii="Georgia" w:eastAsia="Georgia" w:hAnsi="Georgia" w:cs="Georgia"/>
          <w:b/>
          <w:bCs/>
          <w:spacing w:val="27"/>
          <w:sz w:val="19"/>
          <w:szCs w:val="19"/>
        </w:rPr>
        <w:t xml:space="preserve"> </w:t>
      </w:r>
      <w:r>
        <w:rPr>
          <w:rFonts w:ascii="Georgia" w:eastAsia="Georgia" w:hAnsi="Georgia" w:cs="Georgia"/>
          <w:b/>
          <w:bCs/>
          <w:sz w:val="19"/>
          <w:szCs w:val="19"/>
        </w:rPr>
        <w:t>and</w:t>
      </w:r>
      <w:r>
        <w:rPr>
          <w:rFonts w:ascii="Georgia" w:eastAsia="Georgia" w:hAnsi="Georgia" w:cs="Georgia"/>
          <w:b/>
          <w:bCs/>
          <w:spacing w:val="8"/>
          <w:sz w:val="19"/>
          <w:szCs w:val="19"/>
        </w:rPr>
        <w:t xml:space="preserve"> </w:t>
      </w:r>
      <w:r>
        <w:rPr>
          <w:rFonts w:ascii="Georgia" w:eastAsia="Georgia" w:hAnsi="Georgia" w:cs="Georgia"/>
          <w:b/>
          <w:bCs/>
          <w:sz w:val="19"/>
          <w:szCs w:val="19"/>
        </w:rPr>
        <w:t>Dissolved-Phase</w:t>
      </w:r>
      <w:r>
        <w:rPr>
          <w:rFonts w:ascii="Georgia" w:eastAsia="Georgia" w:hAnsi="Georgia" w:cs="Georgia"/>
          <w:b/>
          <w:bCs/>
          <w:spacing w:val="33"/>
          <w:sz w:val="19"/>
          <w:szCs w:val="19"/>
        </w:rPr>
        <w:t xml:space="preserve"> </w:t>
      </w:r>
      <w:r>
        <w:rPr>
          <w:rFonts w:ascii="Georgia" w:eastAsia="Georgia" w:hAnsi="Georgia" w:cs="Georgia"/>
          <w:b/>
          <w:bCs/>
          <w:sz w:val="19"/>
          <w:szCs w:val="19"/>
        </w:rPr>
        <w:t>MRI</w:t>
      </w:r>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i/>
          <w:sz w:val="19"/>
          <w:szCs w:val="19"/>
        </w:rPr>
        <w:t>NMR Biomed</w:t>
      </w:r>
      <w:r>
        <w:rPr>
          <w:rFonts w:ascii="Georgia" w:eastAsia="Georgia" w:hAnsi="Georgia" w:cs="Georgia"/>
          <w:i/>
          <w:spacing w:val="4"/>
          <w:sz w:val="19"/>
          <w:szCs w:val="19"/>
        </w:rPr>
        <w:t xml:space="preserve"> </w:t>
      </w:r>
      <w:r>
        <w:rPr>
          <w:rFonts w:ascii="Georgia" w:eastAsia="Georgia" w:hAnsi="Georgia" w:cs="Georgia"/>
          <w:sz w:val="19"/>
          <w:szCs w:val="19"/>
        </w:rPr>
        <w:t>27,</w:t>
      </w:r>
      <w:r>
        <w:rPr>
          <w:rFonts w:ascii="Georgia" w:eastAsia="Georgia" w:hAnsi="Georgia" w:cs="Georgia"/>
          <w:spacing w:val="6"/>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12</w:t>
      </w:r>
      <w:r>
        <w:rPr>
          <w:rFonts w:ascii="Georgia" w:eastAsia="Georgia" w:hAnsi="Georgia" w:cs="Georgia"/>
          <w:spacing w:val="7"/>
          <w:sz w:val="19"/>
          <w:szCs w:val="19"/>
        </w:rPr>
        <w:t xml:space="preserve"> </w:t>
      </w:r>
      <w:r>
        <w:rPr>
          <w:rFonts w:ascii="Georgia" w:eastAsia="Georgia" w:hAnsi="Georgia" w:cs="Georgia"/>
          <w:sz w:val="19"/>
          <w:szCs w:val="19"/>
        </w:rPr>
        <w:t>(2014):</w:t>
      </w:r>
      <w:r>
        <w:rPr>
          <w:rFonts w:ascii="Georgia" w:eastAsia="Georgia" w:hAnsi="Georgia" w:cs="Georgia"/>
          <w:spacing w:val="29"/>
          <w:sz w:val="19"/>
          <w:szCs w:val="19"/>
        </w:rPr>
        <w:t xml:space="preserve"> </w:t>
      </w:r>
      <w:r>
        <w:rPr>
          <w:rFonts w:ascii="Georgia" w:eastAsia="Georgia" w:hAnsi="Georgia" w:cs="Georgia"/>
          <w:sz w:val="19"/>
          <w:szCs w:val="19"/>
        </w:rPr>
        <w:t>1490–501.</w:t>
      </w:r>
      <w:r>
        <w:rPr>
          <w:rFonts w:ascii="Georgia" w:eastAsia="Georgia" w:hAnsi="Georgia" w:cs="Georgia"/>
          <w:spacing w:val="35"/>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7">
        <w:r>
          <w:rPr>
            <w:rFonts w:ascii="Georgia" w:eastAsia="Georgia" w:hAnsi="Georgia" w:cs="Georgia"/>
            <w:color w:val="0000FF"/>
            <w:w w:val="102"/>
            <w:sz w:val="19"/>
            <w:szCs w:val="19"/>
          </w:rPr>
          <w:t>10.1002/nbm.3179</w:t>
        </w:r>
      </w:hyperlink>
    </w:p>
    <w:p w14:paraId="535449E6" w14:textId="77777777" w:rsidR="00E61F9D" w:rsidRDefault="005C64D6">
      <w:pPr>
        <w:spacing w:before="59" w:after="0" w:line="277" w:lineRule="auto"/>
        <w:ind w:left="140" w:right="50"/>
        <w:jc w:val="both"/>
        <w:rPr>
          <w:rFonts w:ascii="Georgia" w:eastAsia="Georgia" w:hAnsi="Georgia" w:cs="Georgia"/>
          <w:sz w:val="19"/>
          <w:szCs w:val="19"/>
        </w:rPr>
      </w:pPr>
      <w:r>
        <w:rPr>
          <w:rFonts w:ascii="Georgia" w:eastAsia="Georgia" w:hAnsi="Georgia" w:cs="Georgia"/>
          <w:sz w:val="19"/>
          <w:szCs w:val="19"/>
        </w:rPr>
        <w:t xml:space="preserve">92.  </w:t>
      </w:r>
      <w:r>
        <w:rPr>
          <w:rFonts w:ascii="Georgia" w:eastAsia="Georgia" w:hAnsi="Georgia" w:cs="Georgia"/>
          <w:spacing w:val="6"/>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41"/>
          <w:sz w:val="19"/>
          <w:szCs w:val="19"/>
        </w:rPr>
        <w:t xml:space="preserve"> </w:t>
      </w:r>
      <w:r>
        <w:rPr>
          <w:rFonts w:ascii="Georgia" w:eastAsia="Georgia" w:hAnsi="Georgia" w:cs="Georgia"/>
          <w:sz w:val="19"/>
          <w:szCs w:val="19"/>
        </w:rPr>
        <w:t>T.</w:t>
      </w:r>
      <w:r>
        <w:rPr>
          <w:rFonts w:ascii="Georgia" w:eastAsia="Georgia" w:hAnsi="Georgia" w:cs="Georgia"/>
          <w:spacing w:val="31"/>
          <w:sz w:val="19"/>
          <w:szCs w:val="19"/>
        </w:rPr>
        <w:t xml:space="preserve"> </w:t>
      </w:r>
      <w:r>
        <w:rPr>
          <w:rFonts w:ascii="Georgia" w:eastAsia="Georgia" w:hAnsi="Georgia" w:cs="Georgia"/>
          <w:sz w:val="19"/>
          <w:szCs w:val="19"/>
        </w:rPr>
        <w:t>A.,</w:t>
      </w:r>
      <w:r>
        <w:rPr>
          <w:rFonts w:ascii="Georgia" w:eastAsia="Georgia" w:hAnsi="Georgia" w:cs="Georgia"/>
          <w:spacing w:val="39"/>
          <w:sz w:val="19"/>
          <w:szCs w:val="19"/>
        </w:rPr>
        <w:t xml:space="preserve"> </w:t>
      </w:r>
      <w:r>
        <w:rPr>
          <w:rFonts w:ascii="Georgia" w:eastAsia="Georgia" w:hAnsi="Georgia" w:cs="Georgia"/>
          <w:sz w:val="19"/>
          <w:szCs w:val="19"/>
        </w:rPr>
        <w:t>Mata,</w:t>
      </w:r>
      <w:r>
        <w:rPr>
          <w:rFonts w:ascii="Georgia" w:eastAsia="Georgia" w:hAnsi="Georgia" w:cs="Georgia"/>
          <w:spacing w:val="41"/>
          <w:sz w:val="19"/>
          <w:szCs w:val="19"/>
        </w:rPr>
        <w:t xml:space="preserve"> </w:t>
      </w:r>
      <w:r>
        <w:rPr>
          <w:rFonts w:ascii="Georgia" w:eastAsia="Georgia" w:hAnsi="Georgia" w:cs="Georgia"/>
          <w:sz w:val="19"/>
          <w:szCs w:val="19"/>
        </w:rPr>
        <w:t>J.,</w:t>
      </w:r>
      <w:r>
        <w:rPr>
          <w:rFonts w:ascii="Georgia" w:eastAsia="Georgia" w:hAnsi="Georgia" w:cs="Georgia"/>
          <w:spacing w:val="38"/>
          <w:sz w:val="19"/>
          <w:szCs w:val="19"/>
        </w:rPr>
        <w:t xml:space="preserve"> </w:t>
      </w:r>
      <w:r>
        <w:rPr>
          <w:rFonts w:ascii="Georgia" w:eastAsia="Georgia" w:hAnsi="Georgia" w:cs="Georgia"/>
          <w:sz w:val="19"/>
          <w:szCs w:val="19"/>
        </w:rPr>
        <w:t>Lange,</w:t>
      </w:r>
      <w:r>
        <w:rPr>
          <w:rFonts w:ascii="Georgia" w:eastAsia="Georgia" w:hAnsi="Georgia" w:cs="Georgia"/>
          <w:spacing w:val="43"/>
          <w:sz w:val="19"/>
          <w:szCs w:val="19"/>
        </w:rPr>
        <w:t xml:space="preserve"> </w:t>
      </w:r>
      <w:r>
        <w:rPr>
          <w:rFonts w:ascii="Georgia" w:eastAsia="Georgia" w:hAnsi="Georgia" w:cs="Georgia"/>
          <w:sz w:val="19"/>
          <w:szCs w:val="19"/>
        </w:rPr>
        <w:t>E.</w:t>
      </w:r>
      <w:r>
        <w:rPr>
          <w:rFonts w:ascii="Georgia" w:eastAsia="Georgia" w:hAnsi="Georgia" w:cs="Georgia"/>
          <w:spacing w:val="29"/>
          <w:sz w:val="19"/>
          <w:szCs w:val="19"/>
        </w:rPr>
        <w:t xml:space="preserve"> </w:t>
      </w:r>
      <w:r>
        <w:rPr>
          <w:rFonts w:ascii="Georgia" w:eastAsia="Georgia" w:hAnsi="Georgia" w:cs="Georgia"/>
          <w:sz w:val="19"/>
          <w:szCs w:val="19"/>
        </w:rPr>
        <w:t>E.</w:t>
      </w:r>
      <w:r>
        <w:rPr>
          <w:rFonts w:ascii="Georgia" w:eastAsia="Georgia" w:hAnsi="Georgia" w:cs="Georgia"/>
          <w:spacing w:val="29"/>
          <w:sz w:val="19"/>
          <w:szCs w:val="19"/>
        </w:rPr>
        <w:t xml:space="preserve"> </w:t>
      </w:r>
      <w:r>
        <w:rPr>
          <w:rFonts w:ascii="Georgia" w:eastAsia="Georgia" w:hAnsi="Georgia" w:cs="Georgia"/>
          <w:sz w:val="19"/>
          <w:szCs w:val="19"/>
        </w:rPr>
        <w:t>de,</w:t>
      </w:r>
      <w:r>
        <w:rPr>
          <w:rFonts w:ascii="Georgia" w:eastAsia="Georgia" w:hAnsi="Georgia" w:cs="Georgia"/>
          <w:spacing w:val="37"/>
          <w:sz w:val="19"/>
          <w:szCs w:val="19"/>
        </w:rPr>
        <w:t xml:space="preserve"> </w:t>
      </w:r>
      <w:proofErr w:type="spellStart"/>
      <w:r>
        <w:rPr>
          <w:rFonts w:ascii="Georgia" w:eastAsia="Georgia" w:hAnsi="Georgia" w:cs="Georgia"/>
          <w:sz w:val="19"/>
          <w:szCs w:val="19"/>
        </w:rPr>
        <w:t>Brookeman</w:t>
      </w:r>
      <w:proofErr w:type="spellEnd"/>
      <w:proofErr w:type="gramStart"/>
      <w:r>
        <w:rPr>
          <w:rFonts w:ascii="Georgia" w:eastAsia="Georgia" w:hAnsi="Georgia" w:cs="Georgia"/>
          <w:sz w:val="19"/>
          <w:szCs w:val="19"/>
        </w:rPr>
        <w:t xml:space="preserve">, </w:t>
      </w:r>
      <w:r>
        <w:rPr>
          <w:rFonts w:ascii="Georgia" w:eastAsia="Georgia" w:hAnsi="Georgia" w:cs="Georgia"/>
          <w:spacing w:val="7"/>
          <w:sz w:val="19"/>
          <w:szCs w:val="19"/>
        </w:rPr>
        <w:t xml:space="preserve"> </w:t>
      </w:r>
      <w:r>
        <w:rPr>
          <w:rFonts w:ascii="Georgia" w:eastAsia="Georgia" w:hAnsi="Georgia" w:cs="Georgia"/>
          <w:sz w:val="19"/>
          <w:szCs w:val="19"/>
        </w:rPr>
        <w:t>J</w:t>
      </w:r>
      <w:proofErr w:type="gramEnd"/>
      <w:r>
        <w:rPr>
          <w:rFonts w:ascii="Georgia" w:eastAsia="Georgia" w:hAnsi="Georgia" w:cs="Georgia"/>
          <w:sz w:val="19"/>
          <w:szCs w:val="19"/>
        </w:rPr>
        <w:t>.</w:t>
      </w:r>
      <w:r>
        <w:rPr>
          <w:rFonts w:ascii="Georgia" w:eastAsia="Georgia" w:hAnsi="Georgia" w:cs="Georgia"/>
          <w:spacing w:val="30"/>
          <w:sz w:val="19"/>
          <w:szCs w:val="19"/>
        </w:rPr>
        <w:t xml:space="preserve"> </w:t>
      </w:r>
      <w:r>
        <w:rPr>
          <w:rFonts w:ascii="Georgia" w:eastAsia="Georgia" w:hAnsi="Georgia" w:cs="Georgia"/>
          <w:sz w:val="19"/>
          <w:szCs w:val="19"/>
        </w:rPr>
        <w:t>R.,</w:t>
      </w:r>
      <w:r>
        <w:rPr>
          <w:rFonts w:ascii="Georgia" w:eastAsia="Georgia" w:hAnsi="Georgia" w:cs="Georgia"/>
          <w:spacing w:val="39"/>
          <w:sz w:val="19"/>
          <w:szCs w:val="19"/>
        </w:rPr>
        <w:t xml:space="preserve"> </w:t>
      </w:r>
      <w:r>
        <w:rPr>
          <w:rFonts w:ascii="Georgia" w:eastAsia="Georgia" w:hAnsi="Georgia" w:cs="Georgia"/>
          <w:sz w:val="19"/>
          <w:szCs w:val="19"/>
        </w:rPr>
        <w:t>and</w:t>
      </w:r>
      <w:r>
        <w:rPr>
          <w:rFonts w:ascii="Georgia" w:eastAsia="Georgia" w:hAnsi="Georgia" w:cs="Georgia"/>
          <w:spacing w:val="32"/>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45"/>
          <w:sz w:val="19"/>
          <w:szCs w:val="19"/>
        </w:rPr>
        <w:t xml:space="preserve"> </w:t>
      </w:r>
      <w:r>
        <w:rPr>
          <w:rFonts w:ascii="Georgia" w:eastAsia="Georgia" w:hAnsi="Georgia" w:cs="Georgia"/>
          <w:sz w:val="19"/>
          <w:szCs w:val="19"/>
        </w:rPr>
        <w:t>J.</w:t>
      </w:r>
      <w:r>
        <w:rPr>
          <w:rFonts w:ascii="Georgia" w:eastAsia="Georgia" w:hAnsi="Georgia" w:cs="Georgia"/>
          <w:spacing w:val="30"/>
          <w:sz w:val="19"/>
          <w:szCs w:val="19"/>
        </w:rPr>
        <w:t xml:space="preserve"> </w:t>
      </w:r>
      <w:r>
        <w:rPr>
          <w:rFonts w:ascii="Georgia" w:eastAsia="Georgia" w:hAnsi="Georgia" w:cs="Georgia"/>
          <w:sz w:val="19"/>
          <w:szCs w:val="19"/>
        </w:rPr>
        <w:t>P.,</w:t>
      </w:r>
      <w:r>
        <w:rPr>
          <w:rFonts w:ascii="Georgia" w:eastAsia="Georgia" w:hAnsi="Georgia" w:cs="Georgia"/>
          <w:spacing w:val="38"/>
          <w:sz w:val="19"/>
          <w:szCs w:val="19"/>
        </w:rPr>
        <w:t xml:space="preserve"> </w:t>
      </w:r>
      <w:r>
        <w:rPr>
          <w:rFonts w:ascii="Georgia" w:eastAsia="Georgia" w:hAnsi="Georgia" w:cs="Georgia"/>
          <w:sz w:val="19"/>
          <w:szCs w:val="19"/>
        </w:rPr>
        <w:t xml:space="preserve">3rd.  </w:t>
      </w:r>
      <w:r>
        <w:rPr>
          <w:rFonts w:ascii="Georgia" w:eastAsia="Georgia" w:hAnsi="Georgia" w:cs="Georgia"/>
          <w:spacing w:val="5"/>
          <w:sz w:val="19"/>
          <w:szCs w:val="19"/>
        </w:rPr>
        <w:t xml:space="preserve"> </w:t>
      </w:r>
      <w:r>
        <w:rPr>
          <w:rFonts w:ascii="Georgia" w:eastAsia="Georgia" w:hAnsi="Georgia" w:cs="Georgia"/>
          <w:spacing w:val="-2"/>
          <w:sz w:val="19"/>
          <w:szCs w:val="19"/>
        </w:rPr>
        <w:t>“</w:t>
      </w:r>
      <w:proofErr w:type="gramStart"/>
      <w:r>
        <w:rPr>
          <w:rFonts w:ascii="Georgia" w:eastAsia="Georgia" w:hAnsi="Georgia" w:cs="Georgia"/>
          <w:b/>
          <w:bCs/>
          <w:sz w:val="19"/>
          <w:szCs w:val="19"/>
        </w:rPr>
        <w:t xml:space="preserve">Assessment </w:t>
      </w:r>
      <w:r>
        <w:rPr>
          <w:rFonts w:ascii="Georgia" w:eastAsia="Georgia" w:hAnsi="Georgia" w:cs="Georgia"/>
          <w:b/>
          <w:bCs/>
          <w:spacing w:val="3"/>
          <w:sz w:val="19"/>
          <w:szCs w:val="19"/>
        </w:rPr>
        <w:t xml:space="preserve"> </w:t>
      </w:r>
      <w:r>
        <w:rPr>
          <w:rFonts w:ascii="Georgia" w:eastAsia="Georgia" w:hAnsi="Georgia" w:cs="Georgia"/>
          <w:b/>
          <w:bCs/>
          <w:sz w:val="19"/>
          <w:szCs w:val="19"/>
        </w:rPr>
        <w:t>of</w:t>
      </w:r>
      <w:proofErr w:type="gramEnd"/>
      <w:r>
        <w:rPr>
          <w:rFonts w:ascii="Georgia" w:eastAsia="Georgia" w:hAnsi="Georgia" w:cs="Georgia"/>
          <w:b/>
          <w:bCs/>
          <w:spacing w:val="30"/>
          <w:sz w:val="19"/>
          <w:szCs w:val="19"/>
        </w:rPr>
        <w:t xml:space="preserve"> </w:t>
      </w:r>
      <w:r>
        <w:rPr>
          <w:rFonts w:ascii="Georgia" w:eastAsia="Georgia" w:hAnsi="Georgia" w:cs="Georgia"/>
          <w:b/>
          <w:bCs/>
          <w:sz w:val="19"/>
          <w:szCs w:val="19"/>
        </w:rPr>
        <w:t>Lung</w:t>
      </w:r>
      <w:r>
        <w:rPr>
          <w:rFonts w:ascii="Georgia" w:eastAsia="Georgia" w:hAnsi="Georgia" w:cs="Georgia"/>
          <w:b/>
          <w:bCs/>
          <w:spacing w:val="36"/>
          <w:sz w:val="19"/>
          <w:szCs w:val="19"/>
        </w:rPr>
        <w:t xml:space="preserve"> </w:t>
      </w:r>
      <w:r>
        <w:rPr>
          <w:rFonts w:ascii="Georgia" w:eastAsia="Georgia" w:hAnsi="Georgia" w:cs="Georgia"/>
          <w:b/>
          <w:bCs/>
          <w:w w:val="102"/>
          <w:sz w:val="19"/>
          <w:szCs w:val="19"/>
        </w:rPr>
        <w:t xml:space="preserve">Develop- </w:t>
      </w:r>
      <w:proofErr w:type="spellStart"/>
      <w:r>
        <w:rPr>
          <w:rFonts w:ascii="Georgia" w:eastAsia="Georgia" w:hAnsi="Georgia" w:cs="Georgia"/>
          <w:b/>
          <w:bCs/>
          <w:sz w:val="19"/>
          <w:szCs w:val="19"/>
        </w:rPr>
        <w:t>ment</w:t>
      </w:r>
      <w:proofErr w:type="spellEnd"/>
      <w:r>
        <w:rPr>
          <w:rFonts w:ascii="Georgia" w:eastAsia="Georgia" w:hAnsi="Georgia" w:cs="Georgia"/>
          <w:b/>
          <w:bCs/>
          <w:spacing w:val="28"/>
          <w:sz w:val="19"/>
          <w:szCs w:val="19"/>
        </w:rPr>
        <w:t xml:space="preserve"> </w:t>
      </w:r>
      <w:r>
        <w:rPr>
          <w:rFonts w:ascii="Georgia" w:eastAsia="Georgia" w:hAnsi="Georgia" w:cs="Georgia"/>
          <w:b/>
          <w:bCs/>
          <w:sz w:val="19"/>
          <w:szCs w:val="19"/>
        </w:rPr>
        <w:t>Using</w:t>
      </w:r>
      <w:r>
        <w:rPr>
          <w:rFonts w:ascii="Georgia" w:eastAsia="Georgia" w:hAnsi="Georgia" w:cs="Georgia"/>
          <w:b/>
          <w:bCs/>
          <w:spacing w:val="29"/>
          <w:sz w:val="19"/>
          <w:szCs w:val="19"/>
        </w:rPr>
        <w:t xml:space="preserve"> </w:t>
      </w:r>
      <w:r>
        <w:rPr>
          <w:rFonts w:ascii="Georgia" w:eastAsia="Georgia" w:hAnsi="Georgia" w:cs="Georgia"/>
          <w:b/>
          <w:bCs/>
          <w:sz w:val="19"/>
          <w:szCs w:val="19"/>
        </w:rPr>
        <w:t xml:space="preserve">Hyperpolarized </w:t>
      </w:r>
      <w:r>
        <w:rPr>
          <w:rFonts w:ascii="Georgia" w:eastAsia="Georgia" w:hAnsi="Georgia" w:cs="Georgia"/>
          <w:b/>
          <w:bCs/>
          <w:spacing w:val="1"/>
          <w:sz w:val="19"/>
          <w:szCs w:val="19"/>
        </w:rPr>
        <w:t xml:space="preserve"> </w:t>
      </w:r>
      <w:r>
        <w:rPr>
          <w:rFonts w:ascii="Georgia" w:eastAsia="Georgia" w:hAnsi="Georgia" w:cs="Georgia"/>
          <w:b/>
          <w:bCs/>
          <w:sz w:val="19"/>
          <w:szCs w:val="19"/>
        </w:rPr>
        <w:t>Helium-3</w:t>
      </w:r>
      <w:r>
        <w:rPr>
          <w:rFonts w:ascii="Georgia" w:eastAsia="Georgia" w:hAnsi="Georgia" w:cs="Georgia"/>
          <w:b/>
          <w:bCs/>
          <w:spacing w:val="37"/>
          <w:sz w:val="19"/>
          <w:szCs w:val="19"/>
        </w:rPr>
        <w:t xml:space="preserve"> </w:t>
      </w:r>
      <w:r>
        <w:rPr>
          <w:rFonts w:ascii="Georgia" w:eastAsia="Georgia" w:hAnsi="Georgia" w:cs="Georgia"/>
          <w:b/>
          <w:bCs/>
          <w:sz w:val="19"/>
          <w:szCs w:val="19"/>
        </w:rPr>
        <w:t>Diffusion</w:t>
      </w:r>
      <w:r>
        <w:rPr>
          <w:rFonts w:ascii="Georgia" w:eastAsia="Georgia" w:hAnsi="Georgia" w:cs="Georgia"/>
          <w:b/>
          <w:bCs/>
          <w:spacing w:val="36"/>
          <w:sz w:val="19"/>
          <w:szCs w:val="19"/>
        </w:rPr>
        <w:t xml:space="preserve"> </w:t>
      </w:r>
      <w:r>
        <w:rPr>
          <w:rFonts w:ascii="Georgia" w:eastAsia="Georgia" w:hAnsi="Georgia" w:cs="Georgia"/>
          <w:b/>
          <w:bCs/>
          <w:sz w:val="19"/>
          <w:szCs w:val="19"/>
        </w:rPr>
        <w:t>MR</w:t>
      </w:r>
      <w:r>
        <w:rPr>
          <w:rFonts w:ascii="Georgia" w:eastAsia="Georgia" w:hAnsi="Georgia" w:cs="Georgia"/>
          <w:b/>
          <w:bCs/>
          <w:spacing w:val="25"/>
          <w:sz w:val="19"/>
          <w:szCs w:val="19"/>
        </w:rPr>
        <w:t xml:space="preserve"> </w:t>
      </w:r>
      <w:r>
        <w:rPr>
          <w:rFonts w:ascii="Georgia" w:eastAsia="Georgia" w:hAnsi="Georgia" w:cs="Georgia"/>
          <w:b/>
          <w:bCs/>
          <w:sz w:val="19"/>
          <w:szCs w:val="19"/>
        </w:rPr>
        <w:t>Imagin</w:t>
      </w:r>
      <w:r>
        <w:rPr>
          <w:rFonts w:ascii="Georgia" w:eastAsia="Georgia" w:hAnsi="Georgia" w:cs="Georgia"/>
          <w:b/>
          <w:bCs/>
          <w:spacing w:val="-1"/>
          <w:sz w:val="19"/>
          <w:szCs w:val="19"/>
        </w:rPr>
        <w:t>g</w:t>
      </w:r>
      <w:r>
        <w:rPr>
          <w:rFonts w:ascii="Georgia" w:eastAsia="Georgia" w:hAnsi="Georgia" w:cs="Georgia"/>
          <w:sz w:val="19"/>
          <w:szCs w:val="19"/>
        </w:rPr>
        <w:t>”</w:t>
      </w:r>
      <w:r>
        <w:rPr>
          <w:rFonts w:ascii="Georgia" w:eastAsia="Georgia" w:hAnsi="Georgia" w:cs="Georgia"/>
          <w:spacing w:val="35"/>
          <w:sz w:val="19"/>
          <w:szCs w:val="19"/>
        </w:rPr>
        <w:t xml:space="preserve"> </w:t>
      </w:r>
      <w:r>
        <w:rPr>
          <w:rFonts w:ascii="Georgia" w:eastAsia="Georgia" w:hAnsi="Georgia" w:cs="Georgia"/>
          <w:i/>
          <w:sz w:val="19"/>
          <w:szCs w:val="19"/>
        </w:rPr>
        <w:t>J</w:t>
      </w:r>
      <w:r>
        <w:rPr>
          <w:rFonts w:ascii="Georgia" w:eastAsia="Georgia" w:hAnsi="Georgia" w:cs="Georgia"/>
          <w:i/>
          <w:spacing w:val="16"/>
          <w:sz w:val="19"/>
          <w:szCs w:val="19"/>
        </w:rPr>
        <w:t xml:space="preserve"> </w:t>
      </w:r>
      <w:proofErr w:type="spellStart"/>
      <w:r>
        <w:rPr>
          <w:rFonts w:ascii="Georgia" w:eastAsia="Georgia" w:hAnsi="Georgia" w:cs="Georgia"/>
          <w:i/>
          <w:sz w:val="19"/>
          <w:szCs w:val="19"/>
        </w:rPr>
        <w:t>Magn</w:t>
      </w:r>
      <w:proofErr w:type="spellEnd"/>
      <w:r>
        <w:rPr>
          <w:rFonts w:ascii="Georgia" w:eastAsia="Georgia" w:hAnsi="Georgia" w:cs="Georgia"/>
          <w:i/>
          <w:spacing w:val="16"/>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pacing w:val="16"/>
          <w:sz w:val="19"/>
          <w:szCs w:val="19"/>
        </w:rPr>
        <w:t xml:space="preserve"> </w:t>
      </w:r>
      <w:r>
        <w:rPr>
          <w:rFonts w:ascii="Georgia" w:eastAsia="Georgia" w:hAnsi="Georgia" w:cs="Georgia"/>
          <w:i/>
          <w:sz w:val="19"/>
          <w:szCs w:val="19"/>
        </w:rPr>
        <w:t>Imaging</w:t>
      </w:r>
      <w:r>
        <w:rPr>
          <w:rFonts w:ascii="Georgia" w:eastAsia="Georgia" w:hAnsi="Georgia" w:cs="Georgia"/>
          <w:i/>
          <w:spacing w:val="17"/>
          <w:sz w:val="19"/>
          <w:szCs w:val="19"/>
        </w:rPr>
        <w:t xml:space="preserve"> </w:t>
      </w:r>
      <w:r>
        <w:rPr>
          <w:rFonts w:ascii="Georgia" w:eastAsia="Georgia" w:hAnsi="Georgia" w:cs="Georgia"/>
          <w:sz w:val="19"/>
          <w:szCs w:val="19"/>
        </w:rPr>
        <w:t>24,</w:t>
      </w:r>
      <w:r>
        <w:rPr>
          <w:rFonts w:ascii="Georgia" w:eastAsia="Georgia" w:hAnsi="Georgia" w:cs="Georgia"/>
          <w:spacing w:val="29"/>
          <w:sz w:val="19"/>
          <w:szCs w:val="19"/>
        </w:rPr>
        <w:t xml:space="preserve"> </w:t>
      </w:r>
      <w:r>
        <w:rPr>
          <w:rFonts w:ascii="Georgia" w:eastAsia="Georgia" w:hAnsi="Georgia" w:cs="Georgia"/>
          <w:sz w:val="19"/>
          <w:szCs w:val="19"/>
        </w:rPr>
        <w:t xml:space="preserve">no. </w:t>
      </w:r>
      <w:r>
        <w:rPr>
          <w:rFonts w:ascii="Georgia" w:eastAsia="Georgia" w:hAnsi="Georgia" w:cs="Georgia"/>
          <w:spacing w:val="24"/>
          <w:sz w:val="19"/>
          <w:szCs w:val="19"/>
        </w:rPr>
        <w:t xml:space="preserve"> </w:t>
      </w:r>
      <w:proofErr w:type="gramStart"/>
      <w:r>
        <w:rPr>
          <w:rFonts w:ascii="Georgia" w:eastAsia="Georgia" w:hAnsi="Georgia" w:cs="Georgia"/>
          <w:sz w:val="19"/>
          <w:szCs w:val="19"/>
        </w:rPr>
        <w:t>6</w:t>
      </w:r>
      <w:r>
        <w:rPr>
          <w:rFonts w:ascii="Georgia" w:eastAsia="Georgia" w:hAnsi="Georgia" w:cs="Georgia"/>
          <w:spacing w:val="19"/>
          <w:sz w:val="19"/>
          <w:szCs w:val="19"/>
        </w:rPr>
        <w:t xml:space="preserve"> </w:t>
      </w:r>
      <w:r>
        <w:rPr>
          <w:rFonts w:ascii="Georgia" w:eastAsia="Georgia" w:hAnsi="Georgia" w:cs="Georgia"/>
          <w:sz w:val="19"/>
          <w:szCs w:val="19"/>
        </w:rPr>
        <w:t xml:space="preserve">(2006): </w:t>
      </w:r>
      <w:r>
        <w:rPr>
          <w:rFonts w:ascii="Georgia" w:eastAsia="Georgia" w:hAnsi="Georgia" w:cs="Georgia"/>
          <w:spacing w:val="16"/>
          <w:sz w:val="19"/>
          <w:szCs w:val="19"/>
        </w:rPr>
        <w:t xml:space="preserve"> </w:t>
      </w:r>
      <w:r>
        <w:rPr>
          <w:rFonts w:ascii="Georgia" w:eastAsia="Georgia" w:hAnsi="Georgia" w:cs="Georgia"/>
          <w:w w:val="102"/>
          <w:sz w:val="19"/>
          <w:szCs w:val="19"/>
        </w:rPr>
        <w:t>1277–83.</w:t>
      </w:r>
      <w:proofErr w:type="gramEnd"/>
      <w:r>
        <w:rPr>
          <w:rFonts w:ascii="Georgia" w:eastAsia="Georgia" w:hAnsi="Georgia" w:cs="Georgia"/>
          <w:w w:val="102"/>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w w:val="102"/>
          <w:sz w:val="19"/>
          <w:szCs w:val="19"/>
        </w:rPr>
        <w:t>:</w:t>
      </w:r>
      <w:hyperlink r:id="rId88">
        <w:r>
          <w:rPr>
            <w:rFonts w:ascii="Georgia" w:eastAsia="Georgia" w:hAnsi="Georgia" w:cs="Georgia"/>
            <w:color w:val="0000FF"/>
            <w:w w:val="102"/>
            <w:sz w:val="19"/>
            <w:szCs w:val="19"/>
          </w:rPr>
          <w:t>10.1002/jmri.20723</w:t>
        </w:r>
      </w:hyperlink>
    </w:p>
    <w:p w14:paraId="63A3EA53" w14:textId="77777777" w:rsidR="00E61F9D" w:rsidRDefault="005C64D6">
      <w:pPr>
        <w:spacing w:before="60" w:after="0" w:line="240" w:lineRule="auto"/>
        <w:ind w:left="140" w:right="90"/>
        <w:jc w:val="both"/>
        <w:rPr>
          <w:rFonts w:ascii="Georgia" w:eastAsia="Georgia" w:hAnsi="Georgia" w:cs="Georgia"/>
          <w:sz w:val="19"/>
          <w:szCs w:val="19"/>
        </w:rPr>
      </w:pPr>
      <w:r>
        <w:rPr>
          <w:rFonts w:ascii="Georgia" w:eastAsia="Georgia" w:hAnsi="Georgia" w:cs="Georgia"/>
          <w:sz w:val="19"/>
          <w:szCs w:val="19"/>
        </w:rPr>
        <w:t>93.</w:t>
      </w:r>
      <w:r>
        <w:rPr>
          <w:rFonts w:ascii="Georgia" w:eastAsia="Georgia" w:hAnsi="Georgia" w:cs="Georgia"/>
          <w:spacing w:val="24"/>
          <w:sz w:val="19"/>
          <w:szCs w:val="19"/>
        </w:rPr>
        <w:t xml:space="preserve"> </w:t>
      </w:r>
      <w:r>
        <w:rPr>
          <w:rFonts w:ascii="Georgia" w:eastAsia="Georgia" w:hAnsi="Georgia" w:cs="Georgia"/>
          <w:sz w:val="19"/>
          <w:szCs w:val="19"/>
        </w:rPr>
        <w:t>Woodhouse,</w:t>
      </w:r>
      <w:r>
        <w:rPr>
          <w:rFonts w:ascii="Georgia" w:eastAsia="Georgia" w:hAnsi="Georgia" w:cs="Georgia"/>
          <w:spacing w:val="19"/>
          <w:sz w:val="19"/>
          <w:szCs w:val="19"/>
        </w:rPr>
        <w:t xml:space="preserve"> </w:t>
      </w:r>
      <w:r>
        <w:rPr>
          <w:rFonts w:ascii="Georgia" w:eastAsia="Georgia" w:hAnsi="Georgia" w:cs="Georgia"/>
          <w:sz w:val="19"/>
          <w:szCs w:val="19"/>
        </w:rPr>
        <w:t>N.,</w:t>
      </w:r>
      <w:r>
        <w:rPr>
          <w:rFonts w:ascii="Georgia" w:eastAsia="Georgia" w:hAnsi="Georgia" w:cs="Georgia"/>
          <w:spacing w:val="3"/>
          <w:sz w:val="19"/>
          <w:szCs w:val="19"/>
        </w:rPr>
        <w:t xml:space="preserve"> </w:t>
      </w:r>
      <w:r>
        <w:rPr>
          <w:rFonts w:ascii="Georgia" w:eastAsia="Georgia" w:hAnsi="Georgia" w:cs="Georgia"/>
          <w:sz w:val="19"/>
          <w:szCs w:val="19"/>
        </w:rPr>
        <w:t>Wild,</w:t>
      </w:r>
      <w:r>
        <w:rPr>
          <w:rFonts w:ascii="Georgia" w:eastAsia="Georgia" w:hAnsi="Georgia" w:cs="Georgia"/>
          <w:spacing w:val="7"/>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M.,</w:t>
      </w:r>
      <w:r>
        <w:rPr>
          <w:rFonts w:ascii="Georgia" w:eastAsia="Georgia" w:hAnsi="Georgia" w:cs="Georgia"/>
          <w:spacing w:val="4"/>
          <w:sz w:val="19"/>
          <w:szCs w:val="19"/>
        </w:rPr>
        <w:t xml:space="preserve"> </w:t>
      </w:r>
      <w:r>
        <w:rPr>
          <w:rFonts w:ascii="Georgia" w:eastAsia="Georgia" w:hAnsi="Georgia" w:cs="Georgia"/>
          <w:sz w:val="19"/>
          <w:szCs w:val="19"/>
        </w:rPr>
        <w:t>Paley,</w:t>
      </w:r>
      <w:r>
        <w:rPr>
          <w:rFonts w:ascii="Georgia" w:eastAsia="Georgia" w:hAnsi="Georgia" w:cs="Georgia"/>
          <w:spacing w:val="8"/>
          <w:sz w:val="19"/>
          <w:szCs w:val="19"/>
        </w:rPr>
        <w:t xml:space="preserve"> </w:t>
      </w:r>
      <w:r>
        <w:rPr>
          <w:rFonts w:ascii="Georgia" w:eastAsia="Georgia" w:hAnsi="Georgia" w:cs="Georgia"/>
          <w:sz w:val="19"/>
          <w:szCs w:val="19"/>
        </w:rPr>
        <w:t>M.</w:t>
      </w:r>
      <w:r>
        <w:rPr>
          <w:rFonts w:ascii="Georgia" w:eastAsia="Georgia" w:hAnsi="Georgia" w:cs="Georgia"/>
          <w:spacing w:val="2"/>
          <w:sz w:val="19"/>
          <w:szCs w:val="19"/>
        </w:rPr>
        <w:t xml:space="preserve"> </w:t>
      </w:r>
      <w:r>
        <w:rPr>
          <w:rFonts w:ascii="Georgia" w:eastAsia="Georgia" w:hAnsi="Georgia" w:cs="Georgia"/>
          <w:sz w:val="19"/>
          <w:szCs w:val="19"/>
        </w:rPr>
        <w:t>N.</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4"/>
          <w:sz w:val="19"/>
          <w:szCs w:val="19"/>
        </w:rPr>
        <w:t xml:space="preserve"> </w:t>
      </w:r>
      <w:proofErr w:type="spellStart"/>
      <w:r>
        <w:rPr>
          <w:rFonts w:ascii="Georgia" w:eastAsia="Georgia" w:hAnsi="Georgia" w:cs="Georgia"/>
          <w:sz w:val="19"/>
          <w:szCs w:val="19"/>
        </w:rPr>
        <w:t>Fichele</w:t>
      </w:r>
      <w:proofErr w:type="spellEnd"/>
      <w:r>
        <w:rPr>
          <w:rFonts w:ascii="Georgia" w:eastAsia="Georgia" w:hAnsi="Georgia" w:cs="Georgia"/>
          <w:sz w:val="19"/>
          <w:szCs w:val="19"/>
        </w:rPr>
        <w:t>,</w:t>
      </w:r>
      <w:r>
        <w:rPr>
          <w:rFonts w:ascii="Georgia" w:eastAsia="Georgia" w:hAnsi="Georgia" w:cs="Georgia"/>
          <w:spacing w:val="11"/>
          <w:sz w:val="19"/>
          <w:szCs w:val="19"/>
        </w:rPr>
        <w:t xml:space="preserve"> </w:t>
      </w:r>
      <w:r>
        <w:rPr>
          <w:rFonts w:ascii="Georgia" w:eastAsia="Georgia" w:hAnsi="Georgia" w:cs="Georgia"/>
          <w:sz w:val="19"/>
          <w:szCs w:val="19"/>
        </w:rPr>
        <w:t>S.,</w:t>
      </w:r>
      <w:r>
        <w:rPr>
          <w:rFonts w:ascii="Georgia" w:eastAsia="Georgia" w:hAnsi="Georgia" w:cs="Georgia"/>
          <w:spacing w:val="2"/>
          <w:sz w:val="19"/>
          <w:szCs w:val="19"/>
        </w:rPr>
        <w:t xml:space="preserve"> </w:t>
      </w:r>
      <w:r>
        <w:rPr>
          <w:rFonts w:ascii="Georgia" w:eastAsia="Georgia" w:hAnsi="Georgia" w:cs="Georgia"/>
          <w:sz w:val="19"/>
          <w:szCs w:val="19"/>
        </w:rPr>
        <w:t>Said,</w:t>
      </w:r>
      <w:r>
        <w:rPr>
          <w:rFonts w:ascii="Georgia" w:eastAsia="Georgia" w:hAnsi="Georgia" w:cs="Georgia"/>
          <w:spacing w:val="6"/>
          <w:sz w:val="19"/>
          <w:szCs w:val="19"/>
        </w:rPr>
        <w:t xml:space="preserve"> </w:t>
      </w:r>
      <w:r>
        <w:rPr>
          <w:rFonts w:ascii="Georgia" w:eastAsia="Georgia" w:hAnsi="Georgia" w:cs="Georgia"/>
          <w:sz w:val="19"/>
          <w:szCs w:val="19"/>
        </w:rPr>
        <w:t>Z.,</w:t>
      </w:r>
      <w:r>
        <w:rPr>
          <w:rFonts w:ascii="Georgia" w:eastAsia="Georgia" w:hAnsi="Georgia" w:cs="Georgia"/>
          <w:spacing w:val="4"/>
          <w:sz w:val="19"/>
          <w:szCs w:val="19"/>
        </w:rPr>
        <w:t xml:space="preserve"> </w:t>
      </w:r>
      <w:r>
        <w:rPr>
          <w:rFonts w:ascii="Georgia" w:eastAsia="Georgia" w:hAnsi="Georgia" w:cs="Georgia"/>
          <w:sz w:val="19"/>
          <w:szCs w:val="19"/>
        </w:rPr>
        <w:t>Swift,</w:t>
      </w:r>
      <w:r>
        <w:rPr>
          <w:rFonts w:ascii="Georgia" w:eastAsia="Georgia" w:hAnsi="Georgia" w:cs="Georgia"/>
          <w:spacing w:val="8"/>
          <w:sz w:val="19"/>
          <w:szCs w:val="19"/>
        </w:rPr>
        <w:t xml:space="preserve"> </w:t>
      </w:r>
      <w:r>
        <w:rPr>
          <w:rFonts w:ascii="Georgia" w:eastAsia="Georgia" w:hAnsi="Georgia" w:cs="Georgia"/>
          <w:sz w:val="19"/>
          <w:szCs w:val="19"/>
        </w:rPr>
        <w:t>A.</w:t>
      </w:r>
      <w:r>
        <w:rPr>
          <w:rFonts w:ascii="Georgia" w:eastAsia="Georgia" w:hAnsi="Georgia" w:cs="Georgia"/>
          <w:spacing w:val="2"/>
          <w:sz w:val="19"/>
          <w:szCs w:val="19"/>
        </w:rPr>
        <w:t xml:space="preserve"> </w:t>
      </w:r>
      <w:r>
        <w:rPr>
          <w:rFonts w:ascii="Georgia" w:eastAsia="Georgia" w:hAnsi="Georgia" w:cs="Georgia"/>
          <w:sz w:val="19"/>
          <w:szCs w:val="19"/>
        </w:rPr>
        <w:t>J.,</w:t>
      </w:r>
      <w:r>
        <w:rPr>
          <w:rFonts w:ascii="Georgia" w:eastAsia="Georgia" w:hAnsi="Georgia" w:cs="Georgia"/>
          <w:spacing w:val="4"/>
          <w:sz w:val="19"/>
          <w:szCs w:val="19"/>
        </w:rPr>
        <w:t xml:space="preserve"> </w:t>
      </w:r>
      <w:r>
        <w:rPr>
          <w:rFonts w:ascii="Georgia" w:eastAsia="Georgia" w:hAnsi="Georgia" w:cs="Georgia"/>
          <w:sz w:val="19"/>
          <w:szCs w:val="19"/>
        </w:rPr>
        <w:t>and</w:t>
      </w:r>
      <w:r>
        <w:rPr>
          <w:rFonts w:ascii="Georgia" w:eastAsia="Georgia" w:hAnsi="Georgia" w:cs="Georgia"/>
          <w:spacing w:val="3"/>
          <w:sz w:val="19"/>
          <w:szCs w:val="19"/>
        </w:rPr>
        <w:t xml:space="preserve"> </w:t>
      </w:r>
      <w:proofErr w:type="spellStart"/>
      <w:r>
        <w:rPr>
          <w:rFonts w:ascii="Georgia" w:eastAsia="Georgia" w:hAnsi="Georgia" w:cs="Georgia"/>
          <w:sz w:val="19"/>
          <w:szCs w:val="19"/>
        </w:rPr>
        <w:t>Beek</w:t>
      </w:r>
      <w:proofErr w:type="spellEnd"/>
      <w:r>
        <w:rPr>
          <w:rFonts w:ascii="Georgia" w:eastAsia="Georgia" w:hAnsi="Georgia" w:cs="Georgia"/>
          <w:sz w:val="19"/>
          <w:szCs w:val="19"/>
        </w:rPr>
        <w:t>,</w:t>
      </w:r>
      <w:r>
        <w:rPr>
          <w:rFonts w:ascii="Georgia" w:eastAsia="Georgia" w:hAnsi="Georgia" w:cs="Georgia"/>
          <w:spacing w:val="7"/>
          <w:sz w:val="19"/>
          <w:szCs w:val="19"/>
        </w:rPr>
        <w:t xml:space="preserve"> </w:t>
      </w:r>
      <w:r>
        <w:rPr>
          <w:rFonts w:ascii="Georgia" w:eastAsia="Georgia" w:hAnsi="Georgia" w:cs="Georgia"/>
          <w:sz w:val="19"/>
          <w:szCs w:val="19"/>
        </w:rPr>
        <w:t>E.</w:t>
      </w:r>
      <w:r>
        <w:rPr>
          <w:rFonts w:ascii="Georgia" w:eastAsia="Georgia" w:hAnsi="Georgia" w:cs="Georgia"/>
          <w:spacing w:val="1"/>
          <w:sz w:val="19"/>
          <w:szCs w:val="19"/>
        </w:rPr>
        <w:t xml:space="preserve"> </w:t>
      </w:r>
      <w:r>
        <w:rPr>
          <w:rFonts w:ascii="Georgia" w:eastAsia="Georgia" w:hAnsi="Georgia" w:cs="Georgia"/>
          <w:sz w:val="19"/>
          <w:szCs w:val="19"/>
        </w:rPr>
        <w:t>J.</w:t>
      </w:r>
      <w:r>
        <w:rPr>
          <w:rFonts w:ascii="Georgia" w:eastAsia="Georgia" w:hAnsi="Georgia" w:cs="Georgia"/>
          <w:spacing w:val="1"/>
          <w:sz w:val="19"/>
          <w:szCs w:val="19"/>
        </w:rPr>
        <w:t xml:space="preserve"> </w:t>
      </w:r>
      <w:r>
        <w:rPr>
          <w:rFonts w:ascii="Georgia" w:eastAsia="Georgia" w:hAnsi="Georgia" w:cs="Georgia"/>
          <w:sz w:val="19"/>
          <w:szCs w:val="19"/>
        </w:rPr>
        <w:t>R.</w:t>
      </w:r>
      <w:r>
        <w:rPr>
          <w:rFonts w:ascii="Georgia" w:eastAsia="Georgia" w:hAnsi="Georgia" w:cs="Georgia"/>
          <w:spacing w:val="3"/>
          <w:sz w:val="19"/>
          <w:szCs w:val="19"/>
        </w:rPr>
        <w:t xml:space="preserve"> </w:t>
      </w:r>
      <w:r>
        <w:rPr>
          <w:rFonts w:ascii="Georgia" w:eastAsia="Georgia" w:hAnsi="Georgia" w:cs="Georgia"/>
          <w:sz w:val="19"/>
          <w:szCs w:val="19"/>
        </w:rPr>
        <w:t>van.</w:t>
      </w:r>
      <w:r>
        <w:rPr>
          <w:rFonts w:ascii="Georgia" w:eastAsia="Georgia" w:hAnsi="Georgia" w:cs="Georgia"/>
          <w:spacing w:val="27"/>
          <w:sz w:val="19"/>
          <w:szCs w:val="19"/>
        </w:rPr>
        <w:t xml:space="preserve"> </w:t>
      </w:r>
      <w:r>
        <w:rPr>
          <w:rFonts w:ascii="Georgia" w:eastAsia="Georgia" w:hAnsi="Georgia" w:cs="Georgia"/>
          <w:spacing w:val="-2"/>
          <w:sz w:val="19"/>
          <w:szCs w:val="19"/>
        </w:rPr>
        <w:t>“</w:t>
      </w:r>
      <w:r>
        <w:rPr>
          <w:rFonts w:ascii="Georgia" w:eastAsia="Georgia" w:hAnsi="Georgia" w:cs="Georgia"/>
          <w:b/>
          <w:bCs/>
          <w:sz w:val="19"/>
          <w:szCs w:val="19"/>
        </w:rPr>
        <w:t>Combined</w:t>
      </w:r>
      <w:r>
        <w:rPr>
          <w:rFonts w:ascii="Georgia" w:eastAsia="Georgia" w:hAnsi="Georgia" w:cs="Georgia"/>
          <w:b/>
          <w:bCs/>
          <w:spacing w:val="19"/>
          <w:sz w:val="19"/>
          <w:szCs w:val="19"/>
        </w:rPr>
        <w:t xml:space="preserve"> </w:t>
      </w:r>
      <w:r>
        <w:rPr>
          <w:rFonts w:ascii="Georgia" w:eastAsia="Georgia" w:hAnsi="Georgia" w:cs="Georgia"/>
          <w:b/>
          <w:bCs/>
          <w:w w:val="102"/>
          <w:sz w:val="19"/>
          <w:szCs w:val="19"/>
        </w:rPr>
        <w:t>Helium-</w:t>
      </w:r>
    </w:p>
    <w:p w14:paraId="22614FF7" w14:textId="77777777" w:rsidR="00E61F9D" w:rsidRDefault="005C64D6">
      <w:pPr>
        <w:spacing w:before="33" w:after="0" w:line="240" w:lineRule="auto"/>
        <w:ind w:left="140" w:right="86"/>
        <w:jc w:val="both"/>
        <w:rPr>
          <w:rFonts w:ascii="Georgia" w:eastAsia="Georgia" w:hAnsi="Georgia" w:cs="Georgia"/>
          <w:sz w:val="19"/>
          <w:szCs w:val="19"/>
        </w:rPr>
      </w:pPr>
      <w:r>
        <w:rPr>
          <w:rFonts w:ascii="Georgia" w:eastAsia="Georgia" w:hAnsi="Georgia" w:cs="Georgia"/>
          <w:b/>
          <w:bCs/>
          <w:sz w:val="19"/>
          <w:szCs w:val="19"/>
        </w:rPr>
        <w:t>3/proton</w:t>
      </w:r>
      <w:r>
        <w:rPr>
          <w:rFonts w:ascii="Georgia" w:eastAsia="Georgia" w:hAnsi="Georgia" w:cs="Georgia"/>
          <w:b/>
          <w:bCs/>
          <w:spacing w:val="31"/>
          <w:sz w:val="19"/>
          <w:szCs w:val="19"/>
        </w:rPr>
        <w:t xml:space="preserve"> </w:t>
      </w:r>
      <w:r>
        <w:rPr>
          <w:rFonts w:ascii="Georgia" w:eastAsia="Georgia" w:hAnsi="Georgia" w:cs="Georgia"/>
          <w:b/>
          <w:bCs/>
          <w:sz w:val="19"/>
          <w:szCs w:val="19"/>
        </w:rPr>
        <w:t>Magnetic</w:t>
      </w:r>
      <w:r>
        <w:rPr>
          <w:rFonts w:ascii="Georgia" w:eastAsia="Georgia" w:hAnsi="Georgia" w:cs="Georgia"/>
          <w:b/>
          <w:bCs/>
          <w:spacing w:val="31"/>
          <w:sz w:val="19"/>
          <w:szCs w:val="19"/>
        </w:rPr>
        <w:t xml:space="preserve"> </w:t>
      </w:r>
      <w:r>
        <w:rPr>
          <w:rFonts w:ascii="Georgia" w:eastAsia="Georgia" w:hAnsi="Georgia" w:cs="Georgia"/>
          <w:b/>
          <w:bCs/>
          <w:sz w:val="19"/>
          <w:szCs w:val="19"/>
        </w:rPr>
        <w:t>Resonance</w:t>
      </w:r>
      <w:r>
        <w:rPr>
          <w:rFonts w:ascii="Georgia" w:eastAsia="Georgia" w:hAnsi="Georgia" w:cs="Georgia"/>
          <w:b/>
          <w:bCs/>
          <w:spacing w:val="34"/>
          <w:sz w:val="19"/>
          <w:szCs w:val="19"/>
        </w:rPr>
        <w:t xml:space="preserve"> </w:t>
      </w:r>
      <w:r>
        <w:rPr>
          <w:rFonts w:ascii="Georgia" w:eastAsia="Georgia" w:hAnsi="Georgia" w:cs="Georgia"/>
          <w:b/>
          <w:bCs/>
          <w:sz w:val="19"/>
          <w:szCs w:val="19"/>
        </w:rPr>
        <w:t>Imaging</w:t>
      </w:r>
      <w:r>
        <w:rPr>
          <w:rFonts w:ascii="Georgia" w:eastAsia="Georgia" w:hAnsi="Georgia" w:cs="Georgia"/>
          <w:b/>
          <w:bCs/>
          <w:spacing w:val="29"/>
          <w:sz w:val="19"/>
          <w:szCs w:val="19"/>
        </w:rPr>
        <w:t xml:space="preserve"> </w:t>
      </w:r>
      <w:r>
        <w:rPr>
          <w:rFonts w:ascii="Georgia" w:eastAsia="Georgia" w:hAnsi="Georgia" w:cs="Georgia"/>
          <w:b/>
          <w:bCs/>
          <w:sz w:val="19"/>
          <w:szCs w:val="19"/>
        </w:rPr>
        <w:t>Measurement</w:t>
      </w:r>
      <w:r>
        <w:rPr>
          <w:rFonts w:ascii="Georgia" w:eastAsia="Georgia" w:hAnsi="Georgia" w:cs="Georgia"/>
          <w:b/>
          <w:bCs/>
          <w:spacing w:val="40"/>
          <w:sz w:val="19"/>
          <w:szCs w:val="19"/>
        </w:rPr>
        <w:t xml:space="preserve"> </w:t>
      </w:r>
      <w:r>
        <w:rPr>
          <w:rFonts w:ascii="Georgia" w:eastAsia="Georgia" w:hAnsi="Georgia" w:cs="Georgia"/>
          <w:b/>
          <w:bCs/>
          <w:sz w:val="19"/>
          <w:szCs w:val="19"/>
        </w:rPr>
        <w:t>of</w:t>
      </w:r>
      <w:r>
        <w:rPr>
          <w:rFonts w:ascii="Georgia" w:eastAsia="Georgia" w:hAnsi="Georgia" w:cs="Georgia"/>
          <w:b/>
          <w:bCs/>
          <w:spacing w:val="17"/>
          <w:sz w:val="19"/>
          <w:szCs w:val="19"/>
        </w:rPr>
        <w:t xml:space="preserve"> </w:t>
      </w:r>
      <w:r>
        <w:rPr>
          <w:rFonts w:ascii="Georgia" w:eastAsia="Georgia" w:hAnsi="Georgia" w:cs="Georgia"/>
          <w:b/>
          <w:bCs/>
          <w:sz w:val="19"/>
          <w:szCs w:val="19"/>
        </w:rPr>
        <w:t>Ventilated</w:t>
      </w:r>
      <w:r>
        <w:rPr>
          <w:rFonts w:ascii="Georgia" w:eastAsia="Georgia" w:hAnsi="Georgia" w:cs="Georgia"/>
          <w:b/>
          <w:bCs/>
          <w:spacing w:val="33"/>
          <w:sz w:val="19"/>
          <w:szCs w:val="19"/>
        </w:rPr>
        <w:t xml:space="preserve"> </w:t>
      </w:r>
      <w:r>
        <w:rPr>
          <w:rFonts w:ascii="Georgia" w:eastAsia="Georgia" w:hAnsi="Georgia" w:cs="Georgia"/>
          <w:b/>
          <w:bCs/>
          <w:sz w:val="19"/>
          <w:szCs w:val="19"/>
        </w:rPr>
        <w:t>Lung</w:t>
      </w:r>
      <w:r>
        <w:rPr>
          <w:rFonts w:ascii="Georgia" w:eastAsia="Georgia" w:hAnsi="Georgia" w:cs="Georgia"/>
          <w:b/>
          <w:bCs/>
          <w:spacing w:val="23"/>
          <w:sz w:val="19"/>
          <w:szCs w:val="19"/>
        </w:rPr>
        <w:t xml:space="preserve"> </w:t>
      </w:r>
      <w:r>
        <w:rPr>
          <w:rFonts w:ascii="Georgia" w:eastAsia="Georgia" w:hAnsi="Georgia" w:cs="Georgia"/>
          <w:b/>
          <w:bCs/>
          <w:sz w:val="19"/>
          <w:szCs w:val="19"/>
        </w:rPr>
        <w:t>Volumes</w:t>
      </w:r>
      <w:r>
        <w:rPr>
          <w:rFonts w:ascii="Georgia" w:eastAsia="Georgia" w:hAnsi="Georgia" w:cs="Georgia"/>
          <w:b/>
          <w:bCs/>
          <w:spacing w:val="30"/>
          <w:sz w:val="19"/>
          <w:szCs w:val="19"/>
        </w:rPr>
        <w:t xml:space="preserve"> </w:t>
      </w:r>
      <w:r>
        <w:rPr>
          <w:rFonts w:ascii="Georgia" w:eastAsia="Georgia" w:hAnsi="Georgia" w:cs="Georgia"/>
          <w:b/>
          <w:bCs/>
          <w:sz w:val="19"/>
          <w:szCs w:val="19"/>
        </w:rPr>
        <w:t>in</w:t>
      </w:r>
      <w:r>
        <w:rPr>
          <w:rFonts w:ascii="Georgia" w:eastAsia="Georgia" w:hAnsi="Georgia" w:cs="Georgia"/>
          <w:b/>
          <w:bCs/>
          <w:spacing w:val="17"/>
          <w:sz w:val="19"/>
          <w:szCs w:val="19"/>
        </w:rPr>
        <w:t xml:space="preserve"> </w:t>
      </w:r>
      <w:r>
        <w:rPr>
          <w:rFonts w:ascii="Georgia" w:eastAsia="Georgia" w:hAnsi="Georgia" w:cs="Georgia"/>
          <w:b/>
          <w:bCs/>
          <w:sz w:val="19"/>
          <w:szCs w:val="19"/>
        </w:rPr>
        <w:t>Smokers</w:t>
      </w:r>
      <w:r>
        <w:rPr>
          <w:rFonts w:ascii="Georgia" w:eastAsia="Georgia" w:hAnsi="Georgia" w:cs="Georgia"/>
          <w:b/>
          <w:bCs/>
          <w:spacing w:val="30"/>
          <w:sz w:val="19"/>
          <w:szCs w:val="19"/>
        </w:rPr>
        <w:t xml:space="preserve"> </w:t>
      </w:r>
      <w:r>
        <w:rPr>
          <w:rFonts w:ascii="Georgia" w:eastAsia="Georgia" w:hAnsi="Georgia" w:cs="Georgia"/>
          <w:b/>
          <w:bCs/>
          <w:sz w:val="19"/>
          <w:szCs w:val="19"/>
        </w:rPr>
        <w:t>Compared</w:t>
      </w:r>
      <w:r>
        <w:rPr>
          <w:rFonts w:ascii="Georgia" w:eastAsia="Georgia" w:hAnsi="Georgia" w:cs="Georgia"/>
          <w:b/>
          <w:bCs/>
          <w:spacing w:val="33"/>
          <w:sz w:val="19"/>
          <w:szCs w:val="19"/>
        </w:rPr>
        <w:t xml:space="preserve"> </w:t>
      </w:r>
      <w:r>
        <w:rPr>
          <w:rFonts w:ascii="Georgia" w:eastAsia="Georgia" w:hAnsi="Georgia" w:cs="Georgia"/>
          <w:b/>
          <w:bCs/>
          <w:w w:val="102"/>
          <w:sz w:val="19"/>
          <w:szCs w:val="19"/>
        </w:rPr>
        <w:t>to</w:t>
      </w:r>
    </w:p>
    <w:p w14:paraId="0A457A18" w14:textId="77777777" w:rsidR="00E61F9D" w:rsidRDefault="005C64D6">
      <w:pPr>
        <w:spacing w:before="33" w:after="0" w:line="240" w:lineRule="auto"/>
        <w:ind w:left="140" w:right="2873"/>
        <w:jc w:val="both"/>
        <w:rPr>
          <w:rFonts w:ascii="Georgia" w:eastAsia="Georgia" w:hAnsi="Georgia" w:cs="Georgia"/>
          <w:sz w:val="19"/>
          <w:szCs w:val="19"/>
        </w:rPr>
      </w:pPr>
      <w:proofErr w:type="gramStart"/>
      <w:r>
        <w:rPr>
          <w:rFonts w:ascii="Georgia" w:eastAsia="Georgia" w:hAnsi="Georgia" w:cs="Georgia"/>
          <w:b/>
          <w:bCs/>
          <w:sz w:val="19"/>
          <w:szCs w:val="19"/>
        </w:rPr>
        <w:t>Never-Smokers</w:t>
      </w:r>
      <w:r>
        <w:rPr>
          <w:rFonts w:ascii="Georgia" w:eastAsia="Georgia" w:hAnsi="Georgia" w:cs="Georgia"/>
          <w:sz w:val="19"/>
          <w:szCs w:val="19"/>
        </w:rPr>
        <w:t>”</w:t>
      </w:r>
      <w:r>
        <w:rPr>
          <w:rFonts w:ascii="Georgia" w:eastAsia="Georgia" w:hAnsi="Georgia" w:cs="Georgia"/>
          <w:spacing w:val="33"/>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21,</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4</w:t>
      </w:r>
      <w:r>
        <w:rPr>
          <w:rFonts w:ascii="Georgia" w:eastAsia="Georgia" w:hAnsi="Georgia" w:cs="Georgia"/>
          <w:spacing w:val="3"/>
          <w:sz w:val="19"/>
          <w:szCs w:val="19"/>
        </w:rPr>
        <w:t xml:space="preserve"> </w:t>
      </w:r>
      <w:r>
        <w:rPr>
          <w:rFonts w:ascii="Georgia" w:eastAsia="Georgia" w:hAnsi="Georgia" w:cs="Georgia"/>
          <w:sz w:val="19"/>
          <w:szCs w:val="19"/>
        </w:rPr>
        <w:t>(2005):</w:t>
      </w:r>
      <w:r>
        <w:rPr>
          <w:rFonts w:ascii="Georgia" w:eastAsia="Georgia" w:hAnsi="Georgia" w:cs="Georgia"/>
          <w:spacing w:val="30"/>
          <w:sz w:val="19"/>
          <w:szCs w:val="19"/>
        </w:rPr>
        <w:t xml:space="preserve"> </w:t>
      </w:r>
      <w:r>
        <w:rPr>
          <w:rFonts w:ascii="Georgia" w:eastAsia="Georgia" w:hAnsi="Georgia" w:cs="Georgia"/>
          <w:sz w:val="19"/>
          <w:szCs w:val="19"/>
        </w:rPr>
        <w:t>365–9.</w:t>
      </w:r>
      <w:proofErr w:type="gramEnd"/>
      <w:r>
        <w:rPr>
          <w:rFonts w:ascii="Georgia" w:eastAsia="Georgia" w:hAnsi="Georgia" w:cs="Georgia"/>
          <w:spacing w:val="29"/>
          <w:sz w:val="19"/>
          <w:szCs w:val="19"/>
        </w:rPr>
        <w:t xml:space="preserve"> </w:t>
      </w:r>
      <w:proofErr w:type="gramStart"/>
      <w:r>
        <w:rPr>
          <w:rFonts w:ascii="Georgia" w:eastAsia="Georgia" w:hAnsi="Georgia" w:cs="Georgia"/>
          <w:w w:val="102"/>
          <w:sz w:val="19"/>
          <w:szCs w:val="19"/>
        </w:rPr>
        <w:t>doi</w:t>
      </w:r>
      <w:proofErr w:type="gramEnd"/>
      <w:r>
        <w:rPr>
          <w:rFonts w:ascii="Georgia" w:eastAsia="Georgia" w:hAnsi="Georgia" w:cs="Georgia"/>
          <w:spacing w:val="-1"/>
          <w:w w:val="102"/>
          <w:sz w:val="19"/>
          <w:szCs w:val="19"/>
        </w:rPr>
        <w:t>:</w:t>
      </w:r>
      <w:hyperlink r:id="rId89">
        <w:r>
          <w:rPr>
            <w:rFonts w:ascii="Georgia" w:eastAsia="Georgia" w:hAnsi="Georgia" w:cs="Georgia"/>
            <w:color w:val="0000FF"/>
            <w:w w:val="103"/>
            <w:sz w:val="19"/>
            <w:szCs w:val="19"/>
          </w:rPr>
          <w:t>10.1002/jmri.20290</w:t>
        </w:r>
      </w:hyperlink>
    </w:p>
    <w:p w14:paraId="2669A983" w14:textId="77777777" w:rsidR="00E61F9D" w:rsidRDefault="005C64D6">
      <w:pPr>
        <w:spacing w:before="93" w:after="0" w:line="277" w:lineRule="auto"/>
        <w:ind w:left="135" w:right="59" w:firstLine="5"/>
        <w:jc w:val="both"/>
        <w:rPr>
          <w:rFonts w:ascii="Georgia" w:eastAsia="Georgia" w:hAnsi="Georgia" w:cs="Georgia"/>
          <w:sz w:val="19"/>
          <w:szCs w:val="19"/>
        </w:rPr>
      </w:pPr>
      <w:r>
        <w:rPr>
          <w:rFonts w:ascii="Georgia" w:eastAsia="Georgia" w:hAnsi="Georgia" w:cs="Georgia"/>
          <w:sz w:val="19"/>
          <w:szCs w:val="19"/>
        </w:rPr>
        <w:t>94.</w:t>
      </w:r>
      <w:r>
        <w:rPr>
          <w:rFonts w:ascii="Georgia" w:eastAsia="Georgia" w:hAnsi="Georgia" w:cs="Georgia"/>
          <w:spacing w:val="43"/>
          <w:sz w:val="19"/>
          <w:szCs w:val="19"/>
        </w:rPr>
        <w:t xml:space="preserve"> </w:t>
      </w:r>
      <w:proofErr w:type="spellStart"/>
      <w:r>
        <w:rPr>
          <w:rFonts w:ascii="Georgia" w:eastAsia="Georgia" w:hAnsi="Georgia" w:cs="Georgia"/>
          <w:sz w:val="19"/>
          <w:szCs w:val="19"/>
        </w:rPr>
        <w:t>Altes</w:t>
      </w:r>
      <w:proofErr w:type="spellEnd"/>
      <w:r>
        <w:rPr>
          <w:rFonts w:ascii="Georgia" w:eastAsia="Georgia" w:hAnsi="Georgia" w:cs="Georgia"/>
          <w:sz w:val="19"/>
          <w:szCs w:val="19"/>
        </w:rPr>
        <w:t>,</w:t>
      </w:r>
      <w:r>
        <w:rPr>
          <w:rFonts w:ascii="Georgia" w:eastAsia="Georgia" w:hAnsi="Georgia" w:cs="Georgia"/>
          <w:spacing w:val="18"/>
          <w:sz w:val="19"/>
          <w:szCs w:val="19"/>
        </w:rPr>
        <w:t xml:space="preserve"> </w:t>
      </w:r>
      <w:r>
        <w:rPr>
          <w:rFonts w:ascii="Georgia" w:eastAsia="Georgia" w:hAnsi="Georgia" w:cs="Georgia"/>
          <w:sz w:val="19"/>
          <w:szCs w:val="19"/>
        </w:rPr>
        <w:t>T.</w:t>
      </w:r>
      <w:r>
        <w:rPr>
          <w:rFonts w:ascii="Georgia" w:eastAsia="Georgia" w:hAnsi="Georgia" w:cs="Georgia"/>
          <w:spacing w:val="12"/>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Powers,</w:t>
      </w:r>
      <w:r>
        <w:rPr>
          <w:rFonts w:ascii="Georgia" w:eastAsia="Georgia" w:hAnsi="Georgia" w:cs="Georgia"/>
          <w:spacing w:val="22"/>
          <w:sz w:val="19"/>
          <w:szCs w:val="19"/>
        </w:rPr>
        <w:t xml:space="preserve"> </w:t>
      </w:r>
      <w:r>
        <w:rPr>
          <w:rFonts w:ascii="Georgia" w:eastAsia="Georgia" w:hAnsi="Georgia" w:cs="Georgia"/>
          <w:sz w:val="19"/>
          <w:szCs w:val="19"/>
        </w:rPr>
        <w:t>P.</w:t>
      </w:r>
      <w:r>
        <w:rPr>
          <w:rFonts w:ascii="Georgia" w:eastAsia="Georgia" w:hAnsi="Georgia" w:cs="Georgia"/>
          <w:spacing w:val="12"/>
          <w:sz w:val="19"/>
          <w:szCs w:val="19"/>
        </w:rPr>
        <w:t xml:space="preserve"> </w:t>
      </w:r>
      <w:r>
        <w:rPr>
          <w:rFonts w:ascii="Georgia" w:eastAsia="Georgia" w:hAnsi="Georgia" w:cs="Georgia"/>
          <w:sz w:val="19"/>
          <w:szCs w:val="19"/>
        </w:rPr>
        <w:t>L.,</w:t>
      </w:r>
      <w:r>
        <w:rPr>
          <w:rFonts w:ascii="Georgia" w:eastAsia="Georgia" w:hAnsi="Georgia" w:cs="Georgia"/>
          <w:spacing w:val="15"/>
          <w:sz w:val="19"/>
          <w:szCs w:val="19"/>
        </w:rPr>
        <w:t xml:space="preserve"> </w:t>
      </w:r>
      <w:r>
        <w:rPr>
          <w:rFonts w:ascii="Georgia" w:eastAsia="Georgia" w:hAnsi="Georgia" w:cs="Georgia"/>
          <w:sz w:val="19"/>
          <w:szCs w:val="19"/>
        </w:rPr>
        <w:t>Knight-Scott,</w:t>
      </w:r>
      <w:r>
        <w:rPr>
          <w:rFonts w:ascii="Georgia" w:eastAsia="Georgia" w:hAnsi="Georgia" w:cs="Georgia"/>
          <w:spacing w:val="31"/>
          <w:sz w:val="19"/>
          <w:szCs w:val="19"/>
        </w:rPr>
        <w:t xml:space="preserve"> </w:t>
      </w:r>
      <w:r>
        <w:rPr>
          <w:rFonts w:ascii="Georgia" w:eastAsia="Georgia" w:hAnsi="Georgia" w:cs="Georgia"/>
          <w:sz w:val="19"/>
          <w:szCs w:val="19"/>
        </w:rPr>
        <w:t>J.,</w:t>
      </w:r>
      <w:r>
        <w:rPr>
          <w:rFonts w:ascii="Georgia" w:eastAsia="Georgia" w:hAnsi="Georgia" w:cs="Georgia"/>
          <w:spacing w:val="15"/>
          <w:sz w:val="19"/>
          <w:szCs w:val="19"/>
        </w:rPr>
        <w:t xml:space="preserve"> </w:t>
      </w:r>
      <w:r>
        <w:rPr>
          <w:rFonts w:ascii="Georgia" w:eastAsia="Georgia" w:hAnsi="Georgia" w:cs="Georgia"/>
          <w:sz w:val="19"/>
          <w:szCs w:val="19"/>
        </w:rPr>
        <w:t>Rakes,</w:t>
      </w:r>
      <w:r>
        <w:rPr>
          <w:rFonts w:ascii="Georgia" w:eastAsia="Georgia" w:hAnsi="Georgia" w:cs="Georgia"/>
          <w:spacing w:val="20"/>
          <w:sz w:val="19"/>
          <w:szCs w:val="19"/>
        </w:rPr>
        <w:t xml:space="preserve"> </w:t>
      </w:r>
      <w:r>
        <w:rPr>
          <w:rFonts w:ascii="Georgia" w:eastAsia="Georgia" w:hAnsi="Georgia" w:cs="Georgia"/>
          <w:sz w:val="19"/>
          <w:szCs w:val="19"/>
        </w:rPr>
        <w:t>G.,</w:t>
      </w:r>
      <w:r>
        <w:rPr>
          <w:rFonts w:ascii="Georgia" w:eastAsia="Georgia" w:hAnsi="Georgia" w:cs="Georgia"/>
          <w:spacing w:val="14"/>
          <w:sz w:val="19"/>
          <w:szCs w:val="19"/>
        </w:rPr>
        <w:t xml:space="preserve"> </w:t>
      </w:r>
      <w:proofErr w:type="spellStart"/>
      <w:r>
        <w:rPr>
          <w:rFonts w:ascii="Georgia" w:eastAsia="Georgia" w:hAnsi="Georgia" w:cs="Georgia"/>
          <w:sz w:val="19"/>
          <w:szCs w:val="19"/>
        </w:rPr>
        <w:t>Platts</w:t>
      </w:r>
      <w:proofErr w:type="spellEnd"/>
      <w:r>
        <w:rPr>
          <w:rFonts w:ascii="Georgia" w:eastAsia="Georgia" w:hAnsi="Georgia" w:cs="Georgia"/>
          <w:sz w:val="19"/>
          <w:szCs w:val="19"/>
        </w:rPr>
        <w:t>-Mills,</w:t>
      </w:r>
      <w:r>
        <w:rPr>
          <w:rFonts w:ascii="Georgia" w:eastAsia="Georgia" w:hAnsi="Georgia" w:cs="Georgia"/>
          <w:spacing w:val="29"/>
          <w:sz w:val="19"/>
          <w:szCs w:val="19"/>
        </w:rPr>
        <w:t xml:space="preserve"> </w:t>
      </w:r>
      <w:r>
        <w:rPr>
          <w:rFonts w:ascii="Georgia" w:eastAsia="Georgia" w:hAnsi="Georgia" w:cs="Georgia"/>
          <w:sz w:val="19"/>
          <w:szCs w:val="19"/>
        </w:rPr>
        <w:t>T.</w:t>
      </w:r>
      <w:r>
        <w:rPr>
          <w:rFonts w:ascii="Georgia" w:eastAsia="Georgia" w:hAnsi="Georgia" w:cs="Georgia"/>
          <w:spacing w:val="12"/>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r>
        <w:rPr>
          <w:rFonts w:ascii="Georgia" w:eastAsia="Georgia" w:hAnsi="Georgia" w:cs="Georgia"/>
          <w:sz w:val="19"/>
          <w:szCs w:val="19"/>
        </w:rPr>
        <w:t>Lange,</w:t>
      </w:r>
      <w:r>
        <w:rPr>
          <w:rFonts w:ascii="Georgia" w:eastAsia="Georgia" w:hAnsi="Georgia" w:cs="Georgia"/>
          <w:spacing w:val="20"/>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E.</w:t>
      </w:r>
      <w:r>
        <w:rPr>
          <w:rFonts w:ascii="Georgia" w:eastAsia="Georgia" w:hAnsi="Georgia" w:cs="Georgia"/>
          <w:spacing w:val="10"/>
          <w:sz w:val="19"/>
          <w:szCs w:val="19"/>
        </w:rPr>
        <w:t xml:space="preserve"> </w:t>
      </w:r>
      <w:r>
        <w:rPr>
          <w:rFonts w:ascii="Georgia" w:eastAsia="Georgia" w:hAnsi="Georgia" w:cs="Georgia"/>
          <w:sz w:val="19"/>
          <w:szCs w:val="19"/>
        </w:rPr>
        <w:t>de,</w:t>
      </w:r>
      <w:r>
        <w:rPr>
          <w:rFonts w:ascii="Georgia" w:eastAsia="Georgia" w:hAnsi="Georgia" w:cs="Georgia"/>
          <w:spacing w:val="14"/>
          <w:sz w:val="19"/>
          <w:szCs w:val="19"/>
        </w:rPr>
        <w:t xml:space="preserve"> </w:t>
      </w:r>
      <w:r>
        <w:rPr>
          <w:rFonts w:ascii="Georgia" w:eastAsia="Georgia" w:hAnsi="Georgia" w:cs="Georgia"/>
          <w:sz w:val="19"/>
          <w:szCs w:val="19"/>
        </w:rPr>
        <w:t>Alford,</w:t>
      </w:r>
      <w:r>
        <w:rPr>
          <w:rFonts w:ascii="Georgia" w:eastAsia="Georgia" w:hAnsi="Georgia" w:cs="Georgia"/>
          <w:spacing w:val="21"/>
          <w:sz w:val="19"/>
          <w:szCs w:val="19"/>
        </w:rPr>
        <w:t xml:space="preserve"> </w:t>
      </w:r>
      <w:r>
        <w:rPr>
          <w:rFonts w:ascii="Georgia" w:eastAsia="Georgia" w:hAnsi="Georgia" w:cs="Georgia"/>
          <w:sz w:val="19"/>
          <w:szCs w:val="19"/>
        </w:rPr>
        <w:t>B.</w:t>
      </w:r>
      <w:r>
        <w:rPr>
          <w:rFonts w:ascii="Georgia" w:eastAsia="Georgia" w:hAnsi="Georgia" w:cs="Georgia"/>
          <w:spacing w:val="12"/>
          <w:sz w:val="19"/>
          <w:szCs w:val="19"/>
        </w:rPr>
        <w:t xml:space="preserve"> </w:t>
      </w:r>
      <w:r>
        <w:rPr>
          <w:rFonts w:ascii="Georgia" w:eastAsia="Georgia" w:hAnsi="Georgia" w:cs="Georgia"/>
          <w:sz w:val="19"/>
          <w:szCs w:val="19"/>
        </w:rPr>
        <w:t>A.,</w:t>
      </w:r>
      <w:r>
        <w:rPr>
          <w:rFonts w:ascii="Georgia" w:eastAsia="Georgia" w:hAnsi="Georgia" w:cs="Georgia"/>
          <w:spacing w:val="16"/>
          <w:sz w:val="19"/>
          <w:szCs w:val="19"/>
        </w:rPr>
        <w:t xml:space="preserve"> </w:t>
      </w:r>
      <w:proofErr w:type="spellStart"/>
      <w:r>
        <w:rPr>
          <w:rFonts w:ascii="Georgia" w:eastAsia="Georgia" w:hAnsi="Georgia" w:cs="Georgia"/>
          <w:sz w:val="19"/>
          <w:szCs w:val="19"/>
        </w:rPr>
        <w:t>Mugler</w:t>
      </w:r>
      <w:proofErr w:type="spellEnd"/>
      <w:r>
        <w:rPr>
          <w:rFonts w:ascii="Georgia" w:eastAsia="Georgia" w:hAnsi="Georgia" w:cs="Georgia"/>
          <w:sz w:val="19"/>
          <w:szCs w:val="19"/>
        </w:rPr>
        <w:t>,</w:t>
      </w:r>
      <w:r>
        <w:rPr>
          <w:rFonts w:ascii="Georgia" w:eastAsia="Georgia" w:hAnsi="Georgia" w:cs="Georgia"/>
          <w:spacing w:val="22"/>
          <w:sz w:val="19"/>
          <w:szCs w:val="19"/>
        </w:rPr>
        <w:t xml:space="preserve"> </w:t>
      </w:r>
      <w:r>
        <w:rPr>
          <w:rFonts w:ascii="Georgia" w:eastAsia="Georgia" w:hAnsi="Georgia" w:cs="Georgia"/>
          <w:sz w:val="19"/>
          <w:szCs w:val="19"/>
        </w:rPr>
        <w:t>J.</w:t>
      </w:r>
      <w:r>
        <w:rPr>
          <w:rFonts w:ascii="Georgia" w:eastAsia="Georgia" w:hAnsi="Georgia" w:cs="Georgia"/>
          <w:spacing w:val="11"/>
          <w:sz w:val="19"/>
          <w:szCs w:val="19"/>
        </w:rPr>
        <w:t xml:space="preserve"> </w:t>
      </w:r>
      <w:r>
        <w:rPr>
          <w:rFonts w:ascii="Georgia" w:eastAsia="Georgia" w:hAnsi="Georgia" w:cs="Georgia"/>
          <w:sz w:val="19"/>
          <w:szCs w:val="19"/>
        </w:rPr>
        <w:t>P.,</w:t>
      </w:r>
      <w:r>
        <w:rPr>
          <w:rFonts w:ascii="Georgia" w:eastAsia="Georgia" w:hAnsi="Georgia" w:cs="Georgia"/>
          <w:spacing w:val="16"/>
          <w:sz w:val="19"/>
          <w:szCs w:val="19"/>
        </w:rPr>
        <w:t xml:space="preserve"> </w:t>
      </w:r>
      <w:r>
        <w:rPr>
          <w:rFonts w:ascii="Georgia" w:eastAsia="Georgia" w:hAnsi="Georgia" w:cs="Georgia"/>
          <w:w w:val="102"/>
          <w:sz w:val="19"/>
          <w:szCs w:val="19"/>
        </w:rPr>
        <w:t xml:space="preserve">3rd, </w:t>
      </w:r>
      <w:r>
        <w:rPr>
          <w:rFonts w:ascii="Georgia" w:eastAsia="Georgia" w:hAnsi="Georgia" w:cs="Georgia"/>
          <w:sz w:val="19"/>
          <w:szCs w:val="19"/>
        </w:rPr>
        <w:t>and</w:t>
      </w:r>
      <w:r>
        <w:rPr>
          <w:rFonts w:ascii="Georgia" w:eastAsia="Georgia" w:hAnsi="Georgia" w:cs="Georgia"/>
          <w:spacing w:val="9"/>
          <w:sz w:val="19"/>
          <w:szCs w:val="19"/>
        </w:rPr>
        <w:t xml:space="preserve"> </w:t>
      </w:r>
      <w:proofErr w:type="spellStart"/>
      <w:r>
        <w:rPr>
          <w:rFonts w:ascii="Georgia" w:eastAsia="Georgia" w:hAnsi="Georgia" w:cs="Georgia"/>
          <w:sz w:val="19"/>
          <w:szCs w:val="19"/>
        </w:rPr>
        <w:t>Brookeman</w:t>
      </w:r>
      <w:proofErr w:type="spellEnd"/>
      <w:r>
        <w:rPr>
          <w:rFonts w:ascii="Georgia" w:eastAsia="Georgia" w:hAnsi="Georgia" w:cs="Georgia"/>
          <w:sz w:val="19"/>
          <w:szCs w:val="19"/>
        </w:rPr>
        <w:t>,</w:t>
      </w:r>
      <w:r>
        <w:rPr>
          <w:rFonts w:ascii="Georgia" w:eastAsia="Georgia" w:hAnsi="Georgia" w:cs="Georgia"/>
          <w:spacing w:val="23"/>
          <w:sz w:val="19"/>
          <w:szCs w:val="19"/>
        </w:rPr>
        <w:t xml:space="preserve"> </w:t>
      </w:r>
      <w:r>
        <w:rPr>
          <w:rFonts w:ascii="Georgia" w:eastAsia="Georgia" w:hAnsi="Georgia" w:cs="Georgia"/>
          <w:sz w:val="19"/>
          <w:szCs w:val="19"/>
        </w:rPr>
        <w:t>J.</w:t>
      </w:r>
      <w:r>
        <w:rPr>
          <w:rFonts w:ascii="Georgia" w:eastAsia="Georgia" w:hAnsi="Georgia" w:cs="Georgia"/>
          <w:spacing w:val="7"/>
          <w:sz w:val="19"/>
          <w:szCs w:val="19"/>
        </w:rPr>
        <w:t xml:space="preserve"> </w:t>
      </w:r>
      <w:r>
        <w:rPr>
          <w:rFonts w:ascii="Georgia" w:eastAsia="Georgia" w:hAnsi="Georgia" w:cs="Georgia"/>
          <w:sz w:val="19"/>
          <w:szCs w:val="19"/>
        </w:rPr>
        <w:t>R.</w:t>
      </w:r>
      <w:r>
        <w:rPr>
          <w:rFonts w:ascii="Georgia" w:eastAsia="Georgia" w:hAnsi="Georgia" w:cs="Georgia"/>
          <w:spacing w:val="9"/>
          <w:sz w:val="19"/>
          <w:szCs w:val="19"/>
        </w:rPr>
        <w:t xml:space="preserve"> </w:t>
      </w:r>
      <w:r>
        <w:rPr>
          <w:rFonts w:ascii="Georgia" w:eastAsia="Georgia" w:hAnsi="Georgia" w:cs="Georgia"/>
          <w:sz w:val="19"/>
          <w:szCs w:val="19"/>
        </w:rPr>
        <w:t>“</w:t>
      </w:r>
      <w:r>
        <w:rPr>
          <w:rFonts w:ascii="Georgia" w:eastAsia="Georgia" w:hAnsi="Georgia" w:cs="Georgia"/>
          <w:b/>
          <w:bCs/>
          <w:sz w:val="19"/>
          <w:szCs w:val="19"/>
        </w:rPr>
        <w:t>Hyperpolarized</w:t>
      </w:r>
      <w:r>
        <w:rPr>
          <w:rFonts w:ascii="Georgia" w:eastAsia="Georgia" w:hAnsi="Georgia" w:cs="Georgia"/>
          <w:b/>
          <w:bCs/>
          <w:spacing w:val="34"/>
          <w:sz w:val="19"/>
          <w:szCs w:val="19"/>
        </w:rPr>
        <w:t xml:space="preserve"> </w:t>
      </w:r>
      <w:r>
        <w:rPr>
          <w:rFonts w:ascii="Georgia" w:eastAsia="Georgia" w:hAnsi="Georgia" w:cs="Georgia"/>
          <w:b/>
          <w:bCs/>
          <w:sz w:val="19"/>
          <w:szCs w:val="19"/>
        </w:rPr>
        <w:t>3He</w:t>
      </w:r>
      <w:r>
        <w:rPr>
          <w:rFonts w:ascii="Georgia" w:eastAsia="Georgia" w:hAnsi="Georgia" w:cs="Georgia"/>
          <w:b/>
          <w:bCs/>
          <w:spacing w:val="11"/>
          <w:sz w:val="19"/>
          <w:szCs w:val="19"/>
        </w:rPr>
        <w:t xml:space="preserve"> </w:t>
      </w:r>
      <w:r>
        <w:rPr>
          <w:rFonts w:ascii="Georgia" w:eastAsia="Georgia" w:hAnsi="Georgia" w:cs="Georgia"/>
          <w:b/>
          <w:bCs/>
          <w:sz w:val="19"/>
          <w:szCs w:val="19"/>
        </w:rPr>
        <w:t>MR</w:t>
      </w:r>
      <w:r>
        <w:rPr>
          <w:rFonts w:ascii="Georgia" w:eastAsia="Georgia" w:hAnsi="Georgia" w:cs="Georgia"/>
          <w:b/>
          <w:bCs/>
          <w:spacing w:val="10"/>
          <w:sz w:val="19"/>
          <w:szCs w:val="19"/>
        </w:rPr>
        <w:t xml:space="preserve"> </w:t>
      </w:r>
      <w:r>
        <w:rPr>
          <w:rFonts w:ascii="Georgia" w:eastAsia="Georgia" w:hAnsi="Georgia" w:cs="Georgia"/>
          <w:b/>
          <w:bCs/>
          <w:sz w:val="19"/>
          <w:szCs w:val="19"/>
        </w:rPr>
        <w:t>Lung</w:t>
      </w:r>
      <w:r>
        <w:rPr>
          <w:rFonts w:ascii="Georgia" w:eastAsia="Georgia" w:hAnsi="Georgia" w:cs="Georgia"/>
          <w:b/>
          <w:bCs/>
          <w:spacing w:val="13"/>
          <w:sz w:val="19"/>
          <w:szCs w:val="19"/>
        </w:rPr>
        <w:t xml:space="preserve"> </w:t>
      </w:r>
      <w:r>
        <w:rPr>
          <w:rFonts w:ascii="Georgia" w:eastAsia="Georgia" w:hAnsi="Georgia" w:cs="Georgia"/>
          <w:b/>
          <w:bCs/>
          <w:sz w:val="19"/>
          <w:szCs w:val="19"/>
        </w:rPr>
        <w:t>Ventilation</w:t>
      </w:r>
      <w:r>
        <w:rPr>
          <w:rFonts w:ascii="Georgia" w:eastAsia="Georgia" w:hAnsi="Georgia" w:cs="Georgia"/>
          <w:b/>
          <w:bCs/>
          <w:spacing w:val="25"/>
          <w:sz w:val="19"/>
          <w:szCs w:val="19"/>
        </w:rPr>
        <w:t xml:space="preserve"> </w:t>
      </w:r>
      <w:r>
        <w:rPr>
          <w:rFonts w:ascii="Georgia" w:eastAsia="Georgia" w:hAnsi="Georgia" w:cs="Georgia"/>
          <w:b/>
          <w:bCs/>
          <w:sz w:val="19"/>
          <w:szCs w:val="19"/>
        </w:rPr>
        <w:t>Imaging</w:t>
      </w:r>
      <w:r>
        <w:rPr>
          <w:rFonts w:ascii="Georgia" w:eastAsia="Georgia" w:hAnsi="Georgia" w:cs="Georgia"/>
          <w:b/>
          <w:bCs/>
          <w:spacing w:val="19"/>
          <w:sz w:val="19"/>
          <w:szCs w:val="19"/>
        </w:rPr>
        <w:t xml:space="preserve"> </w:t>
      </w:r>
      <w:r>
        <w:rPr>
          <w:rFonts w:ascii="Georgia" w:eastAsia="Georgia" w:hAnsi="Georgia" w:cs="Georgia"/>
          <w:b/>
          <w:bCs/>
          <w:sz w:val="19"/>
          <w:szCs w:val="19"/>
        </w:rPr>
        <w:t>in</w:t>
      </w:r>
      <w:r>
        <w:rPr>
          <w:rFonts w:ascii="Georgia" w:eastAsia="Georgia" w:hAnsi="Georgia" w:cs="Georgia"/>
          <w:b/>
          <w:bCs/>
          <w:spacing w:val="7"/>
          <w:sz w:val="19"/>
          <w:szCs w:val="19"/>
        </w:rPr>
        <w:t xml:space="preserve"> </w:t>
      </w:r>
      <w:r>
        <w:rPr>
          <w:rFonts w:ascii="Georgia" w:eastAsia="Georgia" w:hAnsi="Georgia" w:cs="Georgia"/>
          <w:b/>
          <w:bCs/>
          <w:sz w:val="19"/>
          <w:szCs w:val="19"/>
        </w:rPr>
        <w:t>Asthmatics:</w:t>
      </w:r>
      <w:r>
        <w:rPr>
          <w:rFonts w:ascii="Georgia" w:eastAsia="Georgia" w:hAnsi="Georgia" w:cs="Georgia"/>
          <w:b/>
          <w:bCs/>
          <w:spacing w:val="43"/>
          <w:sz w:val="19"/>
          <w:szCs w:val="19"/>
        </w:rPr>
        <w:t xml:space="preserve"> </w:t>
      </w:r>
      <w:r>
        <w:rPr>
          <w:rFonts w:ascii="Georgia" w:eastAsia="Georgia" w:hAnsi="Georgia" w:cs="Georgia"/>
          <w:b/>
          <w:bCs/>
          <w:sz w:val="19"/>
          <w:szCs w:val="19"/>
        </w:rPr>
        <w:t>Preliminary</w:t>
      </w:r>
      <w:r>
        <w:rPr>
          <w:rFonts w:ascii="Georgia" w:eastAsia="Georgia" w:hAnsi="Georgia" w:cs="Georgia"/>
          <w:b/>
          <w:bCs/>
          <w:spacing w:val="27"/>
          <w:sz w:val="19"/>
          <w:szCs w:val="19"/>
        </w:rPr>
        <w:t xml:space="preserve"> </w:t>
      </w:r>
      <w:r>
        <w:rPr>
          <w:rFonts w:ascii="Georgia" w:eastAsia="Georgia" w:hAnsi="Georgia" w:cs="Georgia"/>
          <w:b/>
          <w:bCs/>
          <w:w w:val="102"/>
          <w:sz w:val="19"/>
          <w:szCs w:val="19"/>
        </w:rPr>
        <w:t>Finding</w:t>
      </w:r>
      <w:r>
        <w:rPr>
          <w:rFonts w:ascii="Georgia" w:eastAsia="Georgia" w:hAnsi="Georgia" w:cs="Georgia"/>
          <w:b/>
          <w:bCs/>
          <w:spacing w:val="-2"/>
          <w:w w:val="102"/>
          <w:sz w:val="19"/>
          <w:szCs w:val="19"/>
        </w:rPr>
        <w:t>s</w:t>
      </w:r>
      <w:r>
        <w:rPr>
          <w:rFonts w:ascii="Georgia" w:eastAsia="Georgia" w:hAnsi="Georgia" w:cs="Georgia"/>
          <w:w w:val="102"/>
          <w:sz w:val="19"/>
          <w:szCs w:val="19"/>
        </w:rPr>
        <w:t xml:space="preserve">” </w:t>
      </w:r>
      <w:r>
        <w:rPr>
          <w:rFonts w:ascii="Georgia" w:eastAsia="Georgia" w:hAnsi="Georgia" w:cs="Georgia"/>
          <w:i/>
          <w:sz w:val="19"/>
          <w:szCs w:val="19"/>
        </w:rPr>
        <w:t xml:space="preserve">J </w:t>
      </w:r>
      <w:proofErr w:type="spellStart"/>
      <w:r>
        <w:rPr>
          <w:rFonts w:ascii="Georgia" w:eastAsia="Georgia" w:hAnsi="Georgia" w:cs="Georgia"/>
          <w:i/>
          <w:sz w:val="19"/>
          <w:szCs w:val="19"/>
        </w:rPr>
        <w:t>Magn</w:t>
      </w:r>
      <w:proofErr w:type="spellEnd"/>
      <w:r>
        <w:rPr>
          <w:rFonts w:ascii="Georgia" w:eastAsia="Georgia" w:hAnsi="Georgia" w:cs="Georgia"/>
          <w:i/>
          <w:sz w:val="19"/>
          <w:szCs w:val="19"/>
        </w:rPr>
        <w:t xml:space="preserve"> </w:t>
      </w:r>
      <w:proofErr w:type="spellStart"/>
      <w:r>
        <w:rPr>
          <w:rFonts w:ascii="Georgia" w:eastAsia="Georgia" w:hAnsi="Georgia" w:cs="Georgia"/>
          <w:i/>
          <w:sz w:val="19"/>
          <w:szCs w:val="19"/>
        </w:rPr>
        <w:t>Reson</w:t>
      </w:r>
      <w:proofErr w:type="spellEnd"/>
      <w:r>
        <w:rPr>
          <w:rFonts w:ascii="Georgia" w:eastAsia="Georgia" w:hAnsi="Georgia" w:cs="Georgia"/>
          <w:i/>
          <w:sz w:val="19"/>
          <w:szCs w:val="19"/>
        </w:rPr>
        <w:t xml:space="preserve"> Imaging</w:t>
      </w:r>
      <w:r>
        <w:rPr>
          <w:rFonts w:ascii="Georgia" w:eastAsia="Georgia" w:hAnsi="Georgia" w:cs="Georgia"/>
          <w:i/>
          <w:spacing w:val="1"/>
          <w:sz w:val="19"/>
          <w:szCs w:val="19"/>
        </w:rPr>
        <w:t xml:space="preserve"> </w:t>
      </w:r>
      <w:r>
        <w:rPr>
          <w:rFonts w:ascii="Georgia" w:eastAsia="Georgia" w:hAnsi="Georgia" w:cs="Georgia"/>
          <w:sz w:val="19"/>
          <w:szCs w:val="19"/>
        </w:rPr>
        <w:t>13,</w:t>
      </w:r>
      <w:r>
        <w:rPr>
          <w:rFonts w:ascii="Georgia" w:eastAsia="Georgia" w:hAnsi="Georgia" w:cs="Georgia"/>
          <w:spacing w:val="8"/>
          <w:sz w:val="19"/>
          <w:szCs w:val="19"/>
        </w:rPr>
        <w:t xml:space="preserve"> </w:t>
      </w:r>
      <w:r>
        <w:rPr>
          <w:rFonts w:ascii="Georgia" w:eastAsia="Georgia" w:hAnsi="Georgia" w:cs="Georgia"/>
          <w:sz w:val="19"/>
          <w:szCs w:val="19"/>
        </w:rPr>
        <w:t>no.</w:t>
      </w:r>
      <w:r>
        <w:rPr>
          <w:rFonts w:ascii="Georgia" w:eastAsia="Georgia" w:hAnsi="Georgia" w:cs="Georgia"/>
          <w:spacing w:val="22"/>
          <w:sz w:val="19"/>
          <w:szCs w:val="19"/>
        </w:rPr>
        <w:t xml:space="preserve"> </w:t>
      </w:r>
      <w:r>
        <w:rPr>
          <w:rFonts w:ascii="Georgia" w:eastAsia="Georgia" w:hAnsi="Georgia" w:cs="Georgia"/>
          <w:sz w:val="19"/>
          <w:szCs w:val="19"/>
        </w:rPr>
        <w:t>3</w:t>
      </w:r>
      <w:r>
        <w:rPr>
          <w:rFonts w:ascii="Georgia" w:eastAsia="Georgia" w:hAnsi="Georgia" w:cs="Georgia"/>
          <w:spacing w:val="3"/>
          <w:sz w:val="19"/>
          <w:szCs w:val="19"/>
        </w:rPr>
        <w:t xml:space="preserve"> </w:t>
      </w:r>
      <w:r>
        <w:rPr>
          <w:rFonts w:ascii="Georgia" w:eastAsia="Georgia" w:hAnsi="Georgia" w:cs="Georgia"/>
          <w:sz w:val="19"/>
          <w:szCs w:val="19"/>
        </w:rPr>
        <w:t>(2001):</w:t>
      </w:r>
      <w:r>
        <w:rPr>
          <w:rFonts w:ascii="Georgia" w:eastAsia="Georgia" w:hAnsi="Georgia" w:cs="Georgia"/>
          <w:spacing w:val="29"/>
          <w:sz w:val="19"/>
          <w:szCs w:val="19"/>
        </w:rPr>
        <w:t xml:space="preserve"> </w:t>
      </w:r>
      <w:r>
        <w:rPr>
          <w:rFonts w:ascii="Georgia" w:eastAsia="Georgia" w:hAnsi="Georgia" w:cs="Georgia"/>
          <w:w w:val="102"/>
          <w:sz w:val="19"/>
          <w:szCs w:val="19"/>
        </w:rPr>
        <w:t>378–84.</w:t>
      </w:r>
    </w:p>
    <w:sectPr w:rsidR="00E61F9D">
      <w:pgSz w:w="12240" w:h="15840"/>
      <w:pgMar w:top="680" w:right="580" w:bottom="280" w:left="58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3" w:author="James Gee" w:date="2016-07-19T10:30:00Z" w:initials="JG">
    <w:p w14:paraId="06881328" w14:textId="74CFDB2E" w:rsidR="00B10453" w:rsidRDefault="00B10453">
      <w:pPr>
        <w:pStyle w:val="CommentText"/>
      </w:pPr>
      <w:r>
        <w:rPr>
          <w:rStyle w:val="CommentReference"/>
        </w:rPr>
        <w:annotationRef/>
      </w:r>
      <w:r>
        <w:t xml:space="preserve">Mention other datasets too?  </w:t>
      </w:r>
      <w:proofErr w:type="spellStart"/>
      <w:r>
        <w:t>COPDGene</w:t>
      </w:r>
      <w:proofErr w:type="spellEnd"/>
      <w:r>
        <w:t>?</w:t>
      </w:r>
    </w:p>
  </w:comment>
  <w:comment w:id="76" w:author="James Gee" w:date="2016-07-20T10:13:00Z" w:initials="JG">
    <w:p w14:paraId="48B0C86D" w14:textId="4DC9CF38" w:rsidR="00B10453" w:rsidRDefault="00B10453">
      <w:pPr>
        <w:pStyle w:val="CommentText"/>
      </w:pPr>
      <w:r>
        <w:rPr>
          <w:rStyle w:val="CommentReference"/>
        </w:rPr>
        <w:annotationRef/>
      </w:r>
      <w:r>
        <w:t>Delete?  Not a lung paper?</w:t>
      </w:r>
    </w:p>
  </w:comment>
  <w:comment w:id="77" w:author="James Gee" w:date="2016-07-20T10:15:00Z" w:initials="JG">
    <w:p w14:paraId="44A611B9" w14:textId="2F5A13E5" w:rsidR="00B10453" w:rsidRDefault="00B10453">
      <w:pPr>
        <w:pStyle w:val="CommentText"/>
      </w:pPr>
      <w:r>
        <w:rPr>
          <w:rStyle w:val="CommentReference"/>
        </w:rPr>
        <w:annotationRef/>
      </w:r>
      <w:r>
        <w:t>Place this table as a ‘side’ figure (</w:t>
      </w:r>
      <w:proofErr w:type="spellStart"/>
      <w:r>
        <w:t>ie</w:t>
      </w:r>
      <w:proofErr w:type="spellEnd"/>
      <w:r>
        <w:t>, 2 column format with left column containing grant text and right column containing the table), to take up less space.</w:t>
      </w:r>
    </w:p>
  </w:comment>
  <w:comment w:id="169" w:author="James Gee" w:date="2016-07-20T14:22:00Z" w:initials="JG">
    <w:p w14:paraId="74AFB208" w14:textId="449BE816" w:rsidR="00B10453" w:rsidRDefault="00B10453">
      <w:pPr>
        <w:pStyle w:val="CommentText"/>
      </w:pPr>
      <w:r>
        <w:rPr>
          <w:rStyle w:val="CommentReference"/>
        </w:rPr>
        <w:annotationRef/>
      </w:r>
      <w:r>
        <w:t>Change the title in the actual figure to “ANTs core processing tools for multi-modal lung imaging studies”</w:t>
      </w:r>
    </w:p>
  </w:comment>
  <w:comment w:id="203" w:author="James Gee" w:date="2016-07-20T14:42:00Z" w:initials="JG">
    <w:p w14:paraId="5B98DCEF" w14:textId="38037D79" w:rsidR="00B10453" w:rsidRDefault="00B10453">
      <w:pPr>
        <w:pStyle w:val="CommentText"/>
      </w:pPr>
      <w:r>
        <w:rPr>
          <w:rStyle w:val="CommentReference"/>
        </w:rPr>
        <w:annotationRef/>
      </w:r>
      <w:r>
        <w:t>FIX #1: Instead of tick marks, list specific algorithms (citations) that will be implemented for each functionality.</w:t>
      </w:r>
    </w:p>
    <w:p w14:paraId="002189A9" w14:textId="78F16385" w:rsidR="00B10453" w:rsidRDefault="00B10453">
      <w:pPr>
        <w:pStyle w:val="CommentText"/>
      </w:pPr>
      <w:r>
        <w:t>FIX #2: ADD PET column</w:t>
      </w:r>
    </w:p>
    <w:p w14:paraId="1E05F4A9" w14:textId="76659CFC" w:rsidR="00B10453" w:rsidRDefault="00B10453">
      <w:pPr>
        <w:pStyle w:val="CommentText"/>
      </w:pPr>
      <w:r>
        <w:t>FIX #3: change “spatial normalization” to “registration and normalization”</w:t>
      </w:r>
    </w:p>
  </w:comment>
  <w:comment w:id="241" w:author="James Gee" w:date="2016-07-20T15:09:00Z" w:initials="JG">
    <w:p w14:paraId="35A2D005" w14:textId="70C52B25" w:rsidR="00B10453" w:rsidRDefault="00B10453">
      <w:pPr>
        <w:pStyle w:val="CommentText"/>
      </w:pPr>
      <w:r>
        <w:rPr>
          <w:rStyle w:val="CommentReference"/>
        </w:rPr>
        <w:annotationRef/>
      </w:r>
      <w:r>
        <w:t>FIX: simultaneous with WHAT?</w:t>
      </w:r>
    </w:p>
  </w:comment>
  <w:comment w:id="305" w:author="James Gee" w:date="2016-07-20T17:57:00Z" w:initials="JG">
    <w:p w14:paraId="225A19C1" w14:textId="1CC1EA3F" w:rsidR="00B10453" w:rsidRDefault="00B10453">
      <w:pPr>
        <w:pStyle w:val="CommentText"/>
      </w:pPr>
      <w:r>
        <w:rPr>
          <w:rStyle w:val="CommentReference"/>
        </w:rPr>
        <w:annotationRef/>
      </w:r>
      <w:r>
        <w:t>FIX: do you mean this as future work?  E.g. “The planned addition of quantitative … will open new avenues for assessing the contribution of airway changes to chronic lung disease.</w:t>
      </w:r>
      <w:proofErr w:type="gramStart"/>
      <w:r>
        <w:t>”?</w:t>
      </w:r>
      <w:proofErr w:type="gramEnd"/>
      <w:r>
        <w:t xml:space="preserve"> </w:t>
      </w:r>
    </w:p>
  </w:comment>
  <w:comment w:id="400" w:author="James Gee" w:date="2016-07-18T16:00:00Z" w:initials="JG">
    <w:p w14:paraId="0E32FABD" w14:textId="77777777" w:rsidR="00B10453" w:rsidRDefault="00B10453">
      <w:pPr>
        <w:pStyle w:val="CommentText"/>
      </w:pPr>
      <w:r>
        <w:rPr>
          <w:rStyle w:val="CommentReference"/>
        </w:rPr>
        <w:annotationRef/>
      </w:r>
      <w:r>
        <w:t>Is this lined up with far left edge?</w:t>
      </w:r>
    </w:p>
  </w:comment>
  <w:comment w:id="402" w:author="James Gee" w:date="2016-07-18T16:03:00Z" w:initials="JG">
    <w:p w14:paraId="54C9D2F7" w14:textId="77777777" w:rsidR="00B10453" w:rsidRDefault="00B10453">
      <w:pPr>
        <w:pStyle w:val="CommentText"/>
      </w:pPr>
      <w:r>
        <w:rPr>
          <w:rStyle w:val="CommentReference"/>
        </w:rPr>
        <w:annotationRef/>
      </w:r>
      <w:r>
        <w:t>Added new line here.  Can delete if we’re running out of room.</w:t>
      </w:r>
    </w:p>
  </w:comment>
  <w:comment w:id="467" w:author="James Gee" w:date="2016-07-18T16:04:00Z" w:initials="JG">
    <w:p w14:paraId="5DAF314F" w14:textId="77777777" w:rsidR="00B10453" w:rsidRDefault="00B10453">
      <w:pPr>
        <w:pStyle w:val="CommentText"/>
      </w:pPr>
      <w:r>
        <w:rPr>
          <w:rStyle w:val="CommentReference"/>
        </w:rPr>
        <w:annotationRef/>
      </w:r>
      <w:r>
        <w:t>Is this lined up with far left edge?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Georgia">
    <w:panose1 w:val="02040502050405020303"/>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9"/>
  <w:proofState w:spelling="clean" w:grammar="clean"/>
  <w:trackRevisions/>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E61F9D"/>
    <w:rsid w:val="00076753"/>
    <w:rsid w:val="000B3E1F"/>
    <w:rsid w:val="000F62E4"/>
    <w:rsid w:val="001460A3"/>
    <w:rsid w:val="001A01AE"/>
    <w:rsid w:val="001C2591"/>
    <w:rsid w:val="001D4E15"/>
    <w:rsid w:val="00236B2A"/>
    <w:rsid w:val="002F2F2A"/>
    <w:rsid w:val="00380456"/>
    <w:rsid w:val="003D3359"/>
    <w:rsid w:val="003D578C"/>
    <w:rsid w:val="003D78DF"/>
    <w:rsid w:val="003F1692"/>
    <w:rsid w:val="004A1DDF"/>
    <w:rsid w:val="004F6408"/>
    <w:rsid w:val="00512F8F"/>
    <w:rsid w:val="005914BA"/>
    <w:rsid w:val="005C64D6"/>
    <w:rsid w:val="0065485A"/>
    <w:rsid w:val="00681143"/>
    <w:rsid w:val="006B77FB"/>
    <w:rsid w:val="006C154F"/>
    <w:rsid w:val="007419F1"/>
    <w:rsid w:val="007802B5"/>
    <w:rsid w:val="00785F79"/>
    <w:rsid w:val="007C7939"/>
    <w:rsid w:val="00841258"/>
    <w:rsid w:val="009876E8"/>
    <w:rsid w:val="009B6FDF"/>
    <w:rsid w:val="00A8051D"/>
    <w:rsid w:val="00A867E5"/>
    <w:rsid w:val="00AA20E6"/>
    <w:rsid w:val="00B10453"/>
    <w:rsid w:val="00B81A0D"/>
    <w:rsid w:val="00BE435A"/>
    <w:rsid w:val="00C1072C"/>
    <w:rsid w:val="00C112DA"/>
    <w:rsid w:val="00C161B9"/>
    <w:rsid w:val="00C2795C"/>
    <w:rsid w:val="00C517C9"/>
    <w:rsid w:val="00D26D70"/>
    <w:rsid w:val="00D8088B"/>
    <w:rsid w:val="00D92C10"/>
    <w:rsid w:val="00DD442B"/>
    <w:rsid w:val="00E32060"/>
    <w:rsid w:val="00E448AE"/>
    <w:rsid w:val="00E53C99"/>
    <w:rsid w:val="00E61F9D"/>
    <w:rsid w:val="00F57579"/>
    <w:rsid w:val="00F71839"/>
    <w:rsid w:val="00F930D0"/>
    <w:rsid w:val="00FE26EA"/>
    <w:rsid w:val="00FE3B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1"/>
    <o:shapelayout v:ext="edit">
      <o:idmap v:ext="edit" data="1"/>
    </o:shapelayout>
  </w:shapeDefaults>
  <w:decimalSymbol w:val="."/>
  <w:listSeparator w:val=","/>
  <w14:docId w14:val="2399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4D6"/>
    <w:rPr>
      <w:sz w:val="18"/>
      <w:szCs w:val="18"/>
    </w:rPr>
  </w:style>
  <w:style w:type="paragraph" w:styleId="CommentText">
    <w:name w:val="annotation text"/>
    <w:basedOn w:val="Normal"/>
    <w:link w:val="CommentTextChar"/>
    <w:uiPriority w:val="99"/>
    <w:semiHidden/>
    <w:unhideWhenUsed/>
    <w:rsid w:val="005C64D6"/>
    <w:pPr>
      <w:spacing w:line="240" w:lineRule="auto"/>
    </w:pPr>
    <w:rPr>
      <w:sz w:val="24"/>
      <w:szCs w:val="24"/>
    </w:rPr>
  </w:style>
  <w:style w:type="character" w:customStyle="1" w:styleId="CommentTextChar">
    <w:name w:val="Comment Text Char"/>
    <w:basedOn w:val="DefaultParagraphFont"/>
    <w:link w:val="CommentText"/>
    <w:uiPriority w:val="99"/>
    <w:semiHidden/>
    <w:rsid w:val="005C64D6"/>
    <w:rPr>
      <w:sz w:val="24"/>
      <w:szCs w:val="24"/>
    </w:rPr>
  </w:style>
  <w:style w:type="paragraph" w:styleId="CommentSubject">
    <w:name w:val="annotation subject"/>
    <w:basedOn w:val="CommentText"/>
    <w:next w:val="CommentText"/>
    <w:link w:val="CommentSubjectChar"/>
    <w:uiPriority w:val="99"/>
    <w:semiHidden/>
    <w:unhideWhenUsed/>
    <w:rsid w:val="005C64D6"/>
    <w:rPr>
      <w:b/>
      <w:bCs/>
      <w:sz w:val="20"/>
      <w:szCs w:val="20"/>
    </w:rPr>
  </w:style>
  <w:style w:type="character" w:customStyle="1" w:styleId="CommentSubjectChar">
    <w:name w:val="Comment Subject Char"/>
    <w:basedOn w:val="CommentTextChar"/>
    <w:link w:val="CommentSubject"/>
    <w:uiPriority w:val="99"/>
    <w:semiHidden/>
    <w:rsid w:val="005C64D6"/>
    <w:rPr>
      <w:b/>
      <w:bCs/>
      <w:sz w:val="20"/>
      <w:szCs w:val="20"/>
    </w:rPr>
  </w:style>
  <w:style w:type="paragraph" w:styleId="BalloonText">
    <w:name w:val="Balloon Text"/>
    <w:basedOn w:val="Normal"/>
    <w:link w:val="BalloonTextChar"/>
    <w:uiPriority w:val="99"/>
    <w:semiHidden/>
    <w:unhideWhenUsed/>
    <w:rsid w:val="005C64D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C64D6"/>
    <w:rPr>
      <w:rFonts w:ascii="Lucida Grande" w:hAnsi="Lucida Grande" w:cs="Lucida Grande"/>
      <w:sz w:val="18"/>
      <w:szCs w:val="18"/>
    </w:rPr>
  </w:style>
  <w:style w:type="character" w:styleId="Hyperlink">
    <w:name w:val="Hyperlink"/>
    <w:basedOn w:val="DefaultParagraphFont"/>
    <w:uiPriority w:val="99"/>
    <w:unhideWhenUsed/>
    <w:rsid w:val="00B1045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hyperlink" Target="http://www.itk.org/" TargetMode="External"/><Relationship Id="rId7" Type="http://schemas.openxmlformats.org/officeDocument/2006/relationships/image" Target="media/image1.jpeg"/><Relationship Id="rId8" Type="http://schemas.openxmlformats.org/officeDocument/2006/relationships/hyperlink" Target="https://github.com/ntustison/antsCtLungRegistrationExample" TargetMode="External"/><Relationship Id="rId9" Type="http://schemas.openxmlformats.org/officeDocument/2006/relationships/hyperlink" Target="https://github.com/ntustison/ProtonCtLungMaskRegistration" TargetMode="External"/><Relationship Id="rId10" Type="http://schemas.openxmlformats.org/officeDocument/2006/relationships/hyperlink" Target="https://github.com/ntustison/He3LongitudinalAnalysis" TargetMode="External"/><Relationship Id="rId11" Type="http://schemas.openxmlformats.org/officeDocument/2006/relationships/hyperlink" Target="https://github.com/ntustison/LungAndLobeEstimationExample" TargetMode="External"/><Relationship Id="rId12" Type="http://schemas.openxmlformats.org/officeDocument/2006/relationships/image" Target="media/image2.jpeg"/><Relationship Id="rId13" Type="http://schemas.openxmlformats.org/officeDocument/2006/relationships/hyperlink" Target="http://star.mit.edu/cluster" TargetMode="External"/><Relationship Id="rId14" Type="http://schemas.openxmlformats.org/officeDocument/2006/relationships/hyperlink" Target="https://doi.org/10.3978/j.issn.2072-1439.2010.11.10" TargetMode="External"/><Relationship Id="rId15" Type="http://schemas.openxmlformats.org/officeDocument/2006/relationships/hyperlink" Target="https://doi.org/10.1016/j.ejrad.2013.02.018" TargetMode="External"/><Relationship Id="rId16" Type="http://schemas.openxmlformats.org/officeDocument/2006/relationships/hyperlink" Target="https://doi.org/10.1148/radiol.13122665" TargetMode="External"/><Relationship Id="rId17" Type="http://schemas.openxmlformats.org/officeDocument/2006/relationships/hyperlink" Target="https://doi.org/10.1016/j.neuroimage.2012.01.021" TargetMode="External"/><Relationship Id="rId18" Type="http://schemas.openxmlformats.org/officeDocument/2006/relationships/hyperlink" Target="https://doi.org/10.1016/j.neuroimage.2011.09.015" TargetMode="External"/><Relationship Id="rId19" Type="http://schemas.openxmlformats.org/officeDocument/2006/relationships/hyperlink" Target="https://doi.org/10.1016/j.neuroimage.2011.08.056" TargetMode="External"/><Relationship Id="rId30" Type="http://schemas.openxmlformats.org/officeDocument/2006/relationships/hyperlink" Target="https://doi.org/10.1016/j.neuroimage.2008.12.037" TargetMode="External"/><Relationship Id="rId31" Type="http://schemas.openxmlformats.org/officeDocument/2006/relationships/hyperlink" Target="https://doi.org/10.1007/978-3-319-14678-2_1" TargetMode="External"/><Relationship Id="rId32" Type="http://schemas.openxmlformats.org/officeDocument/2006/relationships/hyperlink" Target="https://doi.org/10.1007/978-3-319-14678-2_1" TargetMode="External"/><Relationship Id="rId33" Type="http://schemas.openxmlformats.org/officeDocument/2006/relationships/hyperlink" Target="http://dx.doi.org/10.1007/978-3-319-14678-2_1" TargetMode="External"/><Relationship Id="rId34" Type="http://schemas.openxmlformats.org/officeDocument/2006/relationships/hyperlink" Target="https://doi.org/10.1016/j.media.2007.06.004" TargetMode="External"/><Relationship Id="rId35" Type="http://schemas.openxmlformats.org/officeDocument/2006/relationships/hyperlink" Target="https://doi.org/10.1016/j.neuroimage.2009.09.062" TargetMode="External"/><Relationship Id="rId36" Type="http://schemas.openxmlformats.org/officeDocument/2006/relationships/hyperlink" Target="https://doi.org/10.1007/s12021-014-9245-2" TargetMode="External"/><Relationship Id="rId37" Type="http://schemas.openxmlformats.org/officeDocument/2006/relationships/hyperlink" Target="https://doi.org/10.1038/sdata.2015.3" TargetMode="External"/><Relationship Id="rId38" Type="http://schemas.openxmlformats.org/officeDocument/2006/relationships/hyperlink" Target="https://doi.org/10.1371/journal.pone.0052140" TargetMode="External"/><Relationship Id="rId39" Type="http://schemas.openxmlformats.org/officeDocument/2006/relationships/hyperlink" Target="https://doi.org/10.1002/hbm.22515" TargetMode="External"/><Relationship Id="rId50" Type="http://schemas.openxmlformats.org/officeDocument/2006/relationships/hyperlink" Target="https://doi.org/10.1148/radiol.14140161" TargetMode="External"/><Relationship Id="rId51" Type="http://schemas.openxmlformats.org/officeDocument/2006/relationships/hyperlink" Target="https://doi.org/10.1109/42.668698" TargetMode="External"/><Relationship Id="rId52" Type="http://schemas.openxmlformats.org/officeDocument/2006/relationships/hyperlink" Target="https://doi.org/10.1016/j.neuroimage.2007.10.026" TargetMode="External"/><Relationship Id="rId53" Type="http://schemas.openxmlformats.org/officeDocument/2006/relationships/hyperlink" Target="https://doi.org/10.1002/jmri.22137" TargetMode="External"/><Relationship Id="rId54" Type="http://schemas.openxmlformats.org/officeDocument/2006/relationships/hyperlink" Target="https://doi.org/10.3389/fninf.2013.00027" TargetMode="External"/><Relationship Id="rId55" Type="http://schemas.openxmlformats.org/officeDocument/2006/relationships/hyperlink" Target="https://doi.org/10.1109/TPAMI.2012.143" TargetMode="External"/><Relationship Id="rId56" Type="http://schemas.openxmlformats.org/officeDocument/2006/relationships/hyperlink" Target="https://doi.org/10.1016/j.neuroimage.2010.06.040" TargetMode="External"/><Relationship Id="rId57" Type="http://schemas.openxmlformats.org/officeDocument/2006/relationships/hyperlink" Target="https://masi.vuse.vanderbilt.edu/workshop2013/index.php/Main_Page" TargetMode="External"/><Relationship Id="rId58" Type="http://schemas.openxmlformats.org/officeDocument/2006/relationships/hyperlink" Target="https://doi.org/10.1002/jmri.22003" TargetMode="External"/><Relationship Id="rId59" Type="http://schemas.openxmlformats.org/officeDocument/2006/relationships/hyperlink" Target="https://doi.org/10.1109/TPAMI.2012.143" TargetMode="External"/><Relationship Id="rId70" Type="http://schemas.openxmlformats.org/officeDocument/2006/relationships/hyperlink" Target="https://doi.org/10.1055/s-2005-869540" TargetMode="External"/><Relationship Id="rId71" Type="http://schemas.openxmlformats.org/officeDocument/2006/relationships/hyperlink" Target="https://doi.org/10.1016/j.rmed.2007.04.016" TargetMode="External"/><Relationship Id="rId72" Type="http://schemas.openxmlformats.org/officeDocument/2006/relationships/hyperlink" Target="https://doi.org/10.1164/ajrccm.160.2.9804094" TargetMode="External"/><Relationship Id="rId73" Type="http://schemas.openxmlformats.org/officeDocument/2006/relationships/hyperlink" Target="https://doi.org/10.1109/TMI.2006.870889" TargetMode="External"/><Relationship Id="rId74" Type="http://schemas.openxmlformats.org/officeDocument/2006/relationships/hyperlink" Target="https://doi.org/10.1148/radiology.199.3.8638012" TargetMode="External"/><Relationship Id="rId75" Type="http://schemas.openxmlformats.org/officeDocument/2006/relationships/hyperlink" Target="https://doi.org/10.1513/pats.200603-086MS" TargetMode="External"/><Relationship Id="rId76" Type="http://schemas.openxmlformats.org/officeDocument/2006/relationships/hyperlink" Target="https://doi.org/10.1016/j.media.2005.04.002" TargetMode="External"/><Relationship Id="rId77" Type="http://schemas.openxmlformats.org/officeDocument/2006/relationships/hyperlink" Target="https://doi.org/10.1109/TMI.2003.815905" TargetMode="External"/><Relationship Id="rId78" Type="http://schemas.openxmlformats.org/officeDocument/2006/relationships/hyperlink" Target="https://doi.org/10.1109/42.730394" TargetMode="External"/><Relationship Id="rId79" Type="http://schemas.openxmlformats.org/officeDocument/2006/relationships/hyperlink" Target="https://doi.org/10.1007/s00330-003-1909-5"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hyperlink" Target="https://doi.org/10.1016/j.neuroimage.2011.10.025" TargetMode="External"/><Relationship Id="rId21" Type="http://schemas.openxmlformats.org/officeDocument/2006/relationships/hyperlink" Target="https://doi.org/10.1002/jmri.25010" TargetMode="External"/><Relationship Id="rId22" Type="http://schemas.openxmlformats.org/officeDocument/2006/relationships/hyperlink" Target="https://doi.org/10.1109/ICSE.2003.1201220" TargetMode="External"/><Relationship Id="rId23" Type="http://schemas.openxmlformats.org/officeDocument/2006/relationships/hyperlink" Target="http://fsmsh.com/2845" TargetMode="External"/><Relationship Id="rId24" Type="http://schemas.openxmlformats.org/officeDocument/2006/relationships/hyperlink" Target="http://picsl.upenn.edu/software/ants/" TargetMode="External"/><Relationship Id="rId25" Type="http://schemas.openxmlformats.org/officeDocument/2006/relationships/hyperlink" Target="https://doi.org/10.3389/fninf.2013.00039" TargetMode="External"/><Relationship Id="rId26" Type="http://schemas.openxmlformats.org/officeDocument/2006/relationships/hyperlink" Target="https://doi.org/10.1016/j.neuroimage.2014.05.044" TargetMode="External"/><Relationship Id="rId27" Type="http://schemas.openxmlformats.org/officeDocument/2006/relationships/hyperlink" Target="https://doi.org/10.1016/S0734-189X(89)80014-3" TargetMode="External"/><Relationship Id="rId28" Type="http://schemas.openxmlformats.org/officeDocument/2006/relationships/hyperlink" Target="http://dx.doi.org/10.1016/S0734-189X(89)80014-3" TargetMode="External"/><Relationship Id="rId29" Type="http://schemas.openxmlformats.org/officeDocument/2006/relationships/hyperlink" Target="https://doi.org/10.1109/TMI.2011.2158349" TargetMode="External"/><Relationship Id="rId40" Type="http://schemas.openxmlformats.org/officeDocument/2006/relationships/hyperlink" Target="https://doi.org/10.1016/j.neuroimage.2014.05.008" TargetMode="External"/><Relationship Id="rId41" Type="http://schemas.openxmlformats.org/officeDocument/2006/relationships/hyperlink" Target="https://doi.org/10.1002/hbm.22211" TargetMode="External"/><Relationship Id="rId42" Type="http://schemas.openxmlformats.org/officeDocument/2006/relationships/hyperlink" Target="https://doi.org/10.1148/radiology.154.1.3964938" TargetMode="External"/><Relationship Id="rId43" Type="http://schemas.openxmlformats.org/officeDocument/2006/relationships/hyperlink" Target="https://doi.org/10.1109/42.650883" TargetMode="External"/><Relationship Id="rId44" Type="http://schemas.openxmlformats.org/officeDocument/2006/relationships/hyperlink" Target="https://doi.org/10.1109/42.811270" TargetMode="External"/><Relationship Id="rId45" Type="http://schemas.openxmlformats.org/officeDocument/2006/relationships/hyperlink" Target="https://doi.org/10.1016/j.neuroimage.2005.02.018" TargetMode="External"/><Relationship Id="rId46" Type="http://schemas.openxmlformats.org/officeDocument/2006/relationships/hyperlink" Target="https://doi.org/10.1002/jmri.22738" TargetMode="External"/><Relationship Id="rId47" Type="http://schemas.openxmlformats.org/officeDocument/2006/relationships/hyperlink" Target="https://doi.org/10.1007/s12021-011-9109-y" TargetMode="External"/><Relationship Id="rId48" Type="http://schemas.openxmlformats.org/officeDocument/2006/relationships/hyperlink" Target="https://doi.org/10.1007/s12021-011-9109-y" TargetMode="External"/><Relationship Id="rId49" Type="http://schemas.openxmlformats.org/officeDocument/2006/relationships/hyperlink" Target="https://doi.org/10.3109/02770903.2014.914535" TargetMode="External"/><Relationship Id="rId60" Type="http://schemas.openxmlformats.org/officeDocument/2006/relationships/hyperlink" Target="https://doi.org/10.1016/j.neuroimage.2010.09.025" TargetMode="External"/><Relationship Id="rId61" Type="http://schemas.openxmlformats.org/officeDocument/2006/relationships/hyperlink" Target="https://doi.org/10.3389/fninf.2014.00044" TargetMode="External"/><Relationship Id="rId62" Type="http://schemas.openxmlformats.org/officeDocument/2006/relationships/hyperlink" Target="https://doi.org/10.1016/j.neuroimage.2008.12.016" TargetMode="External"/><Relationship Id="rId63" Type="http://schemas.openxmlformats.org/officeDocument/2006/relationships/hyperlink" Target="https://doi.org/10.1109/TMI.2005.862753" TargetMode="External"/><Relationship Id="rId64" Type="http://schemas.openxmlformats.org/officeDocument/2006/relationships/hyperlink" Target="https://doi.org/10.3389/fnins.2013.00162" TargetMode="External"/><Relationship Id="rId65" Type="http://schemas.openxmlformats.org/officeDocument/2006/relationships/hyperlink" Target="https://doi.org/10.1088/0031-9155/58/17/R187" TargetMode="External"/><Relationship Id="rId66" Type="http://schemas.openxmlformats.org/officeDocument/2006/relationships/hyperlink" Target="https://doi.org/10.1016/j.compmedimag.2014.10.008" TargetMode="External"/><Relationship Id="rId67" Type="http://schemas.openxmlformats.org/officeDocument/2006/relationships/hyperlink" Target="https://doi.org/10.1109/TMI.2004.828354" TargetMode="External"/><Relationship Id="rId68" Type="http://schemas.openxmlformats.org/officeDocument/2006/relationships/hyperlink" Target="https://doi.org/10.1164/ajrccm.159.3.9805067" TargetMode="External"/><Relationship Id="rId69" Type="http://schemas.openxmlformats.org/officeDocument/2006/relationships/hyperlink" Target="https://doi.org/10.1378/chest.128.4.2471" TargetMode="External"/><Relationship Id="rId80" Type="http://schemas.openxmlformats.org/officeDocument/2006/relationships/hyperlink" Target="https://doi.org/10.1109/TMI.2012.2209674" TargetMode="External"/><Relationship Id="rId81" Type="http://schemas.openxmlformats.org/officeDocument/2006/relationships/hyperlink" Target="https://doi.org/10.1002/jmri.20137" TargetMode="External"/><Relationship Id="rId82" Type="http://schemas.openxmlformats.org/officeDocument/2006/relationships/hyperlink" Target="https://doi.org/10.1007/s00330-012-2428-z" TargetMode="External"/><Relationship Id="rId83" Type="http://schemas.openxmlformats.org/officeDocument/2006/relationships/hyperlink" Target="https://doi.org/10.1016/j.neuroimage.2006.01.015" TargetMode="External"/><Relationship Id="rId84" Type="http://schemas.openxmlformats.org/officeDocument/2006/relationships/hyperlink" Target="http://www.itksnap.org/" TargetMode="External"/><Relationship Id="rId85" Type="http://schemas.openxmlformats.org/officeDocument/2006/relationships/hyperlink" Target="https://doi.org/10.1002/jmri.22533" TargetMode="External"/><Relationship Id="rId86" Type="http://schemas.openxmlformats.org/officeDocument/2006/relationships/hyperlink" Target="https://doi.org/10.1073/pnas.1011912107" TargetMode="External"/><Relationship Id="rId87" Type="http://schemas.openxmlformats.org/officeDocument/2006/relationships/hyperlink" Target="https://doi.org/10.1002/nbm.3179" TargetMode="External"/><Relationship Id="rId88" Type="http://schemas.openxmlformats.org/officeDocument/2006/relationships/hyperlink" Target="https://doi.org/10.1002/jmri.20723" TargetMode="External"/><Relationship Id="rId89" Type="http://schemas.openxmlformats.org/officeDocument/2006/relationships/hyperlink" Target="https://doi.org/10.1002/jmri.20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22</Pages>
  <Words>17121</Words>
  <Characters>100504</Characters>
  <Application>Microsoft Macintosh Word</Application>
  <DocSecurity>0</DocSecurity>
  <Lines>1155</Lines>
  <Paragraphs>371</Paragraphs>
  <ScaleCrop>false</ScaleCrop>
  <HeadingPairs>
    <vt:vector size="2" baseType="variant">
      <vt:variant>
        <vt:lpstr>Title</vt:lpstr>
      </vt:variant>
      <vt:variant>
        <vt:i4>1</vt:i4>
      </vt:variant>
    </vt:vector>
  </HeadingPairs>
  <TitlesOfParts>
    <vt:vector size="1" baseType="lpstr">
      <vt:lpstr/>
    </vt:vector>
  </TitlesOfParts>
  <Company>University of Pennsylvania</Company>
  <LinksUpToDate>false</LinksUpToDate>
  <CharactersWithSpaces>117254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Gee</cp:lastModifiedBy>
  <cp:revision>47</cp:revision>
  <dcterms:created xsi:type="dcterms:W3CDTF">2016-07-18T14:45:00Z</dcterms:created>
  <dcterms:modified xsi:type="dcterms:W3CDTF">2016-07-21T00:17:00Z</dcterms:modified>
</cp:coreProperties>
</file>